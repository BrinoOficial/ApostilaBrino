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01FD20" w14:textId="77777777" w:rsidR="0064551F" w:rsidRPr="007D7E6F" w:rsidRDefault="0064551F" w:rsidP="0064551F">
      <w:pPr>
        <w:jc w:val="center"/>
        <w:rPr>
          <w:rFonts w:ascii="Times New Roman" w:hAnsi="Times New Roman" w:cs="Times New Roman"/>
          <w:sz w:val="96"/>
          <w:szCs w:val="96"/>
          <w:lang w:val="pt-BR"/>
        </w:rPr>
      </w:pPr>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0" w:author="Mateus Berardo de Souza Terra" w:date="2016-02-08T20:05:00Z">
            <w:rPr>
              <w:lang w:val="pt-BR"/>
            </w:rPr>
          </w:rPrChange>
        </w:rPr>
        <w:pPrChange w:id="1" w:author="granix pacheco" w:date="2016-02-08T11:03:00Z">
          <w:pPr>
            <w:jc w:val="center"/>
          </w:pPr>
        </w:pPrChange>
      </w:pPr>
      <w:r w:rsidRPr="007D7E6F">
        <w:rPr>
          <w:rFonts w:ascii="Times New Roman" w:hAnsi="Times New Roman" w:cs="Times New Roman"/>
          <w:b/>
          <w:sz w:val="40"/>
          <w:szCs w:val="40"/>
          <w:u w:val="single"/>
          <w:lang w:val="pt-BR"/>
          <w:rPrChange w:id="2"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lang w:val="pt-BR"/>
        </w:rPr>
      </w:pPr>
    </w:p>
    <w:p w14:paraId="3568D372" w14:textId="3B6CE14F" w:rsidR="0017119E" w:rsidRPr="007D7E6F" w:rsidRDefault="0017119E">
      <w:pPr>
        <w:rPr>
          <w:ins w:id="5" w:author="granix pacheco" w:date="2016-02-08T11:03:00Z"/>
          <w:rFonts w:ascii="Times New Roman" w:hAnsi="Times New Roman" w:cs="Times New Roman"/>
          <w:sz w:val="24"/>
          <w:szCs w:val="24"/>
          <w:lang w:val="pt-BR"/>
          <w:rPrChange w:id="6" w:author="Mateus Berardo de Souza Terra" w:date="2016-02-08T20:05:00Z">
            <w:rPr>
              <w:ins w:id="7" w:author="granix pacheco" w:date="2016-02-08T11:03:00Z"/>
              <w:lang w:val="pt-BR"/>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9" w:author="Mateus Berardo de Souza Terra" w:date="2016-02-08T20:05:00Z">
            <w:rPr>
              <w:lang w:val="pt-BR"/>
            </w:rPr>
          </w:rPrChange>
        </w:rPr>
      </w:pPr>
      <w:r w:rsidRPr="007D7E6F">
        <w:rPr>
          <w:rFonts w:ascii="Times New Roman" w:hAnsi="Times New Roman" w:cs="Times New Roman"/>
          <w:b/>
          <w:sz w:val="24"/>
          <w:szCs w:val="24"/>
          <w:lang w:val="pt-BR"/>
          <w:rPrChange w:id="10"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ab/>
      </w:r>
      <w:del w:id="12" w:author="granix pacheco" w:date="2016-02-08T10:56:00Z">
        <w:r w:rsidR="00BE0DF1" w:rsidRPr="007D7E6F" w:rsidDel="003B25A9">
          <w:rPr>
            <w:rFonts w:ascii="Times New Roman" w:hAnsi="Times New Roman" w:cs="Times New Roman"/>
            <w:b/>
            <w:sz w:val="24"/>
            <w:szCs w:val="24"/>
            <w:lang w:val="pt-BR"/>
            <w:rPrChange w:id="13"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lang w:val="pt-BR"/>
          <w:rPrChange w:id="15" w:author="Mateus Berardo de Souza Terra" w:date="2016-02-08T20:05:00Z">
            <w:rPr>
              <w:del w:id="16" w:author="Mateus Berardo de Souza Terra" w:date="2016-02-08T22:03:00Z"/>
              <w:lang w:val="pt-BR"/>
            </w:rPr>
          </w:rPrChange>
        </w:rPr>
      </w:pPr>
      <w:r w:rsidRPr="007D7E6F">
        <w:rPr>
          <w:rFonts w:ascii="Times New Roman" w:hAnsi="Times New Roman" w:cs="Times New Roman"/>
          <w:b/>
          <w:sz w:val="24"/>
          <w:szCs w:val="24"/>
          <w:lang w:val="pt-BR"/>
          <w:rPrChange w:id="17" w:author="Mateus Berardo de Souza Terra" w:date="2016-02-08T20:05:00Z">
            <w:rPr>
              <w:rFonts w:ascii="Times New Roman" w:hAnsi="Times New Roman" w:cs="Times New Roman"/>
              <w:sz w:val="24"/>
              <w:szCs w:val="24"/>
              <w:lang w:val="pt-BR"/>
            </w:rPr>
          </w:rPrChange>
        </w:rPr>
        <w:t>Começando ....................................................................................................</w:t>
      </w:r>
      <w:del w:id="18" w:author="Mateus Berardo de Souza Terra" w:date="2016-02-08T22:03:00Z">
        <w:r w:rsidRPr="007D7E6F" w:rsidDel="00A76C84">
          <w:rPr>
            <w:rFonts w:ascii="Times New Roman" w:hAnsi="Times New Roman" w:cs="Times New Roman"/>
            <w:b/>
            <w:sz w:val="24"/>
            <w:szCs w:val="24"/>
            <w:lang w:val="pt-BR"/>
            <w:rPrChange w:id="19"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0"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lang w:val="pt-BR"/>
          <w:rPrChange w:id="22" w:author="Mateus Berardo de Souza Terra" w:date="2016-02-08T20:05:00Z">
            <w:rPr>
              <w:ins w:id="23" w:author="granix pacheco" w:date="2016-02-08T10:56:00Z"/>
              <w:rFonts w:ascii="Times New Roman" w:hAnsi="Times New Roman" w:cs="Times New Roman"/>
              <w:sz w:val="24"/>
              <w:szCs w:val="24"/>
              <w:lang w:val="pt-BR"/>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lang w:val="pt-BR"/>
              <w:rPrChange w:id="27" w:author="Mateus Berardo de Souza Terra" w:date="2016-02-08T20:05:00Z">
                <w:rPr>
                  <w:rFonts w:ascii="Times New Roman" w:hAnsi="Times New Roman" w:cs="Times New Roman"/>
                  <w:sz w:val="24"/>
                  <w:szCs w:val="24"/>
                  <w:lang w:val="pt-BR"/>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lang w:val="pt-BR"/>
              <w:rPrChange w:id="30" w:author="Mateus Berardo de Souza Terra" w:date="2016-02-08T20:05:00Z">
                <w:rPr>
                  <w:rFonts w:ascii="Times New Roman" w:hAnsi="Times New Roman" w:cs="Times New Roman"/>
                  <w:sz w:val="24"/>
                  <w:szCs w:val="24"/>
                  <w:lang w:val="pt-BR"/>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lang w:val="pt-BR"/>
              <w:rPrChange w:id="33" w:author="Mateus Berardo de Souza Terra" w:date="2016-02-08T20:05:00Z">
                <w:rPr>
                  <w:rFonts w:ascii="Times New Roman" w:hAnsi="Times New Roman" w:cs="Times New Roman"/>
                  <w:sz w:val="24"/>
                  <w:szCs w:val="24"/>
                  <w:lang w:val="pt-BR"/>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lang w:val="pt-BR"/>
              <w:rPrChange w:id="36"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lang w:val="pt-BR"/>
          <w:rPrChange w:id="39" w:author="Mateus Berardo de Souza Terra" w:date="2016-02-08T20:05:00Z">
            <w:rPr>
              <w:ins w:id="40" w:author="granix pacheco" w:date="2016-02-08T11:09:00Z"/>
              <w:rFonts w:ascii="Times New Roman" w:hAnsi="Times New Roman" w:cs="Times New Roman"/>
              <w:sz w:val="24"/>
              <w:szCs w:val="24"/>
              <w:lang w:val="pt-BR"/>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lang w:val="pt-BR"/>
            <w:rPrChange w:id="43"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lang w:val="pt-BR"/>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lang w:val="pt-BR"/>
          </w:rPr>
          <w:t>Piscar........................................................................................................</w:t>
        </w:r>
      </w:ins>
      <w:ins w:id="47" w:author="granix pacheco" w:date="2016-02-08T10:55:00Z">
        <w:r w:rsidR="003B25A9" w:rsidRPr="007D7E6F">
          <w:rPr>
            <w:rFonts w:ascii="Times New Roman" w:hAnsi="Times New Roman" w:cs="Times New Roman"/>
            <w:sz w:val="24"/>
            <w:szCs w:val="24"/>
            <w:lang w:val="pt-BR"/>
            <w:rPrChange w:id="48"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lang w:val="pt-BR"/>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lang w:val="pt-BR"/>
          <w:rPrChange w:id="53" w:author="Mateus Berardo de Souza Terra" w:date="2016-02-08T20:05:00Z">
            <w:rPr>
              <w:ins w:id="54" w:author="granix pacheco" w:date="2016-02-08T11:13:00Z"/>
              <w:color w:val="000000"/>
              <w:sz w:val="24"/>
              <w:szCs w:val="24"/>
              <w:lang w:val="pt-BR"/>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lang w:val="pt-BR"/>
            <w:rPrChange w:id="57"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8"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lang w:val="pt-BR"/>
          <w:rPrChange w:id="60" w:author="Mateus Berardo de Souza Terra" w:date="2016-02-08T20:05:00Z">
            <w:rPr>
              <w:ins w:id="61" w:author="granix pacheco" w:date="2016-02-08T11:13:00Z"/>
              <w:color w:val="000000"/>
              <w:sz w:val="24"/>
              <w:szCs w:val="24"/>
              <w:lang w:val="pt-BR"/>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lang w:val="pt-BR"/>
            <w:rPrChange w:id="64" w:author="Mateus Berardo de Souza Terra" w:date="2016-02-08T20:05:00Z">
              <w:rPr>
                <w:color w:val="000000"/>
                <w:sz w:val="24"/>
                <w:szCs w:val="24"/>
                <w:lang w:val="pt-BR"/>
              </w:rPr>
            </w:rPrChange>
          </w:rPr>
          <w:t>Variáveis</w:t>
        </w:r>
      </w:ins>
      <w:ins w:id="65"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lang w:val="pt-BR"/>
          <w:rPrChange w:id="67" w:author="Mateus Berardo de Souza Terra" w:date="2016-02-08T20:05:00Z">
            <w:rPr>
              <w:ins w:id="68" w:author="granix pacheco" w:date="2016-02-08T11:14:00Z"/>
              <w:color w:val="000000"/>
              <w:sz w:val="24"/>
              <w:szCs w:val="24"/>
              <w:lang w:val="pt-BR"/>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lang w:val="pt-BR"/>
            <w:rPrChange w:id="71" w:author="Mateus Berardo de Souza Terra" w:date="2016-02-08T20:05:00Z">
              <w:rPr>
                <w:color w:val="000000"/>
                <w:sz w:val="24"/>
                <w:szCs w:val="24"/>
                <w:lang w:val="pt-BR"/>
              </w:rPr>
            </w:rPrChange>
          </w:rPr>
          <w:t>Comentários</w:t>
        </w:r>
      </w:ins>
      <w:ins w:id="72"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lang w:val="pt-BR"/>
          <w:rPrChange w:id="74" w:author="Mateus Berardo de Souza Terra" w:date="2016-02-08T20:05:00Z">
            <w:rPr>
              <w:ins w:id="75" w:author="granix pacheco" w:date="2016-02-08T11:14:00Z"/>
              <w:color w:val="000000"/>
              <w:sz w:val="24"/>
              <w:szCs w:val="24"/>
              <w:lang w:val="pt-BR"/>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lang w:val="pt-BR"/>
            <w:rPrChange w:id="78" w:author="Mateus Berardo de Souza Terra" w:date="2016-02-08T20:05:00Z">
              <w:rPr>
                <w:color w:val="000000"/>
                <w:sz w:val="24"/>
                <w:szCs w:val="24"/>
                <w:lang w:val="pt-BR"/>
              </w:rPr>
            </w:rPrChange>
          </w:rPr>
          <w:t>Incrementadores</w:t>
        </w:r>
      </w:ins>
      <w:ins w:id="79" w:author="granix pacheco" w:date="2016-02-08T11:16:00Z">
        <w:r w:rsidRPr="007D7E6F">
          <w:rPr>
            <w:rFonts w:ascii="Times New Roman" w:hAnsi="Times New Roman" w:cs="Times New Roman"/>
            <w:color w:val="000000"/>
            <w:sz w:val="24"/>
            <w:szCs w:val="24"/>
            <w:lang w:val="pt-BR"/>
            <w:rPrChange w:id="80"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lang w:val="pt-BR"/>
          <w:rPrChange w:id="82" w:author="Mateus Berardo de Souza Terra" w:date="2016-02-08T20:05:00Z">
            <w:rPr>
              <w:ins w:id="83" w:author="granix pacheco" w:date="2016-02-08T11:14:00Z"/>
              <w:color w:val="000000"/>
              <w:sz w:val="24"/>
              <w:szCs w:val="24"/>
              <w:lang w:val="pt-BR"/>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lang w:val="pt-BR"/>
            <w:rPrChange w:id="86" w:author="Mateus Berardo de Souza Terra" w:date="2016-02-08T20:05:00Z">
              <w:rPr>
                <w:color w:val="000000"/>
                <w:sz w:val="24"/>
                <w:szCs w:val="24"/>
                <w:lang w:val="pt-BR"/>
              </w:rPr>
            </w:rPrChange>
          </w:rPr>
          <w:t>Instruções e laços de controle</w:t>
        </w:r>
      </w:ins>
      <w:ins w:id="87" w:author="granix pacheco" w:date="2016-02-08T11:16:00Z">
        <w:r w:rsidRPr="007D7E6F">
          <w:rPr>
            <w:rFonts w:ascii="Times New Roman" w:hAnsi="Times New Roman" w:cs="Times New Roman"/>
            <w:color w:val="000000"/>
            <w:sz w:val="24"/>
            <w:szCs w:val="24"/>
            <w:lang w:val="pt-BR"/>
            <w:rPrChange w:id="88"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lang w:val="pt-BR"/>
          <w:rPrChange w:id="90" w:author="Mateus Berardo de Souza Terra" w:date="2016-02-08T20:05:00Z">
            <w:rPr>
              <w:ins w:id="91" w:author="granix pacheco" w:date="2016-02-08T11:15:00Z"/>
              <w:color w:val="000000"/>
              <w:sz w:val="24"/>
              <w:szCs w:val="24"/>
              <w:lang w:val="pt-BR"/>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lang w:val="pt-BR"/>
            <w:rPrChange w:id="94" w:author="Mateus Berardo de Souza Terra" w:date="2016-02-08T20:05:00Z">
              <w:rPr>
                <w:color w:val="000000"/>
                <w:sz w:val="24"/>
                <w:szCs w:val="24"/>
                <w:lang w:val="pt-BR"/>
              </w:rPr>
            </w:rPrChange>
          </w:rPr>
          <w:t>Operadores l</w:t>
        </w:r>
      </w:ins>
      <w:ins w:id="95" w:author="granix pacheco" w:date="2016-02-08T11:15:00Z">
        <w:r w:rsidRPr="007D7E6F">
          <w:rPr>
            <w:rFonts w:ascii="Times New Roman" w:hAnsi="Times New Roman" w:cs="Times New Roman"/>
            <w:color w:val="000000"/>
            <w:sz w:val="24"/>
            <w:szCs w:val="24"/>
            <w:lang w:val="pt-BR"/>
            <w:rPrChange w:id="96" w:author="Mateus Berardo de Souza Terra" w:date="2016-02-08T20:05:00Z">
              <w:rPr>
                <w:color w:val="000000"/>
                <w:sz w:val="24"/>
                <w:szCs w:val="24"/>
                <w:lang w:val="pt-BR"/>
              </w:rPr>
            </w:rPrChange>
          </w:rPr>
          <w:t>ógicos</w:t>
        </w:r>
      </w:ins>
      <w:ins w:id="97" w:author="granix pacheco" w:date="2016-02-08T11:17:00Z">
        <w:r w:rsidRPr="007D7E6F">
          <w:rPr>
            <w:rFonts w:ascii="Times New Roman" w:hAnsi="Times New Roman" w:cs="Times New Roman"/>
            <w:color w:val="000000"/>
            <w:sz w:val="24"/>
            <w:szCs w:val="24"/>
            <w:lang w:val="pt-BR"/>
            <w:rPrChange w:id="98"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lang w:val="pt-BR"/>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lang w:val="pt-BR"/>
            <w:rPrChange w:id="102" w:author="Mateus Berardo de Souza Terra" w:date="2016-02-08T20:05:00Z">
              <w:rPr>
                <w:color w:val="000000"/>
                <w:sz w:val="24"/>
                <w:szCs w:val="24"/>
                <w:lang w:val="pt-BR"/>
              </w:rPr>
            </w:rPrChange>
          </w:rPr>
          <w:t>Funções ou métodos..............................................................................</w:t>
        </w:r>
      </w:ins>
      <w:ins w:id="103" w:author="granix pacheco" w:date="2016-02-08T11:17:00Z">
        <w:r w:rsidRPr="007D7E6F">
          <w:rPr>
            <w:rFonts w:ascii="Times New Roman" w:hAnsi="Times New Roman" w:cs="Times New Roman"/>
            <w:color w:val="000000"/>
            <w:sz w:val="24"/>
            <w:szCs w:val="24"/>
            <w:lang w:val="pt-BR"/>
            <w:rPrChange w:id="104"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lang w:val="pt-BR"/>
          <w:rPrChange w:id="106" w:author="Mateus Berardo de Souza Terra" w:date="2016-02-08T20:05:00Z">
            <w:rPr>
              <w:ins w:id="107" w:author="granix pacheco" w:date="2016-02-08T11:22:00Z"/>
              <w:rFonts w:ascii="Times New Roman" w:hAnsi="Times New Roman" w:cs="Times New Roman"/>
              <w:sz w:val="24"/>
              <w:szCs w:val="24"/>
              <w:lang w:val="pt-BR"/>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lang w:val="pt-BR"/>
            <w:rPrChange w:id="110" w:author="Mateus Berardo de Souza Terra" w:date="2016-02-08T20:05:00Z">
              <w:rPr>
                <w:b/>
                <w:sz w:val="36"/>
                <w:szCs w:val="36"/>
                <w:u w:val="single"/>
                <w:lang w:val="pt-BR"/>
              </w:rPr>
            </w:rPrChange>
          </w:rPr>
          <w:t>Introdução a eletrônica básica</w:t>
        </w:r>
      </w:ins>
      <w:ins w:id="111" w:author="granix pacheco" w:date="2016-02-08T11:22:00Z">
        <w:r w:rsidRPr="007D7E6F">
          <w:rPr>
            <w:rFonts w:ascii="Times New Roman" w:hAnsi="Times New Roman" w:cs="Times New Roman"/>
            <w:b/>
            <w:sz w:val="24"/>
            <w:szCs w:val="24"/>
            <w:lang w:val="pt-BR"/>
            <w:rPrChange w:id="112"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lang w:val="pt-BR"/>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lang w:val="pt-BR"/>
          </w:rPr>
          <w:t>Resistores</w:t>
        </w:r>
      </w:ins>
      <w:ins w:id="116"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lang w:val="pt-BR"/>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lang w:val="pt-BR"/>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lang w:val="pt-BR"/>
          </w:rPr>
          <w:t>Buzzer...................................................................................................</w:t>
        </w:r>
      </w:ins>
    </w:p>
    <w:p w14:paraId="42248315" w14:textId="6492F0C9" w:rsidR="0017119E" w:rsidRPr="007D7E6F" w:rsidRDefault="0017119E">
      <w:pPr>
        <w:pStyle w:val="PargrafodaLista"/>
        <w:numPr>
          <w:ilvl w:val="1"/>
          <w:numId w:val="2"/>
        </w:numPr>
        <w:rPr>
          <w:ins w:id="123" w:author="granix pacheco" w:date="2016-02-08T11:22:00Z"/>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lang w:val="pt-BR"/>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lang w:val="pt-BR"/>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3" w:author="granix pacheco" w:date="2016-02-08T11:28:00Z"/>
          <w:rFonts w:ascii="Times New Roman" w:hAnsi="Times New Roman" w:cs="Times New Roman"/>
          <w:sz w:val="24"/>
          <w:szCs w:val="24"/>
          <w:lang w:val="pt-BR"/>
        </w:rPr>
        <w:pPrChange w:id="134" w:author="Mateus Berardo de Souza Terra" w:date="2016-02-08T22:03:00Z">
          <w:pPr>
            <w:jc w:val="center"/>
          </w:pPr>
        </w:pPrChange>
      </w:pPr>
      <w:ins w:id="135" w:author="granix pacheco" w:date="2016-02-08T11:23:00Z">
        <w:r w:rsidRPr="007D7E6F">
          <w:rPr>
            <w:rFonts w:ascii="Times New Roman" w:hAnsi="Times New Roman" w:cs="Times New Roman"/>
            <w:sz w:val="24"/>
            <w:szCs w:val="24"/>
            <w:lang w:val="pt-BR"/>
          </w:rPr>
          <w:t>LEDs.......................................................................................................</w:t>
        </w:r>
      </w:ins>
    </w:p>
    <w:p w14:paraId="1C7117AF" w14:textId="53D51FED" w:rsidR="0017119E" w:rsidRPr="007D7E6F" w:rsidRDefault="0017119E">
      <w:pPr>
        <w:pStyle w:val="PargrafodaLista"/>
        <w:numPr>
          <w:ilvl w:val="0"/>
          <w:numId w:val="2"/>
        </w:numPr>
        <w:rPr>
          <w:ins w:id="136" w:author="granix pacheco" w:date="2016-02-08T11:28:00Z"/>
          <w:rFonts w:ascii="Times New Roman" w:hAnsi="Times New Roman" w:cs="Times New Roman"/>
          <w:b/>
          <w:sz w:val="24"/>
          <w:szCs w:val="24"/>
          <w:lang w:val="pt-BR"/>
          <w:rPrChange w:id="137" w:author="Mateus Berardo de Souza Terra" w:date="2016-02-08T20:05:00Z">
            <w:rPr>
              <w:ins w:id="138" w:author="granix pacheco" w:date="2016-02-08T11:28:00Z"/>
              <w:rFonts w:ascii="Times New Roman" w:hAnsi="Times New Roman" w:cs="Times New Roman"/>
              <w:sz w:val="24"/>
              <w:szCs w:val="24"/>
              <w:lang w:val="pt-BR"/>
            </w:rPr>
          </w:rPrChange>
        </w:rPr>
        <w:pPrChange w:id="139" w:author="granix pacheco" w:date="2016-02-08T11:28:00Z">
          <w:pPr>
            <w:jc w:val="center"/>
          </w:pPr>
        </w:pPrChange>
      </w:pPr>
      <w:ins w:id="140" w:author="granix pacheco" w:date="2016-02-08T11:28:00Z">
        <w:r w:rsidRPr="007D7E6F">
          <w:rPr>
            <w:rFonts w:ascii="Times New Roman" w:hAnsi="Times New Roman" w:cs="Times New Roman"/>
            <w:b/>
            <w:sz w:val="24"/>
            <w:szCs w:val="24"/>
            <w:lang w:val="pt-BR"/>
            <w:rPrChange w:id="141" w:author="Mateus Berardo de Souza Terra" w:date="2016-02-08T20:05:00Z">
              <w:rPr>
                <w:rFonts w:ascii="Times New Roman" w:hAnsi="Times New Roman" w:cs="Times New Roman"/>
                <w:sz w:val="24"/>
                <w:szCs w:val="24"/>
                <w:lang w:val="pt-BR"/>
              </w:rPr>
            </w:rPrChange>
          </w:rPr>
          <w:t>Materiais importantes..................................................................................</w:t>
        </w:r>
      </w:ins>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lang w:val="pt-BR"/>
          <w:rPrChange w:id="143" w:author="Mateus Berardo de Souza Terra" w:date="2016-02-08T20:05:00Z">
            <w:rPr>
              <w:ins w:id="144" w:author="granix pacheco" w:date="2016-02-08T11:29:00Z"/>
              <w:rFonts w:ascii="Times New Roman" w:hAnsi="Times New Roman" w:cs="Times New Roman"/>
              <w:sz w:val="24"/>
              <w:szCs w:val="24"/>
              <w:lang w:val="pt-BR"/>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lang w:val="pt-BR"/>
            <w:rPrChange w:id="147"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lang w:val="pt-BR"/>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1" w:author="granix pacheco" w:date="2016-02-08T11:21:00Z"/>
          <w:rFonts w:ascii="Times New Roman" w:hAnsi="Times New Roman" w:cs="Times New Roman"/>
          <w:sz w:val="24"/>
          <w:szCs w:val="24"/>
          <w:lang w:val="pt-BR"/>
          <w:rPrChange w:id="152" w:author="Mateus Berardo de Souza Terra" w:date="2016-02-08T20:05:00Z">
            <w:rPr>
              <w:ins w:id="153" w:author="granix pacheco" w:date="2016-02-08T11:21:00Z"/>
              <w:lang w:val="pt-BR"/>
            </w:rPr>
          </w:rPrChange>
        </w:rPr>
        <w:pPrChange w:id="154" w:author="granix pacheco" w:date="2016-02-08T11:30:00Z">
          <w:pPr>
            <w:jc w:val="center"/>
          </w:pPr>
        </w:pPrChange>
      </w:pPr>
      <w:ins w:id="155"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56" w:author="granix pacheco" w:date="2016-02-08T11:24:00Z"/>
          <w:rFonts w:ascii="Times New Roman" w:hAnsi="Times New Roman" w:cs="Times New Roman"/>
          <w:sz w:val="24"/>
          <w:szCs w:val="24"/>
          <w:lang w:val="pt-BR"/>
          <w:rPrChange w:id="157" w:author="Mateus Berardo de Souza Terra" w:date="2016-02-08T20:05:00Z">
            <w:rPr>
              <w:del w:id="158" w:author="granix pacheco" w:date="2016-02-08T11:24:00Z"/>
              <w:lang w:val="pt-BR"/>
            </w:rPr>
          </w:rPrChange>
        </w:rPr>
        <w:pPrChange w:id="159" w:author="granix pacheco" w:date="2016-02-08T11:21:00Z">
          <w:pPr>
            <w:jc w:val="center"/>
          </w:pPr>
        </w:pPrChange>
      </w:pPr>
    </w:p>
    <w:p w14:paraId="41209E4C" w14:textId="38FDA7CF" w:rsidR="0064551F" w:rsidRPr="007D7E6F" w:rsidDel="0017119E" w:rsidRDefault="0064551F" w:rsidP="0064551F">
      <w:pPr>
        <w:jc w:val="center"/>
        <w:rPr>
          <w:del w:id="160"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1" w:author="granix pacheco" w:date="2016-02-08T16:11:00Z">
          <w:pPr>
            <w:jc w:val="center"/>
          </w:pPr>
        </w:pPrChange>
      </w:pPr>
    </w:p>
    <w:p w14:paraId="7CAC86DD" w14:textId="77777777" w:rsidR="0064551F" w:rsidRPr="007D7E6F" w:rsidRDefault="0064551F" w:rsidP="0064551F">
      <w:pPr>
        <w:jc w:val="center"/>
        <w:rPr>
          <w:rFonts w:ascii="Times New Roman" w:hAnsi="Times New Roman" w:cs="Times New Roman"/>
          <w:sz w:val="24"/>
          <w:szCs w:val="24"/>
          <w:lang w:val="pt-BR"/>
        </w:rPr>
      </w:pPr>
    </w:p>
    <w:p w14:paraId="01BEBF28" w14:textId="77777777" w:rsidR="0064551F" w:rsidRPr="007D7E6F" w:rsidRDefault="0064551F" w:rsidP="0064551F">
      <w:pPr>
        <w:jc w:val="center"/>
        <w:rPr>
          <w:rFonts w:ascii="Times New Roman" w:hAnsi="Times New Roman" w:cs="Times New Roman"/>
          <w:sz w:val="24"/>
          <w:szCs w:val="24"/>
          <w:lang w:val="pt-BR"/>
        </w:rPr>
      </w:pPr>
    </w:p>
    <w:p w14:paraId="0DB8002E" w14:textId="77777777" w:rsidR="0064551F" w:rsidRPr="007D7E6F" w:rsidDel="0017119E" w:rsidRDefault="0064551F">
      <w:pPr>
        <w:rPr>
          <w:del w:id="162" w:author="granix pacheco" w:date="2016-02-08T11:30:00Z"/>
          <w:rFonts w:ascii="Times New Roman" w:hAnsi="Times New Roman" w:cs="Times New Roman"/>
          <w:sz w:val="24"/>
          <w:szCs w:val="24"/>
          <w:lang w:val="pt-BR"/>
        </w:rPr>
        <w:pPrChange w:id="163" w:author="granix pacheco" w:date="2016-02-08T11:30:00Z">
          <w:pPr>
            <w:jc w:val="center"/>
          </w:pPr>
        </w:pPrChange>
      </w:pPr>
    </w:p>
    <w:p w14:paraId="548AFE12" w14:textId="77777777" w:rsidR="0017119E" w:rsidRPr="007D7E6F" w:rsidRDefault="0017119E">
      <w:pPr>
        <w:rPr>
          <w:ins w:id="164" w:author="granix pacheco" w:date="2016-02-08T11:30:00Z"/>
          <w:rFonts w:ascii="Times New Roman" w:hAnsi="Times New Roman" w:cs="Times New Roman"/>
          <w:sz w:val="24"/>
          <w:szCs w:val="24"/>
          <w:lang w:val="pt-BR"/>
        </w:rPr>
        <w:pPrChange w:id="165" w:author="granix pacheco" w:date="2016-02-08T11:30:00Z">
          <w:pPr>
            <w:jc w:val="center"/>
          </w:pPr>
        </w:pPrChange>
      </w:pPr>
    </w:p>
    <w:p w14:paraId="66EBA35A" w14:textId="4BC1FAEC" w:rsidR="0064551F" w:rsidRPr="007D7E6F" w:rsidDel="0017119E" w:rsidRDefault="0064551F" w:rsidP="0064551F">
      <w:pPr>
        <w:jc w:val="center"/>
        <w:rPr>
          <w:del w:id="166" w:author="granix pacheco" w:date="2016-02-08T11:24:00Z"/>
          <w:rFonts w:ascii="Times New Roman" w:hAnsi="Times New Roman" w:cs="Times New Roman"/>
          <w:sz w:val="24"/>
          <w:szCs w:val="24"/>
          <w:lang w:val="pt-BR"/>
        </w:rPr>
      </w:pPr>
    </w:p>
    <w:p w14:paraId="78E69ED7" w14:textId="6BC415F0" w:rsidR="0064551F" w:rsidRPr="007D7E6F" w:rsidDel="0017119E" w:rsidRDefault="0064551F" w:rsidP="0064551F">
      <w:pPr>
        <w:jc w:val="center"/>
        <w:rPr>
          <w:del w:id="167" w:author="granix pacheco" w:date="2016-02-08T11:24:00Z"/>
          <w:rFonts w:ascii="Times New Roman" w:hAnsi="Times New Roman" w:cs="Times New Roman"/>
          <w:sz w:val="24"/>
          <w:szCs w:val="24"/>
          <w:lang w:val="pt-BR"/>
        </w:rPr>
      </w:pPr>
    </w:p>
    <w:p w14:paraId="42689491" w14:textId="77777777" w:rsidR="0064551F" w:rsidRPr="007D7E6F" w:rsidDel="0017119E" w:rsidRDefault="0064551F" w:rsidP="0064551F">
      <w:pPr>
        <w:jc w:val="center"/>
        <w:rPr>
          <w:del w:id="168" w:author="granix pacheco" w:date="2016-02-08T11:30:00Z"/>
          <w:rFonts w:ascii="Times New Roman" w:hAnsi="Times New Roman" w:cs="Times New Roman"/>
          <w:sz w:val="24"/>
          <w:szCs w:val="24"/>
          <w:lang w:val="pt-BR"/>
        </w:rPr>
      </w:pPr>
    </w:p>
    <w:p w14:paraId="41185F42" w14:textId="77777777" w:rsidR="0064551F" w:rsidRPr="007D7E6F" w:rsidDel="0017119E" w:rsidRDefault="0064551F" w:rsidP="0064551F">
      <w:pPr>
        <w:jc w:val="center"/>
        <w:rPr>
          <w:del w:id="169" w:author="granix pacheco" w:date="2016-02-08T11:30:00Z"/>
          <w:rFonts w:ascii="Times New Roman" w:hAnsi="Times New Roman" w:cs="Times New Roman"/>
          <w:sz w:val="24"/>
          <w:szCs w:val="24"/>
          <w:lang w:val="pt-BR"/>
        </w:rPr>
      </w:pPr>
    </w:p>
    <w:p w14:paraId="5F0B45FC" w14:textId="77777777" w:rsidR="0064551F" w:rsidRPr="007D7E6F" w:rsidDel="0017119E" w:rsidRDefault="0064551F" w:rsidP="0064551F">
      <w:pPr>
        <w:jc w:val="center"/>
        <w:rPr>
          <w:del w:id="170" w:author="granix pacheco" w:date="2016-02-08T11:30:00Z"/>
          <w:rFonts w:ascii="Times New Roman" w:hAnsi="Times New Roman" w:cs="Times New Roman"/>
          <w:sz w:val="24"/>
          <w:szCs w:val="24"/>
          <w:lang w:val="pt-BR"/>
        </w:rPr>
      </w:pPr>
    </w:p>
    <w:p w14:paraId="4E88BAAC" w14:textId="77777777" w:rsidR="0064551F" w:rsidRPr="007D7E6F" w:rsidDel="0017119E" w:rsidRDefault="0064551F">
      <w:pPr>
        <w:rPr>
          <w:del w:id="171" w:author="granix pacheco" w:date="2016-02-08T11:17:00Z"/>
          <w:rFonts w:ascii="Times New Roman" w:hAnsi="Times New Roman" w:cs="Times New Roman"/>
          <w:sz w:val="24"/>
          <w:szCs w:val="24"/>
          <w:lang w:val="pt-BR"/>
        </w:rPr>
        <w:pPrChange w:id="172" w:author="granix pacheco" w:date="2016-02-08T11:30:00Z">
          <w:pPr>
            <w:jc w:val="center"/>
          </w:pPr>
        </w:pPrChange>
      </w:pPr>
    </w:p>
    <w:p w14:paraId="4C5C56B6" w14:textId="77777777" w:rsidR="0017119E" w:rsidRPr="007D7E6F" w:rsidRDefault="0017119E">
      <w:pPr>
        <w:rPr>
          <w:ins w:id="173" w:author="granix pacheco" w:date="2016-02-08T11:17:00Z"/>
          <w:rFonts w:ascii="Times New Roman" w:hAnsi="Times New Roman" w:cs="Times New Roman"/>
          <w:sz w:val="24"/>
          <w:szCs w:val="24"/>
          <w:lang w:val="pt-BR"/>
        </w:rPr>
        <w:pPrChange w:id="174" w:author="granix pacheco" w:date="2016-02-08T11:30:00Z">
          <w:pPr>
            <w:jc w:val="center"/>
          </w:pPr>
        </w:pPrChange>
      </w:pPr>
    </w:p>
    <w:p w14:paraId="6E6E486D" w14:textId="77777777" w:rsidR="0064551F" w:rsidRPr="007D7E6F" w:rsidDel="0017119E" w:rsidRDefault="0064551F" w:rsidP="0064551F">
      <w:pPr>
        <w:jc w:val="center"/>
        <w:rPr>
          <w:del w:id="175" w:author="granix pacheco" w:date="2016-02-08T11:17:00Z"/>
          <w:rFonts w:ascii="Times New Roman" w:hAnsi="Times New Roman" w:cs="Times New Roman"/>
          <w:sz w:val="24"/>
          <w:szCs w:val="24"/>
          <w:lang w:val="pt-BR"/>
        </w:rPr>
      </w:pPr>
    </w:p>
    <w:p w14:paraId="17DD65AD" w14:textId="77777777" w:rsidR="0064551F" w:rsidRPr="007D7E6F" w:rsidDel="0017119E" w:rsidRDefault="0064551F" w:rsidP="0064551F">
      <w:pPr>
        <w:jc w:val="center"/>
        <w:rPr>
          <w:del w:id="176" w:author="granix pacheco" w:date="2016-02-08T11:17:00Z"/>
          <w:rFonts w:ascii="Times New Roman" w:hAnsi="Times New Roman" w:cs="Times New Roman"/>
          <w:sz w:val="24"/>
          <w:szCs w:val="24"/>
          <w:lang w:val="pt-BR"/>
        </w:rPr>
      </w:pPr>
    </w:p>
    <w:p w14:paraId="23925CDD" w14:textId="30A3CED5" w:rsidR="0064551F" w:rsidRPr="007D7E6F" w:rsidDel="0017119E" w:rsidRDefault="0064551F">
      <w:pPr>
        <w:rPr>
          <w:del w:id="177" w:author="granix pacheco" w:date="2016-02-08T11:17:00Z"/>
          <w:rFonts w:ascii="Times New Roman" w:hAnsi="Times New Roman" w:cs="Times New Roman"/>
          <w:sz w:val="24"/>
          <w:szCs w:val="24"/>
          <w:lang w:val="pt-BR"/>
        </w:rPr>
        <w:pPrChange w:id="178" w:author="granix pacheco" w:date="2016-02-08T11:17:00Z">
          <w:pPr>
            <w:jc w:val="center"/>
          </w:pPr>
        </w:pPrChange>
      </w:pPr>
    </w:p>
    <w:p w14:paraId="41015AE9" w14:textId="1742899D" w:rsidR="0064551F" w:rsidRPr="007D7E6F" w:rsidDel="0017119E" w:rsidRDefault="0064551F">
      <w:pPr>
        <w:rPr>
          <w:del w:id="179" w:author="granix pacheco" w:date="2016-02-08T11:17:00Z"/>
          <w:rFonts w:ascii="Times New Roman" w:hAnsi="Times New Roman" w:cs="Times New Roman"/>
          <w:sz w:val="24"/>
          <w:szCs w:val="24"/>
          <w:lang w:val="pt-BR"/>
        </w:rPr>
        <w:pPrChange w:id="180" w:author="granix pacheco" w:date="2016-02-08T11:17:00Z">
          <w:pPr>
            <w:jc w:val="center"/>
          </w:pPr>
        </w:pPrChange>
      </w:pPr>
    </w:p>
    <w:p w14:paraId="6C096134" w14:textId="6EA60368" w:rsidR="0064551F" w:rsidRPr="007D7E6F" w:rsidDel="0017119E" w:rsidRDefault="0064551F">
      <w:pPr>
        <w:rPr>
          <w:del w:id="181" w:author="granix pacheco" w:date="2016-02-08T11:17:00Z"/>
          <w:rFonts w:ascii="Times New Roman" w:hAnsi="Times New Roman" w:cs="Times New Roman"/>
          <w:sz w:val="24"/>
          <w:szCs w:val="24"/>
          <w:lang w:val="pt-BR"/>
        </w:rPr>
        <w:pPrChange w:id="182" w:author="granix pacheco" w:date="2016-02-08T11:17:00Z">
          <w:pPr>
            <w:jc w:val="center"/>
          </w:pPr>
        </w:pPrChange>
      </w:pPr>
    </w:p>
    <w:p w14:paraId="3EE2E973" w14:textId="71DD8F89" w:rsidR="0064551F" w:rsidRPr="007D7E6F" w:rsidDel="0017119E" w:rsidRDefault="0064551F">
      <w:pPr>
        <w:rPr>
          <w:del w:id="183" w:author="granix pacheco" w:date="2016-02-08T11:17:00Z"/>
          <w:rFonts w:ascii="Times New Roman" w:hAnsi="Times New Roman" w:cs="Times New Roman"/>
          <w:sz w:val="24"/>
          <w:szCs w:val="24"/>
          <w:lang w:val="pt-BR"/>
        </w:rPr>
        <w:pPrChange w:id="184" w:author="granix pacheco" w:date="2016-02-08T11:17:00Z">
          <w:pPr>
            <w:jc w:val="center"/>
          </w:pPr>
        </w:pPrChange>
      </w:pPr>
    </w:p>
    <w:p w14:paraId="2222A770" w14:textId="5BD86431" w:rsidR="0064551F" w:rsidRPr="007D7E6F" w:rsidDel="0017119E" w:rsidRDefault="0064551F">
      <w:pPr>
        <w:rPr>
          <w:del w:id="185" w:author="granix pacheco" w:date="2016-02-08T11:17:00Z"/>
          <w:rFonts w:ascii="Times New Roman" w:hAnsi="Times New Roman" w:cs="Times New Roman"/>
          <w:sz w:val="24"/>
          <w:szCs w:val="24"/>
          <w:lang w:val="pt-BR"/>
        </w:rPr>
        <w:pPrChange w:id="186" w:author="granix pacheco" w:date="2016-02-08T11:17:00Z">
          <w:pPr>
            <w:jc w:val="center"/>
          </w:pPr>
        </w:pPrChange>
      </w:pPr>
    </w:p>
    <w:p w14:paraId="7360FB63" w14:textId="17889B86" w:rsidR="008B1F1D" w:rsidRPr="007D7E6F" w:rsidDel="0017119E" w:rsidRDefault="008B1F1D">
      <w:pPr>
        <w:rPr>
          <w:del w:id="187" w:author="granix pacheco" w:date="2016-02-08T11:17:00Z"/>
          <w:rFonts w:ascii="Times New Roman" w:hAnsi="Times New Roman" w:cs="Times New Roman"/>
          <w:sz w:val="24"/>
          <w:szCs w:val="24"/>
          <w:lang w:val="pt-BR"/>
        </w:rPr>
        <w:pPrChange w:id="188" w:author="granix pacheco" w:date="2016-02-08T11:17:00Z">
          <w:pPr>
            <w:jc w:val="center"/>
          </w:pPr>
        </w:pPrChange>
      </w:pPr>
    </w:p>
    <w:p w14:paraId="5257D4EB" w14:textId="6EC3107C" w:rsidR="0064551F" w:rsidRPr="007D7E6F" w:rsidDel="0017119E" w:rsidRDefault="0064551F">
      <w:pPr>
        <w:rPr>
          <w:del w:id="189" w:author="granix pacheco" w:date="2016-02-08T11:17:00Z"/>
          <w:rFonts w:ascii="Times New Roman" w:hAnsi="Times New Roman" w:cs="Times New Roman"/>
          <w:sz w:val="24"/>
          <w:szCs w:val="24"/>
          <w:lang w:val="pt-BR"/>
        </w:rPr>
        <w:pPrChange w:id="190" w:author="granix pacheco" w:date="2016-02-08T11:17:00Z">
          <w:pPr>
            <w:jc w:val="center"/>
          </w:pPr>
        </w:pPrChange>
      </w:pPr>
    </w:p>
    <w:p w14:paraId="0E901CC8" w14:textId="214B568E" w:rsidR="0064551F" w:rsidRPr="007D7E6F" w:rsidRDefault="0064551F">
      <w:pPr>
        <w:rPr>
          <w:rFonts w:ascii="Times New Roman" w:hAnsi="Times New Roman" w:cs="Times New Roman"/>
          <w:sz w:val="24"/>
          <w:szCs w:val="24"/>
          <w:lang w:val="pt-BR"/>
        </w:rPr>
        <w:pPrChange w:id="191" w:author="granix pacheco" w:date="2016-02-08T11:17:00Z">
          <w:pPr>
            <w:jc w:val="center"/>
          </w:pPr>
        </w:pPrChange>
      </w:pPr>
    </w:p>
    <w:p w14:paraId="49ACDD3A" w14:textId="77777777" w:rsidR="0064551F" w:rsidRPr="007D7E6F" w:rsidRDefault="0064551F" w:rsidP="0064551F">
      <w:pPr>
        <w:jc w:val="cente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92" w:author="Mateus Berardo de Souza Terra" w:date="2016-02-08T22:21:00Z">
            <w:rPr>
              <w:lang w:val="pt-BR"/>
            </w:rPr>
          </w:rPrChange>
        </w:rPr>
        <w:pPrChange w:id="193" w:author="Mateus Berardo de Souza Terra" w:date="2016-02-08T22:21:00Z">
          <w:pPr>
            <w:jc w:val="center"/>
          </w:pPr>
        </w:pPrChange>
      </w:pPr>
      <w:r w:rsidRPr="00743F38">
        <w:rPr>
          <w:rFonts w:ascii="Times New Roman" w:hAnsi="Times New Roman" w:cs="Times New Roman"/>
          <w:b/>
          <w:sz w:val="36"/>
          <w:szCs w:val="36"/>
          <w:u w:val="single"/>
          <w:lang w:val="pt-BR"/>
          <w:rPrChange w:id="194" w:author="Mateus Berardo de Souza Terra" w:date="2016-02-08T22:21:00Z">
            <w:rPr>
              <w:lang w:val="pt-BR"/>
            </w:rPr>
          </w:rPrChange>
        </w:rPr>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95" w:author="granix pacheco" w:date="2016-02-07T10:14:00Z">
        <w:r w:rsidR="00AC39A2" w:rsidRPr="007D7E6F">
          <w:rPr>
            <w:color w:val="000000"/>
            <w:lang w:val="pt-BR"/>
          </w:rPr>
          <w:t xml:space="preserve"> </w:t>
        </w:r>
      </w:ins>
      <w:del w:id="196" w:author="granix pacheco" w:date="2016-02-07T10:14:00Z">
        <w:r w:rsidRPr="007D7E6F" w:rsidDel="00AC39A2">
          <w:rPr>
            <w:color w:val="000000"/>
            <w:lang w:val="pt-BR"/>
          </w:rPr>
          <w:delText xml:space="preserve">, atualmente, </w:delText>
        </w:r>
      </w:del>
      <w:r w:rsidRPr="007D7E6F">
        <w:rPr>
          <w:color w:val="000000"/>
          <w:lang w:val="pt-BR"/>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lang w:val="pt-BR"/>
        </w:rPr>
        <w:t>o</w:t>
      </w:r>
      <w:r w:rsidRPr="007D7E6F">
        <w:rPr>
          <w:color w:val="000000"/>
          <w:lang w:val="pt-BR"/>
        </w:rPr>
        <w:t xml:space="preserve"> ponto de</w:t>
      </w:r>
      <w:r w:rsidR="00F40228" w:rsidRPr="001508B9">
        <w:rPr>
          <w:lang w:val="pt-BR"/>
        </w:rPr>
        <w:t>, em 2020,</w:t>
      </w:r>
      <w:r w:rsidRPr="001508B9">
        <w:rPr>
          <w:lang w:val="pt-BR"/>
        </w:rPr>
        <w:t xml:space="preserve"> </w:t>
      </w:r>
      <w:r w:rsidRPr="007D7E6F">
        <w:rPr>
          <w:color w:val="000000"/>
          <w:lang w:val="pt-BR"/>
        </w:rPr>
        <w:t xml:space="preserve">saber uma linguagem de programação </w:t>
      </w:r>
      <w:r w:rsidR="002C27B0">
        <w:rPr>
          <w:color w:val="000000" w:themeColor="text1"/>
          <w:lang w:val="pt-BR"/>
        </w:rPr>
        <w:t>ser</w:t>
      </w:r>
      <w:r w:rsidR="001508B9">
        <w:rPr>
          <w:strike/>
          <w:color w:val="FF0000"/>
          <w:lang w:val="pt-BR"/>
        </w:rPr>
        <w:t>á</w:t>
      </w:r>
      <w:r w:rsidRPr="007D7E6F">
        <w:rPr>
          <w:color w:val="000000"/>
          <w:lang w:val="pt-BR"/>
        </w:rPr>
        <w:t xml:space="preserve"> tão fundamental quanto </w:t>
      </w:r>
      <w:r w:rsidR="00F40228" w:rsidRPr="001508B9">
        <w:rPr>
          <w:lang w:val="pt-BR"/>
        </w:rPr>
        <w:t>conhecer</w:t>
      </w:r>
      <w:r w:rsidR="00F40228" w:rsidRPr="00F40228">
        <w:rPr>
          <w:lang w:val="pt-BR"/>
        </w:rPr>
        <w:t xml:space="preserve"> </w:t>
      </w:r>
      <w:r w:rsidRPr="007D7E6F">
        <w:rPr>
          <w:color w:val="000000"/>
          <w:lang w:val="pt-BR"/>
        </w:rPr>
        <w:t xml:space="preserve">o inglês </w:t>
      </w:r>
      <w:del w:id="197" w:author="Mateus Berardo de Souza Terra" w:date="2016-02-08T18:50:00Z">
        <w:r w:rsidRPr="007D7E6F" w:rsidDel="00914F16">
          <w:rPr>
            <w:color w:val="000000"/>
            <w:lang w:val="pt-BR"/>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t xml:space="preserve">            Uma linguagem de programação é uma série de instruções, com regras sintáticas e semânticas, que são executadas por um processador. </w:t>
      </w:r>
      <w:r w:rsidR="00C47ED9" w:rsidRPr="001508B9">
        <w:rPr>
          <w:lang w:val="pt-BR"/>
        </w:rPr>
        <w:t xml:space="preserve">Estas </w:t>
      </w:r>
      <w:r w:rsidRPr="001508B9">
        <w:rPr>
          <w:lang w:val="pt-BR"/>
        </w:rPr>
        <w:t>são</w:t>
      </w:r>
      <w:r w:rsidR="00C47ED9" w:rsidRPr="001508B9">
        <w:rPr>
          <w:lang w:val="pt-BR"/>
        </w:rPr>
        <w:t>, em sua maioria,</w:t>
      </w:r>
      <w:r w:rsidRPr="001508B9">
        <w:rPr>
          <w:lang w:val="pt-BR"/>
        </w:rPr>
        <w:t xml:space="preserve"> </w:t>
      </w:r>
      <w:r w:rsidRPr="007D7E6F">
        <w:rPr>
          <w:color w:val="000000"/>
          <w:lang w:val="pt-BR"/>
        </w:rPr>
        <w:t xml:space="preserve">feitas utilizando o inglês como base. Observando a dificuldade de </w:t>
      </w:r>
      <w:r w:rsidR="00C47ED9">
        <w:rPr>
          <w:color w:val="000000"/>
          <w:lang w:val="pt-BR"/>
        </w:rPr>
        <w:t xml:space="preserve">vários </w:t>
      </w:r>
      <w:r w:rsidRPr="007D7E6F">
        <w:rPr>
          <w:color w:val="000000"/>
          <w:lang w:val="pt-BR"/>
        </w:rPr>
        <w:t xml:space="preserve">jovens e </w:t>
      </w:r>
      <w:r w:rsidR="00C47ED9" w:rsidRPr="001508B9">
        <w:rPr>
          <w:lang w:val="pt-BR"/>
        </w:rPr>
        <w:t>adultos com a língua</w:t>
      </w:r>
      <w:r w:rsidR="00C47ED9" w:rsidRPr="00C47ED9">
        <w:rPr>
          <w:color w:val="000000" w:themeColor="text1"/>
          <w:lang w:val="pt-BR"/>
        </w:rPr>
        <w:t>,</w:t>
      </w:r>
      <w:r w:rsidRPr="00C47ED9">
        <w:rPr>
          <w:color w:val="000000" w:themeColor="text1"/>
          <w:lang w:val="pt-BR"/>
        </w:rPr>
        <w:t xml:space="preserve"> </w:t>
      </w:r>
      <w:r w:rsidRPr="007D7E6F">
        <w:rPr>
          <w:color w:val="000000"/>
          <w:lang w:val="pt-BR"/>
        </w:rPr>
        <w:t xml:space="preserve">nós criamos uma linguagem de programação em português </w:t>
      </w:r>
      <w:r w:rsidR="007F617A" w:rsidRPr="007D7E6F">
        <w:rPr>
          <w:color w:val="000000"/>
          <w:lang w:val="pt-BR"/>
        </w:rPr>
        <w:t>para o Arduino, o Brino</w:t>
      </w:r>
      <w:r w:rsidR="001508B9">
        <w:rPr>
          <w:color w:val="000000"/>
          <w:lang w:val="pt-BR"/>
        </w:rPr>
        <w:t>,</w:t>
      </w:r>
      <w:r w:rsidR="002F7C05" w:rsidRPr="007D7E6F">
        <w:rPr>
          <w:color w:val="000000"/>
          <w:lang w:val="pt-BR"/>
        </w:rPr>
        <w:t xml:space="preserve"> que almeja facilitar o entendimento da lógica de programa</w:t>
      </w:r>
      <w:ins w:id="198"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199" w:author="Mateus Berardo de Souza Terra" w:date="2016-02-08T18:50:00Z">
        <w:r w:rsidR="0011237B" w:rsidRPr="007D7E6F" w:rsidDel="00914F16">
          <w:rPr>
            <w:color w:val="000000"/>
            <w:lang w:val="pt-BR"/>
          </w:rPr>
          <w:delText xml:space="preserve">como </w:delText>
        </w:r>
      </w:del>
      <w:ins w:id="200"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uma placa com um microcontrolador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201"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002C27B0" w:rsidRPr="001508B9">
        <w:rPr>
          <w:lang w:val="pt-BR"/>
        </w:rPr>
        <w:t>Tal plataforma</w:t>
      </w:r>
      <w:r w:rsidRPr="001508B9">
        <w:rPr>
          <w:lang w:val="pt-BR"/>
        </w:rPr>
        <w:t xml:space="preserve"> é atualmente utilizad</w:t>
      </w:r>
      <w:r w:rsidR="002C27B0" w:rsidRPr="001508B9">
        <w:rPr>
          <w:lang w:val="pt-BR"/>
        </w:rPr>
        <w:t>a</w:t>
      </w:r>
      <w:r w:rsidRPr="001508B9">
        <w:rPr>
          <w:lang w:val="pt-BR"/>
        </w:rPr>
        <w:t xml:space="preserve"> em diversas áreas. Não apenas no ramo da tecnologia e desenvolvimento, </w:t>
      </w:r>
      <w:r w:rsidR="002C27B0" w:rsidRPr="001508B9">
        <w:rPr>
          <w:lang w:val="pt-BR"/>
        </w:rPr>
        <w:t xml:space="preserve">mas também por </w:t>
      </w:r>
      <w:r w:rsidRPr="001508B9">
        <w:rPr>
          <w:lang w:val="pt-BR"/>
        </w:rPr>
        <w:t>pessoas adeptas do movimento maker (Faça você mesmo, do inglês DIY - Do it yourself)</w:t>
      </w:r>
      <w:r w:rsidR="002C27B0" w:rsidRPr="001508B9">
        <w:rPr>
          <w:lang w:val="pt-BR"/>
        </w:rPr>
        <w:t>, que</w:t>
      </w:r>
      <w:r w:rsidRPr="001508B9">
        <w:rPr>
          <w:lang w:val="pt-BR"/>
        </w:rPr>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Pr="001508B9">
        <w:rPr>
          <w:lang w:val="pt-BR"/>
        </w:rPr>
        <w:t xml:space="preserve">A versatilidade </w:t>
      </w:r>
      <w:r w:rsidR="001508B9" w:rsidRPr="001508B9">
        <w:rPr>
          <w:lang w:val="pt-BR"/>
        </w:rPr>
        <w:t>do</w:t>
      </w:r>
      <w:r w:rsidR="002C27B0" w:rsidRPr="001508B9">
        <w:rPr>
          <w:lang w:val="pt-BR"/>
        </w:rPr>
        <w:t xml:space="preserve"> Arduino </w:t>
      </w:r>
      <w:r w:rsidRPr="001508B9">
        <w:rPr>
          <w:lang w:val="pt-BR"/>
        </w:rPr>
        <w:t xml:space="preserve">fez com que </w:t>
      </w:r>
      <w:r w:rsidR="002C27B0" w:rsidRPr="001508B9">
        <w:rPr>
          <w:lang w:val="pt-BR"/>
        </w:rPr>
        <w:t>este</w:t>
      </w:r>
      <w:r w:rsidRPr="001508B9">
        <w:rPr>
          <w:lang w:val="pt-BR"/>
        </w:rPr>
        <w:t xml:space="preserve"> se tornasse muito popular. Nosso primeiro contato aconteceu no ano de </w:t>
      </w:r>
      <w:r w:rsidR="00002408" w:rsidRPr="001508B9">
        <w:rPr>
          <w:lang w:val="pt-BR"/>
        </w:rPr>
        <w:t>2014. Desde lá, desenvolvemos diversos projet</w:t>
      </w:r>
      <w:r w:rsidR="0011237B" w:rsidRPr="001508B9">
        <w:rPr>
          <w:lang w:val="pt-BR"/>
        </w:rPr>
        <w:t>os</w:t>
      </w:r>
      <w:r w:rsidR="002C27B0" w:rsidRPr="001508B9">
        <w:rPr>
          <w:lang w:val="pt-BR"/>
        </w:rPr>
        <w:t>:</w:t>
      </w:r>
      <w:r w:rsidR="0011237B" w:rsidRPr="001508B9">
        <w:rPr>
          <w:lang w:val="pt-BR"/>
        </w:rPr>
        <w:t xml:space="preserve"> </w:t>
      </w:r>
      <w:r w:rsidR="002C27B0" w:rsidRPr="001508B9">
        <w:rPr>
          <w:lang w:val="pt-BR"/>
        </w:rPr>
        <w:t xml:space="preserve">uns </w:t>
      </w:r>
      <w:r w:rsidR="0011237B" w:rsidRPr="001508B9">
        <w:rPr>
          <w:lang w:val="pt-BR"/>
        </w:rPr>
        <w:t xml:space="preserve">voltados </w:t>
      </w:r>
      <w:r w:rsidR="002C27B0" w:rsidRPr="001508B9">
        <w:rPr>
          <w:lang w:val="pt-BR"/>
        </w:rPr>
        <w:t xml:space="preserve"> </w:t>
      </w:r>
      <w:r w:rsidR="0011237B" w:rsidRPr="001508B9">
        <w:rPr>
          <w:lang w:val="pt-BR"/>
        </w:rPr>
        <w:t>para Io</w:t>
      </w:r>
      <w:r w:rsidR="00002408" w:rsidRPr="001508B9">
        <w:rPr>
          <w:lang w:val="pt-BR"/>
        </w:rPr>
        <w:t>T</w:t>
      </w:r>
      <w:r w:rsidR="0011237B" w:rsidRPr="001508B9">
        <w:rPr>
          <w:lang w:val="pt-BR"/>
        </w:rPr>
        <w:t xml:space="preserve"> (Internet of things</w:t>
      </w:r>
      <w:r w:rsidR="00A73B7D" w:rsidRPr="001508B9">
        <w:rPr>
          <w:lang w:val="pt-BR"/>
        </w:rPr>
        <w:t xml:space="preserve"> </w:t>
      </w:r>
      <w:r w:rsidR="00AF7601" w:rsidRPr="001508B9">
        <w:rPr>
          <w:lang w:val="pt-BR"/>
        </w:rPr>
        <w:t>- internet das coisas</w:t>
      </w:r>
      <w:r w:rsidR="001508B9" w:rsidRPr="001508B9">
        <w:rPr>
          <w:lang w:val="pt-BR"/>
        </w:rPr>
        <w:t>),</w:t>
      </w:r>
      <w:r w:rsidR="00002408" w:rsidRPr="001508B9">
        <w:rPr>
          <w:lang w:val="pt-BR"/>
        </w:rPr>
        <w:t xml:space="preserve"> alguns jogos e</w:t>
      </w:r>
      <w:r w:rsidR="002C27B0" w:rsidRPr="001508B9">
        <w:rPr>
          <w:lang w:val="pt-BR"/>
        </w:rPr>
        <w:t xml:space="preserve"> até</w:t>
      </w:r>
      <w:r w:rsidR="00002408" w:rsidRPr="001508B9">
        <w:rPr>
          <w:lang w:val="pt-BR"/>
        </w:rPr>
        <w:t xml:space="preserve"> robôs autônomos. Para aprender</w:t>
      </w:r>
      <w:r w:rsidR="002C27B0" w:rsidRPr="001508B9">
        <w:rPr>
          <w:lang w:val="pt-BR"/>
        </w:rPr>
        <w:t>,</w:t>
      </w:r>
      <w:r w:rsidR="00002408" w:rsidRPr="001508B9">
        <w:rPr>
          <w:lang w:val="pt-BR"/>
        </w:rPr>
        <w:t xml:space="preserve"> utilizamos alguns livros e muit</w:t>
      </w:r>
      <w:r w:rsidR="002C27B0" w:rsidRPr="001508B9">
        <w:rPr>
          <w:lang w:val="pt-BR"/>
        </w:rPr>
        <w:t>a internet! O próprio fórum do A</w:t>
      </w:r>
      <w:r w:rsidR="00002408" w:rsidRPr="001508B9">
        <w:rPr>
          <w:lang w:val="pt-BR"/>
        </w:rPr>
        <w:t>rduino é um ótimo local para buscar auxílio</w:t>
      </w:r>
      <w:r w:rsidR="003D350D" w:rsidRPr="001508B9">
        <w:rPr>
          <w:lang w:val="pt-BR"/>
        </w:rPr>
        <w:t xml:space="preserve"> assim como outros pela WEB</w:t>
      </w:r>
      <w:r w:rsidR="00002408" w:rsidRPr="001508B9">
        <w:rPr>
          <w:lang w:val="pt-BR"/>
        </w:rPr>
        <w:t xml:space="preserve">. Sites como o instructables também </w:t>
      </w:r>
      <w:ins w:id="202" w:author="Mateus Berardo de Souza Terra" w:date="2016-02-08T18:52:00Z">
        <w:r w:rsidR="00914F16" w:rsidRPr="001508B9">
          <w:rPr>
            <w:lang w:val="pt-BR"/>
          </w:rPr>
          <w:t>são</w:t>
        </w:r>
      </w:ins>
      <w:del w:id="203" w:author="Mateus Berardo de Souza Terra" w:date="2016-02-08T18:52:00Z">
        <w:r w:rsidR="00002408" w:rsidRPr="001508B9" w:rsidDel="00914F16">
          <w:rPr>
            <w:lang w:val="pt-BR"/>
          </w:rPr>
          <w:delText>é</w:delText>
        </w:r>
      </w:del>
      <w:r w:rsidR="00002408" w:rsidRPr="001508B9">
        <w:rPr>
          <w:lang w:val="pt-BR"/>
        </w:rPr>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204" w:author="granix pacheco" w:date="2016-02-07T10:54:00Z"/>
          <w:color w:val="000000"/>
          <w:lang w:val="pt-BR"/>
        </w:rPr>
      </w:pPr>
      <w:r w:rsidRPr="007D7E6F">
        <w:rPr>
          <w:color w:val="000000"/>
          <w:lang w:val="pt-BR"/>
        </w:rPr>
        <w:tab/>
        <w:t>Os projetos disponíveis na internet são programados utilizando a própria linguagem do Arduino</w:t>
      </w:r>
      <w:r w:rsidR="002C27B0" w:rsidRPr="001508B9">
        <w:rPr>
          <w:lang w:val="pt-BR"/>
        </w:rPr>
        <w:t>.</w:t>
      </w:r>
      <w:r w:rsidRPr="007D7E6F">
        <w:rPr>
          <w:color w:val="000000"/>
          <w:lang w:val="pt-BR"/>
        </w:rPr>
        <w:t xml:space="preserve"> </w:t>
      </w:r>
      <w:r w:rsidR="002C27B0" w:rsidRPr="001508B9">
        <w:rPr>
          <w:lang w:val="pt-BR"/>
        </w:rPr>
        <w:t>S</w:t>
      </w:r>
      <w:r w:rsidRPr="007D7E6F">
        <w:rPr>
          <w:color w:val="000000"/>
          <w:lang w:val="pt-BR"/>
        </w:rPr>
        <w:t>e você está utilizando o Brino</w:t>
      </w:r>
      <w:r w:rsidR="002C27B0" w:rsidRPr="002C27B0">
        <w:rPr>
          <w:color w:val="00B050"/>
          <w:u w:val="single"/>
          <w:lang w:val="pt-BR"/>
        </w:rPr>
        <w:t>,</w:t>
      </w:r>
      <w:r w:rsidRPr="007D7E6F">
        <w:rPr>
          <w:color w:val="000000"/>
          <w:lang w:val="pt-BR"/>
        </w:rPr>
        <w:t xml:space="preserve"> pode buscar nosso auxílio por </w:t>
      </w:r>
      <w:r w:rsidR="00A73B7D" w:rsidRPr="007D7E6F">
        <w:rPr>
          <w:color w:val="000000"/>
          <w:lang w:val="pt-BR"/>
        </w:rPr>
        <w:t>e-mail, na página do f</w:t>
      </w:r>
      <w:r w:rsidRPr="007D7E6F">
        <w:rPr>
          <w:color w:val="000000"/>
          <w:lang w:val="pt-BR"/>
        </w:rPr>
        <w:t>acebook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Tudo bem, você já leu uma folha inteira de teoria sobre o que é o Arduino, linguagens de programação, etc, etc... Se você, como nós, tem um espírito maker</w:t>
      </w:r>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w:t>
      </w:r>
      <w:r w:rsidR="00BE0DF1" w:rsidRPr="007D7E6F">
        <w:rPr>
          <w:color w:val="000000"/>
          <w:lang w:val="pt-BR"/>
        </w:rPr>
        <w:lastRenderedPageBreak/>
        <w:t>sua impulsividade, aproveite um tempo antes de cada projeto para elaborar um bom planejamento e avaliar as p</w:t>
      </w:r>
      <w:r w:rsidR="001508B9">
        <w:rPr>
          <w:color w:val="000000"/>
          <w:lang w:val="pt-BR"/>
        </w:rPr>
        <w:t>ossibilidades, isso evitará que</w:t>
      </w:r>
      <w:r w:rsidR="00BE0DF1" w:rsidRPr="007D7E6F">
        <w:rPr>
          <w:color w:val="000000"/>
          <w:lang w:val="pt-BR"/>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20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lang w:val="pt-BR"/>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rPr>
          <w:lang w:val="pt-BR"/>
        </w:rPr>
      </w:pPr>
      <w:r w:rsidRPr="001508B9">
        <w:rPr>
          <w:lang w:val="pt-BR"/>
        </w:rPr>
        <w:t>Para começar você vai precisar, claro, de um Arduino</w:t>
      </w:r>
      <w:ins w:id="206" w:author="granix pacheco" w:date="2016-02-08T10:41:00Z">
        <w:r w:rsidR="00612705" w:rsidRPr="001508B9">
          <w:rPr>
            <w:lang w:val="pt-BR"/>
          </w:rPr>
          <w:t xml:space="preserve"> físico ou</w:t>
        </w:r>
      </w:ins>
      <w:r w:rsidR="00901A49" w:rsidRPr="001508B9">
        <w:rPr>
          <w:lang w:val="pt-BR"/>
        </w:rPr>
        <w:t xml:space="preserve"> de</w:t>
      </w:r>
      <w:ins w:id="207" w:author="granix pacheco" w:date="2016-02-08T10:41:00Z">
        <w:r w:rsidR="00612705" w:rsidRPr="001508B9">
          <w:rPr>
            <w:lang w:val="pt-BR"/>
          </w:rPr>
          <w:t xml:space="preserve"> uma versão virtual funcional dele, </w:t>
        </w:r>
      </w:ins>
      <w:ins w:id="208" w:author="Mateus Berardo de Souza Terra" w:date="2016-02-08T18:53:00Z">
        <w:r w:rsidR="00914F16" w:rsidRPr="001508B9">
          <w:rPr>
            <w:lang w:val="pt-BR"/>
          </w:rPr>
          <w:t>que</w:t>
        </w:r>
      </w:ins>
      <w:ins w:id="209" w:author="granix pacheco" w:date="2016-02-08T10:41:00Z">
        <w:del w:id="210" w:author="Mateus Berardo de Souza Terra" w:date="2016-02-08T18:53:00Z">
          <w:r w:rsidR="00612705" w:rsidRPr="001508B9" w:rsidDel="00914F16">
            <w:rPr>
              <w:lang w:val="pt-BR"/>
            </w:rPr>
            <w:delText>como</w:delText>
          </w:r>
        </w:del>
        <w:r w:rsidR="00612705" w:rsidRPr="001508B9">
          <w:rPr>
            <w:lang w:val="pt-BR"/>
          </w:rPr>
          <w:t xml:space="preserve"> ensinaremos como instalar no cap</w:t>
        </w:r>
      </w:ins>
      <w:ins w:id="211" w:author="Mateus Berardo de Souza Terra" w:date="2016-02-08T18:53:00Z">
        <w:r w:rsidR="00914F16" w:rsidRPr="001508B9">
          <w:rPr>
            <w:lang w:val="pt-BR"/>
          </w:rPr>
          <w:t>í</w:t>
        </w:r>
      </w:ins>
      <w:ins w:id="212" w:author="granix pacheco" w:date="2016-02-08T10:45:00Z">
        <w:del w:id="213" w:author="Mateus Berardo de Souza Terra" w:date="2016-02-08T18:53:00Z">
          <w:r w:rsidR="00612705" w:rsidRPr="001508B9" w:rsidDel="00914F16">
            <w:rPr>
              <w:lang w:val="pt-BR"/>
            </w:rPr>
            <w:delText>í</w:delText>
          </w:r>
        </w:del>
      </w:ins>
      <w:ins w:id="214" w:author="granix pacheco" w:date="2016-02-08T10:49:00Z">
        <w:del w:id="215" w:author="Mateus Berardo de Souza Terra" w:date="2016-02-08T18:53:00Z">
          <w:r w:rsidR="00612705" w:rsidRPr="001508B9" w:rsidDel="00914F16">
            <w:rPr>
              <w:rStyle w:val="Refdenotadefim"/>
              <w:lang w:val="pt-BR"/>
            </w:rPr>
            <w:endnoteReference w:id="1"/>
          </w:r>
        </w:del>
      </w:ins>
      <w:ins w:id="227" w:author="granix pacheco" w:date="2016-02-08T10:41:00Z">
        <w:r w:rsidR="00612705" w:rsidRPr="001508B9">
          <w:rPr>
            <w:lang w:val="pt-BR"/>
          </w:rPr>
          <w:t>tulo de instalaç</w:t>
        </w:r>
      </w:ins>
      <w:ins w:id="228" w:author="granix pacheco" w:date="2016-02-08T10:42:00Z">
        <w:r w:rsidR="00612705" w:rsidRPr="001508B9">
          <w:rPr>
            <w:lang w:val="pt-BR"/>
          </w:rPr>
          <w:t>ões</w:t>
        </w:r>
      </w:ins>
      <w:r w:rsidRPr="001508B9">
        <w:rPr>
          <w:lang w:val="pt-BR"/>
        </w:rPr>
        <w:t>. Seja um original ou um clone, a placa que você preferir provavelmente funcionará</w:t>
      </w:r>
      <w:r w:rsidR="001508B9" w:rsidRPr="001508B9">
        <w:rPr>
          <w:lang w:val="pt-BR"/>
        </w:rPr>
        <w:t>.</w:t>
      </w:r>
      <w:r w:rsidRPr="001508B9">
        <w:rPr>
          <w:lang w:val="pt-BR"/>
        </w:rPr>
        <w:t xml:space="preserve"> Nessa apostila utilizaremos</w:t>
      </w:r>
      <w:r w:rsidR="00C65A5D" w:rsidRPr="001508B9">
        <w:rPr>
          <w:lang w:val="pt-BR"/>
        </w:rPr>
        <w:t xml:space="preserve"> o </w:t>
      </w:r>
      <w:r w:rsidR="00901A49" w:rsidRPr="001508B9">
        <w:rPr>
          <w:lang w:val="pt-BR"/>
        </w:rPr>
        <w:t>A</w:t>
      </w:r>
      <w:r w:rsidR="00C65A5D" w:rsidRPr="001508B9">
        <w:rPr>
          <w:lang w:val="pt-BR"/>
        </w:rPr>
        <w:t xml:space="preserve">rduino nano como referência. Recomendamos que o resto dos componentes seja adquirido quando você começar a desenvolver o projeto do capítulo, </w:t>
      </w:r>
      <w:r w:rsidR="00901A49" w:rsidRPr="001508B9">
        <w:rPr>
          <w:lang w:val="pt-BR"/>
        </w:rPr>
        <w:t>uma vez que comprá-los</w:t>
      </w:r>
      <w:r w:rsidR="00C65A5D" w:rsidRPr="001508B9">
        <w:rPr>
          <w:lang w:val="pt-BR"/>
        </w:rPr>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w:t>
      </w:r>
      <w:r w:rsidR="00901A49">
        <w:rPr>
          <w:color w:val="000000"/>
          <w:lang w:val="pt-BR"/>
        </w:rPr>
        <w:t>ar sua placa. Entre no site do A</w:t>
      </w:r>
      <w:r w:rsidRPr="007D7E6F">
        <w:rPr>
          <w:color w:val="000000"/>
          <w:lang w:val="pt-BR"/>
        </w:rPr>
        <w:t xml:space="preserve">rduino [arduino.cc] e vá na aba downloads para baixar a IDE mais recente </w:t>
      </w:r>
      <w:r w:rsidRPr="001508B9">
        <w:rPr>
          <w:lang w:val="pt-BR"/>
        </w:rPr>
        <w:t xml:space="preserve">que na ocasião era a versão 1.6.7. </w:t>
      </w:r>
      <w:r w:rsidRPr="007D7E6F">
        <w:rPr>
          <w:color w:val="000000"/>
          <w:lang w:val="pt-BR"/>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29" w:author="granix pacheco" w:date="2016-02-08T08:31:00Z">
        <w:r w:rsidRPr="007D7E6F">
          <w:rPr>
            <w:color w:val="000000"/>
            <w:lang w:val="pt-BR"/>
          </w:rPr>
          <w:t>//Imagens</w:t>
        </w:r>
      </w:ins>
      <w:ins w:id="230"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lang w:val="pt-BR"/>
        </w:rPr>
      </w:pPr>
      <w:r>
        <w:rPr>
          <w:color w:val="000000"/>
          <w:lang w:val="pt-BR"/>
        </w:rPr>
        <w:t>Depois de instalar a IDE do A</w:t>
      </w:r>
      <w:r w:rsidR="00C65A5D" w:rsidRPr="007D7E6F">
        <w:rPr>
          <w:color w:val="000000"/>
          <w:lang w:val="pt-BR"/>
        </w:rPr>
        <w:t>rduino, você está pronto para instalar o Brino. Para isso, basta acessar a página do GitHub: ratosdepc.github.io/Brino</w:t>
      </w:r>
      <w:r w:rsidR="003B0374" w:rsidRPr="007D7E6F">
        <w:rPr>
          <w:color w:val="000000"/>
          <w:lang w:val="pt-BR"/>
        </w:rPr>
        <w:t xml:space="preserve"> ; </w:t>
      </w:r>
      <w:ins w:id="231" w:author="Mateus Berardo de Souza Terra" w:date="2016-02-08T18:54:00Z">
        <w:r w:rsidR="00914F16" w:rsidRPr="007D7E6F">
          <w:rPr>
            <w:color w:val="000000"/>
            <w:lang w:val="pt-BR"/>
          </w:rPr>
          <w:t xml:space="preserve"> n</w:t>
        </w:r>
      </w:ins>
      <w:del w:id="232"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33" w:author="granix pacheco" w:date="2016-02-08T10:20:00Z"/>
          <w:rStyle w:val="nfaseSutil"/>
          <w:i w:val="0"/>
          <w:lang w:val="pt-BR"/>
        </w:rPr>
      </w:pPr>
      <w:r w:rsidRPr="007D7E6F">
        <w:rPr>
          <w:b/>
          <w:color w:val="000000"/>
          <w:lang w:val="pt-BR"/>
          <w:rPrChange w:id="234"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35"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36" w:author="granix pacheco" w:date="2016-02-08T10:20:00Z">
          <w:pPr>
            <w:pStyle w:val="NormalWeb"/>
            <w:shd w:val="clear" w:color="auto" w:fill="FFFFFF"/>
            <w:spacing w:before="0" w:beforeAutospacing="0" w:after="160" w:afterAutospacing="0"/>
            <w:jc w:val="both"/>
          </w:pPr>
        </w:pPrChange>
      </w:pPr>
      <w:del w:id="237" w:author="granix pacheco" w:date="2016-02-08T10:20:00Z">
        <w:r w:rsidRPr="007D7E6F" w:rsidDel="008B1F1D">
          <w:rPr>
            <w:color w:val="000000"/>
            <w:lang w:val="pt-BR"/>
          </w:rPr>
          <w:delText xml:space="preserve"> </w:delText>
        </w:r>
      </w:del>
    </w:p>
    <w:p w14:paraId="26E3A031" w14:textId="1510C896"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Depois de instalar tudo você pode começar a desenvolver o primeiro projeto, “Piscar”. Para esse projeto o 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38" w:author="Mateus Berardo de Souza Terra" w:date="2016-02-08T22:03:00Z"/>
          <w:color w:val="000000"/>
          <w:lang w:val="pt-BR"/>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39" w:author="Mateus Berardo de Souza Terra" w:date="2016-02-08T22:03:00Z"/>
          <w:color w:val="000000"/>
          <w:lang w:val="pt-BR"/>
        </w:rPr>
      </w:pPr>
      <w:del w:id="240" w:author="Mateus Berardo de Souza Terra" w:date="2016-02-08T22:03:00Z">
        <w:r w:rsidRPr="007D7E6F" w:rsidDel="00A76C84">
          <w:rPr>
            <w:color w:val="000000"/>
            <w:lang w:val="pt-BR"/>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lang w:val="pt-BR"/>
          <w:rPrChange w:id="241" w:author="Mateus Berardo de Souza Terra" w:date="2016-02-08T20:05:00Z">
            <w:rPr>
              <w:color w:val="000000"/>
              <w:lang w:val="pt-BR"/>
            </w:rPr>
          </w:rPrChange>
        </w:rPr>
      </w:pPr>
      <w:ins w:id="242" w:author="granix pacheco" w:date="2016-02-08T11:01:00Z">
        <w:del w:id="243" w:author="Mateus Berardo de Souza Terra" w:date="2016-02-08T22:03:00Z">
          <w:r w:rsidRPr="007D7E6F" w:rsidDel="00A76C84">
            <w:rPr>
              <w:b/>
              <w:color w:val="000000"/>
              <w:sz w:val="36"/>
              <w:szCs w:val="36"/>
              <w:u w:val="single"/>
              <w:lang w:val="pt-BR"/>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44" w:author="granix pacheco" w:date="2016-02-08T08:27:00Z"/>
          <w:b/>
          <w:sz w:val="36"/>
          <w:szCs w:val="36"/>
          <w:u w:val="single"/>
          <w:lang w:val="pt-BR"/>
          <w:rPrChange w:id="245" w:author="Mateus Berardo de Souza Terra" w:date="2016-02-08T20:05:00Z">
            <w:rPr>
              <w:ins w:id="246" w:author="granix pacheco" w:date="2016-02-08T08:27:00Z"/>
              <w:b/>
              <w:color w:val="000000"/>
              <w:sz w:val="40"/>
              <w:szCs w:val="40"/>
              <w:u w:val="single"/>
              <w:lang w:val="pt-BR"/>
            </w:rPr>
          </w:rPrChange>
        </w:rPr>
        <w:pPrChange w:id="247" w:author="Mateus Berardo de Souza Terra" w:date="2016-02-08T22:22:00Z">
          <w:pPr>
            <w:pStyle w:val="NormalWeb"/>
            <w:shd w:val="clear" w:color="auto" w:fill="FFFFFF"/>
            <w:spacing w:before="0" w:beforeAutospacing="0" w:after="160" w:afterAutospacing="0"/>
            <w:jc w:val="both"/>
          </w:pPr>
        </w:pPrChange>
      </w:pPr>
      <w:ins w:id="248" w:author="granix pacheco" w:date="2016-02-08T11:00:00Z">
        <w:del w:id="249" w:author="Mateus Berardo de Souza Terra" w:date="2016-02-08T22:14:00Z">
          <w:r w:rsidRPr="007D7E6F" w:rsidDel="00665E1D">
            <w:rPr>
              <w:b/>
              <w:sz w:val="36"/>
              <w:szCs w:val="36"/>
              <w:u w:val="single"/>
              <w:lang w:val="pt-BR"/>
            </w:rPr>
            <w:delText>4.</w:delText>
          </w:r>
        </w:del>
      </w:ins>
      <w:ins w:id="250" w:author="granix pacheco" w:date="2016-02-08T10:57:00Z">
        <w:del w:id="251" w:author="Mateus Berardo de Souza Terra" w:date="2016-02-08T22:14:00Z">
          <w:r w:rsidRPr="007D7E6F" w:rsidDel="00665E1D">
            <w:rPr>
              <w:b/>
              <w:sz w:val="36"/>
              <w:szCs w:val="36"/>
              <w:u w:val="single"/>
              <w:lang w:val="pt-BR"/>
            </w:rPr>
            <w:delText xml:space="preserve"> </w:delText>
          </w:r>
        </w:del>
      </w:ins>
      <w:ins w:id="252" w:author="granix pacheco" w:date="2016-02-08T08:27:00Z">
        <w:r w:rsidR="00084195" w:rsidRPr="007D7E6F">
          <w:rPr>
            <w:b/>
            <w:sz w:val="36"/>
            <w:szCs w:val="36"/>
            <w:u w:val="single"/>
            <w:lang w:val="pt-BR"/>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53" w:author="granix pacheco" w:date="2016-02-08T08:27:00Z"/>
          <w:b/>
          <w:color w:val="000000"/>
          <w:sz w:val="40"/>
          <w:szCs w:val="40"/>
          <w:u w:val="single"/>
          <w:lang w:val="pt-BR"/>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jc w:val="both"/>
        <w:rPr>
          <w:ins w:id="254" w:author="granix pacheco" w:date="2016-02-08T08:27:00Z"/>
          <w:b/>
          <w:color w:val="000000"/>
          <w:sz w:val="40"/>
          <w:szCs w:val="40"/>
          <w:u w:val="single"/>
          <w:lang w:val="pt-BR"/>
        </w:rPr>
        <w:pPrChange w:id="25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lang w:val="pt-BR"/>
          <w:rPrChange w:id="256" w:author="Mateus Berardo de Souza Terra" w:date="2016-02-09T11:32:00Z">
            <w:rPr>
              <w:b/>
              <w:color w:val="000000"/>
              <w:sz w:val="40"/>
              <w:szCs w:val="40"/>
              <w:u w:val="single"/>
              <w:lang w:val="pt-BR"/>
            </w:rPr>
          </w:rPrChange>
        </w:rPr>
        <w:t>Piscar</w:t>
      </w:r>
      <w:ins w:id="257"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58" w:author="Mateus Berardo de Souza Terra" w:date="2016-02-09T11:40:00Z"/>
          <w:color w:val="000000"/>
          <w:lang w:val="pt-BR"/>
        </w:rPr>
        <w:pPrChange w:id="25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60"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61" w:author="Mateus Berardo de Souza Terra" w:date="2016-02-09T11:41:00Z"/>
          <w:color w:val="000000"/>
          <w:lang w:val="pt-BR"/>
        </w:rPr>
        <w:pPrChange w:id="26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63" w:author="Mateus Berardo de Souza Terra" w:date="2016-02-09T11:40:00Z"/>
          <w:color w:val="000000"/>
          <w:lang w:val="pt-BR"/>
        </w:rPr>
        <w:pPrChange w:id="26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65"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6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Durante o capítulo, montaremos o projeto de duas formas: com o led externo e com o já</w:t>
      </w:r>
      <w:ins w:id="267" w:author="Mateus Berardo de Souza Terra" w:date="2016-02-09T11:41:00Z">
        <w:r w:rsidR="004A7414">
          <w:rPr>
            <w:color w:val="000000"/>
            <w:lang w:val="pt-BR"/>
          </w:rPr>
          <w:t xml:space="preserve"> </w:t>
        </w:r>
      </w:ins>
      <w:del w:id="268" w:author="Mateus Berardo de Souza Terra" w:date="2016-02-09T11:40:00Z">
        <w:r w:rsidRPr="007D7E6F" w:rsidDel="004A7414">
          <w:rPr>
            <w:color w:val="000000"/>
            <w:lang w:val="pt-BR"/>
          </w:rPr>
          <w:delText xml:space="preserve"> </w:delText>
        </w:r>
      </w:del>
      <w:r w:rsidRPr="007D7E6F">
        <w:rPr>
          <w:color w:val="000000"/>
          <w:lang w:val="pt-BR"/>
        </w:rPr>
        <w:t>soldado</w:t>
      </w:r>
      <w:ins w:id="269" w:author="Mateus Berardo de Souza Terra" w:date="2016-02-09T11:40:00Z">
        <w:r w:rsidR="004A7414">
          <w:rPr>
            <w:color w:val="000000"/>
            <w:lang w:val="pt-BR"/>
          </w:rPr>
          <w:t xml:space="preserve"> </w:t>
        </w:r>
      </w:ins>
      <w:del w:id="270" w:author="Mateus Berardo de Souza Terra" w:date="2016-02-09T11:40:00Z">
        <w:r w:rsidRPr="007D7E6F" w:rsidDel="004A7414">
          <w:rPr>
            <w:color w:val="000000"/>
            <w:lang w:val="pt-BR"/>
          </w:rPr>
          <w:delText xml:space="preserve"> </w:delText>
        </w:r>
      </w:del>
      <w:r w:rsidRPr="007D7E6F">
        <w:rPr>
          <w:color w:val="000000"/>
          <w:lang w:val="pt-BR"/>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71" w:author="Mateus Berardo de Souza Terra" w:date="2016-02-08T22:23:00Z">
            <w:rPr>
              <w:b/>
              <w:color w:val="000000"/>
              <w:sz w:val="32"/>
              <w:szCs w:val="32"/>
              <w:u w:val="single"/>
              <w:lang w:val="pt-BR"/>
            </w:rPr>
          </w:rPrChange>
        </w:rPr>
      </w:pPr>
      <w:r w:rsidRPr="00743F38">
        <w:rPr>
          <w:b/>
          <w:color w:val="000000"/>
          <w:sz w:val="28"/>
          <w:szCs w:val="28"/>
          <w:u w:val="single"/>
          <w:lang w:val="pt-BR"/>
          <w:rPrChange w:id="272"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Configuracao(){</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Principal(){</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Pino.ligar(</w:t>
            </w:r>
            <w:r w:rsidR="005A0323" w:rsidRPr="007D7E6F">
              <w:rPr>
                <w:color w:val="000000"/>
                <w:lang w:val="pt-BR"/>
              </w:rPr>
              <w:t>Digital.</w:t>
            </w:r>
            <w:r w:rsidRPr="007D7E6F">
              <w:rPr>
                <w:color w:val="000000"/>
                <w:lang w:val="pt-BR"/>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Pino.desligar(</w:t>
            </w:r>
            <w:r w:rsidR="005A0323" w:rsidRPr="007D7E6F">
              <w:rPr>
                <w:color w:val="000000"/>
                <w:lang w:val="pt-BR"/>
              </w:rPr>
              <w:t>Digital.</w:t>
            </w:r>
            <w:r w:rsidRPr="007D7E6F">
              <w:rPr>
                <w:color w:val="000000"/>
                <w:lang w:val="pt-BR"/>
              </w:rPr>
              <w:t>pinoLed);</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w:t>
      </w:r>
      <w:r w:rsidRPr="007D7E6F">
        <w:rPr>
          <w:color w:val="000000"/>
          <w:lang w:val="pt-BR"/>
        </w:rPr>
        <w:lastRenderedPageBreak/>
        <w:t>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Pino.definirModo(pinoLed, Saida);</w:t>
      </w:r>
    </w:p>
    <w:p w14:paraId="311A2A53" w14:textId="77777777" w:rsidR="00DF4B6A" w:rsidRPr="007D7E6F" w:rsidRDefault="005A0323" w:rsidP="003B0374">
      <w:pPr>
        <w:pStyle w:val="NormalWeb"/>
        <w:shd w:val="clear" w:color="auto" w:fill="FFFFFF"/>
        <w:spacing w:before="0" w:beforeAutospacing="0" w:after="160" w:afterAutospacing="0"/>
        <w:jc w:val="both"/>
        <w:rPr>
          <w:lang w:val="pt-BR"/>
        </w:rPr>
      </w:pPr>
      <w:r w:rsidRPr="007D7E6F">
        <w:rPr>
          <w:color w:val="000000"/>
          <w:lang w:val="pt-BR"/>
        </w:rPr>
        <w:t xml:space="preserve">Essa linha define o modo do </w:t>
      </w:r>
      <w:r w:rsidRPr="007D7E6F">
        <w:rPr>
          <w:i/>
          <w:color w:val="000000"/>
          <w:lang w:val="pt-BR"/>
        </w:rPr>
        <w:t>pinoLed</w:t>
      </w:r>
      <w:r w:rsidR="00DF4B6A" w:rsidRPr="007D7E6F">
        <w:rPr>
          <w:color w:val="000000"/>
          <w:lang w:val="pt-BR"/>
        </w:rPr>
        <w:t>, que possui o valor 13,</w:t>
      </w:r>
      <w:r w:rsidRPr="007D7E6F">
        <w:rPr>
          <w:color w:val="000000"/>
          <w:lang w:val="pt-BR"/>
        </w:rPr>
        <w:t xml:space="preserve"> como saída, ou seja, o arduino irá controlar</w:t>
      </w:r>
      <w:r w:rsidR="00DF4B6A" w:rsidRPr="007D7E6F">
        <w:rPr>
          <w:color w:val="000000"/>
          <w:lang w:val="pt-BR"/>
        </w:rPr>
        <w:t xml:space="preserve"> esse pino como uma saída e não uma entrada. O método </w:t>
      </w:r>
      <w:r w:rsidR="00DF4B6A" w:rsidRPr="007D7E6F">
        <w:rPr>
          <w:i/>
          <w:color w:val="000000"/>
          <w:lang w:val="pt-BR"/>
        </w:rPr>
        <w:t>definirModo</w:t>
      </w:r>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r w:rsidR="00DF4B6A" w:rsidRPr="007D7E6F">
        <w:rPr>
          <w:i/>
          <w:color w:val="000000"/>
          <w:lang w:val="pt-BR"/>
        </w:rPr>
        <w:t>Saida</w:t>
      </w:r>
      <w:r w:rsidR="00DF4B6A" w:rsidRPr="007D7E6F">
        <w:rPr>
          <w:color w:val="000000"/>
          <w:lang w:val="pt-BR"/>
        </w:rPr>
        <w:t xml:space="preserve">. Depois de executar a configuração o arduino inicia o método </w:t>
      </w:r>
      <w:r w:rsidR="00DF4B6A" w:rsidRPr="007D7E6F">
        <w:rPr>
          <w:i/>
          <w:color w:val="000000"/>
          <w:lang w:val="pt-BR"/>
        </w:rPr>
        <w:t>Principal()</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r w:rsidRPr="007D7E6F">
        <w:rPr>
          <w:i/>
          <w:lang w:val="pt-BR"/>
        </w:rPr>
        <w:t>Principal(){</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DF4B6A">
      <w:pPr>
        <w:pStyle w:val="NormalWeb"/>
        <w:spacing w:before="0" w:beforeAutospacing="0" w:after="30" w:afterAutospacing="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Pino.ligar(Digital.pinoLed);</w:t>
      </w:r>
    </w:p>
    <w:p w14:paraId="58D0391F" w14:textId="105116DB" w:rsidR="00A41E22" w:rsidRPr="007D7E6F" w:rsidRDefault="00DF4B6A" w:rsidP="00DF4B6A">
      <w:pPr>
        <w:pStyle w:val="NormalWeb"/>
        <w:spacing w:before="0" w:beforeAutospacing="0" w:after="30" w:afterAutospacing="0"/>
        <w:jc w:val="both"/>
        <w:rPr>
          <w:color w:val="000000"/>
          <w:lang w:val="pt-BR"/>
        </w:rPr>
      </w:pPr>
      <w:r w:rsidRPr="007D7E6F">
        <w:rPr>
          <w:color w:val="000000"/>
          <w:lang w:val="pt-BR"/>
        </w:rPr>
        <w:lastRenderedPageBreak/>
        <w:t xml:space="preserve">O método </w:t>
      </w:r>
      <w:r w:rsidRPr="007D7E6F">
        <w:rPr>
          <w:i/>
          <w:color w:val="000000"/>
          <w:lang w:val="pt-BR"/>
        </w:rPr>
        <w:t>ligar</w:t>
      </w:r>
      <w:r w:rsidRPr="007D7E6F">
        <w:rPr>
          <w:color w:val="000000"/>
          <w:lang w:val="pt-BR"/>
        </w:rPr>
        <w:t xml:space="preserve"> do conjunto </w:t>
      </w:r>
      <w:r w:rsidRPr="007D7E6F">
        <w:rPr>
          <w:i/>
          <w:color w:val="000000"/>
          <w:lang w:val="pt-BR"/>
        </w:rPr>
        <w:t>Pino</w:t>
      </w:r>
      <w:r w:rsidRPr="007D7E6F">
        <w:rPr>
          <w:color w:val="000000"/>
          <w:lang w:val="pt-BR"/>
        </w:rPr>
        <w:t xml:space="preserve"> liga o pino fornecido como argumento, no caso </w:t>
      </w:r>
      <w:r w:rsidRPr="007D7E6F">
        <w:rPr>
          <w:i/>
          <w:color w:val="000000"/>
          <w:lang w:val="pt-BR"/>
        </w:rPr>
        <w:t>Digital.pinoLed.</w:t>
      </w:r>
      <w:r w:rsidRPr="007D7E6F">
        <w:rPr>
          <w:color w:val="000000"/>
          <w:lang w:val="pt-BR"/>
        </w:rPr>
        <w:t xml:space="preserve"> A indicação </w:t>
      </w:r>
      <w:r w:rsidRPr="007D7E6F">
        <w:rPr>
          <w:i/>
          <w:color w:val="000000"/>
          <w:lang w:val="pt-BR"/>
        </w:rPr>
        <w:t>Digital.</w:t>
      </w:r>
      <w:r w:rsidRPr="007D7E6F">
        <w:rPr>
          <w:color w:val="000000"/>
          <w:lang w:val="pt-BR"/>
        </w:rPr>
        <w:t xml:space="preserve"> Antes de nossa variável avisa para o arduino que estamos utilizando um pino digital. Quando ligamos uma porta enviamos 5 volts pra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esperar(2000);</w:t>
      </w:r>
    </w:p>
    <w:p w14:paraId="18A0ED66" w14:textId="1120DC60"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Pino.desligar(Digital.pinoLed);</w:t>
      </w:r>
    </w:p>
    <w:p w14:paraId="1EEAF78D" w14:textId="6514CFE6" w:rsidR="00A41E22" w:rsidRDefault="00A41E22" w:rsidP="00DF4B6A">
      <w:pPr>
        <w:pStyle w:val="NormalWeb"/>
        <w:spacing w:before="0" w:beforeAutospacing="0" w:after="30" w:afterAutospacing="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73" w:author="Mateus Berardo de Souza Terra" w:date="2016-02-08T18:59:00Z">
        <w:r w:rsidR="008D4450" w:rsidRPr="007D7E6F">
          <w:rPr>
            <w:color w:val="000000"/>
            <w:lang w:val="pt-BR"/>
          </w:rPr>
          <w:t xml:space="preserve"> digital</w:t>
        </w:r>
      </w:ins>
      <w:r w:rsidRPr="007D7E6F">
        <w:rPr>
          <w:color w:val="000000"/>
          <w:lang w:val="pt-BR"/>
        </w:rPr>
        <w:t xml:space="preserve"> </w:t>
      </w:r>
      <w:r w:rsidRPr="007D7E6F">
        <w:rPr>
          <w:i/>
          <w:color w:val="000000"/>
          <w:lang w:val="pt-BR"/>
        </w:rPr>
        <w:t>pinoLed</w:t>
      </w:r>
      <w:r w:rsidRPr="007D7E6F">
        <w:rPr>
          <w:color w:val="000000"/>
          <w:lang w:val="pt-BR"/>
        </w:rPr>
        <w:t xml:space="preserve"> fazendo o LED apagar. Depois disso o código tem outra espera de dois segundos e reinicia o método </w:t>
      </w:r>
      <w:r w:rsidRPr="007D7E6F">
        <w:rPr>
          <w:i/>
          <w:color w:val="000000"/>
          <w:lang w:val="pt-BR"/>
        </w:rPr>
        <w:t>Principal()</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Pr="00F40228" w:rsidRDefault="00C00A6F" w:rsidP="00DF4B6A">
      <w:pPr>
        <w:pStyle w:val="NormalWeb"/>
        <w:spacing w:before="0" w:beforeAutospacing="0" w:after="30" w:afterAutospacing="0"/>
        <w:jc w:val="both"/>
        <w:rPr>
          <w:noProof/>
          <w:color w:val="000000"/>
          <w:lang w:val="pt-BR"/>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protoboard.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lang w:val="pt-BR"/>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lang w:val="pt-BR"/>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Onde R é o valor da resistência que deve ser usada; V</w:t>
      </w:r>
      <w:r>
        <w:rPr>
          <w:color w:val="000000"/>
          <w:vertAlign w:val="subscript"/>
          <w:lang w:val="pt-BR"/>
        </w:rPr>
        <w:t>s</w:t>
      </w:r>
      <w:r>
        <w:rPr>
          <w:color w:val="000000"/>
          <w:lang w:val="pt-BR"/>
        </w:rPr>
        <w:t xml:space="preserve"> é a voltagem fornecida(no caso os 5V do arduino); V</w:t>
      </w:r>
      <w:r>
        <w:rPr>
          <w:color w:val="000000"/>
          <w:vertAlign w:val="subscript"/>
          <w:lang w:val="pt-BR"/>
        </w:rPr>
        <w:t>l</w:t>
      </w:r>
      <w:r>
        <w:rPr>
          <w:color w:val="000000"/>
          <w:lang w:val="pt-BR"/>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74"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5"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6"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7"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78"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79" w:author="Mateus Berardo de Souza Terra" w:date="2016-02-09T11:34:00Z"/>
          <w:b/>
          <w:color w:val="000000"/>
          <w:sz w:val="32"/>
          <w:szCs w:val="32"/>
          <w:lang w:val="pt-BR"/>
          <w:rPrChange w:id="280" w:author="Mateus Berardo de Souza Terra" w:date="2016-02-09T11:34:00Z">
            <w:rPr>
              <w:ins w:id="281" w:author="Mateus Berardo de Souza Terra" w:date="2016-02-09T11:34:00Z"/>
              <w:b/>
              <w:color w:val="000000"/>
              <w:sz w:val="32"/>
              <w:szCs w:val="32"/>
              <w:u w:val="single"/>
              <w:lang w:val="pt-BR"/>
            </w:rPr>
          </w:rPrChange>
        </w:rPr>
        <w:pPrChange w:id="282" w:author="Mateus Berardo de Souza Terra" w:date="2016-02-09T11:34:00Z">
          <w:pPr>
            <w:pStyle w:val="NormalWeb"/>
            <w:shd w:val="clear" w:color="auto" w:fill="FFFFFF"/>
            <w:spacing w:before="0" w:beforeAutospacing="0" w:after="160" w:afterAutospacing="0"/>
            <w:jc w:val="both"/>
          </w:pPr>
        </w:pPrChange>
      </w:pPr>
      <w:ins w:id="283"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84" w:author="Mateus Berardo de Souza Terra" w:date="2016-02-09T11:37:00Z"/>
          <w:color w:val="000000"/>
          <w:lang w:val="pt-BR"/>
        </w:rPr>
        <w:pPrChange w:id="285" w:author="Mateus Berardo de Souza Terra" w:date="2016-02-09T11:36:00Z">
          <w:pPr>
            <w:pStyle w:val="NormalWeb"/>
            <w:shd w:val="clear" w:color="auto" w:fill="FFFFFF"/>
            <w:spacing w:before="0" w:beforeAutospacing="0" w:after="160" w:afterAutospacing="0"/>
            <w:jc w:val="both"/>
          </w:pPr>
        </w:pPrChange>
      </w:pPr>
      <w:ins w:id="286" w:author="Mateus Berardo de Souza Terra" w:date="2016-02-09T11:35:00Z">
        <w:r>
          <w:rPr>
            <w:color w:val="000000"/>
            <w:lang w:val="pt-BR"/>
          </w:rPr>
          <w:t xml:space="preserve">Neste projeto vamos utilizar um botão pra controlar o led do </w:t>
        </w:r>
      </w:ins>
      <w:ins w:id="287" w:author="Mateus Berardo de Souza Terra" w:date="2016-02-09T11:36:00Z">
        <w:r>
          <w:rPr>
            <w:color w:val="000000"/>
            <w:lang w:val="pt-BR"/>
          </w:rPr>
          <w:t>último projeto. Durante o desenvolvimento desse projeto vamos aprender como utilizar entradas digitais no arduino</w:t>
        </w:r>
      </w:ins>
      <w:ins w:id="288" w:author="Mateus Berardo de Souza Terra" w:date="2016-02-09T11:38:00Z">
        <w:r>
          <w:rPr>
            <w:color w:val="000000"/>
            <w:lang w:val="pt-BR"/>
          </w:rPr>
          <w:t xml:space="preserve"> com </w:t>
        </w:r>
        <w:r>
          <w:rPr>
            <w:color w:val="000000"/>
            <w:lang w:val="pt-BR"/>
          </w:rPr>
          <w:lastRenderedPageBreak/>
          <w:t xml:space="preserve">resistores </w:t>
        </w:r>
        <w:r w:rsidRPr="004A7414">
          <w:rPr>
            <w:i/>
            <w:color w:val="000000"/>
            <w:lang w:val="pt-BR"/>
            <w:rPrChange w:id="289" w:author="Mateus Berardo de Souza Terra" w:date="2016-02-09T11:39:00Z">
              <w:rPr>
                <w:color w:val="000000"/>
                <w:lang w:val="pt-BR"/>
              </w:rPr>
            </w:rPrChange>
          </w:rPr>
          <w:t>pull</w:t>
        </w:r>
      </w:ins>
      <w:ins w:id="290" w:author="Mateus Berardo de Souza Terra" w:date="2016-02-09T11:39:00Z">
        <w:r w:rsidRPr="004A7414">
          <w:rPr>
            <w:i/>
            <w:color w:val="000000"/>
            <w:lang w:val="pt-BR"/>
            <w:rPrChange w:id="291" w:author="Mateus Berardo de Souza Terra" w:date="2016-02-09T11:39:00Z">
              <w:rPr>
                <w:color w:val="000000"/>
                <w:lang w:val="pt-BR"/>
              </w:rPr>
            </w:rPrChange>
          </w:rPr>
          <w:t>-down</w:t>
        </w:r>
        <w:r>
          <w:rPr>
            <w:i/>
            <w:color w:val="000000"/>
            <w:lang w:val="pt-BR"/>
          </w:rPr>
          <w:t xml:space="preserve"> </w:t>
        </w:r>
        <w:r>
          <w:rPr>
            <w:color w:val="000000"/>
            <w:lang w:val="pt-BR"/>
          </w:rPr>
          <w:t xml:space="preserve">externos e </w:t>
        </w:r>
        <w:r>
          <w:rPr>
            <w:i/>
            <w:color w:val="000000"/>
            <w:lang w:val="pt-BR"/>
          </w:rPr>
          <w:t>pull-up</w:t>
        </w:r>
        <w:r>
          <w:rPr>
            <w:color w:val="000000"/>
            <w:lang w:val="pt-BR"/>
          </w:rPr>
          <w:t xml:space="preserve"> internos</w:t>
        </w:r>
      </w:ins>
      <w:ins w:id="292" w:author="Mateus Berardo de Souza Terra" w:date="2016-02-09T11:36:00Z">
        <w:r>
          <w:rPr>
            <w:color w:val="000000"/>
            <w:lang w:val="pt-BR"/>
          </w:rPr>
          <w:t>. As entradas digitais são aquelas que possuem apenas dois valores, Ligada ou D</w:t>
        </w:r>
      </w:ins>
      <w:ins w:id="293"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94" w:author="Mateus Berardo de Souza Terra" w:date="2016-02-09T11:37:00Z"/>
          <w:color w:val="000000"/>
          <w:lang w:val="pt-BR"/>
        </w:rPr>
        <w:pPrChange w:id="295" w:author="Mateus Berardo de Souza Terra" w:date="2016-02-09T11:37:00Z">
          <w:pPr>
            <w:pStyle w:val="NormalWeb"/>
            <w:shd w:val="clear" w:color="auto" w:fill="FFFFFF"/>
            <w:spacing w:before="0" w:beforeAutospacing="0" w:after="160" w:afterAutospacing="0"/>
            <w:jc w:val="both"/>
          </w:pPr>
        </w:pPrChange>
      </w:pPr>
      <w:ins w:id="296" w:author="Mateus Berardo de Souza Terra" w:date="2016-02-09T11:37:00Z">
        <w:r>
          <w:rPr>
            <w:color w:val="000000"/>
            <w:lang w:val="pt-BR"/>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97" w:author="Mateus Berardo de Souza Terra" w:date="2016-02-09T11:37:00Z"/>
          <w:color w:val="000000"/>
          <w:lang w:val="pt-BR"/>
        </w:rPr>
        <w:pPrChange w:id="298" w:author="Mateus Berardo de Souza Terra" w:date="2016-02-09T11:37:00Z">
          <w:pPr>
            <w:pStyle w:val="NormalWeb"/>
            <w:shd w:val="clear" w:color="auto" w:fill="FFFFFF"/>
            <w:spacing w:before="0" w:beforeAutospacing="0" w:after="160" w:afterAutospacing="0"/>
            <w:jc w:val="both"/>
          </w:pPr>
        </w:pPrChange>
      </w:pPr>
      <w:ins w:id="299"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300" w:author="Mateus Berardo de Souza Terra" w:date="2016-02-09T11:37:00Z"/>
          <w:color w:val="000000"/>
          <w:lang w:val="pt-BR"/>
        </w:rPr>
        <w:pPrChange w:id="301" w:author="Mateus Berardo de Souza Terra" w:date="2016-02-09T11:37:00Z">
          <w:pPr>
            <w:pStyle w:val="NormalWeb"/>
            <w:shd w:val="clear" w:color="auto" w:fill="FFFFFF"/>
            <w:spacing w:before="0" w:beforeAutospacing="0" w:after="160" w:afterAutospacing="0"/>
            <w:jc w:val="both"/>
          </w:pPr>
        </w:pPrChange>
      </w:pPr>
      <w:ins w:id="302"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303" w:author="Mateus Berardo de Souza Terra" w:date="2016-02-09T11:39:00Z"/>
          <w:color w:val="000000"/>
          <w:lang w:val="pt-BR"/>
        </w:rPr>
        <w:pPrChange w:id="304" w:author="Mateus Berardo de Souza Terra" w:date="2016-02-09T11:37:00Z">
          <w:pPr>
            <w:pStyle w:val="NormalWeb"/>
            <w:shd w:val="clear" w:color="auto" w:fill="FFFFFF"/>
            <w:spacing w:before="0" w:beforeAutospacing="0" w:after="160" w:afterAutospacing="0"/>
            <w:jc w:val="both"/>
          </w:pPr>
        </w:pPrChange>
      </w:pPr>
      <w:ins w:id="305"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306" w:author="Mateus Berardo de Souza Terra" w:date="2016-02-09T11:41:00Z"/>
          <w:color w:val="000000"/>
          <w:lang w:val="pt-BR"/>
        </w:rPr>
        <w:pPrChange w:id="307" w:author="Mateus Berardo de Souza Terra" w:date="2016-02-09T11:37:00Z">
          <w:pPr>
            <w:pStyle w:val="NormalWeb"/>
            <w:shd w:val="clear" w:color="auto" w:fill="FFFFFF"/>
            <w:spacing w:before="0" w:beforeAutospacing="0" w:after="160" w:afterAutospacing="0"/>
            <w:jc w:val="both"/>
          </w:pPr>
        </w:pPrChange>
      </w:pPr>
      <w:ins w:id="308" w:author="Mateus Berardo de Souza Terra" w:date="2016-02-09T11:40:00Z">
        <w:r>
          <w:rPr>
            <w:color w:val="000000"/>
            <w:lang w:val="pt-BR"/>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309" w:author="Mateus Berardo de Souza Terra" w:date="2016-02-09T11:42:00Z"/>
          <w:b/>
          <w:color w:val="000000"/>
          <w:sz w:val="28"/>
          <w:szCs w:val="28"/>
          <w:u w:val="single"/>
          <w:lang w:val="pt-BR"/>
        </w:rPr>
      </w:pPr>
      <w:ins w:id="310" w:author="Mateus Berardo de Souza Terra" w:date="2016-02-09T11:42:00Z">
        <w:r w:rsidRPr="00624DED">
          <w:rPr>
            <w:b/>
            <w:color w:val="000000"/>
            <w:sz w:val="28"/>
            <w:szCs w:val="28"/>
            <w:u w:val="single"/>
            <w:lang w:val="pt-BR"/>
            <w:rPrChange w:id="311"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312" w:author="Mateus Berardo de Souza Terra" w:date="2016-02-09T11:42:00Z">
        <w:r>
          <w:rPr>
            <w:color w:val="000000"/>
            <w:lang w:val="pt-BR"/>
          </w:rPr>
          <w:t xml:space="preserve">Com o seu arduino desconectado, monte o circuito mostrado abaixo. </w:t>
        </w:r>
      </w:ins>
      <w:ins w:id="313" w:author="Mateus Berardo de Souza Terra" w:date="2016-02-09T11:43:00Z">
        <w:r>
          <w:rPr>
            <w:color w:val="000000"/>
            <w:lang w:val="pt-BR"/>
          </w:rPr>
          <w:t xml:space="preserve">Nunca monte circuitos com o seu arduino conectado/ligado. </w:t>
        </w:r>
      </w:ins>
      <w:r w:rsidR="00125819">
        <w:rPr>
          <w:color w:val="000000"/>
          <w:lang w:val="pt-BR"/>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314" w:author="Mateus Berardo de Souza Terra" w:date="2016-02-09T11:43:00Z"/>
          <w:color w:val="000000"/>
          <w:lang w:val="pt-BR"/>
        </w:rPr>
      </w:pPr>
      <w:r>
        <w:rPr>
          <w:noProof/>
          <w:color w:val="000000"/>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lang w:val="pt-BR"/>
        </w:rPr>
      </w:pPr>
      <w:r>
        <w:rPr>
          <w:color w:val="000000"/>
          <w:lang w:val="pt-BR"/>
        </w:rPr>
        <w:tab/>
        <w:t xml:space="preserve">O hardware desse projeto é muito parecido com o do primeiro, com a adição do botão na porta digital 2 do arduino. Para montá-lo, utilizamos um resistor </w:t>
      </w:r>
      <w:r>
        <w:rPr>
          <w:i/>
          <w:color w:val="000000"/>
          <w:lang w:val="pt-BR"/>
        </w:rPr>
        <w:t>pull-down</w:t>
      </w:r>
      <w:r>
        <w:rPr>
          <w:color w:val="000000"/>
          <w:lang w:val="pt-BR"/>
        </w:rPr>
        <w:t xml:space="preserve"> de 1k ohm. Os resistores </w:t>
      </w:r>
      <w:r>
        <w:rPr>
          <w:i/>
          <w:color w:val="000000"/>
          <w:lang w:val="pt-BR"/>
        </w:rPr>
        <w:t xml:space="preserve">pull-down </w:t>
      </w:r>
      <w:r>
        <w:rPr>
          <w:color w:val="000000"/>
          <w:lang w:val="pt-BR"/>
        </w:rPr>
        <w:t xml:space="preserve">e </w:t>
      </w:r>
      <w:r>
        <w:rPr>
          <w:i/>
          <w:color w:val="000000"/>
          <w:lang w:val="pt-BR"/>
        </w:rPr>
        <w:t>pull-up</w:t>
      </w:r>
      <w:r>
        <w:rPr>
          <w:color w:val="000000"/>
          <w:lang w:val="pt-BR"/>
        </w:rPr>
        <w:t xml:space="preserve"> são utilizados como filtros para as portas digitais do arduino, para garantir que não leiam valores aleatórios. A diferença entre eles está no estado que eles mantêm na porta do arduino. Resistores </w:t>
      </w:r>
      <w:r>
        <w:rPr>
          <w:i/>
          <w:color w:val="000000"/>
          <w:lang w:val="pt-BR"/>
        </w:rPr>
        <w:t>pull-down</w:t>
      </w:r>
      <w:r>
        <w:rPr>
          <w:color w:val="000000"/>
          <w:lang w:val="pt-BR"/>
        </w:rPr>
        <w:t xml:space="preserve"> mantém valores baixos ou desligados enquanto o botão não for pressionado, pois conectam o ground (0V) à porta digital. Já os resistores </w:t>
      </w:r>
      <w:r>
        <w:rPr>
          <w:i/>
          <w:color w:val="000000"/>
          <w:lang w:val="pt-BR"/>
        </w:rPr>
        <w:t>pull-up</w:t>
      </w:r>
      <w:r>
        <w:rPr>
          <w:color w:val="000000"/>
          <w:lang w:val="pt-BR"/>
        </w:rPr>
        <w:t xml:space="preserve"> fariam uma inversão dos estados: manteriam a porta alta, ou ligada</w:t>
      </w:r>
      <w:r w:rsidR="001508B9">
        <w:rPr>
          <w:color w:val="000000"/>
          <w:lang w:val="pt-BR"/>
        </w:rPr>
        <w:t xml:space="preserve"> </w:t>
      </w:r>
      <w:r>
        <w:rPr>
          <w:color w:val="000000"/>
          <w:lang w:val="pt-BR"/>
        </w:rPr>
        <w:t xml:space="preserve">(5V), enquanto o botão não estivesse pressionado. Abaixo mostramos uma imagem da montagem de resistores </w:t>
      </w:r>
      <w:r>
        <w:rPr>
          <w:i/>
          <w:color w:val="000000"/>
          <w:lang w:val="pt-BR"/>
        </w:rPr>
        <w:t xml:space="preserve">pull-up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315" w:author="Mateus Berardo de Souza Terra" w:date="2016-02-09T11:44:00Z"/>
          <w:b/>
          <w:color w:val="000000"/>
          <w:sz w:val="28"/>
          <w:szCs w:val="28"/>
          <w:u w:val="single"/>
          <w:lang w:val="pt-BR"/>
        </w:rPr>
      </w:pPr>
      <w:ins w:id="316"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317" w:author="Mateus Berardo de Souza Terra" w:date="2016-02-09T11:45:00Z"/>
          <w:color w:val="000000"/>
          <w:lang w:val="pt-BR"/>
        </w:rPr>
        <w:pPrChange w:id="318" w:author="Mateus Berardo de Souza Terra" w:date="2016-02-09T11:45:00Z">
          <w:pPr>
            <w:pStyle w:val="NormalWeb"/>
            <w:shd w:val="clear" w:color="auto" w:fill="FFFFFF"/>
            <w:spacing w:before="0" w:beforeAutospacing="0" w:after="160" w:afterAutospacing="0"/>
            <w:jc w:val="both"/>
          </w:pPr>
        </w:pPrChange>
      </w:pPr>
      <w:ins w:id="319" w:author="Mateus Berardo de Souza Terra" w:date="2016-02-09T11:44:00Z">
        <w:r>
          <w:rPr>
            <w:color w:val="000000"/>
            <w:lang w:val="pt-BR"/>
          </w:rPr>
          <w:t>Abra a IDE do Brino e digite o código abaixo ou baixe da página do github da apostila</w:t>
        </w:r>
      </w:ins>
      <w:ins w:id="320"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32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322" w:author="Mateus Berardo de Souza Terra" w:date="2016-02-09T11:46:00Z"/>
                <w:color w:val="000000"/>
                <w:lang w:val="pt-BR"/>
              </w:rPr>
              <w:pPrChange w:id="323" w:author="Mateus Berardo de Souza Terra" w:date="2016-02-09T11:46:00Z">
                <w:pPr>
                  <w:pStyle w:val="NormalWeb"/>
                  <w:spacing w:before="0" w:beforeAutospacing="0" w:after="160" w:afterAutospacing="0"/>
                  <w:jc w:val="both"/>
                </w:pPr>
              </w:pPrChange>
            </w:pPr>
            <w:ins w:id="324" w:author="Mateus Berardo de Souza Terra" w:date="2016-02-09T11:45:00Z">
              <w:r>
                <w:rPr>
                  <w:color w:val="000000"/>
                  <w:lang w:val="pt-BR"/>
                </w:rPr>
                <w:t xml:space="preserve">//Projeto 2 </w:t>
              </w:r>
            </w:ins>
            <w:ins w:id="325" w:author="Mateus Berardo de Souza Terra" w:date="2016-02-09T11:46:00Z">
              <w:r>
                <w:rPr>
                  <w:color w:val="000000"/>
                  <w:lang w:val="pt-BR"/>
                </w:rPr>
                <w:t>–</w:t>
              </w:r>
            </w:ins>
            <w:ins w:id="326" w:author="Mateus Berardo de Souza Terra" w:date="2016-02-09T11:45:00Z">
              <w:r>
                <w:rPr>
                  <w:color w:val="000000"/>
                  <w:lang w:val="pt-BR"/>
                </w:rPr>
                <w:t xml:space="preserve"> </w:t>
              </w:r>
            </w:ins>
            <w:ins w:id="327"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328" w:author="Mateus Berardo de Souza Terra" w:date="2016-02-09T11:46:00Z"/>
                <w:color w:val="000000"/>
                <w:lang w:val="pt-BR"/>
              </w:rPr>
              <w:pPrChange w:id="32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0" w:author="Mateus Berardo de Souza Terra" w:date="2016-02-09T11:46:00Z"/>
                <w:color w:val="000000"/>
                <w:lang w:val="pt-BR"/>
              </w:rPr>
              <w:pPrChange w:id="331" w:author="Mateus Berardo de Souza Terra" w:date="2016-02-09T11:46:00Z">
                <w:pPr>
                  <w:pStyle w:val="NormalWeb"/>
                  <w:spacing w:before="0" w:beforeAutospacing="0" w:after="160" w:afterAutospacing="0"/>
                  <w:jc w:val="both"/>
                </w:pPr>
              </w:pPrChange>
            </w:pPr>
            <w:r>
              <w:rPr>
                <w:color w:val="000000"/>
                <w:lang w:val="pt-BR"/>
              </w:rPr>
              <w:t xml:space="preserve">Constante </w:t>
            </w:r>
            <w:ins w:id="332" w:author="Mateus Berardo de Souza Terra" w:date="2016-02-09T11:46:00Z">
              <w:r w:rsidR="00624DED">
                <w:rPr>
                  <w:color w:val="000000"/>
                  <w:lang w:val="pt-BR"/>
                </w:rPr>
                <w:t>Numero pinoLed = 13;</w:t>
              </w:r>
            </w:ins>
          </w:p>
          <w:p w14:paraId="3C66C74B" w14:textId="60332DC2" w:rsidR="00624DED" w:rsidRDefault="00352657">
            <w:pPr>
              <w:pStyle w:val="NormalWeb"/>
              <w:spacing w:before="0" w:beforeAutospacing="0" w:after="30" w:afterAutospacing="0"/>
              <w:jc w:val="both"/>
              <w:rPr>
                <w:color w:val="000000"/>
                <w:lang w:val="pt-BR"/>
              </w:rPr>
              <w:pPrChange w:id="333" w:author="Mateus Berardo de Souza Terra" w:date="2016-02-09T11:46:00Z">
                <w:pPr>
                  <w:pStyle w:val="NormalWeb"/>
                  <w:spacing w:before="0" w:beforeAutospacing="0" w:after="160" w:afterAutospacing="0"/>
                  <w:jc w:val="both"/>
                </w:pPr>
              </w:pPrChange>
            </w:pPr>
            <w:r>
              <w:rPr>
                <w:color w:val="000000"/>
                <w:lang w:val="pt-BR"/>
              </w:rPr>
              <w:t xml:space="preserve">Constante </w:t>
            </w:r>
            <w:ins w:id="334" w:author="Mateus Berardo de Souza Terra" w:date="2016-02-09T11:46:00Z">
              <w:r w:rsidR="00624DED">
                <w:rPr>
                  <w:color w:val="000000"/>
                  <w:lang w:val="pt-BR"/>
                </w:rPr>
                <w:t xml:space="preserve">Numero </w:t>
              </w:r>
            </w:ins>
            <w:ins w:id="335" w:author="Mateus Berardo de Souza Terra" w:date="2016-02-09T11:45:00Z">
              <w:r w:rsidR="00624DED">
                <w:rPr>
                  <w:color w:val="000000"/>
                  <w:lang w:val="pt-BR"/>
                </w:rPr>
                <w:t xml:space="preserve"> </w:t>
              </w:r>
            </w:ins>
            <w:ins w:id="336" w:author="Mateus Berardo de Souza Terra" w:date="2016-02-09T11:46:00Z">
              <w:r w:rsidR="00624DED">
                <w:rPr>
                  <w:color w:val="000000"/>
                  <w:lang w:val="pt-BR"/>
                </w:rPr>
                <w:t>botao = 2;</w:t>
              </w:r>
            </w:ins>
          </w:p>
          <w:p w14:paraId="684D22FF" w14:textId="77777777" w:rsidR="00624DED" w:rsidRDefault="00624DED">
            <w:pPr>
              <w:pStyle w:val="NormalWeb"/>
              <w:spacing w:before="0" w:beforeAutospacing="0" w:after="30" w:afterAutospacing="0"/>
              <w:jc w:val="both"/>
              <w:rPr>
                <w:ins w:id="337" w:author="Mateus Berardo de Souza Terra" w:date="2016-02-09T11:47:00Z"/>
                <w:color w:val="000000"/>
                <w:lang w:val="pt-BR"/>
              </w:rPr>
              <w:pPrChange w:id="33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39" w:author="Mateus Berardo de Souza Terra" w:date="2016-02-09T11:47:00Z"/>
                <w:color w:val="000000"/>
                <w:lang w:val="pt-BR"/>
              </w:rPr>
              <w:pPrChange w:id="340" w:author="Mateus Berardo de Souza Terra" w:date="2016-02-09T11:46:00Z">
                <w:pPr>
                  <w:pStyle w:val="NormalWeb"/>
                  <w:spacing w:before="0" w:beforeAutospacing="0" w:after="160" w:afterAutospacing="0"/>
                  <w:jc w:val="both"/>
                </w:pPr>
              </w:pPrChange>
            </w:pPr>
            <w:ins w:id="341" w:author="Mateus Berardo de Souza Terra" w:date="2016-02-09T11:47:00Z">
              <w:r>
                <w:rPr>
                  <w:color w:val="000000"/>
                  <w:lang w:val="pt-BR"/>
                </w:rPr>
                <w:t>Configuracao(){</w:t>
              </w:r>
            </w:ins>
          </w:p>
          <w:p w14:paraId="427B5307" w14:textId="77777777" w:rsidR="00624DED" w:rsidRDefault="0073287A">
            <w:pPr>
              <w:pStyle w:val="NormalWeb"/>
              <w:spacing w:before="0" w:beforeAutospacing="0" w:after="30" w:afterAutospacing="0"/>
              <w:ind w:left="720"/>
              <w:jc w:val="both"/>
              <w:rPr>
                <w:ins w:id="342" w:author="Mateus Berardo de Souza Terra" w:date="2016-02-09T11:47:00Z"/>
                <w:color w:val="000000"/>
                <w:lang w:val="pt-BR"/>
              </w:rPr>
              <w:pPrChange w:id="343" w:author="Mateus Berardo de Souza Terra" w:date="2016-02-09T11:47:00Z">
                <w:pPr>
                  <w:pStyle w:val="NormalWeb"/>
                  <w:spacing w:before="0" w:beforeAutospacing="0" w:after="160" w:afterAutospacing="0"/>
                  <w:jc w:val="both"/>
                </w:pPr>
              </w:pPrChange>
            </w:pPr>
            <w:ins w:id="344" w:author="Mateus Berardo de Souza Terra" w:date="2016-02-09T11:47:00Z">
              <w:r>
                <w:rPr>
                  <w:color w:val="000000"/>
                  <w:lang w:val="pt-BR"/>
                </w:rPr>
                <w:t>Pino.definirModo(pinoLed, Saida);</w:t>
              </w:r>
            </w:ins>
          </w:p>
          <w:p w14:paraId="249B20E5" w14:textId="77777777" w:rsidR="0073287A" w:rsidRDefault="0073287A">
            <w:pPr>
              <w:pStyle w:val="NormalWeb"/>
              <w:spacing w:before="0" w:beforeAutospacing="0" w:after="30" w:afterAutospacing="0"/>
              <w:ind w:left="720"/>
              <w:jc w:val="both"/>
              <w:rPr>
                <w:color w:val="000000"/>
                <w:lang w:val="pt-BR"/>
              </w:rPr>
              <w:pPrChange w:id="345" w:author="Mateus Berardo de Souza Terra" w:date="2016-02-09T11:47:00Z">
                <w:pPr>
                  <w:pStyle w:val="NormalWeb"/>
                  <w:spacing w:before="0" w:beforeAutospacing="0" w:after="160" w:afterAutospacing="0"/>
                  <w:jc w:val="both"/>
                </w:pPr>
              </w:pPrChange>
            </w:pPr>
            <w:ins w:id="346" w:author="Mateus Berardo de Souza Terra" w:date="2016-02-09T11:47:00Z">
              <w:r>
                <w:rPr>
                  <w:color w:val="000000"/>
                  <w:lang w:val="pt-BR"/>
                </w:rPr>
                <w:t>Pino.definirModo(botao, E</w:t>
              </w:r>
            </w:ins>
            <w:ins w:id="347"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r>
              <w:rPr>
                <w:color w:val="000000"/>
                <w:lang w:val="pt-BR"/>
              </w:rPr>
              <w:t>Principal(){</w:t>
            </w:r>
          </w:p>
          <w:p w14:paraId="41A9B240" w14:textId="304AFDA9" w:rsidR="0073287A" w:rsidRDefault="0073287A" w:rsidP="0073287A">
            <w:pPr>
              <w:pStyle w:val="NormalWeb"/>
              <w:spacing w:before="0" w:beforeAutospacing="0" w:after="30" w:afterAutospacing="0"/>
              <w:ind w:left="720"/>
              <w:jc w:val="both"/>
              <w:rPr>
                <w:color w:val="000000"/>
                <w:lang w:val="pt-BR"/>
              </w:rPr>
            </w:pPr>
            <w:r>
              <w:rPr>
                <w:color w:val="000000"/>
                <w:lang w:val="pt-BR"/>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se (estadoBotao == Ligado){</w:t>
            </w:r>
          </w:p>
          <w:p w14:paraId="5E3ABC5B"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esperar(1000);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48"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r w:rsidRPr="00352657">
        <w:rPr>
          <w:i/>
          <w:color w:val="000000"/>
          <w:lang w:val="pt-BR"/>
        </w:rPr>
        <w:t>pinoLed</w:t>
      </w:r>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 xml:space="preserve">Pino.definirModo(botão,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conjunto </w:t>
      </w:r>
      <w:r>
        <w:rPr>
          <w:i/>
          <w:color w:val="000000"/>
          <w:lang w:val="pt-BR"/>
        </w:rPr>
        <w:t>Pino</w:t>
      </w:r>
      <w:r>
        <w:rPr>
          <w:color w:val="000000"/>
          <w:lang w:val="pt-BR"/>
        </w:rPr>
        <w:t xml:space="preserve"> podemos obter o valor da porta digital </w:t>
      </w:r>
      <w:r>
        <w:rPr>
          <w:i/>
          <w:color w:val="000000"/>
          <w:lang w:val="pt-BR"/>
        </w:rPr>
        <w:t xml:space="preserve">botao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r>
        <w:rPr>
          <w:i/>
          <w:color w:val="000000"/>
          <w:lang w:val="pt-BR"/>
        </w:rPr>
        <w:t>estadoBotao</w:t>
      </w:r>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r>
        <w:rPr>
          <w:b/>
          <w:color w:val="000000"/>
          <w:lang w:val="pt-BR"/>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pull-up. É possível utilizar o modo </w:t>
      </w:r>
      <w:r>
        <w:rPr>
          <w:i/>
          <w:color w:val="000000"/>
          <w:lang w:val="pt-BR"/>
        </w:rPr>
        <w:t xml:space="preserve">Entrada_PULLUP </w:t>
      </w:r>
      <w:r>
        <w:rPr>
          <w:color w:val="000000"/>
          <w:lang w:val="pt-BR"/>
        </w:rPr>
        <w:t>para aproveitar estes resistores. A montagem e o c</w:t>
      </w:r>
      <w:r>
        <w:rPr>
          <w:color w:val="000000"/>
        </w:rPr>
        <w:t>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49" w:author="Mateus Berardo de Souza Terra" w:date="2016-02-09T11:46:00Z"/>
                <w:color w:val="000000"/>
                <w:lang w:val="pt-BR"/>
              </w:rPr>
              <w:pPrChange w:id="350" w:author="Mateus Berardo de Souza Terra" w:date="2016-02-09T11:46:00Z">
                <w:pPr>
                  <w:pStyle w:val="NormalWeb"/>
                  <w:spacing w:before="0" w:beforeAutospacing="0" w:after="160" w:afterAutospacing="0"/>
                  <w:jc w:val="both"/>
                </w:pPr>
              </w:pPrChange>
            </w:pPr>
            <w:ins w:id="351" w:author="Mateus Berardo de Souza Terra" w:date="2016-02-09T11:45:00Z">
              <w:r>
                <w:rPr>
                  <w:color w:val="000000"/>
                  <w:lang w:val="pt-BR"/>
                </w:rPr>
                <w:t>//Projeto 2</w:t>
              </w:r>
            </w:ins>
            <w:r>
              <w:rPr>
                <w:color w:val="000000"/>
                <w:lang w:val="pt-BR"/>
              </w:rPr>
              <w:t>.1</w:t>
            </w:r>
            <w:ins w:id="352" w:author="Mateus Berardo de Souza Terra" w:date="2016-02-09T11:45:00Z">
              <w:r>
                <w:rPr>
                  <w:color w:val="000000"/>
                  <w:lang w:val="pt-BR"/>
                </w:rPr>
                <w:t xml:space="preserve"> </w:t>
              </w:r>
            </w:ins>
            <w:ins w:id="353" w:author="Mateus Berardo de Souza Terra" w:date="2016-02-09T11:46:00Z">
              <w:r>
                <w:rPr>
                  <w:color w:val="000000"/>
                  <w:lang w:val="pt-BR"/>
                </w:rPr>
                <w:t>–</w:t>
              </w:r>
            </w:ins>
            <w:ins w:id="354" w:author="Mateus Berardo de Souza Terra" w:date="2016-02-09T11:45:00Z">
              <w:r>
                <w:rPr>
                  <w:color w:val="000000"/>
                  <w:lang w:val="pt-BR"/>
                </w:rPr>
                <w:t xml:space="preserve"> </w:t>
              </w:r>
            </w:ins>
            <w:ins w:id="355" w:author="Mateus Berardo de Souza Terra" w:date="2016-02-09T11:46:00Z">
              <w:r>
                <w:rPr>
                  <w:color w:val="000000"/>
                  <w:lang w:val="pt-BR"/>
                </w:rPr>
                <w:t>Ligar luz com botão</w:t>
              </w:r>
            </w:ins>
            <w:r>
              <w:rPr>
                <w:color w:val="000000"/>
                <w:lang w:val="pt-BR"/>
              </w:rPr>
              <w:t xml:space="preserve"> pull-up</w:t>
            </w:r>
          </w:p>
          <w:p w14:paraId="02533194" w14:textId="77777777" w:rsidR="00732EC2" w:rsidRDefault="00732EC2">
            <w:pPr>
              <w:pStyle w:val="NormalWeb"/>
              <w:spacing w:before="0" w:beforeAutospacing="0" w:after="30" w:afterAutospacing="0"/>
              <w:jc w:val="both"/>
              <w:rPr>
                <w:ins w:id="356" w:author="Mateus Berardo de Souza Terra" w:date="2016-02-09T11:46:00Z"/>
                <w:color w:val="000000"/>
                <w:lang w:val="pt-BR"/>
              </w:rPr>
              <w:pPrChange w:id="35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58" w:author="Mateus Berardo de Souza Terra" w:date="2016-02-09T11:46:00Z"/>
                <w:color w:val="000000"/>
                <w:lang w:val="pt-BR"/>
              </w:rPr>
              <w:pPrChange w:id="359" w:author="Mateus Berardo de Souza Terra" w:date="2016-02-09T11:46:00Z">
                <w:pPr>
                  <w:pStyle w:val="NormalWeb"/>
                  <w:spacing w:before="0" w:beforeAutospacing="0" w:after="160" w:afterAutospacing="0"/>
                  <w:jc w:val="both"/>
                </w:pPr>
              </w:pPrChange>
            </w:pPr>
            <w:r>
              <w:rPr>
                <w:color w:val="000000"/>
                <w:lang w:val="pt-BR"/>
              </w:rPr>
              <w:t xml:space="preserve">Constante </w:t>
            </w:r>
            <w:ins w:id="360" w:author="Mateus Berardo de Souza Terra" w:date="2016-02-09T11:46:00Z">
              <w:r>
                <w:rPr>
                  <w:color w:val="000000"/>
                  <w:lang w:val="pt-BR"/>
                </w:rPr>
                <w:t>Numero pinoLed = 13;</w:t>
              </w:r>
            </w:ins>
          </w:p>
          <w:p w14:paraId="6F089054" w14:textId="77777777" w:rsidR="00732EC2" w:rsidRDefault="00732EC2">
            <w:pPr>
              <w:pStyle w:val="NormalWeb"/>
              <w:spacing w:before="0" w:beforeAutospacing="0" w:after="30" w:afterAutospacing="0"/>
              <w:jc w:val="both"/>
              <w:rPr>
                <w:color w:val="000000"/>
                <w:lang w:val="pt-BR"/>
              </w:rPr>
              <w:pPrChange w:id="361" w:author="Mateus Berardo de Souza Terra" w:date="2016-02-09T11:46:00Z">
                <w:pPr>
                  <w:pStyle w:val="NormalWeb"/>
                  <w:spacing w:before="0" w:beforeAutospacing="0" w:after="160" w:afterAutospacing="0"/>
                  <w:jc w:val="both"/>
                </w:pPr>
              </w:pPrChange>
            </w:pPr>
            <w:r>
              <w:rPr>
                <w:color w:val="000000"/>
                <w:lang w:val="pt-BR"/>
              </w:rPr>
              <w:t xml:space="preserve">Constante </w:t>
            </w:r>
            <w:ins w:id="362" w:author="Mateus Berardo de Souza Terra" w:date="2016-02-09T11:46:00Z">
              <w:r>
                <w:rPr>
                  <w:color w:val="000000"/>
                  <w:lang w:val="pt-BR"/>
                </w:rPr>
                <w:t xml:space="preserve">Numero </w:t>
              </w:r>
            </w:ins>
            <w:ins w:id="363" w:author="Mateus Berardo de Souza Terra" w:date="2016-02-09T11:45:00Z">
              <w:r>
                <w:rPr>
                  <w:color w:val="000000"/>
                  <w:lang w:val="pt-BR"/>
                </w:rPr>
                <w:t xml:space="preserve"> </w:t>
              </w:r>
            </w:ins>
            <w:ins w:id="364" w:author="Mateus Berardo de Souza Terra" w:date="2016-02-09T11:46:00Z">
              <w:r>
                <w:rPr>
                  <w:color w:val="000000"/>
                  <w:lang w:val="pt-BR"/>
                </w:rPr>
                <w:t>botao = 2;</w:t>
              </w:r>
            </w:ins>
          </w:p>
          <w:p w14:paraId="3695D808" w14:textId="77777777" w:rsidR="00732EC2" w:rsidRDefault="00732EC2">
            <w:pPr>
              <w:pStyle w:val="NormalWeb"/>
              <w:spacing w:before="0" w:beforeAutospacing="0" w:after="30" w:afterAutospacing="0"/>
              <w:jc w:val="both"/>
              <w:rPr>
                <w:ins w:id="365" w:author="Mateus Berardo de Souza Terra" w:date="2016-02-09T11:47:00Z"/>
                <w:color w:val="000000"/>
                <w:lang w:val="pt-BR"/>
              </w:rPr>
              <w:pPrChange w:id="36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67" w:author="Mateus Berardo de Souza Terra" w:date="2016-02-09T11:47:00Z"/>
                <w:color w:val="000000"/>
                <w:lang w:val="pt-BR"/>
              </w:rPr>
              <w:pPrChange w:id="368" w:author="Mateus Berardo de Souza Terra" w:date="2016-02-09T11:46:00Z">
                <w:pPr>
                  <w:pStyle w:val="NormalWeb"/>
                  <w:spacing w:before="0" w:beforeAutospacing="0" w:after="160" w:afterAutospacing="0"/>
                  <w:jc w:val="both"/>
                </w:pPr>
              </w:pPrChange>
            </w:pPr>
            <w:ins w:id="369" w:author="Mateus Berardo de Souza Terra" w:date="2016-02-09T11:47:00Z">
              <w:r>
                <w:rPr>
                  <w:color w:val="000000"/>
                  <w:lang w:val="pt-BR"/>
                </w:rPr>
                <w:t>Configuracao(){</w:t>
              </w:r>
            </w:ins>
          </w:p>
          <w:p w14:paraId="2A3E58A5" w14:textId="77777777" w:rsidR="00732EC2" w:rsidRDefault="00732EC2">
            <w:pPr>
              <w:pStyle w:val="NormalWeb"/>
              <w:spacing w:before="0" w:beforeAutospacing="0" w:after="30" w:afterAutospacing="0"/>
              <w:ind w:left="720"/>
              <w:jc w:val="both"/>
              <w:rPr>
                <w:ins w:id="370" w:author="Mateus Berardo de Souza Terra" w:date="2016-02-09T11:47:00Z"/>
                <w:color w:val="000000"/>
                <w:lang w:val="pt-BR"/>
              </w:rPr>
              <w:pPrChange w:id="371" w:author="Mateus Berardo de Souza Terra" w:date="2016-02-09T11:47:00Z">
                <w:pPr>
                  <w:pStyle w:val="NormalWeb"/>
                  <w:spacing w:before="0" w:beforeAutospacing="0" w:after="160" w:afterAutospacing="0"/>
                  <w:jc w:val="both"/>
                </w:pPr>
              </w:pPrChange>
            </w:pPr>
            <w:ins w:id="372" w:author="Mateus Berardo de Souza Terra" w:date="2016-02-09T11:47:00Z">
              <w:r>
                <w:rPr>
                  <w:color w:val="000000"/>
                  <w:lang w:val="pt-BR"/>
                </w:rPr>
                <w:t>Pino.definirModo(pinoLed, Saida);</w:t>
              </w:r>
            </w:ins>
          </w:p>
          <w:p w14:paraId="34DB7F58" w14:textId="3F6D87BF" w:rsidR="00732EC2" w:rsidRDefault="00732EC2">
            <w:pPr>
              <w:pStyle w:val="NormalWeb"/>
              <w:spacing w:before="0" w:beforeAutospacing="0" w:after="30" w:afterAutospacing="0"/>
              <w:ind w:left="720"/>
              <w:jc w:val="both"/>
              <w:rPr>
                <w:color w:val="000000"/>
                <w:lang w:val="pt-BR"/>
              </w:rPr>
              <w:pPrChange w:id="373" w:author="Mateus Berardo de Souza Terra" w:date="2016-02-09T11:47:00Z">
                <w:pPr>
                  <w:pStyle w:val="NormalWeb"/>
                  <w:spacing w:before="0" w:beforeAutospacing="0" w:after="160" w:afterAutospacing="0"/>
                  <w:jc w:val="both"/>
                </w:pPr>
              </w:pPrChange>
            </w:pPr>
            <w:ins w:id="374" w:author="Mateus Berardo de Souza Terra" w:date="2016-02-09T11:47:00Z">
              <w:r>
                <w:rPr>
                  <w:color w:val="000000"/>
                  <w:lang w:val="pt-BR"/>
                </w:rPr>
                <w:t>Pino.definirModo(botao, E</w:t>
              </w:r>
            </w:ins>
            <w:ins w:id="375" w:author="Mateus Berardo de Souza Terra" w:date="2016-02-09T11:48:00Z">
              <w:r>
                <w:rPr>
                  <w:color w:val="000000"/>
                  <w:lang w:val="pt-BR"/>
                </w:rPr>
                <w:t>ntrada</w:t>
              </w:r>
            </w:ins>
            <w:r>
              <w:rPr>
                <w:color w:val="000000"/>
                <w:lang w:val="pt-BR"/>
              </w:rPr>
              <w:t>_PULLUP</w:t>
            </w:r>
            <w:ins w:id="376"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r>
              <w:rPr>
                <w:color w:val="000000"/>
                <w:lang w:val="pt-BR"/>
              </w:rPr>
              <w:t>Principal(){</w:t>
            </w:r>
          </w:p>
          <w:p w14:paraId="6D833DB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lang w:val="pt-BR"/>
              </w:rPr>
            </w:pPr>
            <w:r>
              <w:rPr>
                <w:color w:val="000000"/>
                <w:lang w:val="pt-BR"/>
              </w:rPr>
              <w:t>se (estadoBotao == Desligado){</w:t>
            </w:r>
          </w:p>
          <w:p w14:paraId="66499523" w14:textId="77777777" w:rsidR="00732EC2" w:rsidRDefault="00732EC2" w:rsidP="00732EC2">
            <w:pPr>
              <w:pStyle w:val="NormalWeb"/>
              <w:spacing w:before="0" w:beforeAutospacing="0" w:after="30" w:afterAutospacing="0"/>
              <w:ind w:left="1440"/>
              <w:jc w:val="both"/>
              <w:rPr>
                <w:color w:val="000000"/>
                <w:lang w:val="pt-BR"/>
              </w:rPr>
            </w:pPr>
            <w:r>
              <w:rPr>
                <w:color w:val="000000"/>
                <w:lang w:val="pt-BR"/>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r>
              <w:rPr>
                <w:color w:val="000000"/>
                <w:lang w:val="pt-BR"/>
              </w:rPr>
              <w:t>esperar(1000);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77" w:author="Mateus Berardo de Souza Terra" w:date="2016-02-09T11:33:00Z">
            <w:rPr>
              <w:color w:val="000000"/>
              <w:lang w:val="pt-BR"/>
            </w:rPr>
          </w:rPrChange>
        </w:rPr>
      </w:pPr>
    </w:p>
    <w:p w14:paraId="5F7D1DAF" w14:textId="6D2A778A" w:rsidR="00DF4B6A" w:rsidDel="00743F38" w:rsidRDefault="00DF4B6A">
      <w:pPr>
        <w:pStyle w:val="NormalWeb"/>
        <w:shd w:val="clear" w:color="auto" w:fill="FFFFFF"/>
        <w:spacing w:before="0" w:beforeAutospacing="0" w:after="160" w:afterAutospacing="0"/>
        <w:rPr>
          <w:del w:id="378" w:author="Mateus Berardo de Souza Terra" w:date="2016-02-08T22:22:00Z"/>
          <w:b/>
          <w:color w:val="000000"/>
          <w:sz w:val="36"/>
          <w:szCs w:val="36"/>
          <w:u w:val="single"/>
          <w:lang w:val="pt-BR"/>
        </w:rPr>
        <w:pPrChange w:id="37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80" w:author="Mateus Berardo de Souza Terra" w:date="2016-02-08T22:22:00Z"/>
          <w:color w:val="000000"/>
          <w:lang w:val="pt-BR"/>
        </w:rPr>
        <w:pPrChange w:id="38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82"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83"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84"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lang w:val="pt-BR"/>
        </w:rPr>
        <w:pPrChange w:id="38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86"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87" w:author="Mateus Berardo de Souza Terra" w:date="2016-02-08T22:23:00Z">
          <w:pPr>
            <w:pStyle w:val="NormalWeb"/>
            <w:shd w:val="clear" w:color="auto" w:fill="FFFFFF"/>
            <w:spacing w:before="0" w:beforeAutospacing="0" w:after="160" w:afterAutospacing="0"/>
            <w:ind w:left="1080"/>
            <w:jc w:val="both"/>
          </w:pPr>
        </w:pPrChange>
      </w:pPr>
      <w:ins w:id="388" w:author="granix pacheco" w:date="2016-02-08T11:18:00Z">
        <w:del w:id="389" w:author="Mateus Berardo de Souza Terra" w:date="2016-02-08T22:23:00Z">
          <w:r w:rsidRPr="007D7E6F" w:rsidDel="00743F38">
            <w:rPr>
              <w:b/>
              <w:color w:val="000000"/>
              <w:sz w:val="32"/>
              <w:szCs w:val="32"/>
              <w:lang w:val="pt-BR"/>
            </w:rPr>
            <w:delText>5.1</w:delText>
          </w:r>
        </w:del>
        <w:r w:rsidRPr="007D7E6F">
          <w:rPr>
            <w:b/>
            <w:color w:val="000000"/>
            <w:sz w:val="32"/>
            <w:szCs w:val="32"/>
            <w:lang w:val="pt-BR"/>
          </w:rPr>
          <w:t xml:space="preserve"> </w:t>
        </w:r>
      </w:ins>
      <w:r w:rsidR="00970BBB" w:rsidRPr="007D7E6F">
        <w:rPr>
          <w:b/>
          <w:color w:val="000000"/>
          <w:sz w:val="32"/>
          <w:szCs w:val="32"/>
          <w:lang w:val="pt-BR"/>
        </w:rPr>
        <w:t>Variáveis:</w:t>
      </w:r>
      <w:ins w:id="390" w:author="granix pacheco" w:date="2016-02-08T11:18:00Z">
        <w:r w:rsidRPr="007D7E6F">
          <w:rPr>
            <w:b/>
            <w:color w:val="000000"/>
            <w:sz w:val="32"/>
            <w:szCs w:val="32"/>
            <w:lang w:val="pt-BR"/>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w:t>
      </w:r>
      <w:del w:id="391" w:author="granix pacheco" w:date="2016-02-07T10:20:00Z">
        <w:r w:rsidRPr="007D7E6F" w:rsidDel="00AC39A2">
          <w:rPr>
            <w:color w:val="000000"/>
            <w:lang w:val="pt-BR"/>
          </w:rPr>
          <w:delText xml:space="preserve">se </w:delText>
        </w:r>
      </w:del>
      <w:r w:rsidRPr="007D7E6F">
        <w:rPr>
          <w:color w:val="000000"/>
          <w:lang w:val="pt-BR"/>
        </w:rPr>
        <w:t xml:space="preserve">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r w:rsidRPr="007D7E6F">
        <w:rPr>
          <w:i/>
          <w:color w:val="000000"/>
          <w:lang w:val="pt-BR"/>
        </w:rPr>
        <w:t>pinoLED</w:t>
      </w:r>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92"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1508B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Numero pinoLED = 13</w:t>
            </w:r>
            <w:ins w:id="393" w:author="Mateus Berardo de Souza Terra" w:date="2016-02-08T19:01:00Z">
              <w:r w:rsidR="008D4450" w:rsidRPr="007D7E6F">
                <w:rPr>
                  <w:color w:val="000000"/>
                  <w:lang w:val="pt-BR"/>
                </w:rPr>
                <w:t>;</w:t>
              </w:r>
            </w:ins>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Configuracao()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Pino.definirModo(pinoLED</w:t>
            </w:r>
            <w:r w:rsidR="002145E1" w:rsidRPr="007D7E6F">
              <w:rPr>
                <w:color w:val="000000"/>
                <w:lang w:val="pt-BR"/>
              </w:rPr>
              <w:t>, Saida);</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w:t>
            </w:r>
          </w:p>
          <w:p w14:paraId="0E9040A6" w14:textId="77777777" w:rsidR="002145E1" w:rsidRPr="007D7E6F" w:rsidRDefault="002145E1" w:rsidP="002145E1">
            <w:pPr>
              <w:pStyle w:val="NormalWeb"/>
              <w:shd w:val="clear" w:color="auto" w:fill="FFFFFF"/>
              <w:ind w:firstLine="720"/>
              <w:jc w:val="both"/>
              <w:rPr>
                <w:color w:val="000000"/>
                <w:lang w:val="pt-BR"/>
              </w:rPr>
            </w:pPr>
            <w:r w:rsidRPr="007D7E6F">
              <w:rPr>
                <w:color w:val="000000"/>
                <w:lang w:val="pt-BR"/>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Pino.ligar(</w:t>
            </w:r>
            <w:ins w:id="394" w:author="Mateus Berardo de Souza Terra" w:date="2016-02-08T19:01: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Pino.desligar(</w:t>
            </w:r>
            <w:ins w:id="395" w:author="Mateus Berardo de Souza Terra" w:date="2016-02-08T19:02: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del w:id="396"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(Principal(), para(), if(),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tipo </w:t>
      </w:r>
      <w:r w:rsidR="007F69FA" w:rsidRPr="007D7E6F">
        <w:rPr>
          <w:color w:val="000000"/>
          <w:lang w:val="pt-BR"/>
        </w:rPr>
        <w:t>Numero (deve ser escrito dessa forma para ser entendido pelo compilador, sem acento e com letra maiúscula. Isso se aplica a diversas palavras que serão abordadas no capítulo!)</w:t>
      </w:r>
      <w:r w:rsidRPr="007D7E6F">
        <w:rPr>
          <w:color w:val="000000"/>
          <w:lang w:val="pt-BR"/>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NumeroDecimal:</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w:t>
      </w:r>
      <w:r w:rsidR="00D15BF2" w:rsidRPr="007D7E6F">
        <w:rPr>
          <w:color w:val="000000"/>
          <w:lang w:val="pt-BR"/>
        </w:rPr>
        <w:t>Decimal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comparada a uma serie</w:t>
      </w:r>
      <w:r w:rsidR="00EC5F23" w:rsidRPr="007D7E6F">
        <w:rPr>
          <w:color w:val="000000"/>
          <w:lang w:val="pt-BR"/>
        </w:rPr>
        <w:t xml:space="preserve"> de caracteres. Ela é usada para armazenar palavras e frases. Seu dado deve vir entre aspas </w:t>
      </w:r>
      <w:ins w:id="397" w:author="Mateus Berardo de Souza Terra" w:date="2016-02-07T16:33:00Z">
        <w:r w:rsidR="00B4777A" w:rsidRPr="007D7E6F">
          <w:rPr>
            <w:color w:val="000000"/>
            <w:lang w:val="pt-BR"/>
          </w:rPr>
          <w:t>simples</w:t>
        </w:r>
      </w:ins>
      <w:r w:rsidR="001508B9">
        <w:rPr>
          <w:color w:val="000000"/>
          <w:lang w:val="pt-BR"/>
        </w:rPr>
        <w:t xml:space="preserve"> ou duplas</w:t>
      </w:r>
      <w:del w:id="398" w:author="Mateus Berardo de Souza Terra" w:date="2016-02-07T16:33:00Z">
        <w:r w:rsidR="00EC5F23" w:rsidRPr="007D7E6F" w:rsidDel="00B4777A">
          <w:rPr>
            <w:color w:val="000000"/>
            <w:lang w:val="pt-BR"/>
          </w:rPr>
          <w:delText>duplas</w:delText>
        </w:r>
      </w:del>
      <w:r w:rsidR="00606AE5" w:rsidRPr="007D7E6F">
        <w:rPr>
          <w:color w:val="000000"/>
          <w:lang w:val="pt-BR"/>
        </w:rPr>
        <w:t xml:space="preserve"> </w:t>
      </w:r>
      <w:r w:rsidR="00EC5F23" w:rsidRPr="007D7E6F">
        <w:rPr>
          <w:color w:val="000000"/>
          <w:lang w:val="pt-BR"/>
        </w:rPr>
        <w:t>(</w:t>
      </w:r>
      <w:ins w:id="399" w:author="Mateus Berardo de Souza Terra" w:date="2016-02-07T16:33:00Z">
        <w:r w:rsidR="00B4777A" w:rsidRPr="007D7E6F">
          <w:rPr>
            <w:color w:val="000000"/>
            <w:lang w:val="pt-BR"/>
          </w:rPr>
          <w:t>‘’</w:t>
        </w:r>
      </w:ins>
      <w:r w:rsidR="001508B9">
        <w:rPr>
          <w:color w:val="000000"/>
          <w:lang w:val="pt-BR"/>
        </w:rPr>
        <w:t xml:space="preserve"> ou “”</w:t>
      </w:r>
      <w:del w:id="400" w:author="Mateus Berardo de Souza Terra" w:date="2016-02-07T16:33:00Z">
        <w:r w:rsidR="00EC5F23" w:rsidRPr="007D7E6F" w:rsidDel="00B4777A">
          <w:rPr>
            <w:color w:val="000000"/>
            <w:lang w:val="pt-BR"/>
          </w:rPr>
          <w:delText>“ ”</w:delText>
        </w:r>
      </w:del>
      <w:r w:rsidR="00EC5F23" w:rsidRPr="007D7E6F">
        <w:rPr>
          <w:color w:val="000000"/>
          <w:lang w:val="pt-BR"/>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saudacao = </w:t>
      </w:r>
      <w:ins w:id="401" w:author="Mateus Berardo de Souza Terra" w:date="2016-02-07T16:33:00Z">
        <w:r w:rsidR="00B4777A" w:rsidRPr="007D7E6F">
          <w:rPr>
            <w:color w:val="000000"/>
            <w:lang w:val="pt-BR"/>
          </w:rPr>
          <w:t>‘</w:t>
        </w:r>
      </w:ins>
      <w:del w:id="402" w:author="Mateus Berardo de Souza Terra" w:date="2016-02-07T16:33:00Z">
        <w:r w:rsidRPr="007D7E6F" w:rsidDel="00B4777A">
          <w:rPr>
            <w:color w:val="000000"/>
            <w:lang w:val="pt-BR"/>
          </w:rPr>
          <w:delText>“</w:delText>
        </w:r>
      </w:del>
      <w:r w:rsidRPr="007D7E6F">
        <w:rPr>
          <w:color w:val="000000"/>
          <w:lang w:val="pt-BR"/>
        </w:rPr>
        <w:t>oi</w:t>
      </w:r>
      <w:ins w:id="403" w:author="Mateus Berardo de Souza Terra" w:date="2016-02-07T16:33:00Z">
        <w:r w:rsidR="00B4777A" w:rsidRPr="007D7E6F">
          <w:rPr>
            <w:color w:val="000000"/>
            <w:lang w:val="pt-BR"/>
          </w:rPr>
          <w:t>’</w:t>
        </w:r>
      </w:ins>
      <w:del w:id="404" w:author="Mateus Berardo de Souza Terra" w:date="2016-02-07T16:33:00Z">
        <w:r w:rsidRPr="007D7E6F" w:rsidDel="00B4777A">
          <w:rPr>
            <w:color w:val="000000"/>
            <w:lang w:val="pt-BR"/>
          </w:rPr>
          <w:delText>”</w:delText>
        </w:r>
      </w:del>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Condicao:</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Condicao chovendo = </w:t>
      </w:r>
      <w:r w:rsidR="00606AE5" w:rsidRPr="007D7E6F">
        <w:rPr>
          <w:color w:val="000000"/>
          <w:lang w:val="pt-BR"/>
        </w:rPr>
        <w:t xml:space="preserve"> </w:t>
      </w:r>
      <w:r w:rsidRPr="007D7E6F">
        <w:rPr>
          <w:color w:val="000000"/>
          <w:lang w:val="pt-BR"/>
        </w:rPr>
        <w:t>Falso</w:t>
      </w:r>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405"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w:t>
      </w:r>
      <w:r w:rsidR="001508B9">
        <w:rPr>
          <w:color w:val="000000"/>
          <w:lang w:val="pt-BR"/>
        </w:rPr>
        <w:t>es sugestivos (não, variável_123</w:t>
      </w:r>
      <w:r w:rsidR="00F0423D" w:rsidRPr="007D7E6F">
        <w:rPr>
          <w:color w:val="000000"/>
          <w:lang w:val="pt-BR"/>
        </w:rPr>
        <w:t xml:space="preserve"> não é nada sugestivo) para que o código possa ser mais facilmente entendido pelos outros e por você mesmo.</w:t>
      </w:r>
      <w:ins w:id="406" w:author="Mateus Berardo de Souza Terra" w:date="2016-02-08T19:03:00Z">
        <w:r w:rsidR="008D4450" w:rsidRPr="007D7E6F">
          <w:rPr>
            <w:color w:val="000000"/>
            <w:lang w:val="pt-BR"/>
          </w:rPr>
          <w:t xml:space="preserve"> Além disso, devem começar com uma letra ou uma underline.</w:t>
        </w:r>
      </w:ins>
      <w:r w:rsidR="00F0423D" w:rsidRPr="007D7E6F">
        <w:rPr>
          <w:color w:val="000000"/>
          <w:lang w:val="pt-BR"/>
        </w:rPr>
        <w:t xml:space="preserve"> São exemplos de bons nomes: valorSensor, motorDireito, porta</w:t>
      </w:r>
      <w:ins w:id="407" w:author="Mateus Berardo de Souza Terra" w:date="2016-02-08T19:03:00Z">
        <w:r w:rsidR="008D4450" w:rsidRPr="007D7E6F">
          <w:rPr>
            <w:color w:val="000000"/>
            <w:lang w:val="pt-BR"/>
          </w:rPr>
          <w:t>_</w:t>
        </w:r>
      </w:ins>
      <w:r w:rsidR="00F0423D" w:rsidRPr="007D7E6F">
        <w:rPr>
          <w:color w:val="000000"/>
          <w:lang w:val="pt-BR"/>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roll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408"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todos </w:t>
      </w:r>
      <w:del w:id="409" w:author="granix pacheco" w:date="2016-02-07T10:36:00Z">
        <w:r w:rsidRPr="007D7E6F" w:rsidDel="00354A3E">
          <w:rPr>
            <w:color w:val="000000"/>
            <w:lang w:val="pt-BR"/>
          </w:rPr>
          <w:delText>.</w:delText>
        </w:r>
      </w:del>
      <w:ins w:id="410" w:author="granix pacheco" w:date="2016-02-07T10:36:00Z">
        <w:r w:rsidR="00354A3E" w:rsidRPr="007D7E6F">
          <w:rPr>
            <w:color w:val="000000"/>
            <w:lang w:val="pt-BR"/>
          </w:rPr>
          <w:t>.</w:t>
        </w:r>
      </w:ins>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consertar um erro em um código com 500 linhas</w:t>
      </w:r>
      <w:ins w:id="411"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r w:rsidRPr="007D7E6F">
        <w:rPr>
          <w:color w:val="000000"/>
          <w:lang w:val="pt-BR"/>
        </w:rPr>
        <w:tab/>
        <w:t>// Isso e um comenta</w:t>
      </w:r>
      <w:r w:rsidR="00225C8D" w:rsidRPr="007D7E6F">
        <w:rPr>
          <w:color w:val="000000"/>
          <w:lang w:val="pt-BR"/>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412" w:author="granix pacheco" w:date="2016-02-07T08:37:00Z">
        <w:r w:rsidR="002E0F1F" w:rsidRPr="007D7E6F">
          <w:rPr>
            <w:color w:val="000000"/>
            <w:lang w:val="pt-BR"/>
          </w:rPr>
          <w:t xml:space="preserve"> </w:t>
        </w:r>
      </w:ins>
      <w:r w:rsidRPr="007D7E6F">
        <w:rPr>
          <w:color w:val="000000"/>
          <w:lang w:val="pt-BR"/>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413" w:author="granix pacheco" w:date="2016-02-08T11:20:00Z">
        <w:r w:rsidRPr="007D7E6F">
          <w:rPr>
            <w:b/>
            <w:color w:val="000000"/>
            <w:sz w:val="32"/>
            <w:szCs w:val="32"/>
            <w:lang w:val="pt-BR"/>
          </w:rPr>
          <w:t xml:space="preserve">     </w:t>
        </w:r>
      </w:ins>
      <w:ins w:id="414"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415"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416" w:author="Mateus Berardo de Souza Terra" w:date="2016-02-06T23:17:00Z">
              <w:r w:rsidRPr="007D7E6F">
                <w:rPr>
                  <w:color w:val="000000"/>
                  <w:lang w:val="pt-BR"/>
                </w:rPr>
                <w:t>Resultado</w:t>
              </w:r>
            </w:ins>
          </w:p>
        </w:tc>
      </w:tr>
      <w:tr w:rsidR="003E483A" w:rsidRPr="001508B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417"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1508B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418"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419"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1508B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420"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incrementado em n unidades</w:t>
            </w:r>
            <w:ins w:id="421"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1508B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422"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423"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decrementado em n unidades</w:t>
            </w:r>
          </w:p>
        </w:tc>
      </w:tr>
      <w:tr w:rsidR="003E483A" w:rsidRPr="001508B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424"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425"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1508B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426" w:author="granix pacheco" w:date="2016-02-07T08:59:00Z"/>
          <w:color w:val="000000"/>
          <w:lang w:val="pt-BR"/>
        </w:rPr>
        <w:pPrChange w:id="427" w:author="granix pacheco" w:date="2016-02-07T08:59:00Z">
          <w:pPr>
            <w:pStyle w:val="NormalWeb"/>
            <w:shd w:val="clear" w:color="auto" w:fill="FFFFFF"/>
            <w:spacing w:before="0" w:beforeAutospacing="0" w:after="160" w:afterAutospacing="0"/>
            <w:jc w:val="both"/>
          </w:pPr>
        </w:pPrChange>
      </w:pPr>
      <w:ins w:id="428" w:author="granix pacheco" w:date="2016-02-07T08:55:00Z">
        <w:r w:rsidRPr="007D7E6F">
          <w:rPr>
            <w:b/>
            <w:color w:val="000000"/>
            <w:lang w:val="pt-BR"/>
          </w:rPr>
          <w:t xml:space="preserve">Nota: </w:t>
        </w:r>
      </w:ins>
      <w:ins w:id="429" w:author="granix pacheco" w:date="2016-02-07T08:56:00Z">
        <w:r w:rsidRPr="007D7E6F">
          <w:rPr>
            <w:color w:val="000000"/>
            <w:lang w:val="pt-BR"/>
          </w:rPr>
          <w:t xml:space="preserve">Quando estamos falando de programação os símbolos da divisão e da multiplicação costumam ser </w:t>
        </w:r>
      </w:ins>
      <w:ins w:id="430" w:author="granix pacheco" w:date="2016-02-07T08:57:00Z">
        <w:r w:rsidRPr="007D7E6F">
          <w:rPr>
            <w:color w:val="000000"/>
            <w:lang w:val="pt-BR"/>
          </w:rPr>
          <w:t>substituídos</w:t>
        </w:r>
      </w:ins>
      <w:ins w:id="431" w:author="granix pacheco" w:date="2016-02-07T08:56:00Z">
        <w:r w:rsidRPr="007D7E6F">
          <w:rPr>
            <w:color w:val="000000"/>
            <w:lang w:val="pt-BR"/>
          </w:rPr>
          <w:t xml:space="preserve"> </w:t>
        </w:r>
      </w:ins>
      <w:ins w:id="432"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33" w:author="granix pacheco" w:date="2016-02-07T09:01:00Z"/>
          <w:color w:val="000000"/>
          <w:lang w:val="pt-BR"/>
        </w:rPr>
        <w:pPrChange w:id="434" w:author="granix pacheco" w:date="2016-02-07T09:00:00Z">
          <w:pPr>
            <w:pStyle w:val="NormalWeb"/>
            <w:shd w:val="clear" w:color="auto" w:fill="FFFFFF"/>
            <w:spacing w:before="0" w:beforeAutospacing="0" w:after="160" w:afterAutospacing="0"/>
            <w:jc w:val="both"/>
          </w:pPr>
        </w:pPrChange>
      </w:pPr>
      <w:ins w:id="435" w:author="granix pacheco" w:date="2016-02-07T08:59:00Z">
        <w:r w:rsidRPr="007D7E6F">
          <w:rPr>
            <w:b/>
            <w:color w:val="000000"/>
            <w:lang w:val="pt-BR"/>
          </w:rPr>
          <w:t>Nota:</w:t>
        </w:r>
        <w:r w:rsidRPr="007D7E6F">
          <w:rPr>
            <w:color w:val="000000"/>
            <w:lang w:val="pt-BR"/>
          </w:rPr>
          <w:t xml:space="preserve"> </w:t>
        </w:r>
      </w:ins>
      <w:ins w:id="436"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37" w:author="granix pacheco" w:date="2016-02-07T08:57:00Z"/>
          <w:color w:val="000000"/>
          <w:lang w:val="pt-BR"/>
        </w:rPr>
        <w:pPrChange w:id="438" w:author="granix pacheco" w:date="2016-02-07T09:00:00Z">
          <w:pPr>
            <w:pStyle w:val="NormalWeb"/>
            <w:shd w:val="clear" w:color="auto" w:fill="FFFFFF"/>
            <w:spacing w:before="0" w:beforeAutospacing="0" w:after="160" w:afterAutospacing="0"/>
            <w:jc w:val="both"/>
          </w:pPr>
        </w:pPrChange>
      </w:pPr>
      <w:ins w:id="439"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440"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lang w:val="pt-BR"/>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41" w:author="granix pacheco" w:date="2016-02-07T09:03:00Z"/>
          <w:color w:val="000000"/>
          <w:lang w:val="pt-BR"/>
        </w:rPr>
        <w:pPrChange w:id="442"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443"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44"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45" w:author="granix pacheco" w:date="2016-02-07T09:02:00Z"/>
          <w:color w:val="000000"/>
          <w:lang w:val="pt-BR"/>
        </w:rPr>
        <w:pPrChange w:id="446"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47" w:author="granix pacheco" w:date="2016-02-07T09:02:00Z"/>
          <w:color w:val="000000"/>
          <w:lang w:val="pt-BR"/>
        </w:rPr>
        <w:pPrChange w:id="448"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449"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450"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451"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452"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45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1508B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se(expressão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54"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55"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56"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57"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58"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r w:rsidRPr="007D7E6F">
        <w:rPr>
          <w:i/>
          <w:lang w:val="pt-BR"/>
        </w:rPr>
        <w:t xml:space="preserve">senao, </w:t>
      </w:r>
      <w:r w:rsidRPr="007D7E6F">
        <w:rPr>
          <w:lang w:val="pt-BR"/>
        </w:rPr>
        <w:t>existe a instrução enquanto</w:t>
      </w:r>
      <w:r w:rsidRPr="007D7E6F">
        <w:rPr>
          <w:color w:val="000000"/>
          <w:lang w:val="pt-BR"/>
        </w:rPr>
        <w:t>().</w:t>
      </w:r>
      <w:r w:rsidR="003E483A" w:rsidRPr="007D7E6F">
        <w:rPr>
          <w:color w:val="000000"/>
          <w:lang w:val="pt-BR"/>
        </w:rPr>
        <w:t xml:space="preserve"> O laço</w:t>
      </w:r>
      <w:r w:rsidRPr="007D7E6F">
        <w:rPr>
          <w:color w:val="000000"/>
          <w:lang w:val="pt-BR"/>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ins w:id="459" w:author="Mateus Berardo de Souza Terra" w:date="2016-02-08T22:04:00Z">
              <w:r>
                <w:rPr>
                  <w:color w:val="000000"/>
                  <w:lang w:val="pt-BR"/>
                </w:rPr>
                <w:t>e</w:t>
              </w:r>
            </w:ins>
            <w:del w:id="460" w:author="Mateus Berardo de Souza Terra" w:date="2016-02-08T22:04:00Z">
              <w:r w:rsidR="003E483A" w:rsidRPr="007D7E6F" w:rsidDel="00A76C84">
                <w:rPr>
                  <w:color w:val="000000"/>
                  <w:lang w:val="pt-BR"/>
                </w:rPr>
                <w:delText>E</w:delText>
              </w:r>
            </w:del>
            <w:r w:rsidR="003E483A" w:rsidRPr="007D7E6F">
              <w:rPr>
                <w:color w:val="000000"/>
                <w:lang w:val="pt-BR"/>
              </w:rPr>
              <w:t>nquanto(Condicao</w:t>
            </w:r>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61" w:author="granix pacheco" w:date="2016-02-07T09:27:00Z"/>
          <w:color w:val="000000"/>
          <w:lang w:val="pt-BR"/>
        </w:rPr>
      </w:pPr>
      <w:r w:rsidRPr="007D7E6F">
        <w:rPr>
          <w:color w:val="000000"/>
          <w:lang w:val="pt-BR"/>
        </w:rPr>
        <w:t>O laço</w:t>
      </w:r>
      <w:r w:rsidR="001B6C03" w:rsidRPr="007D7E6F">
        <w:rPr>
          <w:color w:val="000000"/>
          <w:lang w:val="pt-BR"/>
        </w:rPr>
        <w:t xml:space="preserve"> para()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rio dos outros anteriormente citados, o para() aceita mais parâmetros. O primeiro é a declaração das variáveis locais, sendo 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62" w:author="granix pacheco" w:date="2016-02-07T09:04:00Z">
              <w:r w:rsidR="00344057" w:rsidRPr="007D7E6F">
                <w:rPr>
                  <w:color w:val="000000"/>
                  <w:lang w:val="pt-BR"/>
                </w:rPr>
                <w:t xml:space="preserve"> B</w:t>
              </w:r>
            </w:ins>
            <w:del w:id="463" w:author="granix pacheco" w:date="2016-02-07T09:04:00Z">
              <w:r w:rsidRPr="007D7E6F" w:rsidDel="00344057">
                <w:rPr>
                  <w:color w:val="000000"/>
                  <w:lang w:val="pt-BR"/>
                </w:rPr>
                <w:delText>b</w:delText>
              </w:r>
            </w:del>
            <w:r w:rsidRPr="007D7E6F">
              <w:rPr>
                <w:color w:val="000000"/>
                <w:lang w:val="pt-BR"/>
              </w:rPr>
              <w:t>loco que será repetido</w:t>
            </w:r>
            <w:ins w:id="464"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65"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66"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67" w:author="granix pacheco" w:date="2016-02-07T09:13:00Z"/>
          <w:color w:val="000000"/>
          <w:lang w:val="pt-BR"/>
        </w:rPr>
        <w:pPrChange w:id="468" w:author="granix pacheco" w:date="2016-02-07T09:13:00Z">
          <w:pPr>
            <w:pStyle w:val="NormalWeb"/>
            <w:shd w:val="clear" w:color="auto" w:fill="FFFFFF"/>
            <w:spacing w:before="0" w:beforeAutospacing="0" w:after="160" w:afterAutospacing="0"/>
            <w:ind w:left="1080"/>
            <w:jc w:val="both"/>
          </w:pPr>
        </w:pPrChange>
      </w:pPr>
      <w:ins w:id="469" w:author="granix pacheco" w:date="2016-02-07T09:04:00Z">
        <w:r w:rsidRPr="007D7E6F">
          <w:rPr>
            <w:color w:val="000000"/>
            <w:lang w:val="pt-BR"/>
          </w:rPr>
          <w:t xml:space="preserve">Os operadores lógicos são usados quando uma </w:t>
        </w:r>
      </w:ins>
      <w:ins w:id="470" w:author="granix pacheco" w:date="2016-02-07T09:05:00Z">
        <w:r w:rsidRPr="007D7E6F">
          <w:rPr>
            <w:color w:val="000000"/>
            <w:lang w:val="pt-BR"/>
          </w:rPr>
          <w:t>expressão</w:t>
        </w:r>
      </w:ins>
      <w:ins w:id="471" w:author="granix pacheco" w:date="2016-02-07T09:04:00Z">
        <w:r w:rsidRPr="007D7E6F">
          <w:rPr>
            <w:color w:val="000000"/>
            <w:lang w:val="pt-BR"/>
          </w:rPr>
          <w:t xml:space="preserve"> </w:t>
        </w:r>
      </w:ins>
      <w:ins w:id="472" w:author="granix pacheco" w:date="2016-02-07T09:05:00Z">
        <w:r w:rsidRPr="007D7E6F">
          <w:rPr>
            <w:color w:val="000000"/>
            <w:lang w:val="pt-BR"/>
          </w:rPr>
          <w:t xml:space="preserve">booleana não é o suficiente para a tomada de decisões, </w:t>
        </w:r>
      </w:ins>
      <w:ins w:id="473" w:author="granix pacheco" w:date="2016-02-07T09:08:00Z">
        <w:r w:rsidR="00467F98" w:rsidRPr="007D7E6F">
          <w:rPr>
            <w:color w:val="000000"/>
            <w:lang w:val="pt-BR"/>
          </w:rPr>
          <w:t>então</w:t>
        </w:r>
      </w:ins>
      <w:ins w:id="474" w:author="granix pacheco" w:date="2016-02-07T09:05:00Z">
        <w:r w:rsidRPr="007D7E6F">
          <w:rPr>
            <w:color w:val="000000"/>
            <w:lang w:val="pt-BR"/>
          </w:rPr>
          <w:t xml:space="preserve">, por meio deles, </w:t>
        </w:r>
      </w:ins>
      <w:ins w:id="475" w:author="granix pacheco" w:date="2016-02-07T09:08:00Z">
        <w:r w:rsidR="00467F98" w:rsidRPr="007D7E6F">
          <w:rPr>
            <w:color w:val="000000"/>
            <w:lang w:val="pt-BR"/>
          </w:rPr>
          <w:t>nós</w:t>
        </w:r>
      </w:ins>
      <w:ins w:id="476" w:author="granix pacheco" w:date="2016-02-07T09:05:00Z">
        <w:r w:rsidRPr="007D7E6F">
          <w:rPr>
            <w:color w:val="000000"/>
            <w:lang w:val="pt-BR"/>
          </w:rPr>
          <w:t xml:space="preserve"> podemos ter mais do que uma expressão booleana com apenas uma </w:t>
        </w:r>
      </w:ins>
      <w:ins w:id="477" w:author="granix pacheco" w:date="2016-02-07T09:06:00Z">
        <w:r w:rsidRPr="007D7E6F">
          <w:rPr>
            <w:color w:val="000000"/>
            <w:lang w:val="pt-BR"/>
          </w:rPr>
          <w:t>saída</w:t>
        </w:r>
      </w:ins>
      <w:ins w:id="478" w:author="granix pacheco" w:date="2016-02-07T09:05:00Z">
        <w:r w:rsidRPr="007D7E6F">
          <w:rPr>
            <w:color w:val="000000"/>
            <w:lang w:val="pt-BR"/>
          </w:rPr>
          <w:t>.</w:t>
        </w:r>
      </w:ins>
      <w:ins w:id="479" w:author="granix pacheco" w:date="2016-02-07T09:06:00Z">
        <w:r w:rsidR="00467F98" w:rsidRPr="007D7E6F">
          <w:rPr>
            <w:color w:val="000000"/>
            <w:lang w:val="pt-BR"/>
          </w:rPr>
          <w:t xml:space="preserve"> Um jeito interessante de pensar nesses problemas é voltando ao exemplo do guarda-chuva. </w:t>
        </w:r>
      </w:ins>
      <w:ins w:id="480" w:author="granix pacheco" w:date="2016-02-07T09:07:00Z">
        <w:r w:rsidR="00467F98" w:rsidRPr="007D7E6F">
          <w:rPr>
            <w:color w:val="000000"/>
            <w:lang w:val="pt-BR"/>
          </w:rPr>
          <w:t>Eu estou saindo de casa, se estiver ensolarado eu não</w:t>
        </w:r>
      </w:ins>
      <w:ins w:id="481" w:author="granix pacheco" w:date="2016-02-07T09:08:00Z">
        <w:r w:rsidR="00467F98" w:rsidRPr="007D7E6F">
          <w:rPr>
            <w:color w:val="000000"/>
            <w:lang w:val="pt-BR"/>
          </w:rPr>
          <w:t xml:space="preserve"> irei</w:t>
        </w:r>
      </w:ins>
      <w:ins w:id="482" w:author="granix pacheco" w:date="2016-02-07T09:07:00Z">
        <w:r w:rsidR="00467F98" w:rsidRPr="007D7E6F">
          <w:rPr>
            <w:color w:val="000000"/>
            <w:lang w:val="pt-BR"/>
          </w:rPr>
          <w:t xml:space="preserve"> </w:t>
        </w:r>
      </w:ins>
      <w:ins w:id="483" w:author="granix pacheco" w:date="2016-02-07T09:08:00Z">
        <w:r w:rsidR="00467F98" w:rsidRPr="007D7E6F">
          <w:rPr>
            <w:color w:val="000000"/>
            <w:lang w:val="pt-BR"/>
          </w:rPr>
          <w:t>pegar</w:t>
        </w:r>
      </w:ins>
      <w:ins w:id="484" w:author="granix pacheco" w:date="2016-02-07T09:07:00Z">
        <w:r w:rsidR="00467F98" w:rsidRPr="007D7E6F">
          <w:rPr>
            <w:color w:val="000000"/>
            <w:lang w:val="pt-BR"/>
          </w:rPr>
          <w:t xml:space="preserve"> o </w:t>
        </w:r>
      </w:ins>
      <w:ins w:id="485" w:author="granix pacheco" w:date="2016-02-07T09:08:00Z">
        <w:r w:rsidR="00467F98" w:rsidRPr="007D7E6F">
          <w:rPr>
            <w:color w:val="000000"/>
            <w:lang w:val="pt-BR"/>
          </w:rPr>
          <w:t>guarda-chuva</w:t>
        </w:r>
      </w:ins>
      <w:ins w:id="486" w:author="granix pacheco" w:date="2016-02-07T09:07:00Z">
        <w:r w:rsidR="00467F98" w:rsidRPr="007D7E6F">
          <w:rPr>
            <w:color w:val="000000"/>
            <w:lang w:val="pt-BR"/>
          </w:rPr>
          <w:t>, mas caso esteja chovendo ou pareça que vai chover, devo pega-lo.</w:t>
        </w:r>
      </w:ins>
      <w:ins w:id="487" w:author="granix pacheco" w:date="2016-02-07T09:09:00Z">
        <w:r w:rsidR="00467F98" w:rsidRPr="007D7E6F">
          <w:rPr>
            <w:color w:val="000000"/>
            <w:lang w:val="pt-BR"/>
          </w:rPr>
          <w:t xml:space="preserve"> </w:t>
        </w:r>
      </w:ins>
      <w:ins w:id="488"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89" w:author="Mateus Berardo de Souza Terra" w:date="2016-02-08T20:05:00Z">
            <w:rPr>
              <w:b/>
              <w:color w:val="000000"/>
              <w:sz w:val="32"/>
              <w:szCs w:val="32"/>
              <w:lang w:val="pt-BR"/>
            </w:rPr>
          </w:rPrChange>
        </w:rPr>
        <w:pPrChange w:id="490"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91" w:author="granix pacheco" w:date="2016-02-07T09:17:00Z">
              <w:r w:rsidRPr="007D7E6F" w:rsidDel="002F0B8B">
                <w:rPr>
                  <w:color w:val="000000"/>
                  <w:lang w:val="pt-BR"/>
                </w:rPr>
                <w:delText xml:space="preserve">&amp;&amp; </w:delText>
              </w:r>
            </w:del>
            <w:ins w:id="492"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93"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94" w:author="granix pacheco" w:date="2016-02-07T09:20:00Z"/>
          <w:color w:val="000000"/>
          <w:lang w:val="pt-BR"/>
        </w:rPr>
      </w:pPr>
      <w:ins w:id="495"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96" w:author="granix pacheco" w:date="2016-02-07T09:16:00Z">
        <w:r w:rsidR="002F0B8B" w:rsidRPr="007D7E6F">
          <w:rPr>
            <w:color w:val="000000"/>
            <w:lang w:val="pt-BR"/>
          </w:rPr>
          <w:t xml:space="preserve">o caso </w:t>
        </w:r>
      </w:ins>
      <w:ins w:id="497" w:author="granix pacheco" w:date="2016-02-07T09:17:00Z">
        <w:r w:rsidR="002F0B8B" w:rsidRPr="007D7E6F">
          <w:rPr>
            <w:color w:val="000000"/>
            <w:lang w:val="pt-BR"/>
          </w:rPr>
          <w:t xml:space="preserve">2 &gt; 1 e 2&gt;=2 podemos observar duas expressões booleanas. Como </w:t>
        </w:r>
      </w:ins>
      <w:ins w:id="498" w:author="granix pacheco" w:date="2016-02-07T09:18:00Z">
        <w:r w:rsidR="002F0B8B" w:rsidRPr="007D7E6F">
          <w:rPr>
            <w:color w:val="000000"/>
            <w:lang w:val="pt-BR"/>
          </w:rPr>
          <w:t>já</w:t>
        </w:r>
      </w:ins>
      <w:ins w:id="499" w:author="granix pacheco" w:date="2016-02-07T09:17:00Z">
        <w:r w:rsidR="002F0B8B" w:rsidRPr="007D7E6F">
          <w:rPr>
            <w:color w:val="000000"/>
            <w:lang w:val="pt-BR"/>
          </w:rPr>
          <w:t xml:space="preserve"> </w:t>
        </w:r>
      </w:ins>
      <w:ins w:id="500" w:author="granix pacheco" w:date="2016-02-07T09:18:00Z">
        <w:r w:rsidR="002F0B8B" w:rsidRPr="007D7E6F">
          <w:rPr>
            <w:color w:val="000000"/>
            <w:lang w:val="pt-BR"/>
          </w:rPr>
          <w:t>sabemos resolv</w:t>
        </w:r>
        <w:del w:id="501" w:author="Mateus Berardo de Souza Terra" w:date="2016-02-08T19:06:00Z">
          <w:r w:rsidR="002F0B8B" w:rsidRPr="007D7E6F" w:rsidDel="008D4450">
            <w:rPr>
              <w:color w:val="000000"/>
              <w:lang w:val="pt-BR"/>
            </w:rPr>
            <w:delText>e</w:delText>
          </w:r>
        </w:del>
      </w:ins>
      <w:ins w:id="502" w:author="Mateus Berardo de Souza Terra" w:date="2016-02-08T19:06:00Z">
        <w:r w:rsidR="008D4450" w:rsidRPr="007D7E6F">
          <w:rPr>
            <w:color w:val="000000"/>
            <w:lang w:val="pt-BR"/>
          </w:rPr>
          <w:t>ê</w:t>
        </w:r>
      </w:ins>
      <w:ins w:id="503" w:author="granix pacheco" w:date="2016-02-07T09:18:00Z">
        <w:r w:rsidR="002F0B8B" w:rsidRPr="007D7E6F">
          <w:rPr>
            <w:color w:val="000000"/>
            <w:lang w:val="pt-BR"/>
          </w:rPr>
          <w:t>-las podemos dizer que o problema fica Verdadeiro e Verdadeiro. Podemos observar</w:t>
        </w:r>
      </w:ins>
      <w:ins w:id="504" w:author="granix pacheco" w:date="2016-02-07T09:19:00Z">
        <w:r w:rsidR="002F0B8B" w:rsidRPr="007D7E6F">
          <w:rPr>
            <w:color w:val="000000"/>
            <w:lang w:val="pt-BR"/>
          </w:rPr>
          <w:t xml:space="preserve"> que</w:t>
        </w:r>
      </w:ins>
      <w:ins w:id="505" w:author="granix pacheco" w:date="2016-02-07T09:18:00Z">
        <w:r w:rsidR="002F0B8B" w:rsidRPr="007D7E6F">
          <w:rPr>
            <w:color w:val="000000"/>
            <w:lang w:val="pt-BR"/>
          </w:rPr>
          <w:t xml:space="preserve">, ambas as </w:t>
        </w:r>
      </w:ins>
      <w:ins w:id="506" w:author="granix pacheco" w:date="2016-02-07T09:19:00Z">
        <w:r w:rsidR="002F0B8B" w:rsidRPr="007D7E6F">
          <w:rPr>
            <w:color w:val="000000"/>
            <w:lang w:val="pt-BR"/>
          </w:rPr>
          <w:t>expressões</w:t>
        </w:r>
      </w:ins>
      <w:ins w:id="507" w:author="granix pacheco" w:date="2016-02-07T09:18:00Z">
        <w:r w:rsidR="002F0B8B" w:rsidRPr="007D7E6F">
          <w:rPr>
            <w:color w:val="000000"/>
            <w:lang w:val="pt-BR"/>
          </w:rPr>
          <w:t xml:space="preserve"> </w:t>
        </w:r>
      </w:ins>
      <w:ins w:id="508" w:author="granix pacheco" w:date="2016-02-07T09:19:00Z">
        <w:r w:rsidR="002F0B8B" w:rsidRPr="007D7E6F">
          <w:rPr>
            <w:color w:val="000000"/>
            <w:lang w:val="pt-BR"/>
          </w:rPr>
          <w:t xml:space="preserve">tem uma saída verdadeira e estão ligadas pelo operador </w:t>
        </w:r>
        <w:r w:rsidR="002F0B8B" w:rsidRPr="007D7E6F">
          <w:rPr>
            <w:i/>
            <w:color w:val="000000"/>
            <w:lang w:val="pt-BR"/>
          </w:rPr>
          <w:t>e</w:t>
        </w:r>
        <w:r w:rsidR="002F0B8B" w:rsidRPr="007D7E6F">
          <w:rPr>
            <w:color w:val="000000"/>
            <w:lang w:val="pt-BR"/>
          </w:rPr>
          <w:t>, logo o resultado ser</w:t>
        </w:r>
      </w:ins>
      <w:ins w:id="509"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510"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511"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512" w:author="Mateus Berardo de Souza Terra" w:date="2016-02-08T19:06:00Z">
        <w:r w:rsidRPr="007D7E6F">
          <w:rPr>
            <w:b/>
            <w:color w:val="000000"/>
            <w:sz w:val="32"/>
            <w:szCs w:val="32"/>
            <w:lang w:val="pt-BR"/>
          </w:rPr>
          <w:t>Funções</w:t>
        </w:r>
      </w:ins>
      <w:del w:id="513"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514"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515"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lang w:val="pt-BR"/>
        </w:rPr>
        <w:t xml:space="preserve">SemRetorno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r w:rsidRPr="007D7E6F">
              <w:rPr>
                <w:color w:val="000000"/>
                <w:lang w:val="pt-BR"/>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lastRenderedPageBreak/>
              <w:t xml:space="preserve">     //</w:t>
            </w:r>
            <w:ins w:id="516" w:author="granix pacheco" w:date="2016-02-07T08:38:00Z">
              <w:r w:rsidR="002E0F1F" w:rsidRPr="007D7E6F">
                <w:rPr>
                  <w:color w:val="000000"/>
                  <w:lang w:val="pt-BR"/>
                </w:rPr>
                <w:t xml:space="preserve"> </w:t>
              </w:r>
            </w:ins>
            <w:ins w:id="517" w:author="granix pacheco" w:date="2016-02-07T08:39:00Z">
              <w:r w:rsidR="002E0F1F" w:rsidRPr="007D7E6F">
                <w:rPr>
                  <w:color w:val="000000"/>
                  <w:lang w:val="pt-BR"/>
                </w:rPr>
                <w:t>B</w:t>
              </w:r>
            </w:ins>
            <w:del w:id="518" w:author="granix pacheco" w:date="2016-02-07T08:39:00Z">
              <w:r w:rsidRPr="007D7E6F" w:rsidDel="002E0F1F">
                <w:rPr>
                  <w:color w:val="000000"/>
                  <w:lang w:val="pt-BR"/>
                </w:rPr>
                <w:delText>b</w:delText>
              </w:r>
            </w:del>
            <w:ins w:id="519" w:author="granix pacheco" w:date="2016-02-07T08:39:00Z">
              <w:r w:rsidR="002E0F1F" w:rsidRPr="007D7E6F">
                <w:rPr>
                  <w:color w:val="000000"/>
                  <w:lang w:val="pt-BR"/>
                </w:rPr>
                <w:t>l</w:t>
              </w:r>
            </w:ins>
            <w:del w:id="520" w:author="granix pacheco" w:date="2016-02-07T08:39:00Z">
              <w:r w:rsidRPr="007D7E6F" w:rsidDel="002E0F1F">
                <w:rPr>
                  <w:color w:val="000000"/>
                  <w:lang w:val="pt-BR"/>
                </w:rPr>
                <w:delText>l</w:delText>
              </w:r>
            </w:del>
            <w:r w:rsidRPr="007D7E6F">
              <w:rPr>
                <w:color w:val="000000"/>
                <w:lang w:val="pt-BR"/>
              </w:rPr>
              <w:t>oco de instruções da função ou método</w:t>
            </w:r>
            <w:ins w:id="521"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Configuraç</w:t>
      </w:r>
      <w:ins w:id="522" w:author="granix pacheco" w:date="2016-02-08T09:46:00Z">
        <w:r w:rsidR="00F03805" w:rsidRPr="007D7E6F">
          <w:rPr>
            <w:color w:val="000000"/>
            <w:lang w:val="pt-BR"/>
          </w:rPr>
          <w:t>a</w:t>
        </w:r>
      </w:ins>
      <w:del w:id="523" w:author="granix pacheco" w:date="2016-02-08T09:46:00Z">
        <w:r w:rsidRPr="007D7E6F" w:rsidDel="00F03805">
          <w:rPr>
            <w:color w:val="000000"/>
            <w:lang w:val="pt-BR"/>
          </w:rPr>
          <w:delText>ã</w:delText>
        </w:r>
      </w:del>
      <w:r w:rsidRPr="007D7E6F">
        <w:rPr>
          <w:color w:val="000000"/>
          <w:lang w:val="pt-BR"/>
        </w:rPr>
        <w:t>o</w:t>
      </w:r>
      <w:r w:rsidR="009733F6" w:rsidRPr="007D7E6F">
        <w:rPr>
          <w:color w:val="000000"/>
          <w:lang w:val="pt-BR"/>
        </w:rPr>
        <w:t>():</w:t>
      </w:r>
      <w:r w:rsidRPr="007D7E6F">
        <w:rPr>
          <w:color w:val="000000"/>
          <w:lang w:val="pt-BR"/>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lang w:val="pt-BR"/>
        </w:rPr>
        <w:pPrChange w:id="524"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385CC7">
        <w:rPr>
          <w:color w:val="000000"/>
          <w:lang w:val="pt-BR"/>
        </w:rPr>
        <w:t xml:space="preserve">. </w:t>
      </w:r>
      <w:r w:rsidR="001B6C03" w:rsidRPr="007D7E6F">
        <w:rPr>
          <w:color w:val="000000"/>
          <w:lang w:val="pt-BR"/>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Configuracao(){</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Principal()</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525"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Principal()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Principal(){</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526" w:author="granix pacheco" w:date="2016-02-07T09:38:00Z"/>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ins w:id="527" w:author="granix pacheco" w:date="2016-02-07T09:38:00Z"/>
          <w:b/>
          <w:sz w:val="36"/>
          <w:szCs w:val="36"/>
          <w:u w:val="single"/>
          <w:lang w:val="pt-BR"/>
          <w:rPrChange w:id="528" w:author="Mateus Berardo de Souza Terra" w:date="2016-02-08T20:05:00Z">
            <w:rPr>
              <w:ins w:id="529" w:author="granix pacheco" w:date="2016-02-07T09:38:00Z"/>
              <w:b/>
              <w:color w:val="000000"/>
              <w:sz w:val="36"/>
              <w:szCs w:val="36"/>
              <w:u w:val="single"/>
              <w:lang w:val="pt-BR"/>
            </w:rPr>
          </w:rPrChange>
        </w:rPr>
        <w:pPrChange w:id="530"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31" w:author="granix pacheco" w:date="2016-02-08T13:45:00Z"/>
          <w:b/>
          <w:sz w:val="36"/>
          <w:szCs w:val="36"/>
          <w:u w:val="single"/>
          <w:lang w:val="pt-BR"/>
        </w:rPr>
        <w:pPrChange w:id="532" w:author="Mateus Berardo de Souza Terra" w:date="2016-02-08T22:25:00Z">
          <w:pPr>
            <w:pStyle w:val="NormalWeb"/>
            <w:shd w:val="clear" w:color="auto" w:fill="FFFFFF"/>
            <w:spacing w:before="0" w:beforeAutospacing="0" w:after="160" w:afterAutospacing="0"/>
            <w:jc w:val="both"/>
          </w:pPr>
        </w:pPrChange>
      </w:pPr>
      <w:ins w:id="533" w:author="granix pacheco" w:date="2016-02-07T09:39:00Z">
        <w:r w:rsidRPr="007D7E6F">
          <w:rPr>
            <w:b/>
            <w:sz w:val="36"/>
            <w:szCs w:val="36"/>
            <w:u w:val="single"/>
            <w:lang w:val="pt-BR"/>
          </w:rPr>
          <w:t>In</w:t>
        </w:r>
        <w:r w:rsidR="006220FC" w:rsidRPr="007D7E6F">
          <w:rPr>
            <w:b/>
            <w:sz w:val="36"/>
            <w:szCs w:val="36"/>
            <w:u w:val="single"/>
            <w:lang w:val="pt-BR"/>
            <w:rPrChange w:id="534" w:author="Mateus Berardo de Souza Terra" w:date="2016-02-08T20:05:00Z">
              <w:rPr>
                <w:b/>
                <w:color w:val="000000"/>
                <w:sz w:val="36"/>
                <w:szCs w:val="36"/>
                <w:u w:val="single"/>
                <w:lang w:val="pt-BR"/>
              </w:rPr>
            </w:rPrChange>
          </w:rPr>
          <w:t>trodução</w:t>
        </w:r>
      </w:ins>
      <w:ins w:id="535" w:author="granix pacheco" w:date="2016-02-07T09:38:00Z">
        <w:r w:rsidR="006220FC" w:rsidRPr="007D7E6F">
          <w:rPr>
            <w:b/>
            <w:sz w:val="36"/>
            <w:szCs w:val="36"/>
            <w:u w:val="single"/>
            <w:lang w:val="pt-BR"/>
            <w:rPrChange w:id="536" w:author="Mateus Berardo de Souza Terra" w:date="2016-02-08T20:05:00Z">
              <w:rPr>
                <w:b/>
                <w:color w:val="000000"/>
                <w:sz w:val="36"/>
                <w:szCs w:val="36"/>
                <w:u w:val="single"/>
                <w:lang w:val="pt-BR"/>
              </w:rPr>
            </w:rPrChange>
          </w:rPr>
          <w:t xml:space="preserve"> a eletrônica </w:t>
        </w:r>
      </w:ins>
      <w:ins w:id="537" w:author="granix pacheco" w:date="2016-02-07T09:39:00Z">
        <w:r w:rsidR="006220FC" w:rsidRPr="007D7E6F">
          <w:rPr>
            <w:b/>
            <w:sz w:val="36"/>
            <w:szCs w:val="36"/>
            <w:u w:val="single"/>
            <w:lang w:val="pt-BR"/>
            <w:rPrChange w:id="538" w:author="Mateus Berardo de Souza Terra" w:date="2016-02-08T20:05:00Z">
              <w:rPr>
                <w:b/>
                <w:color w:val="000000"/>
                <w:sz w:val="36"/>
                <w:szCs w:val="36"/>
                <w:u w:val="single"/>
                <w:lang w:val="pt-BR"/>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39" w:author="granix pacheco" w:date="2016-02-07T09:39:00Z"/>
          <w:b/>
          <w:sz w:val="36"/>
          <w:szCs w:val="36"/>
          <w:u w:val="single"/>
          <w:lang w:val="pt-BR"/>
        </w:rPr>
        <w:pPrChange w:id="540"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41" w:author="granix pacheco" w:date="2016-02-07T09:44:00Z"/>
          <w:lang w:val="pt-BR"/>
        </w:rPr>
      </w:pPr>
      <w:ins w:id="542" w:author="granix pacheco" w:date="2016-02-07T09:39:00Z">
        <w:r w:rsidRPr="007D7E6F">
          <w:rPr>
            <w:lang w:val="pt-BR"/>
          </w:rPr>
          <w:tab/>
          <w:t>Uma parte muito</w:t>
        </w:r>
      </w:ins>
      <w:ins w:id="543" w:author="granix pacheco" w:date="2016-02-07T09:40:00Z">
        <w:r w:rsidRPr="007D7E6F">
          <w:rPr>
            <w:lang w:val="pt-BR"/>
          </w:rPr>
          <w:t xml:space="preserve"> importante da robótica é a parte da </w:t>
        </w:r>
      </w:ins>
      <w:ins w:id="544" w:author="granix pacheco" w:date="2016-02-07T09:41:00Z">
        <w:r w:rsidRPr="007D7E6F">
          <w:rPr>
            <w:lang w:val="pt-BR"/>
          </w:rPr>
          <w:t>eletrônica</w:t>
        </w:r>
      </w:ins>
      <w:ins w:id="545" w:author="Mateus Berardo de Souza Terra" w:date="2016-02-08T19:07:00Z">
        <w:r w:rsidR="008D4450" w:rsidRPr="007D7E6F">
          <w:rPr>
            <w:lang w:val="pt-BR"/>
          </w:rPr>
          <w:t>, ou o hardware,</w:t>
        </w:r>
      </w:ins>
      <w:ins w:id="546" w:author="granix pacheco" w:date="2016-02-07T09:40:00Z">
        <w:r w:rsidRPr="007D7E6F">
          <w:rPr>
            <w:lang w:val="pt-BR"/>
          </w:rPr>
          <w:t xml:space="preserve"> </w:t>
        </w:r>
      </w:ins>
      <w:ins w:id="547" w:author="granix pacheco" w:date="2016-02-07T09:41:00Z">
        <w:r w:rsidRPr="007D7E6F">
          <w:rPr>
            <w:lang w:val="pt-BR"/>
          </w:rPr>
          <w:t xml:space="preserve">pois ela que é capaz de interagir com o meio externo ao robô. </w:t>
        </w:r>
      </w:ins>
      <w:ins w:id="548" w:author="granix pacheco" w:date="2016-02-07T09:42:00Z">
        <w:r w:rsidRPr="007D7E6F">
          <w:rPr>
            <w:lang w:val="pt-BR"/>
          </w:rPr>
          <w:t>É por meio de atuadores (motores e servomotores) e sensores que ele ser</w:t>
        </w:r>
      </w:ins>
      <w:ins w:id="549" w:author="granix pacheco" w:date="2016-02-07T09:43:00Z">
        <w:r w:rsidRPr="007D7E6F">
          <w:rPr>
            <w:lang w:val="pt-BR"/>
          </w:rPr>
          <w:t xml:space="preserve">á capaz de analisar e se locomover interagindo com o ambiente a sua volta. </w:t>
        </w:r>
      </w:ins>
      <w:ins w:id="550" w:author="granix pacheco" w:date="2016-02-07T09:44:00Z">
        <w:r w:rsidRPr="007D7E6F">
          <w:rPr>
            <w:lang w:val="pt-BR"/>
          </w:rPr>
          <w:t xml:space="preserve">Esse é um assunto muito amplo e que pode requerer muitos cálculos, mas como esse </w:t>
        </w:r>
        <w:r w:rsidRPr="007D7E6F">
          <w:rPr>
            <w:lang w:val="pt-BR"/>
          </w:rPr>
          <w:lastRenderedPageBreak/>
          <w:t xml:space="preserve">material possui apenas caráter introdutório iremos abordar apenas as partes realmente </w:t>
        </w:r>
      </w:ins>
      <w:ins w:id="551" w:author="granix pacheco" w:date="2016-02-07T09:45:00Z">
        <w:r w:rsidRPr="007D7E6F">
          <w:rPr>
            <w:lang w:val="pt-BR"/>
          </w:rPr>
          <w:t>necessárias</w:t>
        </w:r>
      </w:ins>
      <w:ins w:id="552" w:author="granix pacheco" w:date="2016-02-07T09:44:00Z">
        <w:r w:rsidRPr="007D7E6F">
          <w:rPr>
            <w:lang w:val="pt-BR"/>
          </w:rPr>
          <w:t xml:space="preserve"> como:</w:t>
        </w:r>
        <w:bookmarkStart w:id="553" w:name="_GoBack"/>
        <w:bookmarkEnd w:id="553"/>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54" w:author="granix pacheco" w:date="2016-02-08T14:10:00Z"/>
          <w:lang w:val="pt-BR"/>
        </w:rPr>
        <w:pPrChange w:id="555" w:author="granix pacheco" w:date="2016-02-07T09:45:00Z">
          <w:pPr>
            <w:pStyle w:val="NormalWeb"/>
            <w:shd w:val="clear" w:color="auto" w:fill="FFFFFF"/>
            <w:spacing w:before="0" w:beforeAutospacing="0" w:after="160" w:afterAutospacing="0"/>
            <w:jc w:val="both"/>
          </w:pPr>
        </w:pPrChange>
      </w:pPr>
      <w:ins w:id="556" w:author="granix pacheco" w:date="2016-02-07T09:45:00Z">
        <w:r w:rsidRPr="007D7E6F">
          <w:rPr>
            <w:lang w:val="pt-BR"/>
          </w:rPr>
          <w:t>Resistores</w:t>
        </w:r>
      </w:ins>
      <w:ins w:id="557" w:author="granix pacheco" w:date="2016-02-07T09:46:00Z">
        <w:r w:rsidRPr="007D7E6F">
          <w:rPr>
            <w:lang w:val="pt-BR"/>
          </w:rPr>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58" w:author="granix pacheco" w:date="2016-02-08T14:13:00Z"/>
          <w:lang w:val="pt-BR"/>
        </w:rPr>
        <w:pPrChange w:id="559" w:author="Mateus Berardo de Souza Terra" w:date="2016-02-08T19:08:00Z">
          <w:pPr>
            <w:pStyle w:val="NormalWeb"/>
            <w:shd w:val="clear" w:color="auto" w:fill="FFFFFF"/>
            <w:spacing w:before="0" w:beforeAutospacing="0" w:after="160" w:afterAutospacing="0"/>
            <w:jc w:val="both"/>
          </w:pPr>
        </w:pPrChange>
      </w:pPr>
      <w:ins w:id="560" w:author="granix pacheco" w:date="2016-02-08T14:10:00Z">
        <w:r w:rsidRPr="007D7E6F">
          <w:rPr>
            <w:lang w:val="pt-BR"/>
          </w:rPr>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61" w:author="granix pacheco" w:date="2016-02-07T09:47:00Z"/>
          <w:lang w:val="pt-BR"/>
        </w:rPr>
        <w:pPrChange w:id="562" w:author="granix pacheco" w:date="2016-02-07T09:45:00Z">
          <w:pPr>
            <w:pStyle w:val="NormalWeb"/>
            <w:shd w:val="clear" w:color="auto" w:fill="FFFFFF"/>
            <w:spacing w:before="0" w:beforeAutospacing="0" w:after="160" w:afterAutospacing="0"/>
            <w:jc w:val="both"/>
          </w:pPr>
        </w:pPrChange>
      </w:pPr>
      <w:ins w:id="563" w:author="granix pacheco" w:date="2016-02-08T14:13:00Z">
        <w:r w:rsidRPr="007D7E6F">
          <w:rPr>
            <w:lang w:val="pt-BR"/>
          </w:rPr>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64" w:author="granix pacheco" w:date="2016-02-07T09:45:00Z"/>
          <w:lang w:val="pt-BR"/>
        </w:rPr>
        <w:pPrChange w:id="565" w:author="granix pacheco" w:date="2016-02-07T09:45:00Z">
          <w:pPr>
            <w:pStyle w:val="NormalWeb"/>
            <w:shd w:val="clear" w:color="auto" w:fill="FFFFFF"/>
            <w:spacing w:before="0" w:beforeAutospacing="0" w:after="160" w:afterAutospacing="0"/>
            <w:jc w:val="both"/>
          </w:pPr>
        </w:pPrChange>
      </w:pPr>
      <w:ins w:id="566" w:author="granix pacheco" w:date="2016-02-07T09:47:00Z">
        <w:r w:rsidRPr="007D7E6F">
          <w:rPr>
            <w:lang w:val="pt-BR"/>
          </w:rPr>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67" w:author="granix pacheco" w:date="2016-02-07T09:45:00Z"/>
          <w:lang w:val="pt-BR"/>
        </w:rPr>
        <w:pPrChange w:id="568" w:author="granix pacheco" w:date="2016-02-07T09:45:00Z">
          <w:pPr>
            <w:pStyle w:val="NormalWeb"/>
            <w:shd w:val="clear" w:color="auto" w:fill="FFFFFF"/>
            <w:spacing w:before="0" w:beforeAutospacing="0" w:after="160" w:afterAutospacing="0"/>
            <w:jc w:val="both"/>
          </w:pPr>
        </w:pPrChange>
      </w:pPr>
      <w:ins w:id="569" w:author="granix pacheco" w:date="2016-02-07T09:45:00Z">
        <w:r w:rsidRPr="007D7E6F">
          <w:rPr>
            <w:lang w:val="pt-BR"/>
          </w:rPr>
          <w:t>Capacitores</w:t>
        </w:r>
      </w:ins>
      <w:ins w:id="570" w:author="granix pacheco" w:date="2016-02-07T09:46:00Z">
        <w:r w:rsidRPr="007D7E6F">
          <w:rPr>
            <w:lang w:val="pt-BR"/>
          </w:rPr>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71" w:author="granix pacheco" w:date="2016-02-07T09:45:00Z"/>
          <w:lang w:val="pt-BR"/>
        </w:rPr>
        <w:pPrChange w:id="572" w:author="granix pacheco" w:date="2016-02-07T09:45:00Z">
          <w:pPr>
            <w:pStyle w:val="NormalWeb"/>
            <w:shd w:val="clear" w:color="auto" w:fill="FFFFFF"/>
            <w:spacing w:before="0" w:beforeAutospacing="0" w:after="160" w:afterAutospacing="0"/>
            <w:jc w:val="both"/>
          </w:pPr>
        </w:pPrChange>
      </w:pPr>
      <w:ins w:id="573" w:author="granix pacheco" w:date="2016-02-07T09:45:00Z">
        <w:r w:rsidRPr="007D7E6F">
          <w:rPr>
            <w:lang w:val="pt-BR"/>
          </w:rPr>
          <w:t>Diodos</w:t>
        </w:r>
      </w:ins>
      <w:ins w:id="574" w:author="granix pacheco" w:date="2016-02-07T09:46:00Z">
        <w:r w:rsidRPr="007D7E6F">
          <w:rPr>
            <w:lang w:val="pt-BR"/>
          </w:rPr>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75" w:author="granix pacheco" w:date="2016-02-08T08:39:00Z"/>
          <w:lang w:val="pt-BR"/>
        </w:rPr>
        <w:pPrChange w:id="576" w:author="Mateus Berardo de Souza Terra" w:date="2016-02-08T22:04:00Z">
          <w:pPr>
            <w:pStyle w:val="NormalWeb"/>
            <w:shd w:val="clear" w:color="auto" w:fill="FFFFFF"/>
            <w:spacing w:before="0" w:beforeAutospacing="0" w:after="160" w:afterAutospacing="0"/>
            <w:jc w:val="both"/>
          </w:pPr>
        </w:pPrChange>
      </w:pPr>
      <w:ins w:id="577" w:author="granix pacheco" w:date="2016-02-07T09:45:00Z">
        <w:r w:rsidRPr="007D7E6F">
          <w:rPr>
            <w:lang w:val="pt-BR"/>
          </w:rPr>
          <w:t>LEDs</w:t>
        </w:r>
      </w:ins>
      <w:ins w:id="578" w:author="granix pacheco" w:date="2016-02-07T09:46:00Z">
        <w:r w:rsidR="00FB6808" w:rsidRPr="007D7E6F">
          <w:rPr>
            <w:lang w:val="pt-BR"/>
          </w:rPr>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79" w:author="granix pacheco" w:date="2016-02-07T09:49:00Z"/>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ins w:id="580" w:author="granix pacheco" w:date="2016-02-08T14:11:00Z"/>
          <w:b/>
          <w:sz w:val="32"/>
          <w:szCs w:val="32"/>
          <w:lang w:val="pt-BR"/>
        </w:rPr>
        <w:pPrChange w:id="581" w:author="Mateus Berardo de Souza Terra" w:date="2016-02-08T22:25:00Z">
          <w:pPr>
            <w:pStyle w:val="NormalWeb"/>
            <w:shd w:val="clear" w:color="auto" w:fill="FFFFFF"/>
            <w:spacing w:before="0" w:beforeAutospacing="0" w:after="160" w:afterAutospacing="0"/>
            <w:jc w:val="both"/>
          </w:pPr>
        </w:pPrChange>
      </w:pPr>
      <w:ins w:id="582" w:author="granix pacheco" w:date="2016-02-08T08:36:00Z">
        <w:r w:rsidRPr="007D7E6F">
          <w:rPr>
            <w:b/>
            <w:sz w:val="32"/>
            <w:szCs w:val="32"/>
            <w:lang w:val="pt-BR"/>
            <w:rPrChange w:id="583" w:author="Mateus Berardo de Souza Terra" w:date="2016-02-08T20:05:00Z">
              <w:rPr>
                <w:lang w:val="pt-BR"/>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84" w:author="Mateus Berardo de Souza Terra" w:date="2016-02-08T19:21:00Z"/>
          <w:lang w:val="pt-BR"/>
        </w:rPr>
        <w:pPrChange w:id="585" w:author="Mateus Berardo de Souza Terra" w:date="2016-02-08T19:18:00Z">
          <w:pPr>
            <w:pStyle w:val="NormalWeb"/>
            <w:shd w:val="clear" w:color="auto" w:fill="FFFFFF"/>
            <w:spacing w:before="0" w:beforeAutospacing="0" w:after="160" w:afterAutospacing="0"/>
            <w:jc w:val="both"/>
          </w:pPr>
        </w:pPrChange>
      </w:pPr>
      <w:ins w:id="586" w:author="Mateus Berardo de Souza Terra" w:date="2016-02-08T19:16:00Z">
        <w:r w:rsidRPr="007D7E6F">
          <w:rPr>
            <w:lang w:val="pt-BR"/>
          </w:rPr>
          <w:t xml:space="preserve">Um resistor é um componente que </w:t>
        </w:r>
      </w:ins>
      <w:ins w:id="587" w:author="Mateus Berardo de Souza Terra" w:date="2016-02-08T19:17:00Z">
        <w:r w:rsidRPr="007D7E6F">
          <w:rPr>
            <w:lang w:val="pt-BR"/>
          </w:rPr>
          <w:t>apresenta uma certa dificuldade ou resistência à passagem de corrente</w:t>
        </w:r>
      </w:ins>
      <w:ins w:id="588" w:author="Mateus Berardo de Souza Terra" w:date="2016-02-08T19:18:00Z">
        <w:r w:rsidRPr="007D7E6F">
          <w:rPr>
            <w:lang w:val="pt-BR"/>
          </w:rPr>
          <w:t>. Os resistores são amplamente utilizados em circuitos, seja para regular tens</w:t>
        </w:r>
      </w:ins>
      <w:ins w:id="589" w:author="Mateus Berardo de Souza Terra" w:date="2016-02-08T19:19:00Z">
        <w:r w:rsidRPr="007D7E6F">
          <w:rPr>
            <w:lang w:val="pt-BR"/>
          </w:rPr>
          <w:t xml:space="preserve">ão ou corrente. </w:t>
        </w:r>
      </w:ins>
      <w:ins w:id="590" w:author="Mateus Berardo de Souza Terra" w:date="2016-02-08T19:20:00Z">
        <w:r w:rsidRPr="007D7E6F">
          <w:rPr>
            <w:lang w:val="pt-BR"/>
          </w:rPr>
          <w:t>A resistência de um resistor é medida em ohms. Para identificar os diferentes resistores de acordo com a resistência s</w:t>
        </w:r>
      </w:ins>
      <w:ins w:id="591" w:author="Mateus Berardo de Souza Terra" w:date="2016-02-08T19:21:00Z">
        <w:r w:rsidRPr="007D7E6F">
          <w:rPr>
            <w:lang w:val="pt-BR"/>
          </w:rPr>
          <w:t>ão utilizadas listras coloridas de acordo com</w:t>
        </w:r>
        <w:r w:rsidR="00105911" w:rsidRPr="007D7E6F">
          <w:rPr>
            <w:lang w:val="pt-BR"/>
          </w:rPr>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92" w:author="Mateus Berardo de Souza Terra" w:date="2016-02-08T19:41:00Z"/>
          <w:lang w:val="pt-BR"/>
        </w:rPr>
        <w:pPrChange w:id="593" w:author="Mateus Berardo de Souza Terra" w:date="2016-02-08T19:18:00Z">
          <w:pPr>
            <w:pStyle w:val="NormalWeb"/>
            <w:shd w:val="clear" w:color="auto" w:fill="FFFFFF"/>
            <w:spacing w:before="0" w:beforeAutospacing="0" w:after="160" w:afterAutospacing="0"/>
            <w:jc w:val="both"/>
          </w:pPr>
        </w:pPrChange>
      </w:pPr>
      <w:ins w:id="594" w:author="Mateus Berardo de Souza Terra" w:date="2016-02-08T19:21:00Z">
        <w:r w:rsidRPr="007D7E6F">
          <w:rPr>
            <w:b/>
            <w:lang w:val="pt-BR"/>
          </w:rPr>
          <w:t>Nota</w:t>
        </w:r>
        <w:r w:rsidRPr="007D7E6F">
          <w:rPr>
            <w:lang w:val="pt-BR"/>
          </w:rPr>
          <w:t>: A tabela está localizada no capítulo 8 para consulta.</w:t>
        </w:r>
      </w:ins>
    </w:p>
    <w:p w14:paraId="1CA3829E" w14:textId="77777777" w:rsidR="00A76C84" w:rsidRDefault="00A76C84">
      <w:pPr>
        <w:pStyle w:val="NormalWeb"/>
        <w:shd w:val="clear" w:color="auto" w:fill="FFFFFF"/>
        <w:ind w:firstLine="720"/>
        <w:jc w:val="both"/>
        <w:rPr>
          <w:ins w:id="595" w:author="Mateus Berardo de Souza Terra" w:date="2016-02-08T22:01:00Z"/>
          <w:lang w:val="pt-BR"/>
        </w:rPr>
      </w:pPr>
      <w:ins w:id="596" w:author="Mateus Berardo de Souza Terra" w:date="2016-02-08T22:01:00Z">
        <w:r>
          <w:rPr>
            <w:lang w:val="pt-BR"/>
          </w:rP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97" w:author="Mateus Berardo de Souza Terra" w:date="2016-02-08T22:01:00Z"/>
          <w:lang w:val="pt-BR"/>
        </w:rPr>
      </w:pPr>
      <w:ins w:id="598" w:author="Mateus Berardo de Souza Terra" w:date="2016-02-08T22:01:00Z">
        <w:r>
          <w:rPr>
            <w:lang w:val="pt-BR"/>
          </w:rP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99" w:author="Mateus Berardo de Souza Terra" w:date="2016-02-08T22:01:00Z"/>
          <w:lang w:val="pt-BR"/>
        </w:rPr>
      </w:pPr>
      <w:ins w:id="600" w:author="Mateus Berardo de Souza Terra" w:date="2016-02-08T22:01:00Z">
        <w:r>
          <w:rPr>
            <w:noProof/>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ins>
    </w:p>
    <w:p w14:paraId="76DBE619" w14:textId="77777777" w:rsidR="00A76C84" w:rsidRDefault="00A76C84" w:rsidP="00A76C84">
      <w:pPr>
        <w:pStyle w:val="NormalWeb"/>
        <w:shd w:val="clear" w:color="auto" w:fill="FFFFFF"/>
        <w:ind w:firstLine="720"/>
        <w:jc w:val="both"/>
        <w:rPr>
          <w:ins w:id="601" w:author="Mateus Berardo de Souza Terra" w:date="2016-02-08T22:01:00Z"/>
          <w:lang w:val="pt-BR"/>
        </w:rPr>
      </w:pPr>
      <w:ins w:id="602" w:author="Mateus Berardo de Souza Terra" w:date="2016-02-08T22:01:00Z">
        <w:r>
          <w:rPr>
            <w:lang w:val="pt-BR"/>
          </w:rPr>
          <w:t xml:space="preserve">                                                                                              </w:t>
        </w:r>
      </w:ins>
    </w:p>
    <w:p w14:paraId="6D175719" w14:textId="77777777" w:rsidR="00A76C84" w:rsidRDefault="00A76C84" w:rsidP="00A76C84">
      <w:pPr>
        <w:pStyle w:val="NormalWeb"/>
        <w:shd w:val="clear" w:color="auto" w:fill="FFFFFF"/>
        <w:ind w:firstLine="720"/>
        <w:jc w:val="both"/>
        <w:rPr>
          <w:ins w:id="603" w:author="Mateus Berardo de Souza Terra" w:date="2016-02-08T22:01:00Z"/>
          <w:lang w:val="pt-BR"/>
        </w:rPr>
      </w:pPr>
    </w:p>
    <w:p w14:paraId="33754A67" w14:textId="77777777" w:rsidR="00A76C84" w:rsidRDefault="00A76C84" w:rsidP="00A76C84">
      <w:pPr>
        <w:pStyle w:val="NormalWeb"/>
        <w:shd w:val="clear" w:color="auto" w:fill="FFFFFF"/>
        <w:ind w:firstLine="720"/>
        <w:jc w:val="both"/>
        <w:rPr>
          <w:ins w:id="604" w:author="Mateus Berardo de Souza Terra" w:date="2016-02-08T22:01:00Z"/>
          <w:lang w:val="pt-BR"/>
        </w:rPr>
      </w:pPr>
    </w:p>
    <w:p w14:paraId="35B40FAF" w14:textId="77777777" w:rsidR="00A76C84" w:rsidRDefault="00A76C84">
      <w:pPr>
        <w:pStyle w:val="NormalWeb"/>
        <w:shd w:val="clear" w:color="auto" w:fill="FFFFFF"/>
        <w:ind w:left="1440"/>
        <w:jc w:val="both"/>
        <w:rPr>
          <w:ins w:id="605" w:author="Mateus Berardo de Souza Terra" w:date="2016-02-08T22:01:00Z"/>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606" w:author="Mateus Berardo de Souza Terra" w:date="2016-02-08T22:01:00Z"/>
          <w:lang w:val="pt-BR"/>
        </w:rPr>
      </w:pPr>
      <w:ins w:id="607" w:author="Mateus Berardo de Souza Terra" w:date="2016-02-08T22:01:00Z">
        <w:r>
          <w:rPr>
            <w:lang w:val="pt-BR"/>
          </w:rP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608" w:author="Mateus Berardo de Souza Terra" w:date="2016-02-08T22:01:00Z"/>
          <w:lang w:val="pt-BR"/>
        </w:rPr>
      </w:pPr>
      <w:ins w:id="609" w:author="Mateus Berardo de Souza Terra" w:date="2016-02-08T22:01:00Z">
        <w:r>
          <w:rPr>
            <w:noProof/>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ins>
    </w:p>
    <w:p w14:paraId="26305946" w14:textId="77777777" w:rsidR="00A76C84" w:rsidRDefault="00A76C84" w:rsidP="00A76C84">
      <w:pPr>
        <w:pStyle w:val="NormalWeb"/>
        <w:shd w:val="clear" w:color="auto" w:fill="FFFFFF"/>
        <w:ind w:firstLine="720"/>
        <w:jc w:val="both"/>
        <w:rPr>
          <w:ins w:id="610" w:author="Mateus Berardo de Souza Terra" w:date="2016-02-08T22:01:00Z"/>
          <w:lang w:val="pt-BR"/>
        </w:rPr>
      </w:pPr>
    </w:p>
    <w:p w14:paraId="27DD95CB" w14:textId="77777777" w:rsidR="00A76C84" w:rsidRDefault="00A76C84" w:rsidP="00A76C84">
      <w:pPr>
        <w:pStyle w:val="NormalWeb"/>
        <w:shd w:val="clear" w:color="auto" w:fill="FFFFFF"/>
        <w:ind w:firstLine="720"/>
        <w:jc w:val="both"/>
        <w:rPr>
          <w:ins w:id="611" w:author="Mateus Berardo de Souza Terra" w:date="2016-02-08T22:01:00Z"/>
          <w:lang w:val="pt-BR"/>
        </w:rPr>
      </w:pPr>
    </w:p>
    <w:p w14:paraId="7AC84B88" w14:textId="77777777" w:rsidR="00A76C84" w:rsidRDefault="00A76C84">
      <w:pPr>
        <w:pStyle w:val="NormalWeb"/>
        <w:shd w:val="clear" w:color="auto" w:fill="FFFFFF"/>
        <w:ind w:firstLine="720"/>
        <w:jc w:val="both"/>
        <w:rPr>
          <w:ins w:id="612" w:author="Mateus Berardo de Souza Terra" w:date="2016-02-08T22:01:00Z"/>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613" w:author="Mateus Berardo de Souza Terra" w:date="2016-02-08T22:01:00Z"/>
          <w:lang w:val="pt-BR"/>
        </w:rPr>
      </w:pPr>
      <w:ins w:id="614" w:author="Mateus Berardo de Souza Terra" w:date="2016-02-08T22:01:00Z">
        <w:r>
          <w:rPr>
            <w:lang w:val="pt-BR"/>
          </w:rP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615" w:author="Mateus Berardo de Souza Terra" w:date="2016-02-08T22:01:00Z"/>
          <w:lang w:val="pt-BR"/>
        </w:rPr>
      </w:pPr>
    </w:p>
    <w:p w14:paraId="3B443347" w14:textId="77BB0FA3" w:rsidR="00A76C84" w:rsidRDefault="00A76C84" w:rsidP="00A76C84">
      <w:pPr>
        <w:pStyle w:val="NormalWeb"/>
        <w:shd w:val="clear" w:color="auto" w:fill="FFFFFF"/>
        <w:ind w:firstLine="720"/>
        <w:jc w:val="both"/>
        <w:rPr>
          <w:ins w:id="616" w:author="Mateus Berardo de Souza Terra" w:date="2016-02-08T22:01:00Z"/>
          <w:lang w:val="pt-BR"/>
        </w:rPr>
      </w:pPr>
      <w:ins w:id="617" w:author="Mateus Berardo de Souza Terra" w:date="2016-02-08T22:01:00Z">
        <w:r>
          <w:rPr>
            <w:noProof/>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618" w:author="Mateus Berardo de Souza Terra" w:date="2016-02-08T22:01:00Z"/>
          <w:lang w:val="pt-BR"/>
        </w:rPr>
      </w:pPr>
    </w:p>
    <w:p w14:paraId="5D8B76BD" w14:textId="77777777" w:rsidR="00A76C84" w:rsidRDefault="00A76C84" w:rsidP="00A76C84">
      <w:pPr>
        <w:pStyle w:val="NormalWeb"/>
        <w:shd w:val="clear" w:color="auto" w:fill="FFFFFF"/>
        <w:ind w:firstLine="720"/>
        <w:jc w:val="both"/>
        <w:rPr>
          <w:ins w:id="619" w:author="Mateus Berardo de Souza Terra" w:date="2016-02-08T22:01:00Z"/>
          <w:lang w:val="pt-BR"/>
        </w:rPr>
      </w:pPr>
    </w:p>
    <w:p w14:paraId="4A571CB5" w14:textId="77777777" w:rsidR="00A76C84" w:rsidRDefault="00A76C84">
      <w:pPr>
        <w:pStyle w:val="NormalWeb"/>
        <w:shd w:val="clear" w:color="auto" w:fill="FFFFFF"/>
        <w:ind w:firstLine="720"/>
        <w:jc w:val="both"/>
        <w:rPr>
          <w:ins w:id="620" w:author="Mateus Berardo de Souza Terra" w:date="2016-02-08T22:01:00Z"/>
          <w:lang w:val="pt-BR"/>
        </w:rPr>
      </w:pPr>
    </w:p>
    <w:p w14:paraId="558F2A1E" w14:textId="77777777" w:rsidR="00A76C84" w:rsidRDefault="00A76C84">
      <w:pPr>
        <w:pStyle w:val="NormalWeb"/>
        <w:shd w:val="clear" w:color="auto" w:fill="FFFFFF"/>
        <w:spacing w:before="0" w:beforeAutospacing="0" w:after="160" w:afterAutospacing="0"/>
        <w:ind w:firstLine="720"/>
        <w:jc w:val="both"/>
        <w:rPr>
          <w:ins w:id="621" w:author="Mateus Berardo de Souza Terra" w:date="2016-02-08T22:01:00Z"/>
          <w:lang w:val="pt-BR"/>
        </w:rPr>
        <w:pPrChange w:id="622"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623" w:author="Mateus Berardo de Souza Terra" w:date="2016-02-08T22:01:00Z"/>
          <w:lang w:val="pt-BR"/>
        </w:rPr>
        <w:pPrChange w:id="624"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625" w:author="granix pacheco" w:date="2016-02-08T14:38:00Z"/>
          <w:lang w:val="pt-BR"/>
          <w:rPrChange w:id="626" w:author="Mateus Berardo de Souza Terra" w:date="2016-02-08T20:05:00Z">
            <w:rPr>
              <w:ins w:id="627" w:author="granix pacheco" w:date="2016-02-08T14:38:00Z"/>
              <w:b/>
              <w:sz w:val="32"/>
              <w:szCs w:val="32"/>
              <w:lang w:val="pt-BR"/>
            </w:rPr>
          </w:rPrChange>
        </w:rPr>
        <w:pPrChange w:id="628" w:author="Mateus Berardo de Souza Terra" w:date="2016-02-08T19:25:00Z">
          <w:pPr>
            <w:pStyle w:val="NormalWeb"/>
            <w:shd w:val="clear" w:color="auto" w:fill="FFFFFF"/>
            <w:spacing w:before="0" w:beforeAutospacing="0" w:after="160" w:afterAutospacing="0"/>
            <w:jc w:val="both"/>
          </w:pPr>
        </w:pPrChange>
      </w:pPr>
      <w:ins w:id="629" w:author="Mateus Berardo de Souza Terra" w:date="2016-02-08T19:22:00Z">
        <w:r w:rsidRPr="007D7E6F">
          <w:rPr>
            <w:lang w:val="pt-BR"/>
          </w:rPr>
          <w:t xml:space="preserve">Além dos resistores comuns, existem resistores que variam a sua resistência de acordo com fenômenos físicos como a luminosidade, no caso do LDR, ou a temperatura, no caso do Termistor. </w:t>
        </w:r>
      </w:ins>
      <w:ins w:id="630" w:author="Mateus Berardo de Souza Terra" w:date="2016-02-08T19:23:00Z">
        <w:r w:rsidRPr="007D7E6F">
          <w:rPr>
            <w:lang w:val="pt-BR"/>
          </w:rPr>
          <w:t>Devido a suas propriedades, tais resistores são utilizados como sensores na rob</w:t>
        </w:r>
      </w:ins>
      <w:ins w:id="631" w:author="Mateus Berardo de Souza Terra" w:date="2016-02-08T19:24:00Z">
        <w:r w:rsidRPr="007D7E6F">
          <w:rPr>
            <w:lang w:val="pt-BR"/>
          </w:rPr>
          <w:t>ótica. Depois de alguns capítulos, você perceberá que grande parte dos sensores são resistivos.</w:t>
        </w:r>
      </w:ins>
      <w:ins w:id="632" w:author="Mateus Berardo de Souza Terra" w:date="2016-02-08T19:25:00Z">
        <w:r w:rsidRPr="007D7E6F">
          <w:rPr>
            <w:lang w:val="pt-BR"/>
          </w:rPr>
          <w:t xml:space="preserve"> Agora falaremos um pouco sobre o LDR e sobre o </w:t>
        </w:r>
      </w:ins>
      <w:ins w:id="633" w:author="Mateus Berardo de Souza Terra" w:date="2016-02-08T19:26:00Z">
        <w:r w:rsidRPr="007D7E6F">
          <w:rPr>
            <w:lang w:val="pt-BR"/>
          </w:rPr>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34" w:author="granix pacheco" w:date="2016-02-08T14:11:00Z"/>
          <w:b/>
          <w:sz w:val="32"/>
          <w:szCs w:val="32"/>
          <w:lang w:val="pt-BR"/>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jc w:val="both"/>
        <w:rPr>
          <w:ins w:id="635" w:author="granix pacheco" w:date="2016-02-08T14:13:00Z"/>
          <w:b/>
          <w:sz w:val="32"/>
          <w:szCs w:val="32"/>
          <w:lang w:val="pt-BR"/>
        </w:rPr>
        <w:pPrChange w:id="636" w:author="Mateus Berardo de Souza Terra" w:date="2016-02-08T22:25:00Z">
          <w:pPr>
            <w:pStyle w:val="NormalWeb"/>
            <w:shd w:val="clear" w:color="auto" w:fill="FFFFFF"/>
            <w:spacing w:before="0" w:beforeAutospacing="0" w:after="160" w:afterAutospacing="0"/>
            <w:jc w:val="both"/>
          </w:pPr>
        </w:pPrChange>
      </w:pPr>
      <w:ins w:id="637" w:author="granix pacheco" w:date="2016-02-08T14:11:00Z">
        <w:r w:rsidRPr="007D7E6F">
          <w:rPr>
            <w:b/>
            <w:sz w:val="32"/>
            <w:szCs w:val="32"/>
            <w:lang w:val="pt-BR"/>
          </w:rPr>
          <w:t>LDR:</w:t>
        </w:r>
      </w:ins>
    </w:p>
    <w:p w14:paraId="2A490940" w14:textId="356925F5" w:rsidR="0059787C" w:rsidRPr="007D7E6F" w:rsidRDefault="0059787C">
      <w:pPr>
        <w:ind w:firstLine="720"/>
        <w:jc w:val="both"/>
        <w:rPr>
          <w:ins w:id="638" w:author="granix pacheco" w:date="2016-02-08T14:29:00Z"/>
          <w:rFonts w:ascii="Times New Roman" w:eastAsia="Times New Roman" w:hAnsi="Times New Roman" w:cs="Times New Roman"/>
          <w:color w:val="222222"/>
          <w:sz w:val="24"/>
          <w:szCs w:val="24"/>
          <w:lang w:val="pt-BR" w:eastAsia="pt-BR"/>
          <w:rPrChange w:id="639" w:author="Mateus Berardo de Souza Terra" w:date="2016-02-08T20:05:00Z">
            <w:rPr>
              <w:ins w:id="640" w:author="granix pacheco" w:date="2016-02-08T14:29:00Z"/>
              <w:rFonts w:ascii="Arial" w:eastAsia="Times New Roman" w:hAnsi="Arial" w:cs="Arial"/>
              <w:color w:val="222222"/>
              <w:sz w:val="27"/>
              <w:szCs w:val="27"/>
              <w:lang w:val="pt-PT" w:eastAsia="pt-BR"/>
            </w:rPr>
          </w:rPrChange>
        </w:rPr>
        <w:pPrChange w:id="641" w:author="granix pacheco" w:date="2016-02-08T14:34:00Z">
          <w:pPr/>
        </w:pPrChange>
      </w:pPr>
      <w:ins w:id="642" w:author="granix pacheco" w:date="2016-02-08T14:31:00Z">
        <w:r w:rsidRPr="007D7E6F">
          <w:rPr>
            <w:rFonts w:ascii="Times New Roman" w:eastAsia="Times New Roman" w:hAnsi="Times New Roman" w:cs="Times New Roman"/>
            <w:color w:val="222222"/>
            <w:sz w:val="24"/>
            <w:szCs w:val="24"/>
            <w:lang w:val="pt-BR" w:eastAsia="pt-BR"/>
            <w:rPrChange w:id="643"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lang w:val="pt-BR"/>
            <w:rPrChange w:id="644" w:author="Mateus Berardo de Souza Terra" w:date="2016-02-08T20:05:00Z">
              <w:rPr>
                <w:b/>
                <w:bCs/>
                <w:i/>
                <w:iCs/>
                <w:lang w:val="pt-PT"/>
              </w:rPr>
            </w:rPrChange>
          </w:rPr>
          <w:t>L</w:t>
        </w:r>
        <w:r w:rsidRPr="007D7E6F">
          <w:rPr>
            <w:rFonts w:ascii="Times New Roman" w:hAnsi="Times New Roman" w:cs="Times New Roman"/>
            <w:iCs/>
            <w:sz w:val="24"/>
            <w:szCs w:val="24"/>
            <w:lang w:val="pt-BR"/>
            <w:rPrChange w:id="645" w:author="Mateus Berardo de Souza Terra" w:date="2016-02-08T20:05:00Z">
              <w:rPr>
                <w:i/>
                <w:iCs/>
                <w:lang w:val="pt-PT"/>
              </w:rPr>
            </w:rPrChange>
          </w:rPr>
          <w:t xml:space="preserve">ight </w:t>
        </w:r>
        <w:del w:id="646" w:author="Mateus Berardo de Souza Terra" w:date="2016-02-08T19:26:00Z">
          <w:r w:rsidRPr="007D7E6F" w:rsidDel="00105911">
            <w:rPr>
              <w:rFonts w:ascii="Times New Roman" w:hAnsi="Times New Roman" w:cs="Times New Roman"/>
              <w:bCs/>
              <w:iCs/>
              <w:sz w:val="24"/>
              <w:szCs w:val="24"/>
              <w:lang w:val="pt-BR"/>
              <w:rPrChange w:id="647"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lang w:val="pt-BR"/>
              <w:rPrChange w:id="648" w:author="Mateus Berardo de Souza Terra" w:date="2016-02-08T20:05:00Z">
                <w:rPr>
                  <w:i/>
                  <w:iCs/>
                  <w:lang w:val="pt-PT"/>
                </w:rPr>
              </w:rPrChange>
            </w:rPr>
            <w:delText>ependent</w:delText>
          </w:r>
        </w:del>
      </w:ins>
      <w:ins w:id="649" w:author="Mateus Berardo de Souza Terra" w:date="2016-02-08T19:26:00Z">
        <w:r w:rsidR="00105911" w:rsidRPr="007D7E6F">
          <w:rPr>
            <w:rFonts w:ascii="Times New Roman" w:hAnsi="Times New Roman" w:cs="Times New Roman"/>
            <w:bCs/>
            <w:iCs/>
            <w:sz w:val="24"/>
            <w:szCs w:val="24"/>
            <w:lang w:val="pt-BR"/>
            <w:rPrChange w:id="650" w:author="Mateus Berardo de Souza Terra" w:date="2016-02-08T20:05:00Z">
              <w:rPr>
                <w:rFonts w:ascii="Times New Roman" w:hAnsi="Times New Roman" w:cs="Times New Roman"/>
                <w:bCs/>
                <w:iCs/>
                <w:sz w:val="24"/>
                <w:szCs w:val="24"/>
              </w:rPr>
            </w:rPrChange>
          </w:rPr>
          <w:t>D</w:t>
        </w:r>
        <w:r w:rsidR="00105911" w:rsidRPr="007D7E6F">
          <w:rPr>
            <w:rFonts w:ascii="Times New Roman" w:hAnsi="Times New Roman" w:cs="Times New Roman"/>
            <w:iCs/>
            <w:sz w:val="24"/>
            <w:szCs w:val="24"/>
            <w:lang w:val="pt-BR"/>
            <w:rPrChange w:id="651" w:author="Mateus Berardo de Souza Terra" w:date="2016-02-08T20:05:00Z">
              <w:rPr>
                <w:rFonts w:ascii="Times New Roman" w:hAnsi="Times New Roman" w:cs="Times New Roman"/>
                <w:iCs/>
                <w:sz w:val="24"/>
                <w:szCs w:val="24"/>
              </w:rPr>
            </w:rPrChange>
          </w:rPr>
          <w:t>ependent</w:t>
        </w:r>
      </w:ins>
      <w:ins w:id="652" w:author="granix pacheco" w:date="2016-02-08T14:31:00Z">
        <w:r w:rsidRPr="007D7E6F">
          <w:rPr>
            <w:rFonts w:ascii="Times New Roman" w:hAnsi="Times New Roman" w:cs="Times New Roman"/>
            <w:iCs/>
            <w:sz w:val="24"/>
            <w:szCs w:val="24"/>
            <w:lang w:val="pt-BR"/>
            <w:rPrChange w:id="653" w:author="Mateus Berardo de Souza Terra" w:date="2016-02-08T20:05:00Z">
              <w:rPr>
                <w:i/>
                <w:iCs/>
                <w:lang w:val="pt-PT"/>
              </w:rPr>
            </w:rPrChange>
          </w:rPr>
          <w:t xml:space="preserve"> </w:t>
        </w:r>
        <w:r w:rsidRPr="007D7E6F">
          <w:rPr>
            <w:rFonts w:ascii="Times New Roman" w:hAnsi="Times New Roman" w:cs="Times New Roman"/>
            <w:bCs/>
            <w:iCs/>
            <w:sz w:val="24"/>
            <w:szCs w:val="24"/>
            <w:lang w:val="pt-BR"/>
            <w:rPrChange w:id="654" w:author="Mateus Berardo de Souza Terra" w:date="2016-02-08T20:05:00Z">
              <w:rPr>
                <w:b/>
                <w:bCs/>
                <w:i/>
                <w:iCs/>
                <w:lang w:val="pt-PT"/>
              </w:rPr>
            </w:rPrChange>
          </w:rPr>
          <w:t>R</w:t>
        </w:r>
        <w:r w:rsidRPr="007D7E6F">
          <w:rPr>
            <w:rFonts w:ascii="Times New Roman" w:hAnsi="Times New Roman" w:cs="Times New Roman"/>
            <w:iCs/>
            <w:sz w:val="24"/>
            <w:szCs w:val="24"/>
            <w:lang w:val="pt-BR"/>
            <w:rPrChange w:id="655" w:author="Mateus Berardo de Souza Terra" w:date="2016-02-08T20:05:00Z">
              <w:rPr>
                <w:i/>
                <w:iCs/>
                <w:lang w:val="pt-PT"/>
              </w:rPr>
            </w:rPrChange>
          </w:rPr>
          <w:t>esistor</w:t>
        </w:r>
        <w:r w:rsidRPr="007D7E6F">
          <w:rPr>
            <w:rFonts w:ascii="Times New Roman" w:hAnsi="Times New Roman" w:cs="Times New Roman"/>
            <w:iCs/>
            <w:sz w:val="24"/>
            <w:szCs w:val="24"/>
            <w:lang w:val="pt-BR"/>
            <w:rPrChange w:id="656" w:author="Mateus Berardo de Souza Terra" w:date="2016-02-08T20:05:00Z">
              <w:rPr>
                <w:rFonts w:ascii="Times New Roman" w:hAnsi="Times New Roman" w:cs="Times New Roman"/>
                <w:iCs/>
                <w:sz w:val="24"/>
                <w:szCs w:val="24"/>
                <w:lang w:val="pt-PT"/>
              </w:rPr>
            </w:rPrChange>
          </w:rPr>
          <w:t xml:space="preserve">) é um </w:t>
        </w:r>
      </w:ins>
      <w:ins w:id="657" w:author="granix pacheco" w:date="2016-02-08T14:32:00Z">
        <w:r w:rsidRPr="007D7E6F">
          <w:rPr>
            <w:rStyle w:val="no-conversion"/>
            <w:rFonts w:ascii="Times New Roman" w:hAnsi="Times New Roman" w:cs="Times New Roman"/>
            <w:bCs/>
            <w:sz w:val="24"/>
            <w:szCs w:val="24"/>
            <w:lang w:val="pt-BR"/>
            <w:rPrChange w:id="658" w:author="Mateus Berardo de Souza Terra" w:date="2016-02-08T20:05:00Z">
              <w:rPr>
                <w:rStyle w:val="no-conversion"/>
                <w:b/>
                <w:bCs/>
              </w:rPr>
            </w:rPrChange>
          </w:rPr>
          <w:t>Resistor Dependente de Lu</w:t>
        </w:r>
        <w:r w:rsidRPr="007D7E6F">
          <w:rPr>
            <w:rStyle w:val="no-conversion"/>
            <w:rFonts w:ascii="Times New Roman" w:hAnsi="Times New Roman" w:cs="Times New Roman"/>
            <w:bCs/>
            <w:sz w:val="24"/>
            <w:szCs w:val="24"/>
            <w:lang w:val="pt-BR"/>
            <w:rPrChange w:id="659" w:author="Mateus Berardo de Souza Terra" w:date="2016-02-08T20:05:00Z">
              <w:rPr>
                <w:rStyle w:val="no-conversion"/>
                <w:b/>
                <w:bCs/>
                <w:lang w:val="pt-BR"/>
              </w:rPr>
            </w:rPrChange>
          </w:rPr>
          <w:t>z</w:t>
        </w:r>
        <w:r w:rsidRPr="007D7E6F">
          <w:rPr>
            <w:rStyle w:val="no-conversion"/>
            <w:rFonts w:ascii="Times New Roman" w:hAnsi="Times New Roman" w:cs="Times New Roman"/>
            <w:sz w:val="24"/>
            <w:szCs w:val="24"/>
            <w:lang w:val="pt-BR"/>
            <w:rPrChange w:id="660" w:author="Mateus Berardo de Souza Terra" w:date="2016-02-08T20:05:00Z">
              <w:rPr>
                <w:rStyle w:val="no-conversion"/>
                <w:lang w:val="pt-PT"/>
              </w:rPr>
            </w:rPrChange>
          </w:rPr>
          <w:t xml:space="preserve"> ou </w:t>
        </w:r>
        <w:del w:id="661" w:author="Mateus Berardo de Souza Terra" w:date="2016-02-08T19:17:00Z">
          <w:r w:rsidRPr="007D7E6F" w:rsidDel="006D3AB1">
            <w:rPr>
              <w:rStyle w:val="no-conversion"/>
              <w:rFonts w:ascii="Times New Roman" w:hAnsi="Times New Roman" w:cs="Times New Roman"/>
              <w:bCs/>
              <w:sz w:val="24"/>
              <w:szCs w:val="24"/>
              <w:lang w:val="pt-BR"/>
              <w:rPrChange w:id="662" w:author="Mateus Berardo de Souza Terra" w:date="2016-02-08T20:05:00Z">
                <w:rPr>
                  <w:rStyle w:val="no-conversion"/>
                  <w:b/>
                  <w:bCs/>
                  <w:lang w:val="pt-PT"/>
                </w:rPr>
              </w:rPrChange>
            </w:rPr>
            <w:delText>Fotoresistência</w:delText>
          </w:r>
        </w:del>
      </w:ins>
      <w:ins w:id="663" w:author="Mateus Berardo de Souza Terra" w:date="2016-02-08T19:17:00Z">
        <w:r w:rsidR="006D3AB1" w:rsidRPr="007D7E6F">
          <w:rPr>
            <w:rStyle w:val="no-conversion"/>
            <w:rFonts w:ascii="Times New Roman" w:hAnsi="Times New Roman" w:cs="Times New Roman"/>
            <w:bCs/>
            <w:sz w:val="24"/>
            <w:szCs w:val="24"/>
            <w:lang w:val="pt-BR"/>
          </w:rPr>
          <w:t>Fotoresistência</w:t>
        </w:r>
      </w:ins>
      <w:ins w:id="664" w:author="granix pacheco" w:date="2016-02-08T14:32:00Z">
        <w:r w:rsidRPr="007D7E6F">
          <w:rPr>
            <w:rStyle w:val="no-conversion"/>
            <w:rFonts w:ascii="Times New Roman" w:hAnsi="Times New Roman" w:cs="Times New Roman"/>
            <w:bCs/>
            <w:sz w:val="24"/>
            <w:szCs w:val="24"/>
            <w:lang w:val="pt-BR"/>
            <w:rPrChange w:id="665"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66" w:author="granix pacheco" w:date="2016-02-08T14:33:00Z">
        <w:r w:rsidR="00E96E41" w:rsidRPr="007D7E6F">
          <w:rPr>
            <w:rStyle w:val="no-conversion"/>
            <w:rFonts w:ascii="Times New Roman" w:hAnsi="Times New Roman" w:cs="Times New Roman"/>
            <w:bCs/>
            <w:sz w:val="24"/>
            <w:szCs w:val="24"/>
            <w:lang w:val="pt-BR"/>
            <w:rPrChange w:id="667" w:author="Mateus Berardo de Souza Terra" w:date="2016-02-08T20:05:00Z">
              <w:rPr>
                <w:rStyle w:val="no-conversion"/>
                <w:rFonts w:ascii="Times New Roman" w:hAnsi="Times New Roman" w:cs="Times New Roman"/>
                <w:bCs/>
                <w:sz w:val="24"/>
                <w:szCs w:val="24"/>
                <w:lang w:val="pt-PT"/>
              </w:rPr>
            </w:rPrChange>
          </w:rPr>
          <w:t xml:space="preserve">a sua </w:t>
        </w:r>
        <w:del w:id="668" w:author="Mateus Berardo de Souza Terra" w:date="2016-02-08T19:17:00Z">
          <w:r w:rsidR="00E96E41" w:rsidRPr="007D7E6F" w:rsidDel="006D3AB1">
            <w:rPr>
              <w:rStyle w:val="no-conversion"/>
              <w:rFonts w:ascii="Times New Roman" w:hAnsi="Times New Roman" w:cs="Times New Roman"/>
              <w:bCs/>
              <w:sz w:val="24"/>
              <w:szCs w:val="24"/>
              <w:lang w:val="pt-BR"/>
              <w:rPrChange w:id="669" w:author="Mateus Berardo de Souza Terra" w:date="2016-02-08T20:05:00Z">
                <w:rPr>
                  <w:rStyle w:val="no-conversion"/>
                  <w:rFonts w:ascii="Times New Roman" w:hAnsi="Times New Roman" w:cs="Times New Roman"/>
                  <w:bCs/>
                  <w:sz w:val="24"/>
                  <w:szCs w:val="24"/>
                  <w:lang w:val="pt-PT"/>
                </w:rPr>
              </w:rPrChange>
            </w:rPr>
            <w:delText>resistencia</w:delText>
          </w:r>
        </w:del>
      </w:ins>
      <w:ins w:id="670" w:author="Mateus Berardo de Souza Terra" w:date="2016-02-08T19:17:00Z">
        <w:r w:rsidR="006D3AB1" w:rsidRPr="007D7E6F">
          <w:rPr>
            <w:rStyle w:val="no-conversion"/>
            <w:rFonts w:ascii="Times New Roman" w:hAnsi="Times New Roman" w:cs="Times New Roman"/>
            <w:bCs/>
            <w:sz w:val="24"/>
            <w:szCs w:val="24"/>
            <w:lang w:val="pt-BR"/>
          </w:rPr>
          <w:t>resistência</w:t>
        </w:r>
      </w:ins>
      <w:ins w:id="671" w:author="granix pacheco" w:date="2016-02-08T14:33:00Z">
        <w:r w:rsidR="00E96E41" w:rsidRPr="007D7E6F">
          <w:rPr>
            <w:rStyle w:val="no-conversion"/>
            <w:rFonts w:ascii="Times New Roman" w:hAnsi="Times New Roman" w:cs="Times New Roman"/>
            <w:bCs/>
            <w:sz w:val="24"/>
            <w:szCs w:val="24"/>
            <w:lang w:val="pt-BR"/>
            <w:rPrChange w:id="672" w:author="Mateus Berardo de Souza Terra" w:date="2016-02-08T20:05:00Z">
              <w:rPr>
                <w:rStyle w:val="no-conversion"/>
                <w:rFonts w:ascii="Times New Roman" w:hAnsi="Times New Roman" w:cs="Times New Roman"/>
                <w:bCs/>
                <w:sz w:val="24"/>
                <w:szCs w:val="24"/>
                <w:lang w:val="pt-PT"/>
              </w:rPr>
            </w:rPrChange>
          </w:rPr>
          <w:t xml:space="preserve"> em funç</w:t>
        </w:r>
      </w:ins>
      <w:ins w:id="673" w:author="granix pacheco" w:date="2016-02-08T14:35:00Z">
        <w:r w:rsidR="00E96E41" w:rsidRPr="007D7E6F">
          <w:rPr>
            <w:rStyle w:val="no-conversion"/>
            <w:rFonts w:ascii="Times New Roman" w:hAnsi="Times New Roman" w:cs="Times New Roman"/>
            <w:bCs/>
            <w:sz w:val="24"/>
            <w:szCs w:val="24"/>
            <w:lang w:val="pt-BR"/>
            <w:rPrChange w:id="674" w:author="Mateus Berardo de Souza Terra" w:date="2016-02-08T20:05:00Z">
              <w:rPr>
                <w:rStyle w:val="no-conversion"/>
                <w:rFonts w:ascii="Times New Roman" w:hAnsi="Times New Roman" w:cs="Times New Roman"/>
                <w:bCs/>
                <w:sz w:val="24"/>
                <w:szCs w:val="24"/>
                <w:lang w:val="pt-PT"/>
              </w:rPr>
            </w:rPrChange>
          </w:rPr>
          <w:t>ã</w:t>
        </w:r>
      </w:ins>
      <w:ins w:id="675" w:author="granix pacheco" w:date="2016-02-08T14:33:00Z">
        <w:r w:rsidRPr="007D7E6F">
          <w:rPr>
            <w:rStyle w:val="no-conversion"/>
            <w:rFonts w:ascii="Times New Roman" w:hAnsi="Times New Roman" w:cs="Times New Roman"/>
            <w:bCs/>
            <w:sz w:val="24"/>
            <w:szCs w:val="24"/>
            <w:lang w:val="pt-BR"/>
            <w:rPrChange w:id="676"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77" w:author="granix pacheco" w:date="2016-02-08T14:34:00Z">
        <w:r w:rsidR="00E96E41" w:rsidRPr="007D7E6F">
          <w:rPr>
            <w:rFonts w:ascii="Times New Roman" w:hAnsi="Times New Roman" w:cs="Times New Roman"/>
            <w:sz w:val="24"/>
            <w:szCs w:val="24"/>
            <w:lang w:val="pt-BR"/>
            <w:rPrChange w:id="678" w:author="Mateus Berardo de Souza Terra" w:date="2016-02-08T20:05:00Z">
              <w:rPr>
                <w:lang w:val="pt-PT"/>
              </w:rPr>
            </w:rPrChange>
          </w:rPr>
          <w:t>Tipicamente, à medida que a intensidade da luz aumenta, a sua resistência diminui</w:t>
        </w:r>
      </w:ins>
      <w:ins w:id="679" w:author="Mateus Berardo de Souza Terra" w:date="2016-02-08T19:25:00Z">
        <w:r w:rsidR="00105911" w:rsidRPr="007D7E6F">
          <w:rPr>
            <w:rFonts w:ascii="Times New Roman" w:hAnsi="Times New Roman" w:cs="Times New Roman"/>
            <w:sz w:val="24"/>
            <w:szCs w:val="24"/>
            <w:lang w:val="pt-BR"/>
          </w:rPr>
          <w:t>, permitindo que mais corrente flua por ele</w:t>
        </w:r>
      </w:ins>
      <w:ins w:id="680" w:author="granix pacheco" w:date="2016-02-08T14:34:00Z">
        <w:r w:rsidR="00E96E41" w:rsidRPr="007D7E6F">
          <w:rPr>
            <w:rFonts w:ascii="Times New Roman" w:hAnsi="Times New Roman" w:cs="Times New Roman"/>
            <w:sz w:val="24"/>
            <w:szCs w:val="24"/>
            <w:lang w:val="pt-BR"/>
            <w:rPrChange w:id="681" w:author="Mateus Berardo de Souza Terra" w:date="2016-02-08T20:05:00Z">
              <w:rPr>
                <w:lang w:val="pt-PT"/>
              </w:rPr>
            </w:rPrChange>
          </w:rPr>
          <w:t>.</w:t>
        </w:r>
      </w:ins>
      <w:ins w:id="682" w:author="granix pacheco" w:date="2016-02-08T14:35:00Z">
        <w:r w:rsidR="00E96E41" w:rsidRPr="007D7E6F">
          <w:rPr>
            <w:rFonts w:ascii="Times New Roman" w:hAnsi="Times New Roman" w:cs="Times New Roman"/>
            <w:sz w:val="24"/>
            <w:szCs w:val="24"/>
            <w:lang w:val="pt-BR"/>
            <w:rPrChange w:id="683" w:author="Mateus Berardo de Souza Terra" w:date="2016-02-08T20:05:00Z">
              <w:rPr>
                <w:rFonts w:ascii="Times New Roman" w:hAnsi="Times New Roman" w:cs="Times New Roman"/>
                <w:sz w:val="24"/>
                <w:szCs w:val="24"/>
                <w:lang w:val="pt-PT"/>
              </w:rPr>
            </w:rPrChange>
          </w:rPr>
          <w:t xml:space="preserve"> Ele pode ser usado para confecç</w:t>
        </w:r>
      </w:ins>
      <w:ins w:id="684" w:author="Mateus Berardo de Souza Terra" w:date="2016-02-08T19:08:00Z">
        <w:r w:rsidR="008D4450" w:rsidRPr="007D7E6F">
          <w:rPr>
            <w:rFonts w:ascii="Times New Roman" w:hAnsi="Times New Roman" w:cs="Times New Roman"/>
            <w:sz w:val="24"/>
            <w:szCs w:val="24"/>
            <w:lang w:val="pt-BR"/>
            <w:rPrChange w:id="685" w:author="Mateus Berardo de Souza Terra" w:date="2016-02-08T20:05:00Z">
              <w:rPr>
                <w:rFonts w:ascii="Times New Roman" w:hAnsi="Times New Roman" w:cs="Times New Roman"/>
                <w:sz w:val="24"/>
                <w:szCs w:val="24"/>
                <w:lang w:val="pt-PT"/>
              </w:rPr>
            </w:rPrChange>
          </w:rPr>
          <w:t>ã</w:t>
        </w:r>
      </w:ins>
      <w:ins w:id="686" w:author="granix pacheco" w:date="2016-02-08T14:35:00Z">
        <w:del w:id="687" w:author="Mateus Berardo de Souza Terra" w:date="2016-02-08T19:08:00Z">
          <w:r w:rsidR="00E96E41" w:rsidRPr="007D7E6F" w:rsidDel="008D4450">
            <w:rPr>
              <w:rFonts w:ascii="Times New Roman" w:hAnsi="Times New Roman" w:cs="Times New Roman"/>
              <w:sz w:val="24"/>
              <w:szCs w:val="24"/>
              <w:lang w:val="pt-BR"/>
              <w:rPrChange w:id="688"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lang w:val="pt-BR"/>
            <w:rPrChange w:id="689" w:author="Mateus Berardo de Souza Terra" w:date="2016-02-08T20:05:00Z">
              <w:rPr>
                <w:rFonts w:ascii="Times New Roman" w:hAnsi="Times New Roman" w:cs="Times New Roman"/>
                <w:sz w:val="24"/>
                <w:szCs w:val="24"/>
                <w:lang w:val="pt-PT"/>
              </w:rPr>
            </w:rPrChange>
          </w:rPr>
          <w:t>o de sensores</w:t>
        </w:r>
      </w:ins>
      <w:ins w:id="690"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691" w:author="granix pacheco" w:date="2016-02-08T14:35:00Z">
        <w:r w:rsidR="00E96E41" w:rsidRPr="007D7E6F">
          <w:rPr>
            <w:rFonts w:ascii="Times New Roman" w:hAnsi="Times New Roman" w:cs="Times New Roman"/>
            <w:sz w:val="24"/>
            <w:szCs w:val="24"/>
            <w:lang w:val="pt-BR"/>
            <w:rPrChange w:id="692" w:author="Mateus Berardo de Souza Terra" w:date="2016-02-08T20:05:00Z">
              <w:rPr>
                <w:rFonts w:ascii="Times New Roman" w:hAnsi="Times New Roman" w:cs="Times New Roman"/>
                <w:sz w:val="24"/>
                <w:szCs w:val="24"/>
                <w:lang w:val="pt-PT"/>
              </w:rPr>
            </w:rPrChange>
          </w:rPr>
          <w:t>.</w:t>
        </w:r>
      </w:ins>
      <w:ins w:id="693" w:author="Mateus Berardo de Souza Terra" w:date="2016-02-08T19:09:00Z">
        <w:r w:rsidR="008D4450" w:rsidRPr="007D7E6F">
          <w:rPr>
            <w:rFonts w:ascii="Times New Roman" w:hAnsi="Times New Roman" w:cs="Times New Roman"/>
            <w:sz w:val="24"/>
            <w:szCs w:val="24"/>
            <w:lang w:val="pt-BR"/>
          </w:rPr>
          <w:t xml:space="preserve"> Abaixo podemos ver uma imagem de um LDR e seu s</w:t>
        </w:r>
      </w:ins>
      <w:ins w:id="694" w:author="Mateus Berardo de Souza Terra" w:date="2016-02-08T19:10:00Z">
        <w:r w:rsidR="008D4450" w:rsidRPr="007D7E6F">
          <w:rPr>
            <w:rFonts w:ascii="Times New Roman" w:hAnsi="Times New Roman" w:cs="Times New Roman"/>
            <w:sz w:val="24"/>
            <w:szCs w:val="24"/>
            <w:lang w:val="pt-BR"/>
          </w:rPr>
          <w:t>ímbolo esquemático.</w:t>
        </w:r>
      </w:ins>
    </w:p>
    <w:p w14:paraId="7151661F" w14:textId="74245E99" w:rsidR="0059787C" w:rsidRPr="007D7E6F" w:rsidRDefault="0059787C">
      <w:pPr>
        <w:jc w:val="center"/>
        <w:rPr>
          <w:ins w:id="695" w:author="granix pacheco" w:date="2016-02-08T14:29:00Z"/>
          <w:rFonts w:ascii="Arial" w:eastAsia="Times New Roman" w:hAnsi="Arial" w:cs="Arial"/>
          <w:color w:val="222222"/>
          <w:sz w:val="27"/>
          <w:szCs w:val="27"/>
          <w:lang w:val="pt-BR" w:eastAsia="pt-BR"/>
          <w:rPrChange w:id="696" w:author="Mateus Berardo de Souza Terra" w:date="2016-02-08T20:05:00Z">
            <w:rPr>
              <w:ins w:id="697" w:author="granix pacheco" w:date="2016-02-08T14:29:00Z"/>
              <w:rFonts w:ascii="Arial" w:eastAsia="Times New Roman" w:hAnsi="Arial" w:cs="Arial"/>
              <w:color w:val="222222"/>
              <w:sz w:val="27"/>
              <w:szCs w:val="27"/>
              <w:lang w:val="pt-PT" w:eastAsia="pt-BR"/>
            </w:rPr>
          </w:rPrChange>
        </w:rPr>
        <w:pPrChange w:id="698" w:author="granix pacheco" w:date="2016-02-08T14:36:00Z">
          <w:pPr/>
        </w:pPrChange>
      </w:pPr>
      <w:ins w:id="699" w:author="granix pacheco" w:date="2016-02-08T14:28:00Z">
        <w:r w:rsidRPr="004A7414">
          <w:rPr>
            <w:noProof/>
            <w:color w:val="0000FF"/>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700" w:author="granix pacheco" w:date="2016-02-08T14:29:00Z">
        <w:r w:rsidRPr="004A7414">
          <w:rPr>
            <w:rFonts w:ascii="Arial" w:eastAsia="Times New Roman" w:hAnsi="Arial" w:cs="Arial"/>
            <w:noProof/>
            <w:color w:val="0000FF"/>
            <w:sz w:val="27"/>
            <w:szCs w:val="27"/>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701" w:author="granix pacheco" w:date="2016-02-08T14:28:00Z"/>
          <w:b/>
          <w:sz w:val="32"/>
          <w:szCs w:val="32"/>
          <w:lang w:val="pt-BR"/>
        </w:rPr>
        <w:pPrChange w:id="702"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703" w:author="granix pacheco" w:date="2016-02-08T14:13:00Z"/>
          <w:b/>
          <w:sz w:val="32"/>
          <w:szCs w:val="32"/>
          <w:lang w:val="pt-BR"/>
        </w:rPr>
        <w:pPrChange w:id="704"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705" w:author="granix pacheco" w:date="2016-02-08T14:19:00Z"/>
          <w:b/>
          <w:sz w:val="32"/>
          <w:szCs w:val="32"/>
          <w:lang w:val="pt-BR"/>
        </w:rPr>
        <w:pPrChange w:id="706" w:author="Mateus Berardo de Souza Terra" w:date="2016-02-08T22:26:00Z">
          <w:pPr>
            <w:pStyle w:val="NormalWeb"/>
            <w:shd w:val="clear" w:color="auto" w:fill="FFFFFF"/>
            <w:spacing w:before="0" w:beforeAutospacing="0" w:after="160" w:afterAutospacing="0"/>
            <w:jc w:val="both"/>
          </w:pPr>
        </w:pPrChange>
      </w:pPr>
      <w:ins w:id="707" w:author="granix pacheco" w:date="2016-02-08T14:13:00Z">
        <w:r w:rsidRPr="007D7E6F">
          <w:rPr>
            <w:b/>
            <w:sz w:val="32"/>
            <w:szCs w:val="32"/>
            <w:lang w:val="pt-BR"/>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708" w:author="granix pacheco" w:date="2016-02-08T14:23:00Z"/>
          <w:rStyle w:val="ya-q-full-text"/>
          <w:lang w:val="pt-BR"/>
        </w:rPr>
        <w:pPrChange w:id="709" w:author="granix pacheco" w:date="2016-02-08T14:21:00Z">
          <w:pPr>
            <w:pStyle w:val="NormalWeb"/>
            <w:shd w:val="clear" w:color="auto" w:fill="FFFFFF"/>
            <w:spacing w:before="0" w:beforeAutospacing="0" w:after="160" w:afterAutospacing="0"/>
            <w:jc w:val="both"/>
          </w:pPr>
        </w:pPrChange>
      </w:pPr>
      <w:ins w:id="710" w:author="granix pacheco" w:date="2016-02-08T14:19:00Z">
        <w:r w:rsidRPr="007D7E6F">
          <w:rPr>
            <w:rFonts w:eastAsiaTheme="minorHAnsi"/>
            <w:lang w:val="pt-BR"/>
          </w:rPr>
          <w:t xml:space="preserve">Um buzzer </w:t>
        </w:r>
      </w:ins>
      <w:ins w:id="711"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712" w:author="granix pacheco" w:date="2016-02-08T14:21:00Z">
        <w:r w:rsidRPr="007D7E6F">
          <w:rPr>
            <w:rFonts w:eastAsiaTheme="minorHAnsi"/>
            <w:lang w:val="pt-BR"/>
          </w:rPr>
          <w:t xml:space="preserve"> Ele possui polaridade </w:t>
        </w:r>
      </w:ins>
      <w:ins w:id="713" w:author="granix pacheco" w:date="2016-02-08T15:40:00Z">
        <w:r w:rsidR="00463E0F" w:rsidRPr="007D7E6F">
          <w:rPr>
            <w:rFonts w:eastAsiaTheme="minorHAnsi"/>
            <w:lang w:val="pt-BR"/>
          </w:rPr>
          <w:t>definida (a</w:t>
        </w:r>
      </w:ins>
      <w:ins w:id="714" w:author="granix pacheco" w:date="2016-02-08T15:39:00Z">
        <w:r w:rsidR="00463E0F" w:rsidRPr="007D7E6F">
          <w:rPr>
            <w:rFonts w:eastAsiaTheme="minorHAnsi"/>
            <w:lang w:val="pt-BR"/>
          </w:rPr>
          <w:t xml:space="preserve"> perna mais longa é o positivo)</w:t>
        </w:r>
      </w:ins>
      <w:ins w:id="715" w:author="granix pacheco" w:date="2016-02-08T14:21:00Z">
        <w:r w:rsidRPr="007D7E6F">
          <w:rPr>
            <w:rFonts w:eastAsiaTheme="minorHAnsi"/>
            <w:lang w:val="pt-BR"/>
          </w:rPr>
          <w:t xml:space="preserve"> e é composto</w:t>
        </w:r>
      </w:ins>
      <w:ins w:id="716" w:author="granix pacheco" w:date="2016-02-08T14:22:00Z">
        <w:r w:rsidRPr="007D7E6F">
          <w:rPr>
            <w:rFonts w:eastAsiaTheme="minorHAnsi"/>
            <w:lang w:val="pt-BR"/>
          </w:rPr>
          <w:t xml:space="preserve"> </w:t>
        </w:r>
        <w:r w:rsidRPr="007D7E6F">
          <w:rPr>
            <w:rStyle w:val="ya-q-full-text"/>
            <w:lang w:val="pt-BR"/>
            <w:rPrChange w:id="717" w:author="Mateus Berardo de Souza Terra" w:date="2016-02-08T20:05:00Z">
              <w:rPr>
                <w:rStyle w:val="ya-q-full-text"/>
              </w:rPr>
            </w:rPrChange>
          </w:rPr>
          <w:t xml:space="preserve">2 camadas de metal e uma camada interna de cristal </w:t>
        </w:r>
      </w:ins>
      <w:ins w:id="718" w:author="granix pacheco" w:date="2016-02-08T14:24:00Z">
        <w:r w:rsidRPr="007D7E6F">
          <w:rPr>
            <w:rStyle w:val="ya-q-full-text"/>
            <w:lang w:val="pt-BR"/>
          </w:rPr>
          <w:t>piezoeléctrico</w:t>
        </w:r>
      </w:ins>
      <w:ins w:id="719"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720" w:author="granix pacheco" w:date="2016-02-08T13:19:00Z"/>
          <w:lang w:val="pt-BR"/>
          <w:rPrChange w:id="721" w:author="Mateus Berardo de Souza Terra" w:date="2016-02-08T20:05:00Z">
            <w:rPr>
              <w:ins w:id="722" w:author="granix pacheco" w:date="2016-02-08T13:19:00Z"/>
              <w:b/>
              <w:sz w:val="32"/>
              <w:szCs w:val="32"/>
              <w:lang w:val="pt-BR"/>
            </w:rPr>
          </w:rPrChange>
        </w:rPr>
        <w:pPrChange w:id="723"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724" w:author="granix pacheco" w:date="2016-02-08T14:23:00Z"/>
          <w:rFonts w:ascii="Arial" w:eastAsia="Times New Roman" w:hAnsi="Arial" w:cs="Arial"/>
          <w:color w:val="222222"/>
          <w:sz w:val="27"/>
          <w:szCs w:val="27"/>
          <w:lang w:val="pt-BR" w:eastAsia="pt-BR"/>
          <w:rPrChange w:id="725" w:author="Mateus Berardo de Souza Terra" w:date="2016-02-08T20:05:00Z">
            <w:rPr>
              <w:ins w:id="726" w:author="granix pacheco" w:date="2016-02-08T14:23:00Z"/>
              <w:rFonts w:ascii="Arial" w:eastAsia="Times New Roman" w:hAnsi="Arial" w:cs="Arial"/>
              <w:color w:val="222222"/>
              <w:sz w:val="27"/>
              <w:szCs w:val="27"/>
              <w:lang w:val="pt-PT" w:eastAsia="pt-BR"/>
            </w:rPr>
          </w:rPrChange>
        </w:rPr>
        <w:pPrChange w:id="727" w:author="granix pacheco" w:date="2016-02-08T14:24:00Z">
          <w:pPr/>
        </w:pPrChange>
      </w:pPr>
      <w:ins w:id="728" w:author="granix pacheco" w:date="2016-02-08T14:17:00Z">
        <w:r w:rsidRPr="004A7414">
          <w:rPr>
            <w:noProof/>
            <w:color w:val="0000FF"/>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729" w:author="granix pacheco" w:date="2016-02-08T14:23:00Z">
        <w:r w:rsidRPr="004A7414">
          <w:rPr>
            <w:rFonts w:ascii="Arial" w:eastAsia="Times New Roman" w:hAnsi="Arial" w:cs="Arial"/>
            <w:noProof/>
            <w:color w:val="0000FF"/>
            <w:sz w:val="27"/>
            <w:szCs w:val="27"/>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730"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731" w:author="granix pacheco" w:date="2016-02-08T08:36:00Z"/>
          <w:b/>
          <w:sz w:val="32"/>
          <w:szCs w:val="32"/>
          <w:lang w:val="pt-BR"/>
          <w:rPrChange w:id="732" w:author="Mateus Berardo de Souza Terra" w:date="2016-02-08T20:05:00Z">
            <w:rPr>
              <w:ins w:id="733"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734" w:author="granix pacheco" w:date="2016-02-08T12:43:00Z"/>
          <w:b/>
          <w:sz w:val="32"/>
          <w:szCs w:val="32"/>
          <w:lang w:val="pt-BR"/>
        </w:rPr>
        <w:pPrChange w:id="735" w:author="Mateus Berardo de Souza Terra" w:date="2016-02-08T22:26:00Z">
          <w:pPr>
            <w:pStyle w:val="NormalWeb"/>
            <w:shd w:val="clear" w:color="auto" w:fill="FFFFFF"/>
            <w:spacing w:before="0" w:beforeAutospacing="0" w:after="160" w:afterAutospacing="0"/>
            <w:jc w:val="both"/>
          </w:pPr>
        </w:pPrChange>
      </w:pPr>
      <w:ins w:id="736" w:author="granix pacheco" w:date="2016-02-08T08:36:00Z">
        <w:r w:rsidRPr="007D7E6F">
          <w:rPr>
            <w:b/>
            <w:sz w:val="32"/>
            <w:szCs w:val="32"/>
            <w:lang w:val="pt-BR"/>
            <w:rPrChange w:id="737" w:author="Mateus Berardo de Souza Terra" w:date="2016-02-08T20:05:00Z">
              <w:rPr>
                <w:lang w:val="pt-BR"/>
              </w:rPr>
            </w:rPrChange>
          </w:rPr>
          <w:t>Interruptores</w:t>
        </w:r>
      </w:ins>
      <w:ins w:id="738" w:author="granix pacheco" w:date="2016-02-08T12:43:00Z">
        <w:r w:rsidR="00887086" w:rsidRPr="007D7E6F">
          <w:rPr>
            <w:b/>
            <w:sz w:val="32"/>
            <w:szCs w:val="32"/>
            <w:lang w:val="pt-BR"/>
          </w:rPr>
          <w:t xml:space="preserve"> e botões</w:t>
        </w:r>
      </w:ins>
      <w:ins w:id="739" w:author="granix pacheco" w:date="2016-02-08T08:36:00Z">
        <w:r w:rsidRPr="007D7E6F">
          <w:rPr>
            <w:b/>
            <w:sz w:val="32"/>
            <w:szCs w:val="32"/>
            <w:lang w:val="pt-BR"/>
            <w:rPrChange w:id="740"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41" w:author="granix pacheco" w:date="2016-02-08T13:29:00Z"/>
          <w:lang w:val="pt-BR"/>
        </w:rPr>
        <w:pPrChange w:id="742" w:author="granix pacheco" w:date="2016-02-08T13:29:00Z">
          <w:pPr>
            <w:pStyle w:val="NormalWeb"/>
            <w:shd w:val="clear" w:color="auto" w:fill="FFFFFF"/>
            <w:spacing w:before="0" w:beforeAutospacing="0" w:after="160" w:afterAutospacing="0"/>
            <w:jc w:val="both"/>
          </w:pPr>
        </w:pPrChange>
      </w:pPr>
      <w:ins w:id="743" w:author="granix pacheco" w:date="2016-02-08T12:44:00Z">
        <w:r w:rsidRPr="007D7E6F">
          <w:rPr>
            <w:lang w:val="pt-BR"/>
          </w:rPr>
          <w:t>Componente responsável por manter o circuito aberto ou fechado</w:t>
        </w:r>
        <w:del w:id="744"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5CCAE917" w:rsidR="00887086" w:rsidRPr="007D7E6F" w:rsidRDefault="00FB6808">
      <w:pPr>
        <w:pStyle w:val="NormalWeb"/>
        <w:shd w:val="clear" w:color="auto" w:fill="FFFFFF"/>
        <w:spacing w:before="0" w:beforeAutospacing="0" w:after="160" w:afterAutospacing="0"/>
        <w:ind w:firstLine="720"/>
        <w:jc w:val="both"/>
        <w:rPr>
          <w:ins w:id="745" w:author="granix pacheco" w:date="2016-02-08T12:45:00Z"/>
          <w:lang w:val="pt-BR"/>
        </w:rPr>
        <w:pPrChange w:id="746" w:author="granix pacheco" w:date="2016-02-08T13:29:00Z">
          <w:pPr>
            <w:pStyle w:val="NormalWeb"/>
            <w:shd w:val="clear" w:color="auto" w:fill="FFFFFF"/>
            <w:spacing w:before="0" w:beforeAutospacing="0" w:after="160" w:afterAutospacing="0"/>
            <w:jc w:val="both"/>
          </w:pPr>
        </w:pPrChange>
      </w:pPr>
      <w:ins w:id="747" w:author="granix pacheco" w:date="2016-02-08T14:24:00Z">
        <w:r w:rsidRPr="007D7E6F">
          <w:rPr>
            <w:lang w:val="pt-BR"/>
          </w:rPr>
          <w:t xml:space="preserve">                     </w:t>
        </w:r>
        <w:r w:rsidRPr="004A7414">
          <w:rPr>
            <w:rFonts w:ascii="Arial" w:hAnsi="Arial" w:cs="Arial"/>
            <w:noProof/>
            <w:color w:val="0000FF"/>
            <w:sz w:val="27"/>
            <w:szCs w:val="27"/>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48" w:author="granix pacheco" w:date="2016-02-08T12:45:00Z">
        <w:r w:rsidR="00895C46" w:rsidRPr="004A7414">
          <w:rPr>
            <w:rFonts w:ascii="Arial" w:hAnsi="Arial" w:cs="Arial"/>
            <w:noProof/>
            <w:color w:val="0000FF"/>
            <w:sz w:val="27"/>
            <w:szCs w:val="27"/>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Pr="007D7E6F" w:rsidRDefault="00887086">
      <w:pPr>
        <w:pStyle w:val="NormalWeb"/>
        <w:shd w:val="clear" w:color="auto" w:fill="FFFFFF"/>
        <w:spacing w:before="0" w:beforeAutospacing="0" w:after="160" w:afterAutospacing="0"/>
        <w:ind w:left="720" w:hanging="11"/>
        <w:jc w:val="both"/>
        <w:rPr>
          <w:ins w:id="749" w:author="granix pacheco" w:date="2016-02-08T12:45:00Z"/>
          <w:lang w:val="pt-BR"/>
        </w:rPr>
        <w:pPrChange w:id="750"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51" w:author="granix pacheco" w:date="2016-02-08T08:36:00Z"/>
          <w:lang w:val="pt-BR"/>
        </w:rPr>
        <w:pPrChange w:id="752"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753" w:author="granix pacheco" w:date="2016-02-08T13:19:00Z"/>
          <w:b/>
          <w:sz w:val="32"/>
          <w:szCs w:val="32"/>
          <w:lang w:val="pt-BR"/>
        </w:rPr>
        <w:pPrChange w:id="754" w:author="Mateus Berardo de Souza Terra" w:date="2016-02-08T22:26:00Z">
          <w:pPr>
            <w:pStyle w:val="NormalWeb"/>
            <w:shd w:val="clear" w:color="auto" w:fill="FFFFFF"/>
            <w:spacing w:before="0" w:beforeAutospacing="0" w:after="160" w:afterAutospacing="0"/>
            <w:jc w:val="both"/>
          </w:pPr>
        </w:pPrChange>
      </w:pPr>
      <w:ins w:id="755" w:author="granix pacheco" w:date="2016-02-08T08:36:00Z">
        <w:r w:rsidRPr="007D7E6F">
          <w:rPr>
            <w:b/>
            <w:sz w:val="32"/>
            <w:szCs w:val="32"/>
            <w:lang w:val="pt-BR"/>
            <w:rPrChange w:id="756"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57"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758" w:author="granix pacheco" w:date="2016-02-08T08:36:00Z"/>
          <w:b/>
          <w:sz w:val="32"/>
          <w:szCs w:val="32"/>
          <w:lang w:val="pt-BR"/>
          <w:rPrChange w:id="759" w:author="Mateus Berardo de Souza Terra" w:date="2016-02-08T20:05:00Z">
            <w:rPr>
              <w:ins w:id="760"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761" w:author="granix pacheco" w:date="2016-02-08T13:10:00Z"/>
          <w:b/>
          <w:sz w:val="32"/>
          <w:szCs w:val="32"/>
          <w:lang w:val="pt-BR"/>
        </w:rPr>
        <w:pPrChange w:id="76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63" w:author="granix pacheco" w:date="2016-02-08T08:36:00Z">
        <w:r w:rsidRPr="007D7E6F">
          <w:rPr>
            <w:b/>
            <w:sz w:val="32"/>
            <w:szCs w:val="32"/>
            <w:lang w:val="pt-BR"/>
            <w:rPrChange w:id="764"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65" w:author="granix pacheco" w:date="2016-02-08T13:11:00Z"/>
          <w:bCs/>
          <w:lang w:val="pt-BR"/>
        </w:rPr>
        <w:pPrChange w:id="766" w:author="granix pacheco" w:date="2016-02-08T13:11:00Z">
          <w:pPr>
            <w:pStyle w:val="NormalWeb"/>
            <w:numPr>
              <w:numId w:val="25"/>
            </w:numPr>
            <w:shd w:val="clear" w:color="auto" w:fill="FFFFFF"/>
            <w:spacing w:before="0" w:beforeAutospacing="0" w:after="160" w:afterAutospacing="0"/>
            <w:ind w:left="720" w:hanging="360"/>
            <w:jc w:val="both"/>
          </w:pPr>
        </w:pPrChange>
      </w:pPr>
      <w:ins w:id="767" w:author="granix pacheco" w:date="2016-02-08T13:10:00Z">
        <w:r w:rsidRPr="007D7E6F">
          <w:rPr>
            <w:bCs/>
            <w:lang w:val="pt-BR"/>
            <w:rPrChange w:id="768"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69" w:author="Mateus Berardo de Souza Terra" w:date="2016-02-08T19:11:00Z">
        <w:r w:rsidR="006D3AB1" w:rsidRPr="007D7E6F">
          <w:rPr>
            <w:bCs/>
            <w:lang w:val="pt-BR"/>
          </w:rPr>
          <w:t>tensão</w:t>
        </w:r>
      </w:ins>
      <w:ins w:id="770" w:author="granix pacheco" w:date="2016-02-08T13:10:00Z">
        <w:del w:id="771" w:author="Mateus Berardo de Souza Terra" w:date="2016-02-08T19:11:00Z">
          <w:r w:rsidRPr="007D7E6F" w:rsidDel="006D3AB1">
            <w:rPr>
              <w:bCs/>
              <w:lang w:val="pt-BR"/>
              <w:rPrChange w:id="772" w:author="Mateus Berardo de Souza Terra" w:date="2016-02-08T20:05:00Z">
                <w:rPr>
                  <w:rFonts w:ascii="Arial" w:hAnsi="Arial" w:cs="Arial"/>
                  <w:b/>
                  <w:bCs/>
                  <w:color w:val="555555"/>
                  <w:sz w:val="19"/>
                  <w:szCs w:val="19"/>
                </w:rPr>
              </w:rPrChange>
            </w:rPr>
            <w:delText>corrente</w:delText>
          </w:r>
        </w:del>
        <w:r w:rsidRPr="007D7E6F">
          <w:rPr>
            <w:bCs/>
            <w:lang w:val="pt-BR"/>
            <w:rPrChange w:id="773"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74" w:author="granix pacheco" w:date="2016-02-08T13:19:00Z"/>
          <w:rFonts w:ascii="Arial" w:hAnsi="Arial" w:cs="Arial"/>
          <w:color w:val="222222"/>
          <w:sz w:val="27"/>
          <w:szCs w:val="27"/>
          <w:lang w:val="pt-BR"/>
          <w:rPrChange w:id="775" w:author="Mateus Berardo de Souza Terra" w:date="2016-02-08T20:05:00Z">
            <w:rPr>
              <w:ins w:id="776" w:author="granix pacheco" w:date="2016-02-08T13:19:00Z"/>
              <w:rFonts w:ascii="Arial" w:hAnsi="Arial" w:cs="Arial"/>
              <w:color w:val="222222"/>
              <w:sz w:val="27"/>
              <w:szCs w:val="27"/>
              <w:lang w:val="pt-PT"/>
            </w:rPr>
          </w:rPrChange>
        </w:rPr>
      </w:pPr>
      <w:ins w:id="777" w:author="granix pacheco" w:date="2016-02-08T13:19:00Z">
        <w:r w:rsidRPr="007D7E6F">
          <w:rPr>
            <w:rFonts w:ascii="Arial" w:hAnsi="Arial" w:cs="Arial"/>
            <w:color w:val="222222"/>
            <w:sz w:val="27"/>
            <w:szCs w:val="27"/>
            <w:lang w:val="pt-BR"/>
            <w:rPrChange w:id="77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79" w:author="granix pacheco" w:date="2016-02-08T13:18:00Z">
        <w:r w:rsidRPr="007D7E6F">
          <w:rPr>
            <w:rFonts w:ascii="Arial" w:hAnsi="Arial" w:cs="Arial"/>
            <w:color w:val="222222"/>
            <w:sz w:val="27"/>
            <w:szCs w:val="27"/>
            <w:lang w:val="pt-BR"/>
            <w:rPrChange w:id="78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81" w:author="granix pacheco" w:date="2016-02-08T13:17:00Z"/>
          <w:rFonts w:ascii="Arial" w:eastAsia="Times New Roman" w:hAnsi="Arial" w:cs="Arial"/>
          <w:vanish/>
          <w:color w:val="222222"/>
          <w:sz w:val="27"/>
          <w:szCs w:val="27"/>
          <w:lang w:val="pt-BR" w:eastAsia="pt-BR"/>
          <w:rPrChange w:id="782" w:author="Mateus Berardo de Souza Terra" w:date="2016-02-08T20:05:00Z">
            <w:rPr>
              <w:ins w:id="783" w:author="granix pacheco" w:date="2016-02-08T13:17:00Z"/>
              <w:rFonts w:ascii="Arial" w:eastAsia="Times New Roman" w:hAnsi="Arial" w:cs="Arial"/>
              <w:vanish/>
              <w:color w:val="222222"/>
              <w:sz w:val="27"/>
              <w:szCs w:val="27"/>
              <w:lang w:val="pt-PT" w:eastAsia="pt-BR"/>
            </w:rPr>
          </w:rPrChange>
        </w:rPr>
      </w:pPr>
      <w:ins w:id="784" w:author="granix pacheco" w:date="2016-02-08T13:17:00Z">
        <w:r w:rsidRPr="007D7E6F">
          <w:rPr>
            <w:rFonts w:ascii="Arial" w:hAnsi="Arial" w:cs="Arial"/>
            <w:vanish/>
            <w:color w:val="222222"/>
            <w:sz w:val="27"/>
            <w:szCs w:val="27"/>
            <w:lang w:val="pt-BR"/>
            <w:rPrChange w:id="78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86" w:author="granix pacheco" w:date="2016-02-08T13:17:00Z"/>
          <w:rFonts w:ascii="Arial" w:eastAsia="Times New Roman" w:hAnsi="Arial" w:cs="Arial"/>
          <w:vanish/>
          <w:color w:val="222222"/>
          <w:sz w:val="27"/>
          <w:szCs w:val="27"/>
          <w:lang w:val="pt-BR" w:eastAsia="pt-BR"/>
          <w:rPrChange w:id="787" w:author="Mateus Berardo de Souza Terra" w:date="2016-02-08T20:05:00Z">
            <w:rPr>
              <w:ins w:id="788" w:author="granix pacheco" w:date="2016-02-08T13:17:00Z"/>
              <w:rFonts w:ascii="Arial" w:eastAsia="Times New Roman" w:hAnsi="Arial" w:cs="Arial"/>
              <w:vanish/>
              <w:color w:val="222222"/>
              <w:sz w:val="27"/>
              <w:szCs w:val="27"/>
              <w:lang w:val="pt-PT" w:eastAsia="pt-BR"/>
            </w:rPr>
          </w:rPrChange>
        </w:rPr>
      </w:pPr>
      <w:ins w:id="789" w:author="granix pacheco" w:date="2016-02-08T13:17:00Z">
        <w:r w:rsidRPr="007D7E6F">
          <w:rPr>
            <w:rFonts w:ascii="Arial" w:hAnsi="Arial" w:cs="Arial"/>
            <w:vanish/>
            <w:color w:val="222222"/>
            <w:sz w:val="27"/>
            <w:szCs w:val="27"/>
            <w:lang w:val="pt-BR"/>
            <w:rPrChange w:id="79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91" w:author="Mateus Berardo de Souza Terra" w:date="2016-02-08T22:27:00Z"/>
          <w:b/>
          <w:sz w:val="32"/>
          <w:szCs w:val="32"/>
          <w:lang w:val="pt-BR"/>
        </w:rPr>
        <w:pPrChange w:id="79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93" w:author="Mateus Berardo de Souza Terra" w:date="2016-02-08T22:27:00Z"/>
          <w:lang w:val="pt-BR"/>
        </w:rPr>
        <w:pPrChange w:id="79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5"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6"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7"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8"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9"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0"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1"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2"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3"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4" w:author="Mateus Berardo de Souza Terra" w:date="2016-02-08T22:28:00Z"/>
          <w:rFonts w:ascii="Times New Roman" w:eastAsia="Times New Roman" w:hAnsi="Times New Roman" w:cs="Times New Roman"/>
          <w:b/>
          <w:vanish/>
          <w:sz w:val="32"/>
          <w:szCs w:val="32"/>
          <w:lang w:val="pt-BR"/>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jc w:val="both"/>
        <w:rPr>
          <w:ins w:id="805" w:author="granix pacheco" w:date="2016-02-08T11:47:00Z"/>
          <w:b/>
          <w:sz w:val="32"/>
          <w:szCs w:val="32"/>
          <w:lang w:val="pt-BR"/>
        </w:rPr>
        <w:pPrChange w:id="806" w:author="Mateus Berardo de Souza Terra" w:date="2016-02-08T22:28:00Z">
          <w:pPr>
            <w:pStyle w:val="NormalWeb"/>
            <w:shd w:val="clear" w:color="auto" w:fill="FFFFFF"/>
            <w:spacing w:before="0" w:beforeAutospacing="0" w:after="160" w:afterAutospacing="0"/>
            <w:jc w:val="both"/>
          </w:pPr>
        </w:pPrChange>
      </w:pPr>
      <w:ins w:id="807" w:author="granix pacheco" w:date="2016-02-08T08:36:00Z">
        <w:r w:rsidRPr="007D7E6F">
          <w:rPr>
            <w:b/>
            <w:sz w:val="32"/>
            <w:szCs w:val="32"/>
            <w:lang w:val="pt-BR"/>
            <w:rPrChange w:id="808" w:author="Mateus Berardo de Souza Terra" w:date="2016-02-08T20:05:00Z">
              <w:rPr>
                <w:lang w:val="pt-BR"/>
              </w:rPr>
            </w:rPrChange>
          </w:rPr>
          <w:t>LEDs:</w:t>
        </w:r>
      </w:ins>
      <w:ins w:id="809"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810" w:author="granix pacheco" w:date="2016-02-08T12:12:00Z"/>
          <w:rStyle w:val="Forte"/>
          <w:b w:val="0"/>
          <w:lang w:val="pt-BR"/>
        </w:rPr>
        <w:pPrChange w:id="811" w:author="granix pacheco" w:date="2016-02-08T12:11:00Z">
          <w:pPr>
            <w:pStyle w:val="NormalWeb"/>
            <w:shd w:val="clear" w:color="auto" w:fill="FFFFFF"/>
            <w:spacing w:before="0" w:beforeAutospacing="0" w:after="160" w:afterAutospacing="0"/>
            <w:jc w:val="both"/>
          </w:pPr>
        </w:pPrChange>
      </w:pPr>
      <w:ins w:id="812" w:author="granix pacheco" w:date="2016-02-08T11:47:00Z">
        <w:r w:rsidRPr="007D7E6F">
          <w:rPr>
            <w:lang w:val="pt-BR"/>
            <w:rPrChange w:id="813" w:author="Mateus Berardo de Souza Terra" w:date="2016-02-08T20:05:00Z">
              <w:rPr>
                <w:b/>
                <w:bCs/>
                <w:lang w:val="pt-BR"/>
              </w:rPr>
            </w:rPrChange>
          </w:rPr>
          <w:t xml:space="preserve">Um </w:t>
        </w:r>
      </w:ins>
      <w:ins w:id="814" w:author="granix pacheco" w:date="2016-02-08T11:51:00Z">
        <w:r w:rsidRPr="007D7E6F">
          <w:rPr>
            <w:lang w:val="pt-BR"/>
          </w:rPr>
          <w:t>LED (</w:t>
        </w:r>
      </w:ins>
      <w:ins w:id="815" w:author="Mateus Berardo de Souza Terra" w:date="2016-02-08T19:11:00Z">
        <w:r w:rsidR="006D3AB1" w:rsidRPr="007D7E6F">
          <w:rPr>
            <w:rStyle w:val="Forte"/>
            <w:b w:val="0"/>
            <w:lang w:val="pt-BR"/>
            <w:rPrChange w:id="816" w:author="Mateus Berardo de Souza Terra" w:date="2016-02-08T20:05:00Z">
              <w:rPr>
                <w:rStyle w:val="Forte"/>
                <w:b w:val="0"/>
              </w:rPr>
            </w:rPrChange>
          </w:rPr>
          <w:t>L</w:t>
        </w:r>
      </w:ins>
      <w:ins w:id="817" w:author="granix pacheco" w:date="2016-02-08T11:48:00Z">
        <w:del w:id="818" w:author="Mateus Berardo de Souza Terra" w:date="2016-02-08T19:11:00Z">
          <w:r w:rsidRPr="007D7E6F" w:rsidDel="006D3AB1">
            <w:rPr>
              <w:rStyle w:val="Forte"/>
              <w:b w:val="0"/>
              <w:lang w:val="pt-BR"/>
              <w:rPrChange w:id="819" w:author="Mateus Berardo de Souza Terra" w:date="2016-02-08T20:05:00Z">
                <w:rPr>
                  <w:rStyle w:val="Forte"/>
                </w:rPr>
              </w:rPrChange>
            </w:rPr>
            <w:delText>l</w:delText>
          </w:r>
        </w:del>
        <w:r w:rsidRPr="007D7E6F">
          <w:rPr>
            <w:rStyle w:val="Forte"/>
            <w:b w:val="0"/>
            <w:lang w:val="pt-BR"/>
            <w:rPrChange w:id="820" w:author="Mateus Berardo de Souza Terra" w:date="2016-02-08T20:05:00Z">
              <w:rPr>
                <w:rStyle w:val="Forte"/>
              </w:rPr>
            </w:rPrChange>
          </w:rPr>
          <w:t xml:space="preserve">ight </w:t>
        </w:r>
      </w:ins>
      <w:ins w:id="821" w:author="Mateus Berardo de Souza Terra" w:date="2016-02-08T19:11:00Z">
        <w:r w:rsidR="006D3AB1" w:rsidRPr="007D7E6F">
          <w:rPr>
            <w:rStyle w:val="Forte"/>
            <w:b w:val="0"/>
            <w:lang w:val="pt-BR"/>
            <w:rPrChange w:id="822" w:author="Mateus Berardo de Souza Terra" w:date="2016-02-08T20:05:00Z">
              <w:rPr>
                <w:rStyle w:val="Forte"/>
                <w:b w:val="0"/>
              </w:rPr>
            </w:rPrChange>
          </w:rPr>
          <w:t>E</w:t>
        </w:r>
      </w:ins>
      <w:ins w:id="823" w:author="granix pacheco" w:date="2016-02-08T11:48:00Z">
        <w:del w:id="824" w:author="Mateus Berardo de Souza Terra" w:date="2016-02-08T19:11:00Z">
          <w:r w:rsidRPr="007D7E6F" w:rsidDel="006D3AB1">
            <w:rPr>
              <w:rStyle w:val="Forte"/>
              <w:b w:val="0"/>
              <w:lang w:val="pt-BR"/>
              <w:rPrChange w:id="825" w:author="Mateus Berardo de Souza Terra" w:date="2016-02-08T20:05:00Z">
                <w:rPr>
                  <w:rStyle w:val="Forte"/>
                </w:rPr>
              </w:rPrChange>
            </w:rPr>
            <w:delText>e</w:delText>
          </w:r>
        </w:del>
        <w:r w:rsidRPr="007D7E6F">
          <w:rPr>
            <w:rStyle w:val="Forte"/>
            <w:b w:val="0"/>
            <w:lang w:val="pt-BR"/>
            <w:rPrChange w:id="826" w:author="Mateus Berardo de Souza Terra" w:date="2016-02-08T20:05:00Z">
              <w:rPr>
                <w:rStyle w:val="Forte"/>
              </w:rPr>
            </w:rPrChange>
          </w:rPr>
          <w:t xml:space="preserve">mitting </w:t>
        </w:r>
      </w:ins>
      <w:ins w:id="827" w:author="Mateus Berardo de Souza Terra" w:date="2016-02-08T19:11:00Z">
        <w:r w:rsidR="006D3AB1" w:rsidRPr="007D7E6F">
          <w:rPr>
            <w:rStyle w:val="Forte"/>
            <w:b w:val="0"/>
            <w:lang w:val="pt-BR"/>
            <w:rPrChange w:id="828" w:author="Mateus Berardo de Souza Terra" w:date="2016-02-08T20:05:00Z">
              <w:rPr>
                <w:rStyle w:val="Forte"/>
                <w:b w:val="0"/>
              </w:rPr>
            </w:rPrChange>
          </w:rPr>
          <w:t>D</w:t>
        </w:r>
      </w:ins>
      <w:ins w:id="829" w:author="granix pacheco" w:date="2016-02-08T11:48:00Z">
        <w:del w:id="830" w:author="Mateus Berardo de Souza Terra" w:date="2016-02-08T19:11:00Z">
          <w:r w:rsidRPr="007D7E6F" w:rsidDel="006D3AB1">
            <w:rPr>
              <w:rStyle w:val="Forte"/>
              <w:b w:val="0"/>
              <w:lang w:val="pt-BR"/>
              <w:rPrChange w:id="831" w:author="Mateus Berardo de Souza Terra" w:date="2016-02-08T20:05:00Z">
                <w:rPr>
                  <w:rStyle w:val="Forte"/>
                </w:rPr>
              </w:rPrChange>
            </w:rPr>
            <w:delText>d</w:delText>
          </w:r>
        </w:del>
        <w:r w:rsidRPr="007D7E6F">
          <w:rPr>
            <w:rStyle w:val="Forte"/>
            <w:b w:val="0"/>
            <w:lang w:val="pt-BR"/>
            <w:rPrChange w:id="832" w:author="Mateus Berardo de Souza Terra" w:date="2016-02-08T20:05:00Z">
              <w:rPr>
                <w:rStyle w:val="Forte"/>
              </w:rPr>
            </w:rPrChange>
          </w:rPr>
          <w:t>iode</w:t>
        </w:r>
      </w:ins>
      <w:ins w:id="833" w:author="granix pacheco" w:date="2016-02-08T11:49:00Z">
        <w:r w:rsidRPr="007D7E6F">
          <w:rPr>
            <w:rStyle w:val="Forte"/>
            <w:b w:val="0"/>
            <w:lang w:val="pt-BR"/>
            <w:rPrChange w:id="834" w:author="Mateus Berardo de Souza Terra" w:date="2016-02-08T20:05:00Z">
              <w:rPr>
                <w:rStyle w:val="Forte"/>
              </w:rPr>
            </w:rPrChange>
          </w:rPr>
          <w:t>) é um diodo</w:t>
        </w:r>
        <w:r w:rsidRPr="007D7E6F">
          <w:rPr>
            <w:rStyle w:val="Forte"/>
            <w:lang w:val="pt-BR"/>
            <w:rPrChange w:id="835"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836" w:author="granix pacheco" w:date="2016-02-08T11:50:00Z">
        <w:r w:rsidRPr="007D7E6F">
          <w:rPr>
            <w:rStyle w:val="Forte"/>
            <w:b w:val="0"/>
            <w:lang w:val="pt-BR"/>
          </w:rPr>
          <w:t xml:space="preserve">é capaz de emitir luz </w:t>
        </w:r>
      </w:ins>
      <w:ins w:id="837" w:author="granix pacheco" w:date="2016-02-08T11:52:00Z">
        <w:r w:rsidRPr="007D7E6F">
          <w:rPr>
            <w:rStyle w:val="Forte"/>
            <w:b w:val="0"/>
            <w:lang w:val="pt-BR"/>
          </w:rPr>
          <w:t xml:space="preserve">própria </w:t>
        </w:r>
      </w:ins>
      <w:ins w:id="838" w:author="granix pacheco" w:date="2016-02-08T11:50:00Z">
        <w:r w:rsidRPr="007D7E6F">
          <w:rPr>
            <w:rStyle w:val="Forte"/>
            <w:b w:val="0"/>
            <w:lang w:val="pt-BR"/>
          </w:rPr>
          <w:t>como uma pequena lâmpada.</w:t>
        </w:r>
      </w:ins>
      <w:ins w:id="839" w:author="granix pacheco" w:date="2016-02-08T11:52:00Z">
        <w:r w:rsidRPr="007D7E6F">
          <w:rPr>
            <w:rStyle w:val="Forte"/>
            <w:b w:val="0"/>
            <w:lang w:val="pt-BR"/>
          </w:rPr>
          <w:t xml:space="preserve"> </w:t>
        </w:r>
      </w:ins>
      <w:ins w:id="840" w:author="granix pacheco" w:date="2016-02-08T12:01:00Z">
        <w:r w:rsidRPr="007D7E6F">
          <w:rPr>
            <w:rStyle w:val="Forte"/>
            <w:b w:val="0"/>
            <w:lang w:val="pt-BR"/>
          </w:rPr>
          <w:t>Ele é um semicondutor e</w:t>
        </w:r>
      </w:ins>
      <w:ins w:id="841" w:author="granix pacheco" w:date="2016-02-08T12:02:00Z">
        <w:r w:rsidRPr="007D7E6F">
          <w:rPr>
            <w:rStyle w:val="Forte"/>
            <w:b w:val="0"/>
            <w:lang w:val="pt-BR"/>
          </w:rPr>
          <w:t xml:space="preserve"> a sua</w:t>
        </w:r>
      </w:ins>
      <w:ins w:id="842" w:author="granix pacheco" w:date="2016-02-08T11:54:00Z">
        <w:r w:rsidRPr="007D7E6F">
          <w:rPr>
            <w:rStyle w:val="Forte"/>
            <w:b w:val="0"/>
            <w:lang w:val="pt-BR"/>
          </w:rPr>
          <w:t xml:space="preserve"> simbologia </w:t>
        </w:r>
      </w:ins>
      <w:ins w:id="843" w:author="granix pacheco" w:date="2016-02-08T11:55:00Z">
        <w:r w:rsidRPr="007D7E6F">
          <w:rPr>
            <w:rStyle w:val="Forte"/>
            <w:b w:val="0"/>
            <w:lang w:val="pt-BR"/>
          </w:rPr>
          <w:t>está</w:t>
        </w:r>
      </w:ins>
      <w:ins w:id="844"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845" w:author="granix pacheco" w:date="2016-02-07T09:49:00Z"/>
          <w:bCs/>
          <w:u w:val="single"/>
          <w:lang w:val="pt-BR"/>
          <w:rPrChange w:id="846" w:author="Mateus Berardo de Souza Terra" w:date="2016-02-08T20:05:00Z">
            <w:rPr>
              <w:ins w:id="847" w:author="granix pacheco" w:date="2016-02-07T09:49:00Z"/>
              <w:lang w:val="pt-BR"/>
            </w:rPr>
          </w:rPrChange>
        </w:rPr>
        <w:pPrChange w:id="848" w:author="granix pacheco" w:date="2016-02-08T14:12:00Z">
          <w:pPr>
            <w:pStyle w:val="NormalWeb"/>
            <w:shd w:val="clear" w:color="auto" w:fill="FFFFFF"/>
            <w:spacing w:before="0" w:beforeAutospacing="0" w:after="160" w:afterAutospacing="0"/>
            <w:jc w:val="both"/>
          </w:pPr>
        </w:pPrChange>
      </w:pPr>
      <w:ins w:id="849" w:author="granix pacheco" w:date="2016-02-08T12:11:00Z">
        <w:r w:rsidRPr="007D7E6F">
          <w:rPr>
            <w:noProof/>
            <w:rPrChange w:id="850" w:author="Mateus Berardo de Souza Terra" w:date="2016-02-08T20:05:00Z">
              <w:rPr>
                <w:noProof/>
                <w:u w:val="single"/>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851"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852"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853" w:author="Mateus Berardo de Souza Terra" w:date="2016-02-08T22:28:00Z"/>
          <w:b/>
          <w:sz w:val="36"/>
          <w:szCs w:val="36"/>
          <w:u w:val="single"/>
          <w:lang w:val="pt-BR"/>
        </w:rPr>
        <w:pPrChange w:id="854" w:author="Mateus Berardo de Souza Terra" w:date="2016-02-08T22:28:00Z">
          <w:pPr>
            <w:pStyle w:val="NormalWeb"/>
            <w:shd w:val="clear" w:color="auto" w:fill="FFFFFF"/>
            <w:spacing w:before="0" w:beforeAutospacing="0" w:after="160" w:afterAutospacing="0"/>
            <w:jc w:val="both"/>
          </w:pPr>
        </w:pPrChange>
      </w:pPr>
      <w:ins w:id="855" w:author="granix pacheco" w:date="2016-02-08T08:34:00Z">
        <w:r w:rsidRPr="007D7E6F">
          <w:rPr>
            <w:b/>
            <w:sz w:val="36"/>
            <w:szCs w:val="36"/>
            <w:u w:val="single"/>
            <w:lang w:val="pt-BR"/>
          </w:rPr>
          <w:t>Materiais</w:t>
        </w:r>
      </w:ins>
      <w:ins w:id="856"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57" w:author="granix pacheco" w:date="2016-02-07T09:50:00Z"/>
          <w:del w:id="858" w:author="Mateus Berardo de Souza Terra" w:date="2016-02-08T22:28:00Z"/>
          <w:b/>
          <w:sz w:val="36"/>
          <w:szCs w:val="36"/>
          <w:u w:val="single"/>
          <w:lang w:val="pt-BR"/>
        </w:rPr>
        <w:pPrChange w:id="859"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60" w:author="granix pacheco" w:date="2016-02-08T12:30:00Z"/>
          <w:lang w:val="pt-BR"/>
        </w:rPr>
      </w:pPr>
    </w:p>
    <w:p w14:paraId="594D81D6" w14:textId="698B79BA" w:rsidR="001C7BBA" w:rsidRPr="007D7E6F" w:rsidRDefault="001C7BBA">
      <w:pPr>
        <w:pStyle w:val="NormalWeb"/>
        <w:numPr>
          <w:ilvl w:val="1"/>
          <w:numId w:val="56"/>
        </w:numPr>
        <w:shd w:val="clear" w:color="auto" w:fill="FFFFFF"/>
        <w:spacing w:before="0" w:beforeAutospacing="0" w:after="160" w:afterAutospacing="0"/>
        <w:rPr>
          <w:ins w:id="861" w:author="granix pacheco" w:date="2016-02-08T12:18:00Z"/>
          <w:sz w:val="32"/>
          <w:szCs w:val="32"/>
          <w:lang w:val="pt-BR"/>
        </w:rPr>
        <w:pPrChange w:id="862" w:author="Mateus Berardo de Souza Terra" w:date="2016-02-08T22:29:00Z">
          <w:pPr>
            <w:pStyle w:val="NormalWeb"/>
            <w:shd w:val="clear" w:color="auto" w:fill="FFFFFF"/>
            <w:spacing w:before="0" w:beforeAutospacing="0" w:after="160" w:afterAutospacing="0"/>
            <w:jc w:val="both"/>
          </w:pPr>
        </w:pPrChange>
      </w:pPr>
      <w:ins w:id="863" w:author="granix pacheco" w:date="2016-02-08T12:18:00Z">
        <w:del w:id="864" w:author="Mateus Berardo de Souza Terra" w:date="2016-02-08T22:28:00Z">
          <w:r w:rsidRPr="007D7E6F" w:rsidDel="00743F38">
            <w:rPr>
              <w:sz w:val="32"/>
              <w:szCs w:val="32"/>
              <w:lang w:val="pt-BR"/>
            </w:rPr>
            <w:tab/>
          </w:r>
        </w:del>
      </w:ins>
      <w:ins w:id="865" w:author="granix pacheco" w:date="2016-02-08T13:21:00Z">
        <w:del w:id="866" w:author="Mateus Berardo de Souza Terra" w:date="2016-02-08T22:28:00Z">
          <w:r w:rsidR="00895C46" w:rsidRPr="007D7E6F" w:rsidDel="00743F38">
            <w:rPr>
              <w:sz w:val="32"/>
              <w:szCs w:val="32"/>
              <w:lang w:val="pt-BR"/>
            </w:rPr>
            <w:delText xml:space="preserve"> </w:delText>
          </w:r>
        </w:del>
      </w:ins>
      <w:ins w:id="867" w:author="granix pacheco" w:date="2016-02-08T12:18:00Z">
        <w:del w:id="868" w:author="Mateus Berardo de Souza Terra" w:date="2016-02-08T22:28:00Z">
          <w:r w:rsidRPr="007D7E6F" w:rsidDel="00743F38">
            <w:rPr>
              <w:b/>
              <w:sz w:val="32"/>
              <w:szCs w:val="32"/>
              <w:lang w:val="pt-BR"/>
              <w:rPrChange w:id="869"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870" w:author="granix pacheco" w:date="2016-02-08T13:21:00Z">
        <w:del w:id="871" w:author="Mateus Berardo de Souza Terra" w:date="2016-02-08T22:28:00Z">
          <w:r w:rsidR="00895C46" w:rsidRPr="007D7E6F" w:rsidDel="00743F38">
            <w:rPr>
              <w:sz w:val="32"/>
              <w:szCs w:val="32"/>
              <w:lang w:val="pt-BR"/>
            </w:rPr>
            <w:delText xml:space="preserve">     </w:delText>
          </w:r>
        </w:del>
      </w:ins>
      <w:ins w:id="872" w:author="granix pacheco" w:date="2016-02-08T12:18:00Z">
        <w:r w:rsidRPr="007D7E6F">
          <w:rPr>
            <w:b/>
            <w:sz w:val="32"/>
            <w:szCs w:val="32"/>
            <w:lang w:val="pt-BR"/>
            <w:rPrChange w:id="873" w:author="Mateus Berardo de Souza Terra" w:date="2016-02-08T20:05:00Z">
              <w:rPr>
                <w:sz w:val="32"/>
                <w:szCs w:val="32"/>
                <w:lang w:val="pt-BR"/>
              </w:rPr>
            </w:rPrChange>
          </w:rPr>
          <w:t>Protoboard</w:t>
        </w:r>
      </w:ins>
    </w:p>
    <w:p w14:paraId="1B0ED14D" w14:textId="47D2AA34" w:rsidR="001C7BBA" w:rsidRPr="007D7E6F" w:rsidRDefault="001C7BBA">
      <w:pPr>
        <w:pStyle w:val="NormalWeb"/>
        <w:shd w:val="clear" w:color="auto" w:fill="FFFFFF"/>
        <w:spacing w:before="0" w:beforeAutospacing="0" w:after="160" w:afterAutospacing="0"/>
        <w:jc w:val="both"/>
        <w:rPr>
          <w:ins w:id="874" w:author="granix pacheco" w:date="2016-02-08T12:29:00Z"/>
          <w:lang w:val="pt-BR"/>
        </w:rPr>
      </w:pPr>
      <w:ins w:id="875" w:author="granix pacheco" w:date="2016-02-08T12:18:00Z">
        <w:r w:rsidRPr="007D7E6F">
          <w:rPr>
            <w:sz w:val="32"/>
            <w:szCs w:val="32"/>
            <w:lang w:val="pt-BR"/>
          </w:rPr>
          <w:tab/>
        </w:r>
      </w:ins>
      <w:ins w:id="876" w:author="granix pacheco" w:date="2016-02-08T12:19:00Z">
        <w:r w:rsidRPr="007D7E6F">
          <w:rPr>
            <w:lang w:val="pt-BR"/>
            <w:rPrChange w:id="877" w:author="Mateus Berardo de Souza Terra" w:date="2016-02-08T20:05:00Z">
              <w:rPr>
                <w:sz w:val="32"/>
                <w:szCs w:val="32"/>
                <w:lang w:val="pt-BR"/>
              </w:rPr>
            </w:rPrChange>
          </w:rPr>
          <w:t>Também conhecida como brea</w:t>
        </w:r>
      </w:ins>
      <w:r w:rsidR="00385CC7">
        <w:rPr>
          <w:lang w:val="pt-BR"/>
        </w:rPr>
        <w:t>d</w:t>
      </w:r>
      <w:ins w:id="878" w:author="granix pacheco" w:date="2016-02-08T12:20:00Z">
        <w:r w:rsidRPr="007D7E6F">
          <w:rPr>
            <w:lang w:val="pt-BR"/>
          </w:rPr>
          <w:t xml:space="preserve">board, é uma maneira simples e eficaz de se realizar simulações de circuitos sem o uso de soldas, recomendada para prototipagem. </w:t>
        </w:r>
      </w:ins>
      <w:ins w:id="879" w:author="granix pacheco" w:date="2016-02-08T12:21:00Z">
        <w:r w:rsidRPr="007D7E6F">
          <w:rPr>
            <w:lang w:val="pt-BR"/>
          </w:rPr>
          <w:t xml:space="preserve">Caracteriza-se como uma placa de </w:t>
        </w:r>
      </w:ins>
      <w:ins w:id="880" w:author="granix pacheco" w:date="2016-02-08T12:22:00Z">
        <w:r w:rsidRPr="007D7E6F">
          <w:rPr>
            <w:lang w:val="pt-BR"/>
          </w:rPr>
          <w:t>plástico</w:t>
        </w:r>
      </w:ins>
      <w:ins w:id="881" w:author="granix pacheco" w:date="2016-02-08T12:21:00Z">
        <w:r w:rsidRPr="007D7E6F">
          <w:rPr>
            <w:lang w:val="pt-BR"/>
          </w:rPr>
          <w:t xml:space="preserve"> </w:t>
        </w:r>
      </w:ins>
      <w:ins w:id="882" w:author="granix pacheco" w:date="2016-02-08T12:22:00Z">
        <w:r w:rsidRPr="007D7E6F">
          <w:rPr>
            <w:lang w:val="pt-BR"/>
          </w:rPr>
          <w:t>com diversos orifícios, abaixo desses orifícios encontra-se uma malha metálica q</w:t>
        </w:r>
      </w:ins>
      <w:ins w:id="883" w:author="granix pacheco" w:date="2016-02-08T12:23:00Z">
        <w:r w:rsidRPr="007D7E6F">
          <w:rPr>
            <w:lang w:val="pt-BR"/>
          </w:rPr>
          <w:t>ue</w:t>
        </w:r>
      </w:ins>
      <w:ins w:id="884" w:author="granix pacheco" w:date="2016-02-08T12:22:00Z">
        <w:r w:rsidRPr="007D7E6F">
          <w:rPr>
            <w:lang w:val="pt-BR"/>
          </w:rPr>
          <w:t xml:space="preserve"> realiza as </w:t>
        </w:r>
      </w:ins>
      <w:ins w:id="885" w:author="granix pacheco" w:date="2016-02-08T12:23:00Z">
        <w:r w:rsidRPr="007D7E6F">
          <w:rPr>
            <w:lang w:val="pt-BR"/>
          </w:rPr>
          <w:t>l</w:t>
        </w:r>
      </w:ins>
      <w:ins w:id="886" w:author="granix pacheco" w:date="2016-02-08T12:22:00Z">
        <w:r w:rsidRPr="007D7E6F">
          <w:rPr>
            <w:lang w:val="pt-BR"/>
          </w:rPr>
          <w:t xml:space="preserve">igações como </w:t>
        </w:r>
      </w:ins>
      <w:ins w:id="887" w:author="granix pacheco" w:date="2016-02-08T12:23:00Z">
        <w:r w:rsidRPr="007D7E6F">
          <w:rPr>
            <w:lang w:val="pt-BR"/>
          </w:rPr>
          <w:t xml:space="preserve">é </w:t>
        </w:r>
      </w:ins>
      <w:ins w:id="888" w:author="granix pacheco" w:date="2016-02-08T12:22:00Z">
        <w:r w:rsidRPr="007D7E6F">
          <w:rPr>
            <w:lang w:val="pt-BR"/>
          </w:rPr>
          <w:t>indicado no diagrama ab</w:t>
        </w:r>
      </w:ins>
      <w:ins w:id="889" w:author="granix pacheco" w:date="2016-02-08T12:23:00Z">
        <w:r w:rsidRPr="007D7E6F">
          <w:rPr>
            <w:lang w:val="pt-BR"/>
          </w:rPr>
          <w:t>a</w:t>
        </w:r>
      </w:ins>
      <w:ins w:id="890" w:author="granix pacheco" w:date="2016-02-08T12:22:00Z">
        <w:r w:rsidRPr="007D7E6F">
          <w:rPr>
            <w:lang w:val="pt-BR"/>
          </w:rPr>
          <w:t>ixo</w:t>
        </w:r>
      </w:ins>
      <w:ins w:id="891"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892" w:author="granix pacheco" w:date="2016-02-08T12:29:00Z"/>
          <w:lang w:val="pt-BR"/>
        </w:rPr>
      </w:pPr>
      <w:ins w:id="893" w:author="granix pacheco" w:date="2016-02-08T12:28:00Z">
        <w:r w:rsidRPr="004A7414">
          <w:rPr>
            <w:rFonts w:ascii="Arial" w:hAnsi="Arial" w:cs="Arial"/>
            <w:noProof/>
            <w:color w:val="0000FF"/>
            <w:sz w:val="27"/>
            <w:szCs w:val="27"/>
          </w:rPr>
          <w:lastRenderedPageBreak/>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94" w:author="granix pacheco" w:date="2016-02-08T12:27:00Z">
        <w:r w:rsidRPr="007D7E6F">
          <w:rPr>
            <w:rFonts w:ascii="Arial" w:hAnsi="Arial" w:cs="Arial"/>
            <w:noProof/>
            <w:color w:val="0000FF"/>
            <w:sz w:val="27"/>
            <w:szCs w:val="27"/>
            <w:rPrChange w:id="895" w:author="Mateus Berardo de Souza Terra" w:date="2016-02-08T20:05:00Z">
              <w:rPr>
                <w:rFonts w:ascii="Arial" w:hAnsi="Arial" w:cs="Arial"/>
                <w:noProof/>
                <w:color w:val="0000FF"/>
                <w:sz w:val="27"/>
                <w:szCs w:val="27"/>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96"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897"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898"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899" w:author="granix pacheco" w:date="2016-02-08T12:29:00Z"/>
          <w:rFonts w:ascii="Arial" w:hAnsi="Arial" w:cs="Arial"/>
          <w:noProof/>
          <w:color w:val="0000FF"/>
          <w:sz w:val="27"/>
          <w:szCs w:val="27"/>
          <w:lang w:val="pt-BR" w:eastAsia="pt-BR"/>
        </w:rPr>
      </w:pPr>
    </w:p>
    <w:p w14:paraId="0B189235" w14:textId="42281F12" w:rsidR="00887086" w:rsidRPr="007D7E6F" w:rsidRDefault="00887086">
      <w:pPr>
        <w:pStyle w:val="NormalWeb"/>
        <w:shd w:val="clear" w:color="auto" w:fill="FFFFFF"/>
        <w:spacing w:before="0" w:beforeAutospacing="0" w:after="160" w:afterAutospacing="0"/>
        <w:jc w:val="both"/>
        <w:rPr>
          <w:ins w:id="900" w:author="granix pacheco" w:date="2016-02-08T14:09:00Z"/>
          <w:rFonts w:ascii="Arial" w:hAnsi="Arial" w:cs="Arial"/>
          <w:color w:val="222222"/>
          <w:sz w:val="27"/>
          <w:szCs w:val="27"/>
          <w:lang w:val="pt-BR"/>
          <w:rPrChange w:id="901" w:author="Mateus Berardo de Souza Terra" w:date="2016-02-08T20:05:00Z">
            <w:rPr>
              <w:ins w:id="902" w:author="granix pacheco" w:date="2016-02-08T14:09:00Z"/>
              <w:rFonts w:ascii="Arial" w:hAnsi="Arial" w:cs="Arial"/>
              <w:color w:val="222222"/>
              <w:sz w:val="27"/>
              <w:szCs w:val="27"/>
              <w:lang w:val="pt-PT"/>
            </w:rPr>
          </w:rPrChange>
        </w:rPr>
      </w:pPr>
      <w:ins w:id="903" w:author="granix pacheco" w:date="2016-02-08T12:28:00Z">
        <w:r w:rsidRPr="007D7E6F">
          <w:rPr>
            <w:rFonts w:ascii="Arial" w:hAnsi="Arial" w:cs="Arial"/>
            <w:color w:val="222222"/>
            <w:sz w:val="27"/>
            <w:szCs w:val="27"/>
            <w:lang w:val="pt-BR"/>
            <w:rPrChange w:id="904" w:author="Mateus Berardo de Souza Terra" w:date="2016-02-08T20:05:00Z">
              <w:rPr>
                <w:rFonts w:ascii="Arial" w:hAnsi="Arial" w:cs="Arial"/>
                <w:color w:val="222222"/>
                <w:sz w:val="27"/>
                <w:szCs w:val="27"/>
                <w:lang w:val="pt-PT"/>
              </w:rPr>
            </w:rPrChange>
          </w:rPr>
          <w:t xml:space="preserve"> </w:t>
        </w:r>
      </w:ins>
    </w:p>
    <w:p w14:paraId="71EA495E" w14:textId="77777777" w:rsidR="00FB6808" w:rsidRPr="007D7E6F" w:rsidRDefault="00FB6808">
      <w:pPr>
        <w:pStyle w:val="NormalWeb"/>
        <w:shd w:val="clear" w:color="auto" w:fill="FFFFFF"/>
        <w:spacing w:before="0" w:beforeAutospacing="0" w:after="160" w:afterAutospacing="0"/>
        <w:jc w:val="both"/>
        <w:rPr>
          <w:ins w:id="905" w:author="granix pacheco" w:date="2016-02-08T12:18:00Z"/>
          <w:lang w:val="pt-BR"/>
          <w:rPrChange w:id="906" w:author="Mateus Berardo de Souza Terra" w:date="2016-02-08T20:05:00Z">
            <w:rPr>
              <w:ins w:id="907" w:author="granix pacheco" w:date="2016-02-08T12:18:00Z"/>
              <w:sz w:val="32"/>
              <w:szCs w:val="32"/>
              <w:lang w:val="pt-BR"/>
            </w:rPr>
          </w:rPrChange>
        </w:rPr>
      </w:pPr>
    </w:p>
    <w:p w14:paraId="154D0B9C" w14:textId="77777777" w:rsidR="00743F38" w:rsidRPr="00743F38" w:rsidRDefault="00743F38" w:rsidP="00743F38">
      <w:pPr>
        <w:pStyle w:val="PargrafodaLista"/>
        <w:numPr>
          <w:ilvl w:val="0"/>
          <w:numId w:val="53"/>
        </w:numPr>
        <w:shd w:val="clear" w:color="auto" w:fill="FFFFFF"/>
        <w:spacing w:line="240" w:lineRule="auto"/>
        <w:contextualSpacing w:val="0"/>
        <w:rPr>
          <w:ins w:id="908" w:author="Mateus Berardo de Souza Terra" w:date="2016-02-08T22:29:00Z"/>
          <w:rFonts w:ascii="Times New Roman" w:eastAsia="Times New Roman" w:hAnsi="Times New Roman" w:cs="Times New Roman"/>
          <w:b/>
          <w:vanish/>
          <w:sz w:val="32"/>
          <w:szCs w:val="32"/>
          <w:lang w:val="pt-BR"/>
        </w:rPr>
      </w:pPr>
    </w:p>
    <w:p w14:paraId="2385B62D" w14:textId="77777777" w:rsidR="00743F38" w:rsidRPr="00743F38" w:rsidRDefault="00743F38" w:rsidP="00743F38">
      <w:pPr>
        <w:pStyle w:val="PargrafodaLista"/>
        <w:numPr>
          <w:ilvl w:val="1"/>
          <w:numId w:val="53"/>
        </w:numPr>
        <w:shd w:val="clear" w:color="auto" w:fill="FFFFFF"/>
        <w:spacing w:line="240" w:lineRule="auto"/>
        <w:contextualSpacing w:val="0"/>
        <w:rPr>
          <w:ins w:id="909" w:author="Mateus Berardo de Souza Terra" w:date="2016-02-08T22:29:00Z"/>
          <w:rFonts w:ascii="Times New Roman" w:eastAsia="Times New Roman" w:hAnsi="Times New Roman" w:cs="Times New Roman"/>
          <w:b/>
          <w:vanish/>
          <w:sz w:val="32"/>
          <w:szCs w:val="32"/>
          <w:lang w:val="pt-BR"/>
        </w:rPr>
      </w:pPr>
    </w:p>
    <w:p w14:paraId="3F0E1885" w14:textId="47C31EE9" w:rsidR="001C7BBA" w:rsidRPr="007D7E6F" w:rsidRDefault="001C7BBA">
      <w:pPr>
        <w:pStyle w:val="NormalWeb"/>
        <w:numPr>
          <w:ilvl w:val="1"/>
          <w:numId w:val="53"/>
        </w:numPr>
        <w:shd w:val="clear" w:color="auto" w:fill="FFFFFF"/>
        <w:spacing w:before="0" w:beforeAutospacing="0" w:after="160" w:afterAutospacing="0"/>
        <w:rPr>
          <w:ins w:id="910" w:author="granix pacheco" w:date="2016-02-08T12:30:00Z"/>
          <w:b/>
          <w:sz w:val="32"/>
          <w:szCs w:val="32"/>
          <w:lang w:val="pt-BR"/>
          <w:rPrChange w:id="911" w:author="Mateus Berardo de Souza Terra" w:date="2016-02-08T20:05:00Z">
            <w:rPr>
              <w:ins w:id="912" w:author="granix pacheco" w:date="2016-02-08T12:30:00Z"/>
              <w:sz w:val="32"/>
              <w:szCs w:val="32"/>
              <w:lang w:val="pt-BR"/>
            </w:rPr>
          </w:rPrChange>
        </w:rPr>
        <w:pPrChange w:id="913" w:author="Mateus Berardo de Souza Terra" w:date="2016-02-08T22:29:00Z">
          <w:pPr>
            <w:pStyle w:val="NormalWeb"/>
            <w:shd w:val="clear" w:color="auto" w:fill="FFFFFF"/>
            <w:spacing w:before="0" w:beforeAutospacing="0" w:after="160" w:afterAutospacing="0"/>
            <w:jc w:val="both"/>
          </w:pPr>
        </w:pPrChange>
      </w:pPr>
      <w:ins w:id="914" w:author="granix pacheco" w:date="2016-02-08T12:18:00Z">
        <w:r w:rsidRPr="007D7E6F">
          <w:rPr>
            <w:b/>
            <w:sz w:val="32"/>
            <w:szCs w:val="32"/>
            <w:lang w:val="pt-BR"/>
            <w:rPrChange w:id="915" w:author="Mateus Berardo de Souza Terra" w:date="2016-02-08T20:05:00Z">
              <w:rPr>
                <w:sz w:val="32"/>
                <w:szCs w:val="32"/>
                <w:lang w:val="pt-BR"/>
              </w:rPr>
            </w:rPrChange>
          </w:rPr>
          <w:t>Fonte de alimentação</w:t>
        </w:r>
      </w:ins>
    </w:p>
    <w:p w14:paraId="6579AD0F" w14:textId="30E57D0F" w:rsidR="00887086" w:rsidRPr="007D7E6F" w:rsidRDefault="00887086">
      <w:pPr>
        <w:pStyle w:val="NormalWeb"/>
        <w:shd w:val="clear" w:color="auto" w:fill="FFFFFF"/>
        <w:spacing w:before="0" w:beforeAutospacing="0" w:after="160" w:afterAutospacing="0"/>
        <w:ind w:firstLine="720"/>
        <w:rPr>
          <w:ins w:id="916" w:author="granix pacheco" w:date="2016-02-08T12:37:00Z"/>
          <w:lang w:val="pt-BR"/>
        </w:rPr>
        <w:pPrChange w:id="917" w:author="granix pacheco" w:date="2016-02-08T12:33:00Z">
          <w:pPr>
            <w:pStyle w:val="NormalWeb"/>
            <w:shd w:val="clear" w:color="auto" w:fill="FFFFFF"/>
            <w:spacing w:before="0" w:beforeAutospacing="0" w:after="160" w:afterAutospacing="0"/>
            <w:jc w:val="both"/>
          </w:pPr>
        </w:pPrChange>
      </w:pPr>
      <w:ins w:id="918" w:author="granix pacheco" w:date="2016-02-08T12:38:00Z">
        <w:r w:rsidRPr="004A7414">
          <w:rPr>
            <w:rFonts w:ascii="Arial" w:hAnsi="Arial" w:cs="Arial"/>
            <w:noProof/>
            <w:color w:val="0000FF"/>
            <w:sz w:val="27"/>
            <w:szCs w:val="27"/>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19" w:author="granix pacheco" w:date="2016-02-08T12:31:00Z">
        <w:r w:rsidRPr="007D7E6F">
          <w:rPr>
            <w:lang w:val="pt-BR"/>
            <w:rPrChange w:id="920" w:author="Mateus Berardo de Souza Terra" w:date="2016-02-08T20:05:00Z">
              <w:rPr>
                <w:sz w:val="32"/>
                <w:szCs w:val="32"/>
                <w:lang w:val="pt-BR"/>
              </w:rPr>
            </w:rPrChange>
          </w:rPr>
          <w:t>É um ap</w:t>
        </w:r>
        <w:r w:rsidRPr="007D7E6F">
          <w:rPr>
            <w:lang w:val="pt-BR"/>
          </w:rPr>
          <w:t>arelho</w:t>
        </w:r>
      </w:ins>
      <w:ins w:id="921" w:author="granix pacheco" w:date="2016-02-08T12:32:00Z">
        <w:r w:rsidRPr="007D7E6F">
          <w:rPr>
            <w:lang w:val="pt-BR"/>
            <w:rPrChange w:id="922"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923" w:author="granix pacheco" w:date="2016-02-08T12:33:00Z">
        <w:r w:rsidRPr="007D7E6F">
          <w:rPr>
            <w:lang w:val="pt-BR"/>
          </w:rPr>
          <w:t xml:space="preserve"> (AC)</w:t>
        </w:r>
      </w:ins>
      <w:ins w:id="924" w:author="granix pacheco" w:date="2016-02-08T12:32:00Z">
        <w:r w:rsidRPr="007D7E6F">
          <w:rPr>
            <w:lang w:val="pt-BR"/>
          </w:rPr>
          <w:t xml:space="preserve"> de uma tomada</w:t>
        </w:r>
      </w:ins>
      <w:ins w:id="925" w:author="granix pacheco" w:date="2016-02-08T12:33:00Z">
        <w:r w:rsidRPr="007D7E6F">
          <w:rPr>
            <w:lang w:val="pt-BR"/>
          </w:rPr>
          <w:t xml:space="preserve">. </w:t>
        </w:r>
      </w:ins>
      <w:ins w:id="926"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927" w:author="granix pacheco" w:date="2016-02-08T12:18:00Z"/>
          <w:lang w:val="pt-BR"/>
          <w:rPrChange w:id="928" w:author="Mateus Berardo de Souza Terra" w:date="2016-02-08T20:05:00Z">
            <w:rPr>
              <w:ins w:id="929" w:author="granix pacheco" w:date="2016-02-08T12:18:00Z"/>
              <w:sz w:val="32"/>
              <w:szCs w:val="32"/>
              <w:lang w:val="pt-BR"/>
            </w:rPr>
          </w:rPrChange>
        </w:rPr>
        <w:pPrChange w:id="930"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931" w:author="granix pacheco" w:date="2016-02-08T12:38:00Z"/>
          <w:rFonts w:ascii="Arial" w:hAnsi="Arial" w:cs="Arial"/>
          <w:noProof/>
          <w:color w:val="0000FF"/>
          <w:sz w:val="27"/>
          <w:szCs w:val="27"/>
          <w:lang w:val="pt-BR" w:eastAsia="pt-BR"/>
        </w:rPr>
        <w:pPrChange w:id="932" w:author="granix pacheco" w:date="2016-02-08T08:28:00Z">
          <w:pPr>
            <w:pStyle w:val="NormalWeb"/>
            <w:shd w:val="clear" w:color="auto" w:fill="FFFFFF"/>
            <w:spacing w:before="0" w:beforeAutospacing="0" w:after="160" w:afterAutospacing="0"/>
            <w:jc w:val="both"/>
          </w:pPr>
        </w:pPrChange>
      </w:pPr>
      <w:ins w:id="933"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934" w:author="granix pacheco" w:date="2016-02-08T08:36:00Z"/>
          <w:sz w:val="32"/>
          <w:szCs w:val="32"/>
          <w:lang w:val="pt-BR"/>
          <w:rPrChange w:id="935" w:author="Mateus Berardo de Souza Terra" w:date="2016-02-08T20:05:00Z">
            <w:rPr>
              <w:ins w:id="936" w:author="granix pacheco" w:date="2016-02-08T08:36:00Z"/>
              <w:b/>
              <w:sz w:val="36"/>
              <w:szCs w:val="36"/>
              <w:u w:val="single"/>
              <w:lang w:val="pt-BR"/>
            </w:rPr>
          </w:rPrChange>
        </w:rPr>
        <w:pPrChange w:id="937"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938" w:author="granix pacheco" w:date="2016-02-08T13:21:00Z"/>
          <w:b/>
          <w:sz w:val="36"/>
          <w:szCs w:val="36"/>
          <w:u w:val="single"/>
          <w:lang w:val="pt-BR"/>
        </w:rPr>
        <w:pPrChange w:id="939"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40" w:author="granix pacheco" w:date="2016-02-08T16:13:00Z"/>
          <w:b/>
          <w:sz w:val="36"/>
          <w:szCs w:val="36"/>
          <w:u w:val="single"/>
          <w:lang w:val="pt-BR"/>
        </w:rPr>
        <w:pPrChange w:id="941"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42" w:author="granix pacheco" w:date="2016-02-08T08:36:00Z"/>
          <w:b/>
          <w:sz w:val="36"/>
          <w:szCs w:val="36"/>
          <w:u w:val="single"/>
          <w:lang w:val="pt-BR"/>
        </w:rPr>
        <w:pPrChange w:id="943"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944" w:author="granix pacheco" w:date="2016-02-08T15:49:00Z"/>
          <w:b/>
          <w:sz w:val="36"/>
          <w:szCs w:val="36"/>
          <w:u w:val="single"/>
          <w:lang w:val="pt-BR"/>
        </w:rPr>
        <w:pPrChange w:id="945" w:author="Mateus Berardo de Souza Terra" w:date="2016-02-08T22:30:00Z">
          <w:pPr>
            <w:pStyle w:val="NormalWeb"/>
            <w:shd w:val="clear" w:color="auto" w:fill="FFFFFF"/>
            <w:spacing w:before="0" w:beforeAutospacing="0" w:after="160" w:afterAutospacing="0"/>
            <w:jc w:val="both"/>
          </w:pPr>
        </w:pPrChange>
      </w:pPr>
      <w:ins w:id="946" w:author="granix pacheco" w:date="2016-02-08T08:37:00Z">
        <w:r w:rsidRPr="007D7E6F">
          <w:rPr>
            <w:b/>
            <w:sz w:val="36"/>
            <w:szCs w:val="36"/>
            <w:u w:val="single"/>
            <w:lang w:val="pt-BR"/>
          </w:rPr>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947" w:author="granix pacheco" w:date="2016-02-08T08:37:00Z"/>
          <w:b/>
          <w:sz w:val="36"/>
          <w:szCs w:val="36"/>
          <w:u w:val="single"/>
          <w:lang w:val="pt-BR"/>
        </w:rPr>
        <w:pPrChange w:id="948"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949"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950" w:author="granix pacheco" w:date="2016-02-08T08:59:00Z"/>
          <w:b/>
          <w:sz w:val="32"/>
          <w:szCs w:val="32"/>
          <w:lang w:val="pt-BR"/>
          <w:rPrChange w:id="951" w:author="Mateus Berardo de Souza Terra" w:date="2016-02-08T20:05:00Z">
            <w:rPr>
              <w:ins w:id="952" w:author="granix pacheco" w:date="2016-02-08T08:59:00Z"/>
              <w:b/>
              <w:sz w:val="36"/>
              <w:szCs w:val="36"/>
              <w:u w:val="single"/>
              <w:lang w:val="pt-BR"/>
            </w:rPr>
          </w:rPrChange>
        </w:rPr>
        <w:pPrChange w:id="953" w:author="Mateus Berardo de Souza Terra" w:date="2016-02-08T22:30:00Z">
          <w:pPr>
            <w:pStyle w:val="NormalWeb"/>
            <w:shd w:val="clear" w:color="auto" w:fill="FFFFFF"/>
            <w:spacing w:before="0" w:beforeAutospacing="0" w:after="160" w:afterAutospacing="0"/>
            <w:jc w:val="both"/>
          </w:pPr>
        </w:pPrChange>
      </w:pPr>
      <w:ins w:id="954" w:author="granix pacheco" w:date="2016-02-08T08:59:00Z">
        <w:r w:rsidRPr="007D7E6F">
          <w:rPr>
            <w:b/>
            <w:sz w:val="32"/>
            <w:szCs w:val="32"/>
            <w:lang w:val="pt-BR"/>
            <w:rPrChange w:id="955" w:author="Mateus Berardo de Souza Terra" w:date="2016-02-08T20:05:00Z">
              <w:rPr>
                <w:b/>
                <w:sz w:val="36"/>
                <w:szCs w:val="36"/>
                <w:u w:val="single"/>
                <w:lang w:val="pt-BR"/>
              </w:rPr>
            </w:rPrChange>
          </w:rPr>
          <w:t xml:space="preserve">Valor </w:t>
        </w:r>
      </w:ins>
      <w:ins w:id="956" w:author="granix pacheco" w:date="2016-02-08T11:31:00Z">
        <w:r w:rsidR="0017119E" w:rsidRPr="007D7E6F">
          <w:rPr>
            <w:b/>
            <w:sz w:val="32"/>
            <w:szCs w:val="32"/>
            <w:lang w:val="pt-BR"/>
            <w:rPrChange w:id="957" w:author="Mateus Berardo de Souza Terra" w:date="2016-02-08T20:05:00Z">
              <w:rPr>
                <w:b/>
                <w:sz w:val="32"/>
                <w:szCs w:val="32"/>
                <w:u w:val="single"/>
                <w:lang w:val="pt-BR"/>
              </w:rPr>
            </w:rPrChange>
          </w:rPr>
          <w:t xml:space="preserve">de </w:t>
        </w:r>
      </w:ins>
      <w:ins w:id="958" w:author="granix pacheco" w:date="2016-02-08T08:59:00Z">
        <w:r w:rsidRPr="007D7E6F">
          <w:rPr>
            <w:b/>
            <w:sz w:val="32"/>
            <w:szCs w:val="32"/>
            <w:lang w:val="pt-BR"/>
            <w:rPrChange w:id="959"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60" w:author="granix pacheco" w:date="2016-02-08T09:52:00Z"/>
          <w:lang w:val="pt-BR"/>
        </w:rPr>
        <w:pPrChange w:id="961" w:author="granix pacheco" w:date="2016-02-08T09:55:00Z">
          <w:pPr>
            <w:pStyle w:val="NormalWeb"/>
            <w:shd w:val="clear" w:color="auto" w:fill="FFFFFF"/>
            <w:spacing w:before="0" w:beforeAutospacing="0" w:after="160" w:afterAutospacing="0"/>
            <w:jc w:val="both"/>
          </w:pPr>
        </w:pPrChange>
      </w:pPr>
      <w:ins w:id="962" w:author="granix pacheco" w:date="2016-02-08T09:51:00Z">
        <w:r w:rsidRPr="007D7E6F">
          <w:rPr>
            <w:lang w:val="pt-BR"/>
          </w:rPr>
          <w:t>A unidade de medida de resistência é o ohm</w:t>
        </w:r>
      </w:ins>
      <w:ins w:id="963" w:author="granix pacheco" w:date="2016-02-08T09:53:00Z">
        <w:r w:rsidR="0070445C" w:rsidRPr="007D7E6F">
          <w:rPr>
            <w:lang w:val="pt-BR"/>
          </w:rPr>
          <w:t>, representado pelo símbolo grego Ômega</w:t>
        </w:r>
      </w:ins>
      <w:ins w:id="964" w:author="granix pacheco" w:date="2016-02-08T09:51:00Z">
        <w:r w:rsidRPr="007D7E6F">
          <w:rPr>
            <w:lang w:val="pt-BR"/>
          </w:rPr>
          <w:t>.</w:t>
        </w:r>
      </w:ins>
      <w:ins w:id="965" w:author="granix pacheco" w:date="2016-02-08T09:52:00Z">
        <w:r w:rsidRPr="007D7E6F">
          <w:rPr>
            <w:lang w:val="pt-BR"/>
          </w:rPr>
          <w:t xml:space="preserve"> Para saber a resistência de um resistor basta </w:t>
        </w:r>
      </w:ins>
      <w:ins w:id="966" w:author="granix pacheco" w:date="2016-02-08T09:54:00Z">
        <w:r w:rsidR="0070445C" w:rsidRPr="007D7E6F">
          <w:rPr>
            <w:lang w:val="pt-BR"/>
          </w:rPr>
          <w:t>ler as duas primeiras faixas e multiplicar esse valor pela terceira. A quarta mostra a tolerância do resistor</w:t>
        </w:r>
      </w:ins>
      <w:ins w:id="967" w:author="granix pacheco" w:date="2016-02-08T10:05:00Z">
        <w:r w:rsidR="00FA772E" w:rsidRPr="007D7E6F">
          <w:rPr>
            <w:lang w:val="pt-BR"/>
          </w:rPr>
          <w:t xml:space="preserve"> que </w:t>
        </w:r>
      </w:ins>
      <w:ins w:id="968" w:author="granix pacheco" w:date="2016-02-08T10:06:00Z">
        <w:r w:rsidR="00FA772E" w:rsidRPr="007D7E6F">
          <w:rPr>
            <w:lang w:val="pt-BR"/>
          </w:rPr>
          <w:t>é o valor de sua variação em relação ao valor nominal</w:t>
        </w:r>
      </w:ins>
      <w:ins w:id="969" w:author="granix pacheco" w:date="2016-02-08T09:54:00Z">
        <w:r w:rsidR="0070445C" w:rsidRPr="007D7E6F">
          <w:rPr>
            <w:lang w:val="pt-BR"/>
          </w:rPr>
          <w:t>.</w:t>
        </w:r>
      </w:ins>
      <w:ins w:id="970" w:author="granix pacheco" w:date="2016-02-08T12:24:00Z">
        <w:r w:rsidR="001C7BBA" w:rsidRPr="007D7E6F">
          <w:rPr>
            <w:lang w:val="pt-BR"/>
          </w:rPr>
          <w:t xml:space="preserve"> Alguns resistores </w:t>
        </w:r>
      </w:ins>
      <w:ins w:id="971"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72" w:author="granix pacheco" w:date="2016-02-08T09:55:00Z"/>
          <w:lang w:val="pt-BR"/>
        </w:rPr>
        <w:pPrChange w:id="973" w:author="granix pacheco" w:date="2016-02-08T09:51:00Z">
          <w:pPr>
            <w:pStyle w:val="NormalWeb"/>
            <w:shd w:val="clear" w:color="auto" w:fill="FFFFFF"/>
            <w:spacing w:before="0" w:beforeAutospacing="0" w:after="160" w:afterAutospacing="0"/>
            <w:jc w:val="both"/>
          </w:pPr>
        </w:pPrChange>
      </w:pPr>
      <w:ins w:id="974" w:author="granix pacheco" w:date="2016-02-08T09:55:00Z">
        <w:r w:rsidRPr="004A7414">
          <w:rPr>
            <w:rFonts w:ascii="Arial" w:hAnsi="Arial" w:cs="Arial"/>
            <w:noProof/>
          </w:rPr>
          <w:lastRenderedPageBreak/>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75"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76" w:author="granix pacheco" w:date="2016-02-08T09:56:00Z"/>
                <w:lang w:val="pt-BR"/>
              </w:rPr>
              <w:pPrChange w:id="977" w:author="Mateus Berardo de Souza Terra" w:date="2016-02-08T22:31:00Z">
                <w:pPr>
                  <w:pStyle w:val="NormalWeb"/>
                  <w:spacing w:before="0" w:beforeAutospacing="0" w:after="160" w:afterAutospacing="0"/>
                  <w:jc w:val="both"/>
                </w:pPr>
              </w:pPrChange>
            </w:pPr>
            <w:ins w:id="978"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979" w:author="granix pacheco" w:date="2016-02-08T09:56:00Z"/>
                <w:lang w:val="pt-BR"/>
              </w:rPr>
              <w:pPrChange w:id="980" w:author="Mateus Berardo de Souza Terra" w:date="2016-02-08T22:31:00Z">
                <w:pPr>
                  <w:pStyle w:val="NormalWeb"/>
                  <w:spacing w:before="0" w:beforeAutospacing="0" w:after="160" w:afterAutospacing="0"/>
                  <w:jc w:val="both"/>
                </w:pPr>
              </w:pPrChange>
            </w:pPr>
            <w:ins w:id="981"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982" w:author="granix pacheco" w:date="2016-02-08T09:56:00Z"/>
                <w:lang w:val="pt-BR"/>
              </w:rPr>
              <w:pPrChange w:id="983" w:author="Mateus Berardo de Souza Terra" w:date="2016-02-08T22:31:00Z">
                <w:pPr>
                  <w:pStyle w:val="NormalWeb"/>
                  <w:spacing w:before="0" w:beforeAutospacing="0" w:after="160" w:afterAutospacing="0"/>
                  <w:jc w:val="both"/>
                </w:pPr>
              </w:pPrChange>
            </w:pPr>
            <w:ins w:id="984"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85" w:author="granix pacheco" w:date="2016-02-08T10:01:00Z"/>
                <w:lang w:val="pt-BR"/>
              </w:rPr>
              <w:pPrChange w:id="986" w:author="Mateus Berardo de Souza Terra" w:date="2016-02-08T22:31:00Z">
                <w:pPr>
                  <w:pStyle w:val="NormalWeb"/>
                  <w:spacing w:before="0" w:beforeAutospacing="0" w:after="160" w:afterAutospacing="0"/>
                  <w:jc w:val="both"/>
                </w:pPr>
              </w:pPrChange>
            </w:pPr>
            <w:ins w:id="987"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88" w:author="granix pacheco" w:date="2016-02-08T09:56:00Z"/>
                <w:lang w:val="pt-BR"/>
              </w:rPr>
              <w:pPrChange w:id="989" w:author="Mateus Berardo de Souza Terra" w:date="2016-02-08T22:31:00Z">
                <w:pPr>
                  <w:pStyle w:val="NormalWeb"/>
                  <w:spacing w:before="0" w:beforeAutospacing="0" w:after="160" w:afterAutospacing="0"/>
                  <w:jc w:val="both"/>
                </w:pPr>
              </w:pPrChange>
            </w:pPr>
            <w:ins w:id="990" w:author="granix pacheco" w:date="2016-02-08T09:56:00Z">
              <w:r w:rsidRPr="007D7E6F">
                <w:rPr>
                  <w:lang w:val="pt-BR"/>
                </w:rPr>
                <w:t>Tolerância</w:t>
              </w:r>
            </w:ins>
          </w:p>
        </w:tc>
      </w:tr>
      <w:tr w:rsidR="0070445C" w:rsidRPr="007D7E6F" w14:paraId="155231DB" w14:textId="77777777" w:rsidTr="003B25A9">
        <w:trPr>
          <w:ins w:id="991"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92" w:author="granix pacheco" w:date="2016-02-08T10:01:00Z"/>
                <w:lang w:val="pt-BR"/>
              </w:rPr>
              <w:pPrChange w:id="993" w:author="Mateus Berardo de Souza Terra" w:date="2016-02-08T22:31:00Z">
                <w:pPr>
                  <w:pStyle w:val="NormalWeb"/>
                  <w:spacing w:before="0" w:beforeAutospacing="0" w:after="160" w:afterAutospacing="0"/>
                  <w:jc w:val="both"/>
                </w:pPr>
              </w:pPrChange>
            </w:pPr>
            <w:ins w:id="994"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995" w:author="granix pacheco" w:date="2016-02-08T10:01:00Z"/>
                <w:lang w:val="pt-BR"/>
              </w:rPr>
              <w:pPrChange w:id="996" w:author="Mateus Berardo de Souza Terra" w:date="2016-02-08T22:31:00Z">
                <w:pPr>
                  <w:pStyle w:val="NormalWeb"/>
                  <w:spacing w:before="0" w:beforeAutospacing="0" w:after="160" w:afterAutospacing="0"/>
                  <w:jc w:val="both"/>
                </w:pPr>
              </w:pPrChange>
            </w:pPr>
            <w:ins w:id="997"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998" w:author="granix pacheco" w:date="2016-02-08T10:01:00Z"/>
                <w:lang w:val="pt-BR"/>
              </w:rPr>
              <w:pPrChange w:id="999" w:author="Mateus Berardo de Souza Terra" w:date="2016-02-08T22:31:00Z">
                <w:pPr>
                  <w:pStyle w:val="NormalWeb"/>
                  <w:spacing w:before="0" w:beforeAutospacing="0" w:after="160" w:afterAutospacing="0"/>
                  <w:jc w:val="both"/>
                </w:pPr>
              </w:pPrChange>
            </w:pPr>
            <w:ins w:id="1000"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1001" w:author="granix pacheco" w:date="2016-02-08T10:01:00Z"/>
                <w:lang w:val="pt-BR"/>
              </w:rPr>
              <w:pPrChange w:id="1002" w:author="Mateus Berardo de Souza Terra" w:date="2016-02-08T22:31:00Z">
                <w:pPr>
                  <w:pStyle w:val="NormalWeb"/>
                  <w:spacing w:before="0" w:beforeAutospacing="0" w:after="160" w:afterAutospacing="0"/>
                  <w:jc w:val="both"/>
                </w:pPr>
              </w:pPrChange>
            </w:pPr>
            <w:ins w:id="1003"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1004" w:author="granix pacheco" w:date="2016-02-08T10:01:00Z"/>
                <w:lang w:val="pt-BR"/>
              </w:rPr>
              <w:pPrChange w:id="1005" w:author="Mateus Berardo de Souza Terra" w:date="2016-02-08T22:31:00Z">
                <w:pPr>
                  <w:pStyle w:val="NormalWeb"/>
                  <w:spacing w:before="0" w:beforeAutospacing="0" w:after="160" w:afterAutospacing="0"/>
                  <w:jc w:val="both"/>
                </w:pPr>
              </w:pPrChange>
            </w:pPr>
            <w:ins w:id="1006" w:author="granix pacheco" w:date="2016-02-08T10:04:00Z">
              <w:r w:rsidRPr="007D7E6F">
                <w:rPr>
                  <w:lang w:val="pt-BR"/>
                </w:rPr>
                <w:t>10%</w:t>
              </w:r>
            </w:ins>
          </w:p>
        </w:tc>
      </w:tr>
      <w:tr w:rsidR="0070445C" w:rsidRPr="007D7E6F" w14:paraId="48118C94" w14:textId="77777777" w:rsidTr="003B25A9">
        <w:trPr>
          <w:ins w:id="1007"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1008" w:author="granix pacheco" w:date="2016-02-08T09:56:00Z"/>
                <w:lang w:val="pt-BR"/>
              </w:rPr>
              <w:pPrChange w:id="1009" w:author="Mateus Berardo de Souza Terra" w:date="2016-02-08T22:31:00Z">
                <w:pPr>
                  <w:pStyle w:val="NormalWeb"/>
                  <w:spacing w:before="0" w:beforeAutospacing="0" w:after="160" w:afterAutospacing="0"/>
                  <w:jc w:val="both"/>
                </w:pPr>
              </w:pPrChange>
            </w:pPr>
            <w:ins w:id="1010"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1011" w:author="granix pacheco" w:date="2016-02-08T09:56:00Z"/>
                <w:lang w:val="pt-BR"/>
              </w:rPr>
              <w:pPrChange w:id="1012" w:author="Mateus Berardo de Souza Terra" w:date="2016-02-08T22:31:00Z">
                <w:pPr>
                  <w:pStyle w:val="NormalWeb"/>
                  <w:spacing w:before="0" w:beforeAutospacing="0" w:after="160" w:afterAutospacing="0"/>
                  <w:jc w:val="both"/>
                </w:pPr>
              </w:pPrChange>
            </w:pPr>
            <w:ins w:id="1013"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1014" w:author="granix pacheco" w:date="2016-02-08T09:56:00Z"/>
                <w:lang w:val="pt-BR"/>
              </w:rPr>
              <w:pPrChange w:id="1015" w:author="Mateus Berardo de Souza Terra" w:date="2016-02-08T22:31:00Z">
                <w:pPr>
                  <w:pStyle w:val="NormalWeb"/>
                  <w:spacing w:before="0" w:beforeAutospacing="0" w:after="160" w:afterAutospacing="0"/>
                  <w:jc w:val="both"/>
                </w:pPr>
              </w:pPrChange>
            </w:pPr>
            <w:ins w:id="1016"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1017" w:author="granix pacheco" w:date="2016-02-08T10:01:00Z"/>
                <w:lang w:val="pt-BR"/>
              </w:rPr>
              <w:pPrChange w:id="1018" w:author="Mateus Berardo de Souza Terra" w:date="2016-02-08T22:31:00Z">
                <w:pPr>
                  <w:pStyle w:val="NormalWeb"/>
                  <w:spacing w:before="0" w:beforeAutospacing="0" w:after="160" w:afterAutospacing="0"/>
                  <w:jc w:val="both"/>
                </w:pPr>
              </w:pPrChange>
            </w:pPr>
            <w:ins w:id="1019"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1020" w:author="granix pacheco" w:date="2016-02-08T09:56:00Z"/>
                <w:lang w:val="pt-BR"/>
              </w:rPr>
              <w:pPrChange w:id="1021" w:author="Mateus Berardo de Souza Terra" w:date="2016-02-08T22:31:00Z">
                <w:pPr>
                  <w:pStyle w:val="NormalWeb"/>
                  <w:spacing w:before="0" w:beforeAutospacing="0" w:after="160" w:afterAutospacing="0"/>
                  <w:jc w:val="both"/>
                </w:pPr>
              </w:pPrChange>
            </w:pPr>
            <w:ins w:id="1022" w:author="granix pacheco" w:date="2016-02-08T10:04:00Z">
              <w:r w:rsidRPr="007D7E6F">
                <w:rPr>
                  <w:lang w:val="pt-BR"/>
                </w:rPr>
                <w:t>5%</w:t>
              </w:r>
            </w:ins>
          </w:p>
        </w:tc>
      </w:tr>
      <w:tr w:rsidR="0070445C" w:rsidRPr="007D7E6F" w14:paraId="163158D9" w14:textId="77777777" w:rsidTr="003B25A9">
        <w:trPr>
          <w:ins w:id="1023"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1024" w:author="granix pacheco" w:date="2016-02-08T09:56:00Z"/>
                <w:lang w:val="pt-BR"/>
              </w:rPr>
              <w:pPrChange w:id="1025" w:author="Mateus Berardo de Souza Terra" w:date="2016-02-08T22:31:00Z">
                <w:pPr>
                  <w:pStyle w:val="NormalWeb"/>
                  <w:spacing w:before="0" w:beforeAutospacing="0" w:after="160" w:afterAutospacing="0"/>
                  <w:jc w:val="both"/>
                </w:pPr>
              </w:pPrChange>
            </w:pPr>
            <w:ins w:id="1026"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1027" w:author="granix pacheco" w:date="2016-02-08T09:56:00Z"/>
                <w:lang w:val="pt-BR"/>
              </w:rPr>
              <w:pPrChange w:id="1028" w:author="Mateus Berardo de Souza Terra" w:date="2016-02-08T22:31:00Z">
                <w:pPr>
                  <w:pStyle w:val="NormalWeb"/>
                  <w:spacing w:before="0" w:beforeAutospacing="0" w:after="160" w:afterAutospacing="0"/>
                  <w:jc w:val="both"/>
                </w:pPr>
              </w:pPrChange>
            </w:pPr>
            <w:ins w:id="1029"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1030" w:author="granix pacheco" w:date="2016-02-08T09:56:00Z"/>
                <w:lang w:val="pt-BR"/>
              </w:rPr>
              <w:pPrChange w:id="1031" w:author="Mateus Berardo de Souza Terra" w:date="2016-02-08T22:31:00Z">
                <w:pPr>
                  <w:pStyle w:val="NormalWeb"/>
                  <w:spacing w:before="0" w:beforeAutospacing="0" w:after="160" w:afterAutospacing="0"/>
                  <w:jc w:val="both"/>
                </w:pPr>
              </w:pPrChange>
            </w:pPr>
            <w:ins w:id="1032"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1033" w:author="granix pacheco" w:date="2016-02-08T10:01:00Z"/>
                <w:lang w:val="pt-BR"/>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1036" w:author="granix pacheco" w:date="2016-02-08T09:56:00Z"/>
                <w:lang w:val="pt-BR"/>
              </w:rPr>
              <w:pPrChange w:id="1037" w:author="Mateus Berardo de Souza Terra" w:date="2016-02-08T22:31:00Z">
                <w:pPr>
                  <w:pStyle w:val="NormalWeb"/>
                  <w:spacing w:before="0" w:beforeAutospacing="0" w:after="160" w:afterAutospacing="0"/>
                  <w:jc w:val="both"/>
                </w:pPr>
              </w:pPrChange>
            </w:pPr>
            <w:ins w:id="1038" w:author="granix pacheco" w:date="2016-02-08T10:04:00Z">
              <w:r w:rsidRPr="007D7E6F">
                <w:rPr>
                  <w:lang w:val="pt-BR"/>
                </w:rPr>
                <w:t>4%</w:t>
              </w:r>
            </w:ins>
          </w:p>
        </w:tc>
      </w:tr>
      <w:tr w:rsidR="0070445C" w:rsidRPr="007D7E6F" w14:paraId="46EC4489" w14:textId="77777777" w:rsidTr="003B25A9">
        <w:trPr>
          <w:ins w:id="1039"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1040" w:author="granix pacheco" w:date="2016-02-08T09:56:00Z"/>
                <w:lang w:val="pt-BR"/>
              </w:rPr>
              <w:pPrChange w:id="1041" w:author="Mateus Berardo de Souza Terra" w:date="2016-02-08T22:31:00Z">
                <w:pPr>
                  <w:pStyle w:val="NormalWeb"/>
                  <w:spacing w:before="0" w:beforeAutospacing="0" w:after="160" w:afterAutospacing="0"/>
                  <w:jc w:val="both"/>
                </w:pPr>
              </w:pPrChange>
            </w:pPr>
            <w:ins w:id="1042"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43" w:author="granix pacheco" w:date="2016-02-08T09:56:00Z"/>
                <w:lang w:val="pt-BR"/>
              </w:rPr>
              <w:pPrChange w:id="1044" w:author="Mateus Berardo de Souza Terra" w:date="2016-02-08T22:31:00Z">
                <w:pPr>
                  <w:pStyle w:val="NormalWeb"/>
                  <w:spacing w:before="0" w:beforeAutospacing="0" w:after="160" w:afterAutospacing="0"/>
                  <w:jc w:val="both"/>
                </w:pPr>
              </w:pPrChange>
            </w:pPr>
            <w:ins w:id="1045"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1046" w:author="granix pacheco" w:date="2016-02-08T09:56:00Z"/>
                <w:lang w:val="pt-BR"/>
              </w:rPr>
              <w:pPrChange w:id="1047" w:author="Mateus Berardo de Souza Terra" w:date="2016-02-08T22:31:00Z">
                <w:pPr>
                  <w:pStyle w:val="NormalWeb"/>
                  <w:spacing w:before="0" w:beforeAutospacing="0" w:after="160" w:afterAutospacing="0"/>
                  <w:jc w:val="both"/>
                </w:pPr>
              </w:pPrChange>
            </w:pPr>
            <w:ins w:id="1048"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1049" w:author="granix pacheco" w:date="2016-02-08T10:01:00Z"/>
                <w:lang w:val="pt-BR"/>
              </w:rPr>
              <w:pPrChange w:id="1050" w:author="Mateus Berardo de Souza Terra" w:date="2016-02-08T22:31:00Z">
                <w:pPr>
                  <w:pStyle w:val="NormalWeb"/>
                  <w:spacing w:before="0" w:beforeAutospacing="0" w:after="160" w:afterAutospacing="0"/>
                  <w:jc w:val="both"/>
                </w:pPr>
              </w:pPrChange>
            </w:pPr>
            <w:ins w:id="1051"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1052" w:author="granix pacheco" w:date="2016-02-08T09:56:00Z"/>
                <w:lang w:val="pt-BR"/>
              </w:rPr>
              <w:pPrChange w:id="1053" w:author="Mateus Berardo de Souza Terra" w:date="2016-02-08T22:31:00Z">
                <w:pPr>
                  <w:pStyle w:val="NormalWeb"/>
                  <w:spacing w:before="0" w:beforeAutospacing="0" w:after="160" w:afterAutospacing="0"/>
                  <w:jc w:val="both"/>
                </w:pPr>
              </w:pPrChange>
            </w:pPr>
            <w:ins w:id="1054" w:author="granix pacheco" w:date="2016-02-08T10:04:00Z">
              <w:r w:rsidRPr="007D7E6F">
                <w:rPr>
                  <w:lang w:val="pt-BR"/>
                </w:rPr>
                <w:t>3%</w:t>
              </w:r>
            </w:ins>
          </w:p>
        </w:tc>
      </w:tr>
      <w:tr w:rsidR="0070445C" w:rsidRPr="007D7E6F" w14:paraId="3EA9F942" w14:textId="77777777" w:rsidTr="003B25A9">
        <w:trPr>
          <w:ins w:id="1055"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56" w:author="granix pacheco" w:date="2016-02-08T09:56:00Z"/>
                <w:lang w:val="pt-BR"/>
              </w:rPr>
              <w:pPrChange w:id="1057" w:author="Mateus Berardo de Souza Terra" w:date="2016-02-08T22:31:00Z">
                <w:pPr>
                  <w:pStyle w:val="NormalWeb"/>
                  <w:spacing w:before="0" w:beforeAutospacing="0" w:after="160" w:afterAutospacing="0"/>
                  <w:jc w:val="both"/>
                </w:pPr>
              </w:pPrChange>
            </w:pPr>
            <w:ins w:id="1058"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1059" w:author="granix pacheco" w:date="2016-02-08T09:56:00Z"/>
                <w:lang w:val="pt-BR"/>
              </w:rPr>
              <w:pPrChange w:id="1060" w:author="Mateus Berardo de Souza Terra" w:date="2016-02-08T22:31:00Z">
                <w:pPr>
                  <w:pStyle w:val="NormalWeb"/>
                  <w:spacing w:before="0" w:beforeAutospacing="0" w:after="160" w:afterAutospacing="0"/>
                  <w:jc w:val="both"/>
                </w:pPr>
              </w:pPrChange>
            </w:pPr>
            <w:ins w:id="1061"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1062" w:author="granix pacheco" w:date="2016-02-08T09:56:00Z"/>
                <w:lang w:val="pt-BR"/>
              </w:rPr>
              <w:pPrChange w:id="1063" w:author="Mateus Berardo de Souza Terra" w:date="2016-02-08T22:31:00Z">
                <w:pPr>
                  <w:pStyle w:val="NormalWeb"/>
                  <w:spacing w:before="0" w:beforeAutospacing="0" w:after="160" w:afterAutospacing="0"/>
                  <w:jc w:val="both"/>
                </w:pPr>
              </w:pPrChange>
            </w:pPr>
            <w:ins w:id="1064" w:author="granix pacheco" w:date="2016-02-08T10:02:00Z">
              <w:r w:rsidRPr="007D7E6F">
                <w:rPr>
                  <w:lang w:val="pt-BR"/>
                </w:rPr>
                <w:t>1</w:t>
              </w:r>
            </w:ins>
            <w:ins w:id="1065" w:author="granix pacheco" w:date="2016-02-08T10:03:00Z">
              <w:r w:rsidR="00892EE5" w:rsidRPr="007D7E6F">
                <w:rPr>
                  <w:lang w:val="pt-BR"/>
                </w:rPr>
                <w:t>.</w:t>
              </w:r>
            </w:ins>
            <w:ins w:id="1066"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1067" w:author="granix pacheco" w:date="2016-02-08T10:01:00Z"/>
                <w:lang w:val="pt-BR"/>
              </w:rPr>
              <w:pPrChange w:id="1068" w:author="Mateus Berardo de Souza Terra" w:date="2016-02-08T22:31:00Z">
                <w:pPr>
                  <w:pStyle w:val="NormalWeb"/>
                  <w:spacing w:before="0" w:beforeAutospacing="0" w:after="160" w:afterAutospacing="0"/>
                  <w:jc w:val="both"/>
                </w:pPr>
              </w:pPrChange>
            </w:pPr>
            <w:ins w:id="1069"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70" w:author="granix pacheco" w:date="2016-02-08T09:56:00Z"/>
                <w:lang w:val="pt-BR"/>
              </w:rPr>
              <w:pPrChange w:id="1071" w:author="Mateus Berardo de Souza Terra" w:date="2016-02-08T22:31:00Z">
                <w:pPr>
                  <w:pStyle w:val="NormalWeb"/>
                  <w:spacing w:before="0" w:beforeAutospacing="0" w:after="160" w:afterAutospacing="0"/>
                  <w:jc w:val="both"/>
                </w:pPr>
              </w:pPrChange>
            </w:pPr>
            <w:ins w:id="1072" w:author="granix pacheco" w:date="2016-02-08T10:04:00Z">
              <w:r w:rsidRPr="007D7E6F">
                <w:rPr>
                  <w:lang w:val="pt-BR"/>
                </w:rPr>
                <w:t>2%</w:t>
              </w:r>
            </w:ins>
          </w:p>
        </w:tc>
      </w:tr>
      <w:tr w:rsidR="0070445C" w:rsidRPr="007D7E6F" w14:paraId="70D378A2" w14:textId="77777777" w:rsidTr="003B25A9">
        <w:trPr>
          <w:ins w:id="1073"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74" w:author="granix pacheco" w:date="2016-02-08T09:56:00Z"/>
                <w:lang w:val="pt-BR"/>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1077" w:author="granix pacheco" w:date="2016-02-08T09:56:00Z"/>
                <w:lang w:val="pt-BR"/>
              </w:rPr>
              <w:pPrChange w:id="1078" w:author="Mateus Berardo de Souza Terra" w:date="2016-02-08T22:31:00Z">
                <w:pPr>
                  <w:pStyle w:val="NormalWeb"/>
                  <w:spacing w:before="0" w:beforeAutospacing="0" w:after="160" w:afterAutospacing="0"/>
                  <w:jc w:val="both"/>
                </w:pPr>
              </w:pPrChange>
            </w:pPr>
            <w:ins w:id="1079"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1080" w:author="granix pacheco" w:date="2016-02-08T09:56:00Z"/>
                <w:lang w:val="pt-BR"/>
              </w:rPr>
              <w:pPrChange w:id="1081" w:author="Mateus Berardo de Souza Terra" w:date="2016-02-08T22:31:00Z">
                <w:pPr>
                  <w:pStyle w:val="NormalWeb"/>
                  <w:spacing w:before="0" w:beforeAutospacing="0" w:after="160" w:afterAutospacing="0"/>
                  <w:jc w:val="both"/>
                </w:pPr>
              </w:pPrChange>
            </w:pPr>
            <w:ins w:id="1082" w:author="granix pacheco" w:date="2016-02-08T10:02:00Z">
              <w:r w:rsidRPr="007D7E6F">
                <w:rPr>
                  <w:lang w:val="pt-BR"/>
                </w:rPr>
                <w:t>10</w:t>
              </w:r>
            </w:ins>
            <w:ins w:id="1083" w:author="granix pacheco" w:date="2016-02-08T10:03:00Z">
              <w:r w:rsidR="00892EE5" w:rsidRPr="007D7E6F">
                <w:rPr>
                  <w:lang w:val="pt-BR"/>
                </w:rPr>
                <w:t>.</w:t>
              </w:r>
            </w:ins>
            <w:ins w:id="1084"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1085" w:author="granix pacheco" w:date="2016-02-08T10:01:00Z"/>
                <w:lang w:val="pt-BR"/>
              </w:rPr>
              <w:pPrChange w:id="1086" w:author="Mateus Berardo de Souza Terra" w:date="2016-02-08T22:31:00Z">
                <w:pPr>
                  <w:pStyle w:val="NormalWeb"/>
                  <w:spacing w:before="0" w:beforeAutospacing="0" w:after="160" w:afterAutospacing="0"/>
                  <w:jc w:val="both"/>
                </w:pPr>
              </w:pPrChange>
            </w:pPr>
            <w:ins w:id="1087"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1088" w:author="granix pacheco" w:date="2016-02-08T09:56:00Z"/>
                <w:lang w:val="pt-BR"/>
              </w:rPr>
              <w:pPrChange w:id="1089" w:author="Mateus Berardo de Souza Terra" w:date="2016-02-08T22:31:00Z">
                <w:pPr>
                  <w:pStyle w:val="NormalWeb"/>
                  <w:spacing w:before="0" w:beforeAutospacing="0" w:after="160" w:afterAutospacing="0"/>
                  <w:jc w:val="both"/>
                </w:pPr>
              </w:pPrChange>
            </w:pPr>
            <w:ins w:id="1090" w:author="granix pacheco" w:date="2016-02-08T10:04:00Z">
              <w:r w:rsidRPr="007D7E6F">
                <w:rPr>
                  <w:lang w:val="pt-BR"/>
                </w:rPr>
                <w:t>1%</w:t>
              </w:r>
            </w:ins>
          </w:p>
        </w:tc>
      </w:tr>
      <w:tr w:rsidR="0070445C" w:rsidRPr="007D7E6F" w14:paraId="6B57D16F" w14:textId="77777777" w:rsidTr="003B25A9">
        <w:trPr>
          <w:ins w:id="1091"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92" w:author="granix pacheco" w:date="2016-02-08T09:56:00Z"/>
                <w:lang w:val="pt-BR"/>
              </w:rPr>
              <w:pPrChange w:id="1093" w:author="Mateus Berardo de Souza Terra" w:date="2016-02-08T22:31:00Z">
                <w:pPr>
                  <w:pStyle w:val="NormalWeb"/>
                  <w:spacing w:before="0" w:beforeAutospacing="0" w:after="160" w:afterAutospacing="0"/>
                  <w:jc w:val="both"/>
                </w:pPr>
              </w:pPrChange>
            </w:pPr>
            <w:ins w:id="1094"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1095" w:author="granix pacheco" w:date="2016-02-08T09:56:00Z"/>
                <w:lang w:val="pt-BR"/>
              </w:rPr>
              <w:pPrChange w:id="1096" w:author="Mateus Berardo de Souza Terra" w:date="2016-02-08T22:31:00Z">
                <w:pPr>
                  <w:pStyle w:val="NormalWeb"/>
                  <w:spacing w:before="0" w:beforeAutospacing="0" w:after="160" w:afterAutospacing="0"/>
                  <w:jc w:val="both"/>
                </w:pPr>
              </w:pPrChange>
            </w:pPr>
            <w:ins w:id="1097"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1098" w:author="granix pacheco" w:date="2016-02-08T09:56:00Z"/>
                <w:lang w:val="pt-BR"/>
              </w:rPr>
              <w:pPrChange w:id="1099" w:author="Mateus Berardo de Souza Terra" w:date="2016-02-08T22:31:00Z">
                <w:pPr>
                  <w:pStyle w:val="NormalWeb"/>
                  <w:spacing w:before="0" w:beforeAutospacing="0" w:after="160" w:afterAutospacing="0"/>
                  <w:jc w:val="both"/>
                </w:pPr>
              </w:pPrChange>
            </w:pPr>
            <w:ins w:id="1100"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1101" w:author="granix pacheco" w:date="2016-02-08T10:01:00Z"/>
                <w:lang w:val="pt-BR"/>
              </w:rPr>
              <w:pPrChange w:id="1102" w:author="Mateus Berardo de Souza Terra" w:date="2016-02-08T22:31:00Z">
                <w:pPr>
                  <w:pStyle w:val="NormalWeb"/>
                  <w:spacing w:before="0" w:beforeAutospacing="0" w:after="160" w:afterAutospacing="0"/>
                  <w:jc w:val="both"/>
                </w:pPr>
              </w:pPrChange>
            </w:pPr>
            <w:ins w:id="1103"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1104" w:author="granix pacheco" w:date="2016-02-08T09:56:00Z"/>
                <w:lang w:val="pt-BR"/>
              </w:rPr>
              <w:pPrChange w:id="1105" w:author="Mateus Berardo de Souza Terra" w:date="2016-02-08T22:31:00Z">
                <w:pPr>
                  <w:pStyle w:val="NormalWeb"/>
                  <w:spacing w:before="0" w:beforeAutospacing="0" w:after="160" w:afterAutospacing="0"/>
                  <w:jc w:val="both"/>
                </w:pPr>
              </w:pPrChange>
            </w:pPr>
            <w:ins w:id="1106" w:author="granix pacheco" w:date="2016-02-08T10:07:00Z">
              <w:r w:rsidRPr="007D7E6F">
                <w:rPr>
                  <w:lang w:val="pt-BR"/>
                </w:rPr>
                <w:t>-</w:t>
              </w:r>
            </w:ins>
          </w:p>
        </w:tc>
      </w:tr>
      <w:tr w:rsidR="0070445C" w:rsidRPr="007D7E6F" w14:paraId="0A6C8C92" w14:textId="77777777" w:rsidTr="003B25A9">
        <w:trPr>
          <w:ins w:id="1107"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108" w:author="granix pacheco" w:date="2016-02-08T09:56:00Z"/>
                <w:lang w:val="pt-BR"/>
              </w:rPr>
              <w:pPrChange w:id="1109" w:author="Mateus Berardo de Souza Terra" w:date="2016-02-08T22:31:00Z">
                <w:pPr>
                  <w:pStyle w:val="NormalWeb"/>
                  <w:spacing w:before="0" w:beforeAutospacing="0" w:after="160" w:afterAutospacing="0"/>
                  <w:jc w:val="both"/>
                </w:pPr>
              </w:pPrChange>
            </w:pPr>
            <w:ins w:id="1110"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1111" w:author="granix pacheco" w:date="2016-02-08T09:56:00Z"/>
                <w:lang w:val="pt-BR"/>
              </w:rPr>
              <w:pPrChange w:id="1112" w:author="Mateus Berardo de Souza Terra" w:date="2016-02-08T22:31:00Z">
                <w:pPr>
                  <w:pStyle w:val="NormalWeb"/>
                  <w:spacing w:before="0" w:beforeAutospacing="0" w:after="160" w:afterAutospacing="0"/>
                  <w:jc w:val="both"/>
                </w:pPr>
              </w:pPrChange>
            </w:pPr>
            <w:ins w:id="1113"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1114" w:author="granix pacheco" w:date="2016-02-08T09:56:00Z"/>
                <w:lang w:val="pt-BR"/>
              </w:rPr>
              <w:pPrChange w:id="1115" w:author="Mateus Berardo de Souza Terra" w:date="2016-02-08T22:31:00Z">
                <w:pPr>
                  <w:pStyle w:val="NormalWeb"/>
                  <w:spacing w:before="0" w:beforeAutospacing="0" w:after="160" w:afterAutospacing="0"/>
                  <w:jc w:val="both"/>
                </w:pPr>
              </w:pPrChange>
            </w:pPr>
            <w:ins w:id="1116" w:author="granix pacheco" w:date="2016-02-08T10:02:00Z">
              <w:r w:rsidRPr="007D7E6F">
                <w:rPr>
                  <w:lang w:val="pt-BR"/>
                </w:rPr>
                <w:t>1000</w:t>
              </w:r>
            </w:ins>
            <w:ins w:id="1117" w:author="granix pacheco" w:date="2016-02-08T10:03:00Z">
              <w:r w:rsidRPr="007D7E6F">
                <w:rPr>
                  <w:lang w:val="pt-BR"/>
                </w:rPr>
                <w:t>.</w:t>
              </w:r>
            </w:ins>
            <w:ins w:id="1118"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1119" w:author="granix pacheco" w:date="2016-02-08T10:01:00Z"/>
                <w:lang w:val="pt-BR"/>
              </w:rPr>
              <w:pPrChange w:id="1120" w:author="Mateus Berardo de Souza Terra" w:date="2016-02-08T22:31:00Z">
                <w:pPr>
                  <w:pStyle w:val="NormalWeb"/>
                  <w:spacing w:before="0" w:beforeAutospacing="0" w:after="160" w:afterAutospacing="0"/>
                  <w:jc w:val="both"/>
                </w:pPr>
              </w:pPrChange>
            </w:pPr>
            <w:ins w:id="1121"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1122" w:author="granix pacheco" w:date="2016-02-08T09:56:00Z"/>
                <w:lang w:val="pt-BR"/>
              </w:rPr>
              <w:pPrChange w:id="1123" w:author="Mateus Berardo de Souza Terra" w:date="2016-02-08T22:31:00Z">
                <w:pPr>
                  <w:pStyle w:val="NormalWeb"/>
                  <w:spacing w:before="0" w:beforeAutospacing="0" w:after="160" w:afterAutospacing="0"/>
                  <w:jc w:val="both"/>
                </w:pPr>
              </w:pPrChange>
            </w:pPr>
            <w:ins w:id="1124" w:author="granix pacheco" w:date="2016-02-08T10:07:00Z">
              <w:r w:rsidRPr="007D7E6F">
                <w:rPr>
                  <w:lang w:val="pt-BR"/>
                </w:rPr>
                <w:t>-</w:t>
              </w:r>
            </w:ins>
          </w:p>
        </w:tc>
      </w:tr>
      <w:tr w:rsidR="0070445C" w:rsidRPr="007D7E6F" w14:paraId="259C0E32" w14:textId="77777777" w:rsidTr="003B25A9">
        <w:trPr>
          <w:ins w:id="1125"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126" w:author="granix pacheco" w:date="2016-02-08T09:56:00Z"/>
                <w:lang w:val="pt-BR"/>
              </w:rPr>
              <w:pPrChange w:id="1127" w:author="Mateus Berardo de Souza Terra" w:date="2016-02-08T22:31:00Z">
                <w:pPr>
                  <w:pStyle w:val="NormalWeb"/>
                  <w:spacing w:before="0" w:beforeAutospacing="0" w:after="160" w:afterAutospacing="0"/>
                  <w:jc w:val="both"/>
                </w:pPr>
              </w:pPrChange>
            </w:pPr>
            <w:ins w:id="1128"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1129" w:author="granix pacheco" w:date="2016-02-08T09:56:00Z"/>
                <w:lang w:val="pt-BR"/>
              </w:rPr>
              <w:pPrChange w:id="1130" w:author="Mateus Berardo de Souza Terra" w:date="2016-02-08T22:31:00Z">
                <w:pPr>
                  <w:pStyle w:val="NormalWeb"/>
                  <w:spacing w:before="0" w:beforeAutospacing="0" w:after="160" w:afterAutospacing="0"/>
                  <w:jc w:val="both"/>
                </w:pPr>
              </w:pPrChange>
            </w:pPr>
            <w:ins w:id="1131"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1132" w:author="granix pacheco" w:date="2016-02-08T09:56:00Z"/>
                <w:lang w:val="pt-BR"/>
              </w:rPr>
              <w:pPrChange w:id="1133" w:author="Mateus Berardo de Souza Terra" w:date="2016-02-08T22:31:00Z">
                <w:pPr>
                  <w:pStyle w:val="NormalWeb"/>
                  <w:spacing w:before="0" w:beforeAutospacing="0" w:after="160" w:afterAutospacing="0"/>
                  <w:jc w:val="both"/>
                </w:pPr>
              </w:pPrChange>
            </w:pPr>
            <w:ins w:id="1134"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135" w:author="granix pacheco" w:date="2016-02-08T10:01:00Z"/>
                <w:lang w:val="pt-BR"/>
              </w:rPr>
              <w:pPrChange w:id="1136" w:author="Mateus Berardo de Souza Terra" w:date="2016-02-08T22:31:00Z">
                <w:pPr>
                  <w:pStyle w:val="NormalWeb"/>
                  <w:spacing w:before="0" w:beforeAutospacing="0" w:after="160" w:afterAutospacing="0"/>
                  <w:jc w:val="both"/>
                </w:pPr>
              </w:pPrChange>
            </w:pPr>
            <w:ins w:id="1137"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1138" w:author="granix pacheco" w:date="2016-02-08T09:56:00Z"/>
                <w:lang w:val="pt-BR"/>
              </w:rPr>
              <w:pPrChange w:id="1139" w:author="Mateus Berardo de Souza Terra" w:date="2016-02-08T22:31:00Z">
                <w:pPr>
                  <w:pStyle w:val="NormalWeb"/>
                  <w:spacing w:before="0" w:beforeAutospacing="0" w:after="160" w:afterAutospacing="0"/>
                  <w:jc w:val="both"/>
                </w:pPr>
              </w:pPrChange>
            </w:pPr>
            <w:ins w:id="1140" w:author="granix pacheco" w:date="2016-02-08T10:07:00Z">
              <w:r w:rsidRPr="007D7E6F">
                <w:rPr>
                  <w:lang w:val="pt-BR"/>
                </w:rPr>
                <w:t>-</w:t>
              </w:r>
            </w:ins>
          </w:p>
        </w:tc>
      </w:tr>
      <w:tr w:rsidR="0070445C" w:rsidRPr="007D7E6F" w14:paraId="0F136FC9" w14:textId="77777777" w:rsidTr="003B25A9">
        <w:trPr>
          <w:ins w:id="1141"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42" w:author="granix pacheco" w:date="2016-02-08T09:56:00Z"/>
                <w:lang w:val="pt-BR"/>
              </w:rPr>
              <w:pPrChange w:id="1143" w:author="Mateus Berardo de Souza Terra" w:date="2016-02-08T22:31:00Z">
                <w:pPr>
                  <w:pStyle w:val="NormalWeb"/>
                  <w:spacing w:before="0" w:beforeAutospacing="0" w:after="160" w:afterAutospacing="0"/>
                  <w:jc w:val="both"/>
                </w:pPr>
              </w:pPrChange>
            </w:pPr>
            <w:ins w:id="1144"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1145" w:author="granix pacheco" w:date="2016-02-08T09:56:00Z"/>
                <w:lang w:val="pt-BR"/>
              </w:rPr>
              <w:pPrChange w:id="1146" w:author="Mateus Berardo de Souza Terra" w:date="2016-02-08T22:31:00Z">
                <w:pPr>
                  <w:pStyle w:val="NormalWeb"/>
                  <w:spacing w:before="0" w:beforeAutospacing="0" w:after="160" w:afterAutospacing="0"/>
                  <w:jc w:val="both"/>
                </w:pPr>
              </w:pPrChange>
            </w:pPr>
            <w:ins w:id="1147"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1148" w:author="granix pacheco" w:date="2016-02-08T09:56:00Z"/>
                <w:lang w:val="pt-BR"/>
              </w:rPr>
              <w:pPrChange w:id="1149" w:author="Mateus Berardo de Souza Terra" w:date="2016-02-08T22:31:00Z">
                <w:pPr>
                  <w:pStyle w:val="NormalWeb"/>
                  <w:spacing w:before="0" w:beforeAutospacing="0" w:after="160" w:afterAutospacing="0"/>
                  <w:jc w:val="both"/>
                </w:pPr>
              </w:pPrChange>
            </w:pPr>
            <w:ins w:id="1150"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51" w:author="granix pacheco" w:date="2016-02-08T10:01:00Z"/>
                <w:lang w:val="pt-BR"/>
              </w:rPr>
              <w:pPrChange w:id="1152" w:author="Mateus Berardo de Souza Terra" w:date="2016-02-08T22:31:00Z">
                <w:pPr>
                  <w:pStyle w:val="NormalWeb"/>
                  <w:spacing w:before="0" w:beforeAutospacing="0" w:after="160" w:afterAutospacing="0"/>
                  <w:jc w:val="both"/>
                </w:pPr>
              </w:pPrChange>
            </w:pPr>
            <w:ins w:id="1153"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1154" w:author="granix pacheco" w:date="2016-02-08T09:56:00Z"/>
                <w:lang w:val="pt-BR"/>
              </w:rPr>
              <w:pPrChange w:id="1155" w:author="Mateus Berardo de Souza Terra" w:date="2016-02-08T22:31:00Z">
                <w:pPr>
                  <w:pStyle w:val="NormalWeb"/>
                  <w:spacing w:before="0" w:beforeAutospacing="0" w:after="160" w:afterAutospacing="0"/>
                  <w:jc w:val="both"/>
                </w:pPr>
              </w:pPrChange>
            </w:pPr>
            <w:ins w:id="1156" w:author="granix pacheco" w:date="2016-02-08T10:07:00Z">
              <w:r w:rsidRPr="007D7E6F">
                <w:rPr>
                  <w:lang w:val="pt-BR"/>
                </w:rPr>
                <w:t>-</w:t>
              </w:r>
            </w:ins>
          </w:p>
        </w:tc>
      </w:tr>
      <w:tr w:rsidR="0070445C" w:rsidRPr="007D7E6F" w14:paraId="48B2C436" w14:textId="77777777" w:rsidTr="003B25A9">
        <w:trPr>
          <w:ins w:id="1157"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58" w:author="granix pacheco" w:date="2016-02-08T09:56:00Z"/>
                <w:lang w:val="pt-BR"/>
              </w:rPr>
              <w:pPrChange w:id="1159" w:author="Mateus Berardo de Souza Terra" w:date="2016-02-08T22:31:00Z">
                <w:pPr>
                  <w:pStyle w:val="NormalWeb"/>
                  <w:spacing w:before="0" w:beforeAutospacing="0" w:after="160" w:afterAutospacing="0"/>
                  <w:jc w:val="both"/>
                </w:pPr>
              </w:pPrChange>
            </w:pPr>
            <w:ins w:id="1160"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1161" w:author="granix pacheco" w:date="2016-02-08T09:56:00Z"/>
                <w:lang w:val="pt-BR"/>
              </w:rPr>
              <w:pPrChange w:id="1162" w:author="Mateus Berardo de Souza Terra" w:date="2016-02-08T22:31:00Z">
                <w:pPr>
                  <w:pStyle w:val="NormalWeb"/>
                  <w:spacing w:before="0" w:beforeAutospacing="0" w:after="160" w:afterAutospacing="0"/>
                  <w:jc w:val="both"/>
                </w:pPr>
              </w:pPrChange>
            </w:pPr>
            <w:ins w:id="1163"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1164" w:author="granix pacheco" w:date="2016-02-08T09:56:00Z"/>
                <w:lang w:val="pt-BR"/>
              </w:rPr>
              <w:pPrChange w:id="1165" w:author="Mateus Berardo de Souza Terra" w:date="2016-02-08T22:31:00Z">
                <w:pPr>
                  <w:pStyle w:val="NormalWeb"/>
                  <w:spacing w:before="0" w:beforeAutospacing="0" w:after="160" w:afterAutospacing="0"/>
                  <w:jc w:val="both"/>
                </w:pPr>
              </w:pPrChange>
            </w:pPr>
            <w:ins w:id="1166"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67" w:author="granix pacheco" w:date="2016-02-08T10:01:00Z"/>
                <w:lang w:val="pt-BR"/>
              </w:rPr>
              <w:pPrChange w:id="1168" w:author="Mateus Berardo de Souza Terra" w:date="2016-02-08T22:31:00Z">
                <w:pPr>
                  <w:pStyle w:val="NormalWeb"/>
                  <w:spacing w:before="0" w:beforeAutospacing="0" w:after="160" w:afterAutospacing="0"/>
                  <w:jc w:val="both"/>
                </w:pPr>
              </w:pPrChange>
            </w:pPr>
            <w:ins w:id="1169"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1170" w:author="granix pacheco" w:date="2016-02-08T09:56:00Z"/>
                <w:lang w:val="pt-BR"/>
              </w:rPr>
              <w:pPrChange w:id="1171" w:author="Mateus Berardo de Souza Terra" w:date="2016-02-08T22:31:00Z">
                <w:pPr>
                  <w:pStyle w:val="NormalWeb"/>
                  <w:spacing w:before="0" w:beforeAutospacing="0" w:after="160" w:afterAutospacing="0"/>
                  <w:jc w:val="both"/>
                </w:pPr>
              </w:pPrChange>
            </w:pPr>
            <w:ins w:id="1172"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73" w:author="granix pacheco" w:date="2016-02-08T08:59:00Z"/>
          <w:lang w:val="pt-BR"/>
          <w:rPrChange w:id="1174" w:author="Mateus Berardo de Souza Terra" w:date="2016-02-08T20:05:00Z">
            <w:rPr>
              <w:ins w:id="1175"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1176" w:author="granix pacheco" w:date="2016-02-08T08:59:00Z"/>
          <w:b/>
          <w:sz w:val="32"/>
          <w:szCs w:val="32"/>
          <w:lang w:val="pt-BR"/>
          <w:rPrChange w:id="1177" w:author="Mateus Berardo de Souza Terra" w:date="2016-02-08T20:05:00Z">
            <w:rPr>
              <w:ins w:id="1178" w:author="granix pacheco" w:date="2016-02-08T08:59:00Z"/>
              <w:b/>
              <w:sz w:val="36"/>
              <w:szCs w:val="36"/>
              <w:u w:val="single"/>
              <w:lang w:val="pt-BR"/>
            </w:rPr>
          </w:rPrChange>
        </w:rPr>
        <w:pPrChange w:id="1179"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80" w:author="granix pacheco" w:date="2016-02-08T08:59:00Z">
        <w:r w:rsidRPr="007D7E6F">
          <w:rPr>
            <w:b/>
            <w:sz w:val="32"/>
            <w:szCs w:val="32"/>
            <w:lang w:val="pt-BR"/>
            <w:rPrChange w:id="1181"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82" w:author="granix pacheco" w:date="2016-02-08T09:13:00Z"/>
          <w:lang w:val="pt-BR"/>
        </w:rPr>
        <w:pPrChange w:id="1183" w:author="granix pacheco" w:date="2016-02-08T09:02:00Z">
          <w:pPr>
            <w:pStyle w:val="NormalWeb"/>
            <w:shd w:val="clear" w:color="auto" w:fill="FFFFFF"/>
            <w:spacing w:before="0" w:beforeAutospacing="0" w:after="160" w:afterAutospacing="0"/>
            <w:jc w:val="both"/>
          </w:pPr>
        </w:pPrChange>
      </w:pPr>
      <w:ins w:id="1184" w:author="granix pacheco" w:date="2016-02-08T09:00:00Z">
        <w:r w:rsidRPr="007D7E6F">
          <w:rPr>
            <w:lang w:val="pt-BR"/>
          </w:rPr>
          <w:t xml:space="preserve">A </w:t>
        </w:r>
      </w:ins>
      <w:ins w:id="1185" w:author="granix pacheco" w:date="2016-02-08T09:02:00Z">
        <w:r w:rsidRPr="007D7E6F">
          <w:rPr>
            <w:lang w:val="pt-BR"/>
          </w:rPr>
          <w:t>memória</w:t>
        </w:r>
      </w:ins>
      <w:ins w:id="1186" w:author="granix pacheco" w:date="2016-02-08T09:00:00Z">
        <w:r w:rsidRPr="007D7E6F">
          <w:rPr>
            <w:lang w:val="pt-BR"/>
          </w:rPr>
          <w:t xml:space="preserve"> do computador </w:t>
        </w:r>
      </w:ins>
      <w:ins w:id="1187" w:author="granix pacheco" w:date="2016-02-08T09:01:00Z">
        <w:r w:rsidRPr="007D7E6F">
          <w:rPr>
            <w:lang w:val="pt-BR"/>
          </w:rPr>
          <w:t>não</w:t>
        </w:r>
      </w:ins>
      <w:ins w:id="1188" w:author="granix pacheco" w:date="2016-02-08T09:00:00Z">
        <w:r w:rsidRPr="007D7E6F">
          <w:rPr>
            <w:lang w:val="pt-BR"/>
          </w:rPr>
          <w:t xml:space="preserve"> </w:t>
        </w:r>
      </w:ins>
      <w:ins w:id="1189" w:author="granix pacheco" w:date="2016-02-08T09:01:00Z">
        <w:r w:rsidRPr="007D7E6F">
          <w:rPr>
            <w:lang w:val="pt-BR"/>
          </w:rPr>
          <w:t xml:space="preserve">é capaz de armazenar diretamente caracteres, tendo que </w:t>
        </w:r>
      </w:ins>
      <w:ins w:id="1190" w:author="granix pacheco" w:date="2016-02-08T09:08:00Z">
        <w:r w:rsidRPr="007D7E6F">
          <w:rPr>
            <w:lang w:val="pt-BR"/>
          </w:rPr>
          <w:t>os armazena</w:t>
        </w:r>
      </w:ins>
      <w:ins w:id="1191" w:author="Mateus Berardo de Souza Terra" w:date="2016-02-08T19:13:00Z">
        <w:r w:rsidR="006D3AB1" w:rsidRPr="007D7E6F">
          <w:rPr>
            <w:lang w:val="pt-BR"/>
          </w:rPr>
          <w:t>r</w:t>
        </w:r>
      </w:ins>
      <w:ins w:id="1192" w:author="granix pacheco" w:date="2016-02-08T09:08:00Z">
        <w:del w:id="1193" w:author="Mateus Berardo de Souza Terra" w:date="2016-02-08T19:13:00Z">
          <w:r w:rsidRPr="007D7E6F" w:rsidDel="006D3AB1">
            <w:rPr>
              <w:lang w:val="pt-BR"/>
            </w:rPr>
            <w:delText>s</w:delText>
          </w:r>
        </w:del>
      </w:ins>
      <w:ins w:id="1194" w:author="granix pacheco" w:date="2016-02-08T09:01:00Z">
        <w:r w:rsidRPr="007D7E6F">
          <w:rPr>
            <w:lang w:val="pt-BR"/>
          </w:rPr>
          <w:t xml:space="preserve"> na forma de </w:t>
        </w:r>
      </w:ins>
      <w:ins w:id="1195" w:author="granix pacheco" w:date="2016-02-08T09:02:00Z">
        <w:r w:rsidRPr="007D7E6F">
          <w:rPr>
            <w:lang w:val="pt-BR"/>
          </w:rPr>
          <w:t>números</w:t>
        </w:r>
      </w:ins>
      <w:ins w:id="1196" w:author="granix pacheco" w:date="2016-02-08T09:08:00Z">
        <w:r w:rsidRPr="007D7E6F">
          <w:rPr>
            <w:lang w:val="pt-BR"/>
          </w:rPr>
          <w:t xml:space="preserve">. </w:t>
        </w:r>
      </w:ins>
      <w:ins w:id="1197" w:author="granix pacheco" w:date="2016-02-08T09:09:00Z">
        <w:r w:rsidRPr="007D7E6F">
          <w:rPr>
            <w:color w:val="303030"/>
            <w:lang w:val="pt-BR"/>
            <w:rPrChange w:id="1198" w:author="Mateus Berardo de Souza Terra" w:date="2016-02-08T20:05:00Z">
              <w:rPr>
                <w:rFonts w:ascii="Arial" w:hAnsi="Arial" w:cs="Arial"/>
                <w:color w:val="303030"/>
                <w:sz w:val="19"/>
                <w:szCs w:val="19"/>
                <w:lang w:val="pt-PT"/>
              </w:rPr>
            </w:rPrChange>
          </w:rPr>
          <w:t xml:space="preserve">Cada </w:t>
        </w:r>
        <w:del w:id="1199" w:author="Mateus Berardo de Souza Terra" w:date="2016-02-08T19:13:00Z">
          <w:r w:rsidRPr="007D7E6F" w:rsidDel="006D3AB1">
            <w:rPr>
              <w:color w:val="303030"/>
              <w:lang w:val="pt-BR"/>
              <w:rPrChange w:id="1200" w:author="Mateus Berardo de Souza Terra" w:date="2016-02-08T20:05:00Z">
                <w:rPr>
                  <w:rFonts w:ascii="Arial" w:hAnsi="Arial" w:cs="Arial"/>
                  <w:color w:val="303030"/>
                  <w:sz w:val="19"/>
                  <w:szCs w:val="19"/>
                  <w:lang w:val="pt-PT"/>
                </w:rPr>
              </w:rPrChange>
            </w:rPr>
            <w:delText>caracter</w:delText>
          </w:r>
        </w:del>
      </w:ins>
      <w:ins w:id="1201" w:author="Mateus Berardo de Souza Terra" w:date="2016-02-08T19:13:00Z">
        <w:r w:rsidR="006D3AB1" w:rsidRPr="007D7E6F">
          <w:rPr>
            <w:color w:val="303030"/>
            <w:lang w:val="pt-BR"/>
          </w:rPr>
          <w:t>caractere</w:t>
        </w:r>
      </w:ins>
      <w:ins w:id="1202" w:author="granix pacheco" w:date="2016-02-08T09:09:00Z">
        <w:r w:rsidRPr="007D7E6F">
          <w:rPr>
            <w:color w:val="303030"/>
            <w:lang w:val="pt-BR"/>
            <w:rPrChange w:id="1203"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lang w:val="pt-BR"/>
            <w:rPrChange w:id="1204"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1205"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1206"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lang w:val="pt-BR"/>
            <w:rPrChange w:id="1207" w:author="Mateus Berardo de Souza Terra" w:date="2016-02-08T20:05:00Z">
              <w:rPr>
                <w:rFonts w:ascii="Arial" w:hAnsi="Arial" w:cs="Arial"/>
                <w:color w:val="303030"/>
                <w:sz w:val="19"/>
                <w:szCs w:val="19"/>
                <w:lang w:val="pt-PT"/>
              </w:rPr>
            </w:rPrChange>
          </w:rPr>
          <w:t xml:space="preserve"> - Código Americano </w:t>
        </w:r>
      </w:ins>
      <w:ins w:id="1208" w:author="Mateus Berardo de Souza Terra" w:date="2016-02-08T19:13:00Z">
        <w:r w:rsidR="006D3AB1" w:rsidRPr="007D7E6F">
          <w:rPr>
            <w:color w:val="303030"/>
            <w:lang w:val="pt-BR"/>
          </w:rPr>
          <w:t>Padrão</w:t>
        </w:r>
      </w:ins>
      <w:ins w:id="1209" w:author="granix pacheco" w:date="2016-02-08T09:09:00Z">
        <w:del w:id="1210" w:author="Mateus Berardo de Souza Terra" w:date="2016-02-08T19:13:00Z">
          <w:r w:rsidRPr="007D7E6F" w:rsidDel="006D3AB1">
            <w:rPr>
              <w:color w:val="303030"/>
              <w:lang w:val="pt-BR"/>
              <w:rPrChange w:id="1211"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212" w:author="Mateus Berardo de Souza Terra" w:date="2016-02-08T20:05:00Z">
                <w:rPr>
                  <w:color w:val="303030"/>
                  <w:lang w:val="pt-PT"/>
                </w:rPr>
              </w:rPrChange>
            </w:rPr>
            <w:delText>ard</w:delText>
          </w:r>
        </w:del>
        <w:r w:rsidR="005979C4" w:rsidRPr="007D7E6F">
          <w:rPr>
            <w:color w:val="303030"/>
            <w:lang w:val="pt-BR"/>
            <w:rPrChange w:id="1213" w:author="Mateus Berardo de Souza Terra" w:date="2016-02-08T20:05:00Z">
              <w:rPr>
                <w:color w:val="303030"/>
                <w:lang w:val="pt-PT"/>
              </w:rPr>
            </w:rPrChange>
          </w:rPr>
          <w:t xml:space="preserve"> para a Troca de Informações</w:t>
        </w:r>
        <w:r w:rsidRPr="007D7E6F">
          <w:rPr>
            <w:color w:val="303030"/>
            <w:lang w:val="pt-BR"/>
            <w:rPrChange w:id="1214"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215" w:author="Mateus Berardo de Souza Terra" w:date="2016-02-08T20:05:00Z">
              <w:rPr>
                <w:rFonts w:ascii="Arial" w:hAnsi="Arial" w:cs="Arial"/>
                <w:color w:val="303030"/>
                <w:sz w:val="19"/>
                <w:szCs w:val="19"/>
                <w:lang w:val="pt-PT"/>
              </w:rPr>
            </w:rPrChange>
          </w:rPr>
          <w:t xml:space="preserve"> </w:t>
        </w:r>
      </w:ins>
      <w:ins w:id="1216" w:author="granix pacheco" w:date="2016-02-08T09:01:00Z">
        <w:r w:rsidRPr="007D7E6F">
          <w:rPr>
            <w:lang w:val="pt-BR"/>
          </w:rPr>
          <w:t xml:space="preserve"> </w:t>
        </w:r>
      </w:ins>
      <w:ins w:id="1217" w:author="granix pacheco" w:date="2016-02-08T09:10:00Z">
        <w:r w:rsidR="005979C4" w:rsidRPr="007D7E6F">
          <w:rPr>
            <w:lang w:val="pt-BR"/>
          </w:rPr>
          <w:t>Existem versões estendidas desse código, mas aqui trataremos da sua versão básica que possui 7 bits</w:t>
        </w:r>
      </w:ins>
      <w:ins w:id="1218"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219" w:author="granix pacheco" w:date="2016-02-08T09:18:00Z"/>
          <w:color w:val="303030"/>
          <w:lang w:val="pt-BR"/>
          <w:rPrChange w:id="1220" w:author="Mateus Berardo de Souza Terra" w:date="2016-02-08T20:05:00Z">
            <w:rPr>
              <w:ins w:id="1221" w:author="granix pacheco" w:date="2016-02-08T09:18:00Z"/>
              <w:color w:val="303030"/>
              <w:lang w:val="pt-PT"/>
            </w:rPr>
          </w:rPrChange>
        </w:rPr>
        <w:pPrChange w:id="1222" w:author="granix pacheco" w:date="2016-02-08T09:02:00Z">
          <w:pPr>
            <w:pStyle w:val="NormalWeb"/>
            <w:shd w:val="clear" w:color="auto" w:fill="FFFFFF"/>
            <w:spacing w:before="0" w:beforeAutospacing="0" w:after="160" w:afterAutospacing="0"/>
            <w:jc w:val="both"/>
          </w:pPr>
        </w:pPrChange>
      </w:pPr>
      <w:ins w:id="1223" w:author="granix pacheco" w:date="2016-02-08T09:13:00Z">
        <w:r w:rsidRPr="007D7E6F">
          <w:rPr>
            <w:lang w:val="pt-BR"/>
          </w:rPr>
          <w:t xml:space="preserve">Nessa tabela o código 0 a 31 não são realmente caracteres, sendo chamados de </w:t>
        </w:r>
      </w:ins>
      <w:ins w:id="1224" w:author="granix pacheco" w:date="2016-02-08T09:14:00Z">
        <w:r w:rsidRPr="007D7E6F">
          <w:rPr>
            <w:i/>
            <w:lang w:val="pt-BR"/>
          </w:rPr>
          <w:t>caracteres de controle</w:t>
        </w:r>
        <w:r w:rsidRPr="007D7E6F">
          <w:rPr>
            <w:lang w:val="pt-BR"/>
          </w:rPr>
          <w:t xml:space="preserve">. </w:t>
        </w:r>
      </w:ins>
      <w:ins w:id="1225" w:author="granix pacheco" w:date="2016-02-08T09:17:00Z">
        <w:r w:rsidRPr="007D7E6F">
          <w:rPr>
            <w:color w:val="303030"/>
            <w:lang w:val="pt-BR"/>
            <w:rPrChange w:id="1226" w:author="Mateus Berardo de Souza Terra" w:date="2016-02-08T20:05:00Z">
              <w:rPr>
                <w:rFonts w:ascii="Arial" w:hAnsi="Arial" w:cs="Arial"/>
                <w:color w:val="303030"/>
                <w:sz w:val="19"/>
                <w:szCs w:val="19"/>
                <w:lang w:val="pt-PT"/>
              </w:rPr>
            </w:rPrChange>
          </w:rPr>
          <w:t xml:space="preserve">Os códigos 65 a 90 representam as </w:t>
        </w:r>
      </w:ins>
      <w:ins w:id="1227" w:author="granix pacheco" w:date="2016-02-08T09:21:00Z">
        <w:r w:rsidR="000A53C1" w:rsidRPr="007D7E6F">
          <w:rPr>
            <w:color w:val="303030"/>
            <w:lang w:val="pt-BR"/>
            <w:rPrChange w:id="1228" w:author="Mateus Berardo de Souza Terra" w:date="2016-02-08T20:05:00Z">
              <w:rPr>
                <w:color w:val="303030"/>
                <w:lang w:val="pt-PT"/>
              </w:rPr>
            </w:rPrChange>
          </w:rPr>
          <w:t xml:space="preserve">letras </w:t>
        </w:r>
      </w:ins>
      <w:ins w:id="1229" w:author="granix pacheco" w:date="2016-02-08T09:17:00Z">
        <w:r w:rsidRPr="007D7E6F">
          <w:rPr>
            <w:color w:val="303030"/>
            <w:lang w:val="pt-BR"/>
            <w:rPrChange w:id="1230" w:author="Mateus Berardo de Souza Terra" w:date="2016-02-08T20:05:00Z">
              <w:rPr>
                <w:rFonts w:ascii="Arial" w:hAnsi="Arial" w:cs="Arial"/>
                <w:color w:val="303030"/>
                <w:sz w:val="19"/>
                <w:szCs w:val="19"/>
                <w:lang w:val="pt-PT"/>
              </w:rPr>
            </w:rPrChange>
          </w:rPr>
          <w:t xml:space="preserve">maiúsculas e os códigos 97 a 122 representam as </w:t>
        </w:r>
      </w:ins>
      <w:ins w:id="1231" w:author="granix pacheco" w:date="2016-02-08T09:21:00Z">
        <w:r w:rsidR="000A53C1" w:rsidRPr="007D7E6F">
          <w:rPr>
            <w:color w:val="303030"/>
            <w:lang w:val="pt-BR"/>
            <w:rPrChange w:id="1232" w:author="Mateus Berardo de Souza Terra" w:date="2016-02-08T20:05:00Z">
              <w:rPr>
                <w:color w:val="303030"/>
                <w:lang w:val="pt-PT"/>
              </w:rPr>
            </w:rPrChange>
          </w:rPr>
          <w:t xml:space="preserve">letras </w:t>
        </w:r>
      </w:ins>
      <w:ins w:id="1233" w:author="granix pacheco" w:date="2016-02-08T09:17:00Z">
        <w:r w:rsidRPr="007D7E6F">
          <w:rPr>
            <w:color w:val="303030"/>
            <w:lang w:val="pt-BR"/>
            <w:rPrChange w:id="1234" w:author="Mateus Berardo de Souza Terra" w:date="2016-02-08T20:05:00Z">
              <w:rPr>
                <w:rFonts w:ascii="Arial" w:hAnsi="Arial" w:cs="Arial"/>
                <w:color w:val="303030"/>
                <w:sz w:val="19"/>
                <w:szCs w:val="19"/>
                <w:lang w:val="pt-PT"/>
              </w:rPr>
            </w:rPrChange>
          </w:rPr>
          <w:t>minúsculas</w:t>
        </w:r>
        <w:r w:rsidRPr="007D7E6F">
          <w:rPr>
            <w:color w:val="303030"/>
            <w:lang w:val="pt-BR"/>
            <w:rPrChange w:id="1235" w:author="Mateus Berardo de Souza Terra" w:date="2016-02-08T20:05:00Z">
              <w:rPr>
                <w:color w:val="303030"/>
                <w:lang w:val="pt-PT"/>
              </w:rPr>
            </w:rPrChange>
          </w:rPr>
          <w:t>.</w:t>
        </w:r>
      </w:ins>
      <w:ins w:id="1236" w:author="granix pacheco" w:date="2016-02-08T09:25:00Z">
        <w:r w:rsidR="000A53C1" w:rsidRPr="007D7E6F">
          <w:rPr>
            <w:color w:val="303030"/>
            <w:lang w:val="pt-BR"/>
            <w:rPrChange w:id="1237" w:author="Mateus Berardo de Souza Terra" w:date="2016-02-08T20:05:00Z">
              <w:rPr>
                <w:color w:val="303030"/>
                <w:lang w:val="pt-PT"/>
              </w:rPr>
            </w:rPrChange>
          </w:rPr>
          <w:t xml:space="preserve"> </w:t>
        </w:r>
      </w:ins>
      <w:ins w:id="1238" w:author="Mateus Berardo de Souza Terra" w:date="2016-02-08T22:07:00Z">
        <w:r w:rsidR="00A76C84">
          <w:rPr>
            <w:color w:val="303030"/>
            <w:lang w:val="pt-BR"/>
          </w:rPr>
          <w:t>Abaixo representamos a tabela a partir do código 32.</w:t>
        </w:r>
      </w:ins>
      <w:ins w:id="1239" w:author="granix pacheco" w:date="2016-02-08T09:25:00Z">
        <w:del w:id="1240" w:author="Mateus Berardo de Souza Terra" w:date="2016-02-08T22:07:00Z">
          <w:r w:rsidR="000A53C1" w:rsidRPr="007D7E6F" w:rsidDel="00A76C84">
            <w:rPr>
              <w:color w:val="303030"/>
              <w:lang w:val="pt-BR"/>
              <w:rPrChange w:id="1241" w:author="Mateus Berardo de Souza Terra" w:date="2016-02-08T20:05:00Z">
                <w:rPr>
                  <w:color w:val="303030"/>
                  <w:lang w:val="pt-PT"/>
                </w:rPr>
              </w:rPrChange>
            </w:rPr>
            <w:delText>O</w:delText>
          </w:r>
        </w:del>
        <w:r w:rsidR="000A53C1" w:rsidRPr="007D7E6F">
          <w:rPr>
            <w:color w:val="303030"/>
            <w:lang w:val="pt-BR"/>
            <w:rPrChange w:id="1242" w:author="Mateus Berardo de Souza Terra" w:date="2016-02-08T20:05:00Z">
              <w:rPr>
                <w:color w:val="303030"/>
                <w:lang w:val="pt-PT"/>
              </w:rPr>
            </w:rPrChange>
          </w:rPr>
          <w:t xml:space="preserve"> </w:t>
        </w:r>
        <w:del w:id="1243" w:author="Mateus Berardo de Souza Terra" w:date="2016-02-08T19:14:00Z">
          <w:r w:rsidR="000A53C1" w:rsidRPr="007D7E6F" w:rsidDel="006D3AB1">
            <w:rPr>
              <w:color w:val="303030"/>
              <w:lang w:val="pt-BR"/>
              <w:rPrChange w:id="1244" w:author="Mateus Berardo de Souza Terra" w:date="2016-02-08T20:05:00Z">
                <w:rPr>
                  <w:color w:val="303030"/>
                  <w:lang w:val="pt-PT"/>
                </w:rPr>
              </w:rPrChange>
            </w:rPr>
            <w:delText>codigo</w:delText>
          </w:r>
        </w:del>
        <w:del w:id="1245" w:author="Mateus Berardo de Souza Terra" w:date="2016-02-08T22:07:00Z">
          <w:r w:rsidR="000A53C1" w:rsidRPr="007D7E6F" w:rsidDel="00A76C84">
            <w:rPr>
              <w:color w:val="303030"/>
              <w:lang w:val="pt-BR"/>
              <w:rPrChange w:id="1246" w:author="Mateus Berardo de Souza Terra" w:date="2016-02-08T20:05:00Z">
                <w:rPr>
                  <w:color w:val="303030"/>
                  <w:lang w:val="pt-PT"/>
                </w:rPr>
              </w:rPrChange>
            </w:rPr>
            <w:delText xml:space="preserve"> 32 representa o espaço.</w:delText>
          </w:r>
        </w:del>
      </w:ins>
      <w:ins w:id="1247" w:author="granix pacheco" w:date="2016-02-08T09:26:00Z">
        <w:del w:id="1248" w:author="Mateus Berardo de Souza Terra" w:date="2016-02-08T22:07:00Z">
          <w:r w:rsidR="000A53C1" w:rsidRPr="007D7E6F" w:rsidDel="00A76C84">
            <w:rPr>
              <w:color w:val="303030"/>
              <w:lang w:val="pt-BR"/>
              <w:rPrChange w:id="1249" w:author="Mateus Berardo de Souza Terra" w:date="2016-02-08T20:05:00Z">
                <w:rPr>
                  <w:color w:val="303030"/>
                  <w:lang w:val="pt-PT"/>
                </w:rPr>
              </w:rPrChange>
            </w:rPr>
            <w:delText xml:space="preserve"> </w:delText>
          </w:r>
        </w:del>
        <w:del w:id="1250" w:author="Mateus Berardo de Souza Terra" w:date="2016-02-08T19:16:00Z">
          <w:r w:rsidR="000A53C1" w:rsidRPr="007D7E6F" w:rsidDel="006D3AB1">
            <w:rPr>
              <w:color w:val="303030"/>
              <w:lang w:val="pt-BR"/>
              <w:rPrChange w:id="1251" w:author="Mateus Berardo de Souza Terra" w:date="2016-02-08T20:05:00Z">
                <w:rPr>
                  <w:color w:val="303030"/>
                  <w:lang w:val="pt-PT"/>
                </w:rPr>
              </w:rPrChange>
            </w:rPr>
            <w:delText>Infelizmente pelo tamanho dessa tabela n</w:delText>
          </w:r>
        </w:del>
        <w:del w:id="1252" w:author="Mateus Berardo de Souza Terra" w:date="2016-02-08T19:14:00Z">
          <w:r w:rsidR="000A53C1" w:rsidRPr="007D7E6F" w:rsidDel="006D3AB1">
            <w:rPr>
              <w:color w:val="303030"/>
              <w:lang w:val="pt-BR"/>
              <w:rPrChange w:id="1253" w:author="Mateus Berardo de Souza Terra" w:date="2016-02-08T20:05:00Z">
                <w:rPr>
                  <w:color w:val="303030"/>
                  <w:lang w:val="pt-PT"/>
                </w:rPr>
              </w:rPrChange>
            </w:rPr>
            <w:delText>o</w:delText>
          </w:r>
        </w:del>
        <w:del w:id="1254" w:author="Mateus Berardo de Souza Terra" w:date="2016-02-08T19:16:00Z">
          <w:r w:rsidR="000A53C1" w:rsidRPr="007D7E6F" w:rsidDel="006D3AB1">
            <w:rPr>
              <w:color w:val="303030"/>
              <w:lang w:val="pt-BR"/>
              <w:rPrChange w:id="1255" w:author="Mateus Berardo de Souza Terra" w:date="2016-02-08T20:05:00Z">
                <w:rPr>
                  <w:color w:val="303030"/>
                  <w:lang w:val="pt-PT"/>
                </w:rPr>
              </w:rPrChange>
            </w:rPr>
            <w:delText xml:space="preserve">s iremos </w:delText>
          </w:r>
        </w:del>
        <w:del w:id="1256" w:author="Mateus Berardo de Souza Terra" w:date="2016-02-08T19:14:00Z">
          <w:r w:rsidR="000A53C1" w:rsidRPr="007D7E6F" w:rsidDel="006D3AB1">
            <w:rPr>
              <w:color w:val="303030"/>
              <w:lang w:val="pt-BR"/>
              <w:rPrChange w:id="1257" w:author="Mateus Berardo de Souza Terra" w:date="2016-02-08T20:05:00Z">
                <w:rPr>
                  <w:color w:val="303030"/>
                  <w:lang w:val="pt-PT"/>
                </w:rPr>
              </w:rPrChange>
            </w:rPr>
            <w:delText>reprsentar</w:delText>
          </w:r>
        </w:del>
        <w:del w:id="1258" w:author="Mateus Berardo de Souza Terra" w:date="2016-02-08T19:16:00Z">
          <w:r w:rsidR="000A53C1" w:rsidRPr="007D7E6F" w:rsidDel="006D3AB1">
            <w:rPr>
              <w:color w:val="303030"/>
              <w:lang w:val="pt-BR"/>
              <w:rPrChange w:id="1259"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60" w:author="Mateus Berardo de Souza Terra" w:date="2016-02-08T19:45:00Z"/>
          <w:color w:val="303030"/>
          <w:lang w:val="pt-BR"/>
        </w:rPr>
      </w:pPr>
      <w:ins w:id="1261" w:author="granix pacheco" w:date="2016-02-08T09:18:00Z">
        <w:r w:rsidRPr="007D7E6F">
          <w:rPr>
            <w:b/>
            <w:color w:val="303030"/>
            <w:lang w:val="pt-BR"/>
            <w:rPrChange w:id="1262" w:author="Mateus Berardo de Souza Terra" w:date="2016-02-08T20:05:00Z">
              <w:rPr>
                <w:b/>
                <w:color w:val="303030"/>
                <w:lang w:val="pt-PT"/>
              </w:rPr>
            </w:rPrChange>
          </w:rPr>
          <w:t>Nota:</w:t>
        </w:r>
        <w:r w:rsidRPr="007D7E6F">
          <w:rPr>
            <w:color w:val="303030"/>
            <w:lang w:val="pt-BR"/>
            <w:rPrChange w:id="1263"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264" w:author="Mateus Berardo de Souza Terra" w:date="2016-02-08T20:05:00Z">
              <w:rPr>
                <w:color w:val="303030"/>
                <w:lang w:val="pt-PT"/>
              </w:rPr>
            </w:rPrChange>
          </w:rPr>
          <w:t xml:space="preserve">Bastar somar ou subtrair </w:t>
        </w:r>
        <w:r w:rsidRPr="007D7E6F">
          <w:rPr>
            <w:color w:val="303030"/>
            <w:lang w:val="pt-BR"/>
            <w:rPrChange w:id="1265" w:author="Mateus Berardo de Souza Terra" w:date="2016-02-08T20:05:00Z">
              <w:rPr>
                <w:rFonts w:ascii="Arial" w:hAnsi="Arial" w:cs="Arial"/>
                <w:color w:val="303030"/>
                <w:sz w:val="19"/>
                <w:szCs w:val="19"/>
                <w:lang w:val="pt-PT"/>
              </w:rPr>
            </w:rPrChange>
          </w:rPr>
          <w:t>32 ao código ASCII</w:t>
        </w:r>
      </w:ins>
      <w:ins w:id="1266" w:author="granix pacheco" w:date="2016-02-08T09:19:00Z">
        <w:r w:rsidRPr="007D7E6F">
          <w:rPr>
            <w:color w:val="303030"/>
            <w:lang w:val="pt-BR"/>
            <w:rPrChange w:id="1267" w:author="Mateus Berardo de Souza Terra" w:date="2016-02-08T20:05:00Z">
              <w:rPr>
                <w:color w:val="303030"/>
                <w:lang w:val="pt-PT"/>
              </w:rPr>
            </w:rPrChange>
          </w:rPr>
          <w:t xml:space="preserve"> </w:t>
        </w:r>
        <w:r w:rsidR="000A53C1" w:rsidRPr="007D7E6F">
          <w:rPr>
            <w:color w:val="303030"/>
            <w:lang w:val="pt-BR"/>
            <w:rPrChange w:id="1268" w:author="Mateus Berardo de Souza Terra" w:date="2016-02-08T20:05:00Z">
              <w:rPr>
                <w:color w:val="303030"/>
                <w:lang w:val="pt-PT"/>
              </w:rPr>
            </w:rPrChange>
          </w:rPr>
          <w:t>para trocar entre as letras mai</w:t>
        </w:r>
      </w:ins>
      <w:ins w:id="1269" w:author="granix pacheco" w:date="2016-02-08T09:20:00Z">
        <w:r w:rsidR="000A53C1" w:rsidRPr="007D7E6F">
          <w:rPr>
            <w:color w:val="303030"/>
            <w:lang w:val="pt-BR"/>
            <w:rPrChange w:id="1270" w:author="Mateus Berardo de Souza Terra" w:date="2016-02-08T20:05:00Z">
              <w:rPr>
                <w:color w:val="303030"/>
                <w:lang w:val="pt-PT"/>
              </w:rPr>
            </w:rPrChange>
          </w:rPr>
          <w:t>ú</w:t>
        </w:r>
      </w:ins>
      <w:ins w:id="1271" w:author="granix pacheco" w:date="2016-02-08T09:19:00Z">
        <w:r w:rsidR="000A53C1" w:rsidRPr="007D7E6F">
          <w:rPr>
            <w:color w:val="303030"/>
            <w:lang w:val="pt-BR"/>
            <w:rPrChange w:id="1272" w:author="Mateus Berardo de Souza Terra" w:date="2016-02-08T20:05:00Z">
              <w:rPr>
                <w:color w:val="303030"/>
                <w:lang w:val="pt-PT"/>
              </w:rPr>
            </w:rPrChange>
          </w:rPr>
          <w:t>sculas e min</w:t>
        </w:r>
      </w:ins>
      <w:ins w:id="1273" w:author="granix pacheco" w:date="2016-02-08T09:20:00Z">
        <w:r w:rsidR="000A53C1" w:rsidRPr="007D7E6F">
          <w:rPr>
            <w:color w:val="303030"/>
            <w:lang w:val="pt-BR"/>
            <w:rPrChange w:id="1274" w:author="Mateus Berardo de Souza Terra" w:date="2016-02-08T20:05:00Z">
              <w:rPr>
                <w:color w:val="303030"/>
                <w:lang w:val="pt-PT"/>
              </w:rPr>
            </w:rPrChange>
          </w:rPr>
          <w:t>ú</w:t>
        </w:r>
      </w:ins>
      <w:ins w:id="1275" w:author="granix pacheco" w:date="2016-02-08T09:19:00Z">
        <w:r w:rsidRPr="007D7E6F">
          <w:rPr>
            <w:color w:val="303030"/>
            <w:lang w:val="pt-BR"/>
            <w:rPrChange w:id="1276" w:author="Mateus Berardo de Souza Terra" w:date="2016-02-08T20:05:00Z">
              <w:rPr>
                <w:color w:val="303030"/>
                <w:lang w:val="pt-PT"/>
              </w:rPr>
            </w:rPrChange>
          </w:rPr>
          <w:t>sculas. Isso representa a troca do 6</w:t>
        </w:r>
        <w:r w:rsidR="000A53C1" w:rsidRPr="007D7E6F">
          <w:rPr>
            <w:color w:val="303030"/>
            <w:lang w:val="pt-BR"/>
            <w:rPrChange w:id="1277" w:author="Mateus Berardo de Souza Terra" w:date="2016-02-08T20:05:00Z">
              <w:rPr>
                <w:color w:val="303030"/>
                <w:lang w:val="pt-PT"/>
              </w:rPr>
            </w:rPrChange>
          </w:rPr>
          <w:t xml:space="preserve">° bit da </w:t>
        </w:r>
        <w:del w:id="1278" w:author="Mateus Berardo de Souza Terra" w:date="2016-02-08T19:14:00Z">
          <w:r w:rsidR="000A53C1" w:rsidRPr="007D7E6F" w:rsidDel="006D3AB1">
            <w:rPr>
              <w:color w:val="303030"/>
              <w:lang w:val="pt-BR"/>
              <w:rPrChange w:id="1279" w:author="Mateus Berardo de Souza Terra" w:date="2016-02-08T20:05:00Z">
                <w:rPr>
                  <w:color w:val="303030"/>
                  <w:lang w:val="pt-PT"/>
                </w:rPr>
              </w:rPrChange>
            </w:rPr>
            <w:delText>representaçao</w:delText>
          </w:r>
        </w:del>
      </w:ins>
      <w:ins w:id="1280" w:author="Mateus Berardo de Souza Terra" w:date="2016-02-08T19:14:00Z">
        <w:r w:rsidR="006D3AB1" w:rsidRPr="007D7E6F">
          <w:rPr>
            <w:color w:val="303030"/>
            <w:lang w:val="pt-BR"/>
          </w:rPr>
          <w:t>representação</w:t>
        </w:r>
      </w:ins>
      <w:ins w:id="1281" w:author="granix pacheco" w:date="2016-02-08T09:19:00Z">
        <w:r w:rsidR="000A53C1" w:rsidRPr="007D7E6F">
          <w:rPr>
            <w:color w:val="303030"/>
            <w:lang w:val="pt-BR"/>
            <w:rPrChange w:id="1282" w:author="Mateus Berardo de Souza Terra" w:date="2016-02-08T20:05:00Z">
              <w:rPr>
                <w:color w:val="303030"/>
                <w:lang w:val="pt-PT"/>
              </w:rPr>
            </w:rPrChange>
          </w:rPr>
          <w:t xml:space="preserve"> binaria</w:t>
        </w:r>
      </w:ins>
      <w:ins w:id="1283" w:author="granix pacheco" w:date="2016-02-08T09:18:00Z">
        <w:r w:rsidRPr="007D7E6F">
          <w:rPr>
            <w:color w:val="303030"/>
            <w:lang w:val="pt-BR"/>
            <w:rPrChange w:id="1284"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85"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86">
          <w:tblGrid>
            <w:gridCol w:w="1558"/>
            <w:gridCol w:w="1558"/>
            <w:gridCol w:w="1558"/>
            <w:gridCol w:w="1558"/>
            <w:gridCol w:w="1559"/>
            <w:gridCol w:w="1559"/>
          </w:tblGrid>
        </w:tblGridChange>
      </w:tblGrid>
      <w:tr w:rsidR="007D7E6F" w:rsidRPr="00A76C84" w14:paraId="63441F2A" w14:textId="77777777" w:rsidTr="00A76C84">
        <w:trPr>
          <w:trHeight w:val="20"/>
          <w:ins w:id="1287" w:author="Mateus Berardo de Souza Terra" w:date="2016-02-08T20:04:00Z"/>
        </w:trPr>
        <w:tc>
          <w:tcPr>
            <w:tcW w:w="1558" w:type="dxa"/>
            <w:tcPrChange w:id="1288"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89" w:author="Mateus Berardo de Souza Terra" w:date="2016-02-08T20:04:00Z"/>
                <w:color w:val="303030"/>
                <w:sz w:val="16"/>
                <w:szCs w:val="16"/>
                <w:lang w:val="pt-BR"/>
                <w:rPrChange w:id="1290" w:author="Mateus Berardo de Souza Terra" w:date="2016-02-08T22:05:00Z">
                  <w:rPr>
                    <w:ins w:id="1291" w:author="Mateus Berardo de Souza Terra" w:date="2016-02-08T20:04:00Z"/>
                    <w:color w:val="303030"/>
                    <w:lang w:val="pt-BR"/>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b/>
                  <w:color w:val="303030"/>
                  <w:sz w:val="16"/>
                  <w:szCs w:val="16"/>
                  <w:lang w:val="pt-BR"/>
                  <w:rPrChange w:id="1294" w:author="Mateus Berardo de Souza Terra" w:date="2016-02-08T22:05:00Z">
                    <w:rPr>
                      <w:b/>
                      <w:color w:val="303030"/>
                      <w:lang w:val="pt-BR"/>
                    </w:rPr>
                  </w:rPrChange>
                </w:rPr>
                <w:t>Código</w:t>
              </w:r>
            </w:ins>
          </w:p>
        </w:tc>
        <w:tc>
          <w:tcPr>
            <w:tcW w:w="1558" w:type="dxa"/>
            <w:tcPrChange w:id="1295"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96" w:author="Mateus Berardo de Souza Terra" w:date="2016-02-08T20:04:00Z"/>
                <w:color w:val="303030"/>
                <w:sz w:val="16"/>
                <w:szCs w:val="16"/>
                <w:lang w:val="pt-BR"/>
                <w:rPrChange w:id="1297" w:author="Mateus Berardo de Souza Terra" w:date="2016-02-08T22:05:00Z">
                  <w:rPr>
                    <w:ins w:id="1298" w:author="Mateus Berardo de Souza Terra" w:date="2016-02-08T20:04:00Z"/>
                    <w:color w:val="303030"/>
                    <w:lang w:val="pt-BR"/>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0:05:00Z">
              <w:r w:rsidRPr="00A76C84">
                <w:rPr>
                  <w:b/>
                  <w:color w:val="303030"/>
                  <w:sz w:val="16"/>
                  <w:szCs w:val="16"/>
                  <w:lang w:val="pt-BR"/>
                  <w:rPrChange w:id="1301" w:author="Mateus Berardo de Souza Terra" w:date="2016-02-08T22:05:00Z">
                    <w:rPr>
                      <w:b/>
                      <w:color w:val="303030"/>
                      <w:lang w:val="pt-BR"/>
                    </w:rPr>
                  </w:rPrChange>
                </w:rPr>
                <w:t>Caractere</w:t>
              </w:r>
            </w:ins>
          </w:p>
        </w:tc>
        <w:tc>
          <w:tcPr>
            <w:tcW w:w="1558" w:type="dxa"/>
            <w:tcPrChange w:id="1302"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303" w:author="Mateus Berardo de Souza Terra" w:date="2016-02-08T20:04:00Z"/>
                <w:color w:val="303030"/>
                <w:sz w:val="16"/>
                <w:szCs w:val="16"/>
                <w:lang w:val="pt-BR"/>
                <w:rPrChange w:id="1304" w:author="Mateus Berardo de Souza Terra" w:date="2016-02-08T22:05:00Z">
                  <w:rPr>
                    <w:ins w:id="1305" w:author="Mateus Berardo de Souza Terra" w:date="2016-02-08T20:04:00Z"/>
                    <w:color w:val="303030"/>
                    <w:lang w:val="pt-BR"/>
                  </w:rPr>
                </w:rPrChange>
              </w:rPr>
              <w:pPrChange w:id="1306" w:author="Mateus Berardo de Souza Terra" w:date="2016-02-08T22:05:00Z">
                <w:pPr>
                  <w:pStyle w:val="NormalWeb"/>
                  <w:spacing w:before="0" w:beforeAutospacing="0" w:after="160" w:afterAutospacing="0"/>
                  <w:jc w:val="center"/>
                </w:pPr>
              </w:pPrChange>
            </w:pPr>
            <w:ins w:id="1307" w:author="Mateus Berardo de Souza Terra" w:date="2016-02-08T20:05:00Z">
              <w:r w:rsidRPr="00A76C84">
                <w:rPr>
                  <w:b/>
                  <w:color w:val="303030"/>
                  <w:sz w:val="16"/>
                  <w:szCs w:val="16"/>
                  <w:lang w:val="pt-BR"/>
                  <w:rPrChange w:id="1308" w:author="Mateus Berardo de Souza Terra" w:date="2016-02-08T22:05:00Z">
                    <w:rPr>
                      <w:b/>
                      <w:color w:val="303030"/>
                      <w:lang w:val="pt-BR"/>
                    </w:rPr>
                  </w:rPrChange>
                </w:rPr>
                <w:t>Código</w:t>
              </w:r>
            </w:ins>
          </w:p>
        </w:tc>
        <w:tc>
          <w:tcPr>
            <w:tcW w:w="1558" w:type="dxa"/>
            <w:tcPrChange w:id="1309"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310" w:author="Mateus Berardo de Souza Terra" w:date="2016-02-08T20:04:00Z"/>
                <w:color w:val="303030"/>
                <w:sz w:val="16"/>
                <w:szCs w:val="16"/>
                <w:lang w:val="pt-BR"/>
                <w:rPrChange w:id="1311" w:author="Mateus Berardo de Souza Terra" w:date="2016-02-08T22:05:00Z">
                  <w:rPr>
                    <w:ins w:id="1312" w:author="Mateus Berardo de Souza Terra" w:date="2016-02-08T20:04:00Z"/>
                    <w:color w:val="303030"/>
                    <w:lang w:val="pt-BR"/>
                  </w:rPr>
                </w:rPrChange>
              </w:rPr>
              <w:pPrChange w:id="1313" w:author="Mateus Berardo de Souza Terra" w:date="2016-02-08T22:05:00Z">
                <w:pPr>
                  <w:pStyle w:val="NormalWeb"/>
                  <w:spacing w:before="0" w:beforeAutospacing="0" w:after="160" w:afterAutospacing="0"/>
                  <w:jc w:val="center"/>
                </w:pPr>
              </w:pPrChange>
            </w:pPr>
            <w:ins w:id="1314" w:author="Mateus Berardo de Souza Terra" w:date="2016-02-08T20:05:00Z">
              <w:r w:rsidRPr="00A76C84">
                <w:rPr>
                  <w:b/>
                  <w:color w:val="303030"/>
                  <w:sz w:val="16"/>
                  <w:szCs w:val="16"/>
                  <w:lang w:val="pt-BR"/>
                  <w:rPrChange w:id="1315" w:author="Mateus Berardo de Souza Terra" w:date="2016-02-08T22:05:00Z">
                    <w:rPr>
                      <w:b/>
                      <w:color w:val="303030"/>
                      <w:lang w:val="pt-BR"/>
                    </w:rPr>
                  </w:rPrChange>
                </w:rPr>
                <w:t>Caractere</w:t>
              </w:r>
            </w:ins>
          </w:p>
        </w:tc>
        <w:tc>
          <w:tcPr>
            <w:tcW w:w="1559" w:type="dxa"/>
            <w:tcPrChange w:id="1316"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317" w:author="Mateus Berardo de Souza Terra" w:date="2016-02-08T20:04:00Z"/>
                <w:color w:val="303030"/>
                <w:sz w:val="16"/>
                <w:szCs w:val="16"/>
                <w:lang w:val="pt-BR"/>
                <w:rPrChange w:id="1318" w:author="Mateus Berardo de Souza Terra" w:date="2016-02-08T22:05:00Z">
                  <w:rPr>
                    <w:ins w:id="1319" w:author="Mateus Berardo de Souza Terra" w:date="2016-02-08T20:04:00Z"/>
                    <w:color w:val="303030"/>
                    <w:lang w:val="pt-BR"/>
                  </w:rPr>
                </w:rPrChange>
              </w:rPr>
              <w:pPrChange w:id="1320" w:author="Mateus Berardo de Souza Terra" w:date="2016-02-08T22:05:00Z">
                <w:pPr>
                  <w:pStyle w:val="NormalWeb"/>
                  <w:spacing w:before="0" w:beforeAutospacing="0" w:after="160" w:afterAutospacing="0"/>
                  <w:jc w:val="center"/>
                </w:pPr>
              </w:pPrChange>
            </w:pPr>
            <w:ins w:id="1321" w:author="Mateus Berardo de Souza Terra" w:date="2016-02-08T20:05:00Z">
              <w:r w:rsidRPr="00A76C84">
                <w:rPr>
                  <w:b/>
                  <w:color w:val="303030"/>
                  <w:sz w:val="16"/>
                  <w:szCs w:val="16"/>
                  <w:lang w:val="pt-BR"/>
                  <w:rPrChange w:id="1322" w:author="Mateus Berardo de Souza Terra" w:date="2016-02-08T22:05:00Z">
                    <w:rPr>
                      <w:b/>
                      <w:color w:val="303030"/>
                      <w:lang w:val="pt-BR"/>
                    </w:rPr>
                  </w:rPrChange>
                </w:rPr>
                <w:t>Código</w:t>
              </w:r>
            </w:ins>
          </w:p>
        </w:tc>
        <w:tc>
          <w:tcPr>
            <w:tcW w:w="1559" w:type="dxa"/>
            <w:tcPrChange w:id="1323"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324" w:author="Mateus Berardo de Souza Terra" w:date="2016-02-08T20:04:00Z"/>
                <w:color w:val="303030"/>
                <w:sz w:val="16"/>
                <w:szCs w:val="16"/>
                <w:lang w:val="pt-BR"/>
                <w:rPrChange w:id="1325" w:author="Mateus Berardo de Souza Terra" w:date="2016-02-08T22:05:00Z">
                  <w:rPr>
                    <w:ins w:id="1326" w:author="Mateus Berardo de Souza Terra" w:date="2016-02-08T20:04:00Z"/>
                    <w:color w:val="303030"/>
                    <w:lang w:val="pt-BR"/>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0:05:00Z">
              <w:r w:rsidRPr="00A76C84">
                <w:rPr>
                  <w:b/>
                  <w:color w:val="303030"/>
                  <w:sz w:val="16"/>
                  <w:szCs w:val="16"/>
                  <w:lang w:val="pt-BR"/>
                  <w:rPrChange w:id="1329" w:author="Mateus Berardo de Souza Terra" w:date="2016-02-08T22:05:00Z">
                    <w:rPr>
                      <w:b/>
                      <w:color w:val="303030"/>
                      <w:lang w:val="pt-BR"/>
                    </w:rPr>
                  </w:rPrChange>
                </w:rPr>
                <w:t>Caractere</w:t>
              </w:r>
            </w:ins>
          </w:p>
        </w:tc>
      </w:tr>
      <w:tr w:rsidR="00BA6212" w:rsidRPr="00A76C84" w14:paraId="315B0B07" w14:textId="77777777" w:rsidTr="00A76C84">
        <w:trPr>
          <w:trHeight w:val="20"/>
          <w:ins w:id="1330" w:author="Mateus Berardo de Souza Terra" w:date="2016-02-08T20:04:00Z"/>
        </w:trPr>
        <w:tc>
          <w:tcPr>
            <w:tcW w:w="1558" w:type="dxa"/>
            <w:tcPrChange w:id="1331"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332" w:author="Mateus Berardo de Souza Terra" w:date="2016-02-08T20:04:00Z"/>
                <w:color w:val="303030"/>
                <w:sz w:val="16"/>
                <w:szCs w:val="16"/>
                <w:lang w:val="pt-BR"/>
                <w:rPrChange w:id="1333" w:author="Mateus Berardo de Souza Terra" w:date="2016-02-08T22:05:00Z">
                  <w:rPr>
                    <w:ins w:id="1334" w:author="Mateus Berardo de Souza Terra" w:date="2016-02-08T20:04:00Z"/>
                    <w:color w:val="303030"/>
                    <w:lang w:val="pt-BR"/>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0:05:00Z">
              <w:r w:rsidRPr="00A76C84">
                <w:rPr>
                  <w:color w:val="303030"/>
                  <w:sz w:val="16"/>
                  <w:szCs w:val="16"/>
                  <w:lang w:val="pt-BR"/>
                  <w:rPrChange w:id="1337" w:author="Mateus Berardo de Souza Terra" w:date="2016-02-08T22:05:00Z">
                    <w:rPr>
                      <w:color w:val="303030"/>
                      <w:lang w:val="pt-BR"/>
                    </w:rPr>
                  </w:rPrChange>
                </w:rPr>
                <w:t>32</w:t>
              </w:r>
            </w:ins>
          </w:p>
        </w:tc>
        <w:tc>
          <w:tcPr>
            <w:tcW w:w="1558" w:type="dxa"/>
            <w:tcPrChange w:id="1338"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339" w:author="Mateus Berardo de Souza Terra" w:date="2016-02-08T20:04:00Z"/>
                <w:color w:val="303030"/>
                <w:sz w:val="16"/>
                <w:szCs w:val="16"/>
                <w:lang w:val="pt-BR"/>
                <w:rPrChange w:id="1340" w:author="Mateus Berardo de Souza Terra" w:date="2016-02-08T22:05:00Z">
                  <w:rPr>
                    <w:ins w:id="1341" w:author="Mateus Berardo de Souza Terra" w:date="2016-02-08T20:04:00Z"/>
                    <w:color w:val="303030"/>
                    <w:lang w:val="pt-BR"/>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10:00Z">
              <w:r>
                <w:rPr>
                  <w:color w:val="303030"/>
                  <w:sz w:val="16"/>
                  <w:szCs w:val="16"/>
                  <w:lang w:val="pt-BR"/>
                </w:rPr>
                <w:t>ESPAÇO</w:t>
              </w:r>
            </w:ins>
          </w:p>
        </w:tc>
        <w:tc>
          <w:tcPr>
            <w:tcW w:w="1558" w:type="dxa"/>
            <w:tcPrChange w:id="1344"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45" w:author="Mateus Berardo de Souza Terra" w:date="2016-02-08T20:04:00Z"/>
                <w:color w:val="303030"/>
                <w:sz w:val="16"/>
                <w:szCs w:val="16"/>
                <w:lang w:val="pt-BR"/>
                <w:rPrChange w:id="1346" w:author="Mateus Berardo de Souza Terra" w:date="2016-02-08T22:05:00Z">
                  <w:rPr>
                    <w:ins w:id="1347" w:author="Mateus Berardo de Souza Terra" w:date="2016-02-08T20:04:00Z"/>
                    <w:color w:val="303030"/>
                    <w:lang w:val="pt-BR"/>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09:00Z">
              <w:r>
                <w:rPr>
                  <w:color w:val="303030"/>
                  <w:sz w:val="16"/>
                  <w:szCs w:val="16"/>
                  <w:lang w:val="pt-BR"/>
                </w:rPr>
                <w:t>64</w:t>
              </w:r>
            </w:ins>
          </w:p>
        </w:tc>
        <w:tc>
          <w:tcPr>
            <w:tcW w:w="1558" w:type="dxa"/>
            <w:tcPrChange w:id="1350"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51" w:author="Mateus Berardo de Souza Terra" w:date="2016-02-08T20:04:00Z"/>
                <w:color w:val="303030"/>
                <w:sz w:val="16"/>
                <w:szCs w:val="16"/>
                <w:lang w:val="pt-BR"/>
                <w:rPrChange w:id="1352" w:author="Mateus Berardo de Souza Terra" w:date="2016-02-08T22:05:00Z">
                  <w:rPr>
                    <w:ins w:id="1353" w:author="Mateus Berardo de Souza Terra" w:date="2016-02-08T20:04:00Z"/>
                    <w:color w:val="303030"/>
                    <w:lang w:val="pt-BR"/>
                  </w:rPr>
                </w:rPrChange>
              </w:rPr>
              <w:pPrChange w:id="1354" w:author="Mateus Berardo de Souza Terra" w:date="2016-02-08T22:05:00Z">
                <w:pPr>
                  <w:pStyle w:val="NormalWeb"/>
                  <w:spacing w:before="0" w:beforeAutospacing="0" w:after="160" w:afterAutospacing="0"/>
                  <w:jc w:val="center"/>
                </w:pPr>
              </w:pPrChange>
            </w:pPr>
            <w:ins w:id="1355" w:author="Mateus Berardo de Souza Terra" w:date="2016-02-08T22:12:00Z">
              <w:r>
                <w:rPr>
                  <w:color w:val="303030"/>
                  <w:sz w:val="16"/>
                  <w:szCs w:val="16"/>
                  <w:lang w:val="pt-BR"/>
                </w:rPr>
                <w:t>@</w:t>
              </w:r>
            </w:ins>
          </w:p>
        </w:tc>
        <w:tc>
          <w:tcPr>
            <w:tcW w:w="1559" w:type="dxa"/>
            <w:tcPrChange w:id="1356"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57" w:author="Mateus Berardo de Souza Terra" w:date="2016-02-08T20:04:00Z"/>
                <w:color w:val="303030"/>
                <w:sz w:val="16"/>
                <w:szCs w:val="16"/>
                <w:lang w:val="pt-BR"/>
                <w:rPrChange w:id="1358" w:author="Mateus Berardo de Souza Terra" w:date="2016-02-08T22:05:00Z">
                  <w:rPr>
                    <w:ins w:id="1359" w:author="Mateus Berardo de Souza Terra" w:date="2016-02-08T20:04:00Z"/>
                    <w:color w:val="303030"/>
                    <w:lang w:val="pt-BR"/>
                  </w:rPr>
                </w:rPrChange>
              </w:rPr>
              <w:pPrChange w:id="1360" w:author="Mateus Berardo de Souza Terra" w:date="2016-02-08T22:05:00Z">
                <w:pPr>
                  <w:pStyle w:val="NormalWeb"/>
                  <w:spacing w:before="0" w:beforeAutospacing="0" w:after="160" w:afterAutospacing="0"/>
                  <w:jc w:val="center"/>
                </w:pPr>
              </w:pPrChange>
            </w:pPr>
            <w:ins w:id="1361" w:author="Mateus Berardo de Souza Terra" w:date="2016-02-08T22:09:00Z">
              <w:r>
                <w:rPr>
                  <w:color w:val="303030"/>
                  <w:sz w:val="16"/>
                  <w:szCs w:val="16"/>
                  <w:lang w:val="pt-BR"/>
                </w:rPr>
                <w:t>96</w:t>
              </w:r>
            </w:ins>
          </w:p>
        </w:tc>
        <w:tc>
          <w:tcPr>
            <w:tcW w:w="1559" w:type="dxa"/>
            <w:tcPrChange w:id="1362"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63" w:author="Mateus Berardo de Souza Terra" w:date="2016-02-08T20:04:00Z"/>
                <w:color w:val="303030"/>
                <w:sz w:val="16"/>
                <w:szCs w:val="16"/>
                <w:lang w:val="pt-BR"/>
                <w:rPrChange w:id="1364" w:author="Mateus Berardo de Souza Terra" w:date="2016-02-08T22:05:00Z">
                  <w:rPr>
                    <w:ins w:id="1365" w:author="Mateus Berardo de Souza Terra" w:date="2016-02-08T20:04:00Z"/>
                    <w:color w:val="303030"/>
                    <w:lang w:val="pt-BR"/>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2:12:00Z">
              <w:r>
                <w:rPr>
                  <w:color w:val="303030"/>
                  <w:sz w:val="16"/>
                  <w:szCs w:val="16"/>
                  <w:lang w:val="pt-BR"/>
                </w:rPr>
                <w:t>`</w:t>
              </w:r>
            </w:ins>
          </w:p>
        </w:tc>
      </w:tr>
      <w:tr w:rsidR="00BA6212" w:rsidRPr="00A76C84" w14:paraId="446314FF" w14:textId="77777777" w:rsidTr="00A76C84">
        <w:trPr>
          <w:trHeight w:val="20"/>
          <w:ins w:id="1368" w:author="Mateus Berardo de Souza Terra" w:date="2016-02-08T20:04:00Z"/>
        </w:trPr>
        <w:tc>
          <w:tcPr>
            <w:tcW w:w="1558" w:type="dxa"/>
            <w:tcPrChange w:id="1369"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70" w:author="Mateus Berardo de Souza Terra" w:date="2016-02-08T20:04:00Z"/>
                <w:color w:val="303030"/>
                <w:sz w:val="16"/>
                <w:szCs w:val="16"/>
                <w:lang w:val="pt-BR"/>
                <w:rPrChange w:id="1371" w:author="Mateus Berardo de Souza Terra" w:date="2016-02-08T22:05:00Z">
                  <w:rPr>
                    <w:ins w:id="1372" w:author="Mateus Berardo de Souza Terra" w:date="2016-02-08T20:04:00Z"/>
                    <w:color w:val="303030"/>
                    <w:lang w:val="pt-BR"/>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0:05:00Z">
              <w:r w:rsidRPr="00A76C84">
                <w:rPr>
                  <w:color w:val="303030"/>
                  <w:sz w:val="16"/>
                  <w:szCs w:val="16"/>
                  <w:lang w:val="pt-BR"/>
                  <w:rPrChange w:id="1375" w:author="Mateus Berardo de Souza Terra" w:date="2016-02-08T22:05:00Z">
                    <w:rPr>
                      <w:color w:val="303030"/>
                      <w:lang w:val="pt-BR"/>
                    </w:rPr>
                  </w:rPrChange>
                </w:rPr>
                <w:t>33</w:t>
              </w:r>
            </w:ins>
          </w:p>
        </w:tc>
        <w:tc>
          <w:tcPr>
            <w:tcW w:w="1558" w:type="dxa"/>
            <w:tcPrChange w:id="1376"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77" w:author="Mateus Berardo de Souza Terra" w:date="2016-02-08T20:04:00Z"/>
                <w:color w:val="303030"/>
                <w:sz w:val="16"/>
                <w:szCs w:val="16"/>
                <w:lang w:val="pt-BR"/>
                <w:rPrChange w:id="1378" w:author="Mateus Berardo de Souza Terra" w:date="2016-02-08T22:05:00Z">
                  <w:rPr>
                    <w:ins w:id="1379" w:author="Mateus Berardo de Souza Terra" w:date="2016-02-08T20:04:00Z"/>
                    <w:color w:val="303030"/>
                    <w:lang w:val="pt-BR"/>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13:00Z">
              <w:r>
                <w:rPr>
                  <w:color w:val="303030"/>
                  <w:sz w:val="16"/>
                  <w:szCs w:val="16"/>
                  <w:lang w:val="pt-BR"/>
                </w:rPr>
                <w:t>!</w:t>
              </w:r>
            </w:ins>
          </w:p>
        </w:tc>
        <w:tc>
          <w:tcPr>
            <w:tcW w:w="1558" w:type="dxa"/>
            <w:tcPrChange w:id="1382"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83" w:author="Mateus Berardo de Souza Terra" w:date="2016-02-08T20:04:00Z"/>
                <w:color w:val="303030"/>
                <w:sz w:val="16"/>
                <w:szCs w:val="16"/>
                <w:lang w:val="pt-BR"/>
                <w:rPrChange w:id="1384" w:author="Mateus Berardo de Souza Terra" w:date="2016-02-08T22:05:00Z">
                  <w:rPr>
                    <w:ins w:id="1385" w:author="Mateus Berardo de Souza Terra" w:date="2016-02-08T20:04:00Z"/>
                    <w:color w:val="303030"/>
                    <w:lang w:val="pt-BR"/>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09:00Z">
              <w:r>
                <w:rPr>
                  <w:color w:val="303030"/>
                  <w:sz w:val="16"/>
                  <w:szCs w:val="16"/>
                  <w:lang w:val="pt-BR"/>
                </w:rPr>
                <w:t>65</w:t>
              </w:r>
            </w:ins>
          </w:p>
        </w:tc>
        <w:tc>
          <w:tcPr>
            <w:tcW w:w="1558" w:type="dxa"/>
            <w:tcPrChange w:id="1388"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89" w:author="Mateus Berardo de Souza Terra" w:date="2016-02-08T20:04:00Z"/>
                <w:color w:val="303030"/>
                <w:sz w:val="16"/>
                <w:szCs w:val="16"/>
                <w:lang w:val="pt-BR"/>
                <w:rPrChange w:id="1390" w:author="Mateus Berardo de Souza Terra" w:date="2016-02-08T22:05:00Z">
                  <w:rPr>
                    <w:ins w:id="1391" w:author="Mateus Berardo de Souza Terra" w:date="2016-02-08T20:04:00Z"/>
                    <w:color w:val="303030"/>
                    <w:lang w:val="pt-BR"/>
                  </w:rPr>
                </w:rPrChange>
              </w:rPr>
              <w:pPrChange w:id="1392" w:author="Mateus Berardo de Souza Terra" w:date="2016-02-08T22:05:00Z">
                <w:pPr>
                  <w:pStyle w:val="NormalWeb"/>
                  <w:spacing w:before="0" w:beforeAutospacing="0" w:after="160" w:afterAutospacing="0"/>
                  <w:jc w:val="center"/>
                </w:pPr>
              </w:pPrChange>
            </w:pPr>
            <w:ins w:id="1393" w:author="Mateus Berardo de Souza Terra" w:date="2016-02-08T22:10:00Z">
              <w:r>
                <w:rPr>
                  <w:color w:val="303030"/>
                  <w:sz w:val="16"/>
                  <w:szCs w:val="16"/>
                  <w:lang w:val="pt-BR"/>
                </w:rPr>
                <w:t>A</w:t>
              </w:r>
            </w:ins>
          </w:p>
        </w:tc>
        <w:tc>
          <w:tcPr>
            <w:tcW w:w="1559" w:type="dxa"/>
            <w:tcPrChange w:id="1394"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95" w:author="Mateus Berardo de Souza Terra" w:date="2016-02-08T20:04:00Z"/>
                <w:color w:val="303030"/>
                <w:sz w:val="16"/>
                <w:szCs w:val="16"/>
                <w:lang w:val="pt-BR"/>
                <w:rPrChange w:id="1396" w:author="Mateus Berardo de Souza Terra" w:date="2016-02-08T22:05:00Z">
                  <w:rPr>
                    <w:ins w:id="1397" w:author="Mateus Berardo de Souza Terra" w:date="2016-02-08T20:04:00Z"/>
                    <w:color w:val="303030"/>
                    <w:lang w:val="pt-BR"/>
                  </w:rPr>
                </w:rPrChange>
              </w:rPr>
              <w:pPrChange w:id="1398" w:author="Mateus Berardo de Souza Terra" w:date="2016-02-08T22:05:00Z">
                <w:pPr>
                  <w:pStyle w:val="NormalWeb"/>
                  <w:spacing w:before="0" w:beforeAutospacing="0" w:after="160" w:afterAutospacing="0"/>
                  <w:jc w:val="center"/>
                </w:pPr>
              </w:pPrChange>
            </w:pPr>
            <w:ins w:id="1399" w:author="Mateus Berardo de Souza Terra" w:date="2016-02-08T22:09:00Z">
              <w:r>
                <w:rPr>
                  <w:color w:val="303030"/>
                  <w:sz w:val="16"/>
                  <w:szCs w:val="16"/>
                  <w:lang w:val="pt-BR"/>
                </w:rPr>
                <w:t>97</w:t>
              </w:r>
            </w:ins>
          </w:p>
        </w:tc>
        <w:tc>
          <w:tcPr>
            <w:tcW w:w="1559" w:type="dxa"/>
            <w:tcPrChange w:id="1400"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401" w:author="Mateus Berardo de Souza Terra" w:date="2016-02-08T20:04:00Z"/>
                <w:color w:val="303030"/>
                <w:sz w:val="16"/>
                <w:szCs w:val="16"/>
                <w:lang w:val="pt-BR"/>
                <w:rPrChange w:id="1402" w:author="Mateus Berardo de Souza Terra" w:date="2016-02-08T22:05:00Z">
                  <w:rPr>
                    <w:ins w:id="1403" w:author="Mateus Berardo de Souza Terra" w:date="2016-02-08T20:04:00Z"/>
                    <w:color w:val="303030"/>
                    <w:lang w:val="pt-BR"/>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2:10:00Z">
              <w:r>
                <w:rPr>
                  <w:color w:val="303030"/>
                  <w:sz w:val="16"/>
                  <w:szCs w:val="16"/>
                  <w:lang w:val="pt-BR"/>
                </w:rPr>
                <w:t>a</w:t>
              </w:r>
            </w:ins>
          </w:p>
        </w:tc>
      </w:tr>
      <w:tr w:rsidR="00BA6212" w:rsidRPr="00A76C84" w14:paraId="1C7F4A89" w14:textId="77777777" w:rsidTr="00A76C84">
        <w:trPr>
          <w:trHeight w:val="20"/>
          <w:ins w:id="1406" w:author="Mateus Berardo de Souza Terra" w:date="2016-02-08T20:04:00Z"/>
        </w:trPr>
        <w:tc>
          <w:tcPr>
            <w:tcW w:w="1558" w:type="dxa"/>
            <w:tcPrChange w:id="1407"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408" w:author="Mateus Berardo de Souza Terra" w:date="2016-02-08T20:04:00Z"/>
                <w:color w:val="303030"/>
                <w:sz w:val="16"/>
                <w:szCs w:val="16"/>
                <w:lang w:val="pt-BR"/>
                <w:rPrChange w:id="1409" w:author="Mateus Berardo de Souza Terra" w:date="2016-02-08T22:05:00Z">
                  <w:rPr>
                    <w:ins w:id="1410" w:author="Mateus Berardo de Souza Terra" w:date="2016-02-08T20:04:00Z"/>
                    <w:color w:val="303030"/>
                    <w:lang w:val="pt-BR"/>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0:05:00Z">
              <w:r w:rsidRPr="00A76C84">
                <w:rPr>
                  <w:color w:val="303030"/>
                  <w:sz w:val="16"/>
                  <w:szCs w:val="16"/>
                  <w:lang w:val="pt-BR"/>
                  <w:rPrChange w:id="1413" w:author="Mateus Berardo de Souza Terra" w:date="2016-02-08T22:05:00Z">
                    <w:rPr>
                      <w:color w:val="303030"/>
                      <w:lang w:val="pt-BR"/>
                    </w:rPr>
                  </w:rPrChange>
                </w:rPr>
                <w:t>34</w:t>
              </w:r>
            </w:ins>
          </w:p>
        </w:tc>
        <w:tc>
          <w:tcPr>
            <w:tcW w:w="1558" w:type="dxa"/>
            <w:tcPrChange w:id="1414"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415" w:author="Mateus Berardo de Souza Terra" w:date="2016-02-08T20:04:00Z"/>
                <w:color w:val="303030"/>
                <w:sz w:val="16"/>
                <w:szCs w:val="16"/>
                <w:lang w:val="pt-BR"/>
                <w:rPrChange w:id="1416" w:author="Mateus Berardo de Souza Terra" w:date="2016-02-08T22:05:00Z">
                  <w:rPr>
                    <w:ins w:id="1417" w:author="Mateus Berardo de Souza Terra" w:date="2016-02-08T20:04:00Z"/>
                    <w:color w:val="303030"/>
                    <w:lang w:val="pt-BR"/>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13:00Z">
              <w:r>
                <w:rPr>
                  <w:color w:val="303030"/>
                  <w:sz w:val="16"/>
                  <w:szCs w:val="16"/>
                  <w:lang w:val="pt-BR"/>
                </w:rPr>
                <w:t>“</w:t>
              </w:r>
            </w:ins>
          </w:p>
        </w:tc>
        <w:tc>
          <w:tcPr>
            <w:tcW w:w="1558" w:type="dxa"/>
            <w:tcPrChange w:id="1420"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421" w:author="Mateus Berardo de Souza Terra" w:date="2016-02-08T20:04:00Z"/>
                <w:color w:val="303030"/>
                <w:sz w:val="16"/>
                <w:szCs w:val="16"/>
                <w:lang w:val="pt-BR"/>
                <w:rPrChange w:id="1422" w:author="Mateus Berardo de Souza Terra" w:date="2016-02-08T22:05:00Z">
                  <w:rPr>
                    <w:ins w:id="1423" w:author="Mateus Berardo de Souza Terra" w:date="2016-02-08T20:04:00Z"/>
                    <w:color w:val="303030"/>
                    <w:lang w:val="pt-BR"/>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09:00Z">
              <w:r>
                <w:rPr>
                  <w:color w:val="303030"/>
                  <w:sz w:val="16"/>
                  <w:szCs w:val="16"/>
                  <w:lang w:val="pt-BR"/>
                </w:rPr>
                <w:t>66</w:t>
              </w:r>
            </w:ins>
          </w:p>
        </w:tc>
        <w:tc>
          <w:tcPr>
            <w:tcW w:w="1558" w:type="dxa"/>
            <w:tcPrChange w:id="1426"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427" w:author="Mateus Berardo de Souza Terra" w:date="2016-02-08T20:04:00Z"/>
                <w:color w:val="303030"/>
                <w:sz w:val="16"/>
                <w:szCs w:val="16"/>
                <w:lang w:val="pt-BR"/>
                <w:rPrChange w:id="1428" w:author="Mateus Berardo de Souza Terra" w:date="2016-02-08T22:05:00Z">
                  <w:rPr>
                    <w:ins w:id="1429" w:author="Mateus Berardo de Souza Terra" w:date="2016-02-08T20:04:00Z"/>
                    <w:color w:val="303030"/>
                    <w:lang w:val="pt-BR"/>
                  </w:rPr>
                </w:rPrChange>
              </w:rPr>
              <w:pPrChange w:id="1430" w:author="Mateus Berardo de Souza Terra" w:date="2016-02-08T22:05:00Z">
                <w:pPr>
                  <w:pStyle w:val="NormalWeb"/>
                  <w:spacing w:before="0" w:beforeAutospacing="0" w:after="160" w:afterAutospacing="0"/>
                  <w:jc w:val="center"/>
                </w:pPr>
              </w:pPrChange>
            </w:pPr>
            <w:ins w:id="1431" w:author="Mateus Berardo de Souza Terra" w:date="2016-02-08T22:10:00Z">
              <w:r>
                <w:rPr>
                  <w:color w:val="303030"/>
                  <w:sz w:val="16"/>
                  <w:szCs w:val="16"/>
                  <w:lang w:val="pt-BR"/>
                </w:rPr>
                <w:t>B</w:t>
              </w:r>
            </w:ins>
          </w:p>
        </w:tc>
        <w:tc>
          <w:tcPr>
            <w:tcW w:w="1559" w:type="dxa"/>
            <w:tcPrChange w:id="1432"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433" w:author="Mateus Berardo de Souza Terra" w:date="2016-02-08T20:04:00Z"/>
                <w:color w:val="303030"/>
                <w:sz w:val="16"/>
                <w:szCs w:val="16"/>
                <w:lang w:val="pt-BR"/>
                <w:rPrChange w:id="1434" w:author="Mateus Berardo de Souza Terra" w:date="2016-02-08T22:05:00Z">
                  <w:rPr>
                    <w:ins w:id="1435" w:author="Mateus Berardo de Souza Terra" w:date="2016-02-08T20:04:00Z"/>
                    <w:color w:val="303030"/>
                    <w:lang w:val="pt-BR"/>
                  </w:rPr>
                </w:rPrChange>
              </w:rPr>
              <w:pPrChange w:id="1436" w:author="Mateus Berardo de Souza Terra" w:date="2016-02-08T22:05:00Z">
                <w:pPr>
                  <w:pStyle w:val="NormalWeb"/>
                  <w:spacing w:before="0" w:beforeAutospacing="0" w:after="160" w:afterAutospacing="0"/>
                  <w:jc w:val="center"/>
                </w:pPr>
              </w:pPrChange>
            </w:pPr>
            <w:ins w:id="1437" w:author="Mateus Berardo de Souza Terra" w:date="2016-02-08T22:09:00Z">
              <w:r>
                <w:rPr>
                  <w:color w:val="303030"/>
                  <w:sz w:val="16"/>
                  <w:szCs w:val="16"/>
                  <w:lang w:val="pt-BR"/>
                </w:rPr>
                <w:t>98</w:t>
              </w:r>
            </w:ins>
          </w:p>
        </w:tc>
        <w:tc>
          <w:tcPr>
            <w:tcW w:w="1559" w:type="dxa"/>
            <w:tcPrChange w:id="1438"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439" w:author="Mateus Berardo de Souza Terra" w:date="2016-02-08T20:04:00Z"/>
                <w:color w:val="303030"/>
                <w:sz w:val="16"/>
                <w:szCs w:val="16"/>
                <w:lang w:val="pt-BR"/>
                <w:rPrChange w:id="1440" w:author="Mateus Berardo de Souza Terra" w:date="2016-02-08T22:05:00Z">
                  <w:rPr>
                    <w:ins w:id="1441" w:author="Mateus Berardo de Souza Terra" w:date="2016-02-08T20:04:00Z"/>
                    <w:color w:val="303030"/>
                    <w:lang w:val="pt-BR"/>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2:10:00Z">
              <w:r>
                <w:rPr>
                  <w:color w:val="303030"/>
                  <w:sz w:val="16"/>
                  <w:szCs w:val="16"/>
                  <w:lang w:val="pt-BR"/>
                </w:rPr>
                <w:t>b</w:t>
              </w:r>
            </w:ins>
          </w:p>
        </w:tc>
      </w:tr>
      <w:tr w:rsidR="00BA6212" w:rsidRPr="00A76C84" w14:paraId="04E8A33E" w14:textId="77777777" w:rsidTr="00A76C84">
        <w:trPr>
          <w:trHeight w:val="20"/>
          <w:ins w:id="1444" w:author="Mateus Berardo de Souza Terra" w:date="2016-02-08T20:04:00Z"/>
        </w:trPr>
        <w:tc>
          <w:tcPr>
            <w:tcW w:w="1558" w:type="dxa"/>
            <w:tcPrChange w:id="1445"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46" w:author="Mateus Berardo de Souza Terra" w:date="2016-02-08T20:04:00Z"/>
                <w:color w:val="303030"/>
                <w:sz w:val="16"/>
                <w:szCs w:val="16"/>
                <w:lang w:val="pt-BR"/>
                <w:rPrChange w:id="1447" w:author="Mateus Berardo de Souza Terra" w:date="2016-02-08T22:05:00Z">
                  <w:rPr>
                    <w:ins w:id="1448" w:author="Mateus Berardo de Souza Terra" w:date="2016-02-08T20:04:00Z"/>
                    <w:color w:val="303030"/>
                    <w:lang w:val="pt-BR"/>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0:05:00Z">
              <w:r w:rsidRPr="00A76C84">
                <w:rPr>
                  <w:color w:val="303030"/>
                  <w:sz w:val="16"/>
                  <w:szCs w:val="16"/>
                  <w:lang w:val="pt-BR"/>
                  <w:rPrChange w:id="1451" w:author="Mateus Berardo de Souza Terra" w:date="2016-02-08T22:05:00Z">
                    <w:rPr>
                      <w:color w:val="303030"/>
                      <w:lang w:val="pt-BR"/>
                    </w:rPr>
                  </w:rPrChange>
                </w:rPr>
                <w:t>35</w:t>
              </w:r>
            </w:ins>
          </w:p>
        </w:tc>
        <w:tc>
          <w:tcPr>
            <w:tcW w:w="1558" w:type="dxa"/>
            <w:tcPrChange w:id="1452"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53" w:author="Mateus Berardo de Souza Terra" w:date="2016-02-08T20:04:00Z"/>
                <w:color w:val="303030"/>
                <w:sz w:val="16"/>
                <w:szCs w:val="16"/>
                <w:lang w:val="pt-BR"/>
                <w:rPrChange w:id="1454" w:author="Mateus Berardo de Souza Terra" w:date="2016-02-08T22:05:00Z">
                  <w:rPr>
                    <w:ins w:id="1455" w:author="Mateus Berardo de Souza Terra" w:date="2016-02-08T20:04:00Z"/>
                    <w:color w:val="303030"/>
                    <w:lang w:val="pt-BR"/>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13:00Z">
              <w:r>
                <w:rPr>
                  <w:color w:val="303030"/>
                  <w:sz w:val="16"/>
                  <w:szCs w:val="16"/>
                  <w:lang w:val="pt-BR"/>
                </w:rPr>
                <w:t>#</w:t>
              </w:r>
            </w:ins>
          </w:p>
        </w:tc>
        <w:tc>
          <w:tcPr>
            <w:tcW w:w="1558" w:type="dxa"/>
            <w:tcPrChange w:id="1458"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59" w:author="Mateus Berardo de Souza Terra" w:date="2016-02-08T20:04:00Z"/>
                <w:color w:val="303030"/>
                <w:sz w:val="16"/>
                <w:szCs w:val="16"/>
                <w:lang w:val="pt-BR"/>
                <w:rPrChange w:id="1460" w:author="Mateus Berardo de Souza Terra" w:date="2016-02-08T22:05:00Z">
                  <w:rPr>
                    <w:ins w:id="1461" w:author="Mateus Berardo de Souza Terra" w:date="2016-02-08T20:04:00Z"/>
                    <w:color w:val="303030"/>
                    <w:lang w:val="pt-BR"/>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09:00Z">
              <w:r>
                <w:rPr>
                  <w:color w:val="303030"/>
                  <w:sz w:val="16"/>
                  <w:szCs w:val="16"/>
                  <w:lang w:val="pt-BR"/>
                </w:rPr>
                <w:t>67</w:t>
              </w:r>
            </w:ins>
          </w:p>
        </w:tc>
        <w:tc>
          <w:tcPr>
            <w:tcW w:w="1558" w:type="dxa"/>
            <w:tcPrChange w:id="1464"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65" w:author="Mateus Berardo de Souza Terra" w:date="2016-02-08T20:04:00Z"/>
                <w:color w:val="303030"/>
                <w:sz w:val="16"/>
                <w:szCs w:val="16"/>
                <w:lang w:val="pt-BR"/>
                <w:rPrChange w:id="1466" w:author="Mateus Berardo de Souza Terra" w:date="2016-02-08T22:05:00Z">
                  <w:rPr>
                    <w:ins w:id="1467" w:author="Mateus Berardo de Souza Terra" w:date="2016-02-08T20:04:00Z"/>
                    <w:color w:val="303030"/>
                    <w:lang w:val="pt-BR"/>
                  </w:rPr>
                </w:rPrChange>
              </w:rPr>
              <w:pPrChange w:id="1468" w:author="Mateus Berardo de Souza Terra" w:date="2016-02-08T22:05:00Z">
                <w:pPr>
                  <w:pStyle w:val="NormalWeb"/>
                  <w:spacing w:before="0" w:beforeAutospacing="0" w:after="160" w:afterAutospacing="0"/>
                  <w:jc w:val="center"/>
                </w:pPr>
              </w:pPrChange>
            </w:pPr>
            <w:ins w:id="1469" w:author="Mateus Berardo de Souza Terra" w:date="2016-02-08T22:10:00Z">
              <w:r>
                <w:rPr>
                  <w:color w:val="303030"/>
                  <w:sz w:val="16"/>
                  <w:szCs w:val="16"/>
                  <w:lang w:val="pt-BR"/>
                </w:rPr>
                <w:t>C</w:t>
              </w:r>
            </w:ins>
          </w:p>
        </w:tc>
        <w:tc>
          <w:tcPr>
            <w:tcW w:w="1559" w:type="dxa"/>
            <w:tcPrChange w:id="1470"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71" w:author="Mateus Berardo de Souza Terra" w:date="2016-02-08T20:04:00Z"/>
                <w:color w:val="303030"/>
                <w:sz w:val="16"/>
                <w:szCs w:val="16"/>
                <w:lang w:val="pt-BR"/>
                <w:rPrChange w:id="1472" w:author="Mateus Berardo de Souza Terra" w:date="2016-02-08T22:05:00Z">
                  <w:rPr>
                    <w:ins w:id="1473" w:author="Mateus Berardo de Souza Terra" w:date="2016-02-08T20:04:00Z"/>
                    <w:color w:val="303030"/>
                    <w:lang w:val="pt-BR"/>
                  </w:rPr>
                </w:rPrChange>
              </w:rPr>
              <w:pPrChange w:id="1474" w:author="Mateus Berardo de Souza Terra" w:date="2016-02-08T22:05:00Z">
                <w:pPr>
                  <w:pStyle w:val="NormalWeb"/>
                  <w:spacing w:before="0" w:beforeAutospacing="0" w:after="160" w:afterAutospacing="0"/>
                  <w:jc w:val="center"/>
                </w:pPr>
              </w:pPrChange>
            </w:pPr>
            <w:ins w:id="1475" w:author="Mateus Berardo de Souza Terra" w:date="2016-02-08T22:09:00Z">
              <w:r>
                <w:rPr>
                  <w:color w:val="303030"/>
                  <w:sz w:val="16"/>
                  <w:szCs w:val="16"/>
                  <w:lang w:val="pt-BR"/>
                </w:rPr>
                <w:t>99</w:t>
              </w:r>
            </w:ins>
          </w:p>
        </w:tc>
        <w:tc>
          <w:tcPr>
            <w:tcW w:w="1559" w:type="dxa"/>
            <w:tcPrChange w:id="1476"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77" w:author="Mateus Berardo de Souza Terra" w:date="2016-02-08T20:04:00Z"/>
                <w:color w:val="303030"/>
                <w:sz w:val="16"/>
                <w:szCs w:val="16"/>
                <w:lang w:val="pt-BR"/>
                <w:rPrChange w:id="1478" w:author="Mateus Berardo de Souza Terra" w:date="2016-02-08T22:05:00Z">
                  <w:rPr>
                    <w:ins w:id="1479" w:author="Mateus Berardo de Souza Terra" w:date="2016-02-08T20:04:00Z"/>
                    <w:color w:val="303030"/>
                    <w:lang w:val="pt-BR"/>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2:11:00Z">
              <w:r>
                <w:rPr>
                  <w:color w:val="303030"/>
                  <w:sz w:val="16"/>
                  <w:szCs w:val="16"/>
                  <w:lang w:val="pt-BR"/>
                </w:rPr>
                <w:t>c</w:t>
              </w:r>
            </w:ins>
          </w:p>
        </w:tc>
      </w:tr>
      <w:tr w:rsidR="00BA6212" w:rsidRPr="00A76C84" w14:paraId="1E3FEB31" w14:textId="77777777" w:rsidTr="00A76C84">
        <w:trPr>
          <w:trHeight w:val="20"/>
          <w:ins w:id="1482" w:author="Mateus Berardo de Souza Terra" w:date="2016-02-08T20:04:00Z"/>
        </w:trPr>
        <w:tc>
          <w:tcPr>
            <w:tcW w:w="1558" w:type="dxa"/>
            <w:tcPrChange w:id="1483"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84" w:author="Mateus Berardo de Souza Terra" w:date="2016-02-08T20:04:00Z"/>
                <w:color w:val="303030"/>
                <w:sz w:val="16"/>
                <w:szCs w:val="16"/>
                <w:lang w:val="pt-BR"/>
                <w:rPrChange w:id="1485" w:author="Mateus Berardo de Souza Terra" w:date="2016-02-08T22:05:00Z">
                  <w:rPr>
                    <w:ins w:id="1486" w:author="Mateus Berardo de Souza Terra" w:date="2016-02-08T20:04:00Z"/>
                    <w:color w:val="303030"/>
                    <w:lang w:val="pt-BR"/>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0:05:00Z">
              <w:r w:rsidRPr="00A76C84">
                <w:rPr>
                  <w:color w:val="303030"/>
                  <w:sz w:val="16"/>
                  <w:szCs w:val="16"/>
                  <w:lang w:val="pt-BR"/>
                  <w:rPrChange w:id="1489" w:author="Mateus Berardo de Souza Terra" w:date="2016-02-08T22:05:00Z">
                    <w:rPr>
                      <w:color w:val="303030"/>
                      <w:lang w:val="pt-BR"/>
                    </w:rPr>
                  </w:rPrChange>
                </w:rPr>
                <w:t>36</w:t>
              </w:r>
            </w:ins>
          </w:p>
        </w:tc>
        <w:tc>
          <w:tcPr>
            <w:tcW w:w="1558" w:type="dxa"/>
            <w:tcPrChange w:id="1490"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91" w:author="Mateus Berardo de Souza Terra" w:date="2016-02-08T20:04:00Z"/>
                <w:color w:val="303030"/>
                <w:sz w:val="16"/>
                <w:szCs w:val="16"/>
                <w:lang w:val="pt-BR"/>
                <w:rPrChange w:id="1492" w:author="Mateus Berardo de Souza Terra" w:date="2016-02-08T22:05:00Z">
                  <w:rPr>
                    <w:ins w:id="1493" w:author="Mateus Berardo de Souza Terra" w:date="2016-02-08T20:04:00Z"/>
                    <w:color w:val="303030"/>
                    <w:lang w:val="pt-BR"/>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13:00Z">
              <w:r>
                <w:rPr>
                  <w:color w:val="303030"/>
                  <w:sz w:val="16"/>
                  <w:szCs w:val="16"/>
                  <w:lang w:val="pt-BR"/>
                </w:rPr>
                <w:t>$</w:t>
              </w:r>
            </w:ins>
          </w:p>
        </w:tc>
        <w:tc>
          <w:tcPr>
            <w:tcW w:w="1558" w:type="dxa"/>
            <w:tcPrChange w:id="1496"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97" w:author="Mateus Berardo de Souza Terra" w:date="2016-02-08T20:04:00Z"/>
                <w:color w:val="303030"/>
                <w:sz w:val="16"/>
                <w:szCs w:val="16"/>
                <w:lang w:val="pt-BR"/>
                <w:rPrChange w:id="1498" w:author="Mateus Berardo de Souza Terra" w:date="2016-02-08T22:05:00Z">
                  <w:rPr>
                    <w:ins w:id="1499" w:author="Mateus Berardo de Souza Terra" w:date="2016-02-08T20:04:00Z"/>
                    <w:color w:val="303030"/>
                    <w:lang w:val="pt-BR"/>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09:00Z">
              <w:r>
                <w:rPr>
                  <w:color w:val="303030"/>
                  <w:sz w:val="16"/>
                  <w:szCs w:val="16"/>
                  <w:lang w:val="pt-BR"/>
                </w:rPr>
                <w:t>68</w:t>
              </w:r>
            </w:ins>
          </w:p>
        </w:tc>
        <w:tc>
          <w:tcPr>
            <w:tcW w:w="1558" w:type="dxa"/>
            <w:tcPrChange w:id="1502"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503" w:author="Mateus Berardo de Souza Terra" w:date="2016-02-08T20:04:00Z"/>
                <w:color w:val="303030"/>
                <w:sz w:val="16"/>
                <w:szCs w:val="16"/>
                <w:lang w:val="pt-BR"/>
                <w:rPrChange w:id="1504" w:author="Mateus Berardo de Souza Terra" w:date="2016-02-08T22:05:00Z">
                  <w:rPr>
                    <w:ins w:id="1505" w:author="Mateus Berardo de Souza Terra" w:date="2016-02-08T20:04:00Z"/>
                    <w:color w:val="303030"/>
                    <w:lang w:val="pt-BR"/>
                  </w:rPr>
                </w:rPrChange>
              </w:rPr>
              <w:pPrChange w:id="1506" w:author="Mateus Berardo de Souza Terra" w:date="2016-02-08T22:05:00Z">
                <w:pPr>
                  <w:pStyle w:val="NormalWeb"/>
                  <w:spacing w:before="0" w:beforeAutospacing="0" w:after="160" w:afterAutospacing="0"/>
                  <w:jc w:val="center"/>
                </w:pPr>
              </w:pPrChange>
            </w:pPr>
            <w:ins w:id="1507" w:author="Mateus Berardo de Souza Terra" w:date="2016-02-08T22:10:00Z">
              <w:r>
                <w:rPr>
                  <w:color w:val="303030"/>
                  <w:sz w:val="16"/>
                  <w:szCs w:val="16"/>
                  <w:lang w:val="pt-BR"/>
                </w:rPr>
                <w:t>D</w:t>
              </w:r>
            </w:ins>
          </w:p>
        </w:tc>
        <w:tc>
          <w:tcPr>
            <w:tcW w:w="1559" w:type="dxa"/>
            <w:tcPrChange w:id="1508"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509" w:author="Mateus Berardo de Souza Terra" w:date="2016-02-08T20:04:00Z"/>
                <w:color w:val="303030"/>
                <w:sz w:val="16"/>
                <w:szCs w:val="16"/>
                <w:lang w:val="pt-BR"/>
                <w:rPrChange w:id="1510" w:author="Mateus Berardo de Souza Terra" w:date="2016-02-08T22:05:00Z">
                  <w:rPr>
                    <w:ins w:id="1511" w:author="Mateus Berardo de Souza Terra" w:date="2016-02-08T20:04:00Z"/>
                    <w:color w:val="303030"/>
                    <w:lang w:val="pt-BR"/>
                  </w:rPr>
                </w:rPrChange>
              </w:rPr>
              <w:pPrChange w:id="1512" w:author="Mateus Berardo de Souza Terra" w:date="2016-02-08T22:05:00Z">
                <w:pPr>
                  <w:pStyle w:val="NormalWeb"/>
                  <w:spacing w:before="0" w:beforeAutospacing="0" w:after="160" w:afterAutospacing="0"/>
                  <w:jc w:val="center"/>
                </w:pPr>
              </w:pPrChange>
            </w:pPr>
            <w:ins w:id="1513" w:author="Mateus Berardo de Souza Terra" w:date="2016-02-08T22:09:00Z">
              <w:r>
                <w:rPr>
                  <w:color w:val="303030"/>
                  <w:sz w:val="16"/>
                  <w:szCs w:val="16"/>
                  <w:lang w:val="pt-BR"/>
                </w:rPr>
                <w:t>100</w:t>
              </w:r>
            </w:ins>
          </w:p>
        </w:tc>
        <w:tc>
          <w:tcPr>
            <w:tcW w:w="1559" w:type="dxa"/>
            <w:tcPrChange w:id="1514"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515" w:author="Mateus Berardo de Souza Terra" w:date="2016-02-08T20:04:00Z"/>
                <w:color w:val="303030"/>
                <w:sz w:val="16"/>
                <w:szCs w:val="16"/>
                <w:lang w:val="pt-BR"/>
                <w:rPrChange w:id="1516" w:author="Mateus Berardo de Souza Terra" w:date="2016-02-08T22:05:00Z">
                  <w:rPr>
                    <w:ins w:id="1517" w:author="Mateus Berardo de Souza Terra" w:date="2016-02-08T20:04:00Z"/>
                    <w:color w:val="303030"/>
                    <w:lang w:val="pt-BR"/>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2:11:00Z">
              <w:r>
                <w:rPr>
                  <w:color w:val="303030"/>
                  <w:sz w:val="16"/>
                  <w:szCs w:val="16"/>
                  <w:lang w:val="pt-BR"/>
                </w:rPr>
                <w:t>d</w:t>
              </w:r>
            </w:ins>
          </w:p>
        </w:tc>
      </w:tr>
      <w:tr w:rsidR="00BA6212" w:rsidRPr="00A76C84" w14:paraId="67AA5832" w14:textId="77777777" w:rsidTr="00A76C84">
        <w:trPr>
          <w:trHeight w:val="20"/>
          <w:ins w:id="1520" w:author="Mateus Berardo de Souza Terra" w:date="2016-02-08T20:04:00Z"/>
        </w:trPr>
        <w:tc>
          <w:tcPr>
            <w:tcW w:w="1558" w:type="dxa"/>
            <w:tcPrChange w:id="1521"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522" w:author="Mateus Berardo de Souza Terra" w:date="2016-02-08T20:04:00Z"/>
                <w:color w:val="303030"/>
                <w:sz w:val="16"/>
                <w:szCs w:val="16"/>
                <w:lang w:val="pt-BR"/>
                <w:rPrChange w:id="1523" w:author="Mateus Berardo de Souza Terra" w:date="2016-02-08T22:05:00Z">
                  <w:rPr>
                    <w:ins w:id="1524" w:author="Mateus Berardo de Souza Terra" w:date="2016-02-08T20:04:00Z"/>
                    <w:color w:val="303030"/>
                    <w:lang w:val="pt-BR"/>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0:05:00Z">
              <w:r w:rsidRPr="00A76C84">
                <w:rPr>
                  <w:color w:val="303030"/>
                  <w:sz w:val="16"/>
                  <w:szCs w:val="16"/>
                  <w:lang w:val="pt-BR"/>
                  <w:rPrChange w:id="1527" w:author="Mateus Berardo de Souza Terra" w:date="2016-02-08T22:05:00Z">
                    <w:rPr>
                      <w:color w:val="303030"/>
                      <w:lang w:val="pt-BR"/>
                    </w:rPr>
                  </w:rPrChange>
                </w:rPr>
                <w:t>37</w:t>
              </w:r>
            </w:ins>
          </w:p>
        </w:tc>
        <w:tc>
          <w:tcPr>
            <w:tcW w:w="1558" w:type="dxa"/>
            <w:tcPrChange w:id="1528"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529" w:author="Mateus Berardo de Souza Terra" w:date="2016-02-08T20:04:00Z"/>
                <w:color w:val="303030"/>
                <w:sz w:val="16"/>
                <w:szCs w:val="16"/>
                <w:lang w:val="pt-BR"/>
                <w:rPrChange w:id="1530" w:author="Mateus Berardo de Souza Terra" w:date="2016-02-08T22:05:00Z">
                  <w:rPr>
                    <w:ins w:id="1531" w:author="Mateus Berardo de Souza Terra" w:date="2016-02-08T20:04:00Z"/>
                    <w:color w:val="303030"/>
                    <w:lang w:val="pt-BR"/>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13:00Z">
              <w:r>
                <w:rPr>
                  <w:color w:val="303030"/>
                  <w:sz w:val="16"/>
                  <w:szCs w:val="16"/>
                  <w:lang w:val="pt-BR"/>
                </w:rPr>
                <w:t>%</w:t>
              </w:r>
            </w:ins>
          </w:p>
        </w:tc>
        <w:tc>
          <w:tcPr>
            <w:tcW w:w="1558" w:type="dxa"/>
            <w:tcPrChange w:id="1534"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535" w:author="Mateus Berardo de Souza Terra" w:date="2016-02-08T20:04:00Z"/>
                <w:color w:val="303030"/>
                <w:sz w:val="16"/>
                <w:szCs w:val="16"/>
                <w:lang w:val="pt-BR"/>
                <w:rPrChange w:id="1536" w:author="Mateus Berardo de Souza Terra" w:date="2016-02-08T22:05:00Z">
                  <w:rPr>
                    <w:ins w:id="1537" w:author="Mateus Berardo de Souza Terra" w:date="2016-02-08T20:04:00Z"/>
                    <w:color w:val="303030"/>
                    <w:lang w:val="pt-BR"/>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09:00Z">
              <w:r>
                <w:rPr>
                  <w:color w:val="303030"/>
                  <w:sz w:val="16"/>
                  <w:szCs w:val="16"/>
                  <w:lang w:val="pt-BR"/>
                </w:rPr>
                <w:t>69</w:t>
              </w:r>
            </w:ins>
          </w:p>
        </w:tc>
        <w:tc>
          <w:tcPr>
            <w:tcW w:w="1558" w:type="dxa"/>
            <w:tcPrChange w:id="1540"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541" w:author="Mateus Berardo de Souza Terra" w:date="2016-02-08T20:04:00Z"/>
                <w:color w:val="303030"/>
                <w:sz w:val="16"/>
                <w:szCs w:val="16"/>
                <w:lang w:val="pt-BR"/>
                <w:rPrChange w:id="1542" w:author="Mateus Berardo de Souza Terra" w:date="2016-02-08T22:05:00Z">
                  <w:rPr>
                    <w:ins w:id="1543" w:author="Mateus Berardo de Souza Terra" w:date="2016-02-08T20:04:00Z"/>
                    <w:color w:val="303030"/>
                    <w:lang w:val="pt-BR"/>
                  </w:rPr>
                </w:rPrChange>
              </w:rPr>
              <w:pPrChange w:id="1544" w:author="Mateus Berardo de Souza Terra" w:date="2016-02-08T22:05:00Z">
                <w:pPr>
                  <w:pStyle w:val="NormalWeb"/>
                  <w:spacing w:before="0" w:beforeAutospacing="0" w:after="160" w:afterAutospacing="0"/>
                  <w:jc w:val="center"/>
                </w:pPr>
              </w:pPrChange>
            </w:pPr>
            <w:ins w:id="1545" w:author="Mateus Berardo de Souza Terra" w:date="2016-02-08T22:10:00Z">
              <w:r>
                <w:rPr>
                  <w:color w:val="303030"/>
                  <w:sz w:val="16"/>
                  <w:szCs w:val="16"/>
                  <w:lang w:val="pt-BR"/>
                </w:rPr>
                <w:t>E</w:t>
              </w:r>
            </w:ins>
          </w:p>
        </w:tc>
        <w:tc>
          <w:tcPr>
            <w:tcW w:w="1559" w:type="dxa"/>
            <w:tcPrChange w:id="1546"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47" w:author="Mateus Berardo de Souza Terra" w:date="2016-02-08T20:04:00Z"/>
                <w:color w:val="303030"/>
                <w:sz w:val="16"/>
                <w:szCs w:val="16"/>
                <w:lang w:val="pt-BR"/>
                <w:rPrChange w:id="1548" w:author="Mateus Berardo de Souza Terra" w:date="2016-02-08T22:05:00Z">
                  <w:rPr>
                    <w:ins w:id="1549" w:author="Mateus Berardo de Souza Terra" w:date="2016-02-08T20:04:00Z"/>
                    <w:color w:val="303030"/>
                    <w:lang w:val="pt-BR"/>
                  </w:rPr>
                </w:rPrChange>
              </w:rPr>
              <w:pPrChange w:id="1550" w:author="Mateus Berardo de Souza Terra" w:date="2016-02-08T22:05:00Z">
                <w:pPr>
                  <w:pStyle w:val="NormalWeb"/>
                  <w:spacing w:before="0" w:beforeAutospacing="0" w:after="160" w:afterAutospacing="0"/>
                  <w:jc w:val="center"/>
                </w:pPr>
              </w:pPrChange>
            </w:pPr>
            <w:ins w:id="1551" w:author="Mateus Berardo de Souza Terra" w:date="2016-02-08T22:09:00Z">
              <w:r>
                <w:rPr>
                  <w:color w:val="303030"/>
                  <w:sz w:val="16"/>
                  <w:szCs w:val="16"/>
                  <w:lang w:val="pt-BR"/>
                </w:rPr>
                <w:t>101</w:t>
              </w:r>
            </w:ins>
          </w:p>
        </w:tc>
        <w:tc>
          <w:tcPr>
            <w:tcW w:w="1559" w:type="dxa"/>
            <w:tcPrChange w:id="1552"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53" w:author="Mateus Berardo de Souza Terra" w:date="2016-02-08T20:04:00Z"/>
                <w:color w:val="303030"/>
                <w:sz w:val="16"/>
                <w:szCs w:val="16"/>
                <w:lang w:val="pt-BR"/>
                <w:rPrChange w:id="1554" w:author="Mateus Berardo de Souza Terra" w:date="2016-02-08T22:05:00Z">
                  <w:rPr>
                    <w:ins w:id="1555" w:author="Mateus Berardo de Souza Terra" w:date="2016-02-08T20:04:00Z"/>
                    <w:color w:val="303030"/>
                    <w:lang w:val="pt-BR"/>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2:11:00Z">
              <w:r>
                <w:rPr>
                  <w:color w:val="303030"/>
                  <w:sz w:val="16"/>
                  <w:szCs w:val="16"/>
                  <w:lang w:val="pt-BR"/>
                </w:rPr>
                <w:t>e</w:t>
              </w:r>
            </w:ins>
          </w:p>
        </w:tc>
      </w:tr>
      <w:tr w:rsidR="00BA6212" w:rsidRPr="00A76C84" w14:paraId="12AF9775" w14:textId="77777777" w:rsidTr="00A76C84">
        <w:trPr>
          <w:trHeight w:val="20"/>
          <w:ins w:id="1558" w:author="Mateus Berardo de Souza Terra" w:date="2016-02-08T20:04:00Z"/>
        </w:trPr>
        <w:tc>
          <w:tcPr>
            <w:tcW w:w="1558" w:type="dxa"/>
            <w:tcPrChange w:id="1559"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60" w:author="Mateus Berardo de Souza Terra" w:date="2016-02-08T20:04:00Z"/>
                <w:color w:val="303030"/>
                <w:sz w:val="16"/>
                <w:szCs w:val="16"/>
                <w:lang w:val="pt-BR"/>
                <w:rPrChange w:id="1561" w:author="Mateus Berardo de Souza Terra" w:date="2016-02-08T22:05:00Z">
                  <w:rPr>
                    <w:ins w:id="1562" w:author="Mateus Berardo de Souza Terra" w:date="2016-02-08T20:04:00Z"/>
                    <w:color w:val="303030"/>
                    <w:lang w:val="pt-BR"/>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0:05:00Z">
              <w:r w:rsidRPr="00A76C84">
                <w:rPr>
                  <w:color w:val="303030"/>
                  <w:sz w:val="16"/>
                  <w:szCs w:val="16"/>
                  <w:lang w:val="pt-BR"/>
                  <w:rPrChange w:id="1565" w:author="Mateus Berardo de Souza Terra" w:date="2016-02-08T22:05:00Z">
                    <w:rPr>
                      <w:color w:val="303030"/>
                      <w:lang w:val="pt-BR"/>
                    </w:rPr>
                  </w:rPrChange>
                </w:rPr>
                <w:lastRenderedPageBreak/>
                <w:t>38</w:t>
              </w:r>
            </w:ins>
          </w:p>
        </w:tc>
        <w:tc>
          <w:tcPr>
            <w:tcW w:w="1558" w:type="dxa"/>
            <w:tcPrChange w:id="1566"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67" w:author="Mateus Berardo de Souza Terra" w:date="2016-02-08T20:04:00Z"/>
                <w:color w:val="303030"/>
                <w:sz w:val="16"/>
                <w:szCs w:val="16"/>
                <w:lang w:val="pt-BR"/>
                <w:rPrChange w:id="1568" w:author="Mateus Berardo de Souza Terra" w:date="2016-02-08T22:13:00Z">
                  <w:rPr>
                    <w:ins w:id="1569" w:author="Mateus Berardo de Souza Terra" w:date="2016-02-08T20:04:00Z"/>
                    <w:color w:val="303030"/>
                    <w:lang w:val="pt-BR"/>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13:00Z">
              <w:r>
                <w:rPr>
                  <w:color w:val="303030"/>
                  <w:sz w:val="16"/>
                  <w:szCs w:val="16"/>
                  <w:lang w:val="pt-BR"/>
                </w:rPr>
                <w:t>&amp;</w:t>
              </w:r>
            </w:ins>
          </w:p>
        </w:tc>
        <w:tc>
          <w:tcPr>
            <w:tcW w:w="1558" w:type="dxa"/>
            <w:tcPrChange w:id="1572"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73" w:author="Mateus Berardo de Souza Terra" w:date="2016-02-08T20:04:00Z"/>
                <w:color w:val="303030"/>
                <w:sz w:val="16"/>
                <w:szCs w:val="16"/>
                <w:lang w:val="pt-BR"/>
                <w:rPrChange w:id="1574" w:author="Mateus Berardo de Souza Terra" w:date="2016-02-08T22:05:00Z">
                  <w:rPr>
                    <w:ins w:id="1575" w:author="Mateus Berardo de Souza Terra" w:date="2016-02-08T20:04:00Z"/>
                    <w:color w:val="303030"/>
                    <w:lang w:val="pt-BR"/>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09:00Z">
              <w:r>
                <w:rPr>
                  <w:color w:val="303030"/>
                  <w:sz w:val="16"/>
                  <w:szCs w:val="16"/>
                  <w:lang w:val="pt-BR"/>
                </w:rPr>
                <w:t>70</w:t>
              </w:r>
            </w:ins>
          </w:p>
        </w:tc>
        <w:tc>
          <w:tcPr>
            <w:tcW w:w="1558" w:type="dxa"/>
            <w:tcPrChange w:id="1578"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79" w:author="Mateus Berardo de Souza Terra" w:date="2016-02-08T20:04:00Z"/>
                <w:color w:val="303030"/>
                <w:sz w:val="16"/>
                <w:szCs w:val="16"/>
                <w:lang w:val="pt-BR"/>
                <w:rPrChange w:id="1580" w:author="Mateus Berardo de Souza Terra" w:date="2016-02-08T22:05:00Z">
                  <w:rPr>
                    <w:ins w:id="1581" w:author="Mateus Berardo de Souza Terra" w:date="2016-02-08T20:04:00Z"/>
                    <w:color w:val="303030"/>
                    <w:lang w:val="pt-BR"/>
                  </w:rPr>
                </w:rPrChange>
              </w:rPr>
              <w:pPrChange w:id="1582" w:author="Mateus Berardo de Souza Terra" w:date="2016-02-08T22:05:00Z">
                <w:pPr>
                  <w:pStyle w:val="NormalWeb"/>
                  <w:spacing w:before="0" w:beforeAutospacing="0" w:after="160" w:afterAutospacing="0"/>
                  <w:jc w:val="center"/>
                </w:pPr>
              </w:pPrChange>
            </w:pPr>
            <w:ins w:id="1583" w:author="Mateus Berardo de Souza Terra" w:date="2016-02-08T22:10:00Z">
              <w:r>
                <w:rPr>
                  <w:color w:val="303030"/>
                  <w:sz w:val="16"/>
                  <w:szCs w:val="16"/>
                  <w:lang w:val="pt-BR"/>
                </w:rPr>
                <w:t>F</w:t>
              </w:r>
            </w:ins>
          </w:p>
        </w:tc>
        <w:tc>
          <w:tcPr>
            <w:tcW w:w="1559" w:type="dxa"/>
            <w:tcPrChange w:id="1584"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85" w:author="Mateus Berardo de Souza Terra" w:date="2016-02-08T20:04:00Z"/>
                <w:color w:val="303030"/>
                <w:sz w:val="16"/>
                <w:szCs w:val="16"/>
                <w:lang w:val="pt-BR"/>
                <w:rPrChange w:id="1586" w:author="Mateus Berardo de Souza Terra" w:date="2016-02-08T22:05:00Z">
                  <w:rPr>
                    <w:ins w:id="1587" w:author="Mateus Berardo de Souza Terra" w:date="2016-02-08T20:04:00Z"/>
                    <w:color w:val="303030"/>
                    <w:lang w:val="pt-BR"/>
                  </w:rPr>
                </w:rPrChange>
              </w:rPr>
              <w:pPrChange w:id="1588" w:author="Mateus Berardo de Souza Terra" w:date="2016-02-08T22:05:00Z">
                <w:pPr>
                  <w:pStyle w:val="NormalWeb"/>
                  <w:spacing w:before="0" w:beforeAutospacing="0" w:after="160" w:afterAutospacing="0"/>
                  <w:jc w:val="center"/>
                </w:pPr>
              </w:pPrChange>
            </w:pPr>
            <w:ins w:id="1589" w:author="Mateus Berardo de Souza Terra" w:date="2016-02-08T22:09:00Z">
              <w:r>
                <w:rPr>
                  <w:color w:val="303030"/>
                  <w:sz w:val="16"/>
                  <w:szCs w:val="16"/>
                  <w:lang w:val="pt-BR"/>
                </w:rPr>
                <w:t>102</w:t>
              </w:r>
            </w:ins>
          </w:p>
        </w:tc>
        <w:tc>
          <w:tcPr>
            <w:tcW w:w="1559" w:type="dxa"/>
            <w:tcPrChange w:id="1590"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91" w:author="Mateus Berardo de Souza Terra" w:date="2016-02-08T20:04:00Z"/>
                <w:color w:val="303030"/>
                <w:sz w:val="16"/>
                <w:szCs w:val="16"/>
                <w:lang w:val="pt-BR"/>
                <w:rPrChange w:id="1592" w:author="Mateus Berardo de Souza Terra" w:date="2016-02-08T22:05:00Z">
                  <w:rPr>
                    <w:ins w:id="1593" w:author="Mateus Berardo de Souza Terra" w:date="2016-02-08T20:04:00Z"/>
                    <w:color w:val="303030"/>
                    <w:lang w:val="pt-BR"/>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2:11:00Z">
              <w:r>
                <w:rPr>
                  <w:color w:val="303030"/>
                  <w:sz w:val="16"/>
                  <w:szCs w:val="16"/>
                  <w:lang w:val="pt-BR"/>
                </w:rPr>
                <w:t>f</w:t>
              </w:r>
            </w:ins>
          </w:p>
        </w:tc>
      </w:tr>
      <w:tr w:rsidR="00BA6212" w:rsidRPr="00A76C84" w14:paraId="0FFBDB9D" w14:textId="77777777" w:rsidTr="00A76C84">
        <w:trPr>
          <w:trHeight w:val="20"/>
          <w:ins w:id="1596" w:author="Mateus Berardo de Souza Terra" w:date="2016-02-08T20:04:00Z"/>
        </w:trPr>
        <w:tc>
          <w:tcPr>
            <w:tcW w:w="1558" w:type="dxa"/>
            <w:tcPrChange w:id="1597"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98" w:author="Mateus Berardo de Souza Terra" w:date="2016-02-08T20:04:00Z"/>
                <w:color w:val="303030"/>
                <w:sz w:val="16"/>
                <w:szCs w:val="16"/>
                <w:lang w:val="pt-BR"/>
                <w:rPrChange w:id="1599" w:author="Mateus Berardo de Souza Terra" w:date="2016-02-08T22:05:00Z">
                  <w:rPr>
                    <w:ins w:id="1600" w:author="Mateus Berardo de Souza Terra" w:date="2016-02-08T20:04:00Z"/>
                    <w:color w:val="303030"/>
                    <w:lang w:val="pt-BR"/>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0:05:00Z">
              <w:r w:rsidRPr="00A76C84">
                <w:rPr>
                  <w:color w:val="303030"/>
                  <w:sz w:val="16"/>
                  <w:szCs w:val="16"/>
                  <w:lang w:val="pt-BR"/>
                  <w:rPrChange w:id="1603" w:author="Mateus Berardo de Souza Terra" w:date="2016-02-08T22:05:00Z">
                    <w:rPr>
                      <w:color w:val="303030"/>
                      <w:lang w:val="pt-BR"/>
                    </w:rPr>
                  </w:rPrChange>
                </w:rPr>
                <w:t>39</w:t>
              </w:r>
            </w:ins>
          </w:p>
        </w:tc>
        <w:tc>
          <w:tcPr>
            <w:tcW w:w="1558" w:type="dxa"/>
            <w:tcPrChange w:id="1604"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605" w:author="Mateus Berardo de Souza Terra" w:date="2016-02-08T20:04:00Z"/>
                <w:color w:val="303030"/>
                <w:sz w:val="16"/>
                <w:szCs w:val="16"/>
                <w:lang w:val="pt-BR"/>
                <w:rPrChange w:id="1606" w:author="Mateus Berardo de Souza Terra" w:date="2016-02-08T22:05:00Z">
                  <w:rPr>
                    <w:ins w:id="1607" w:author="Mateus Berardo de Souza Terra" w:date="2016-02-08T20:04:00Z"/>
                    <w:color w:val="303030"/>
                    <w:lang w:val="pt-BR"/>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13:00Z">
              <w:r>
                <w:rPr>
                  <w:color w:val="303030"/>
                  <w:sz w:val="16"/>
                  <w:szCs w:val="16"/>
                  <w:lang w:val="pt-BR"/>
                </w:rPr>
                <w:t>‘</w:t>
              </w:r>
            </w:ins>
          </w:p>
        </w:tc>
        <w:tc>
          <w:tcPr>
            <w:tcW w:w="1558" w:type="dxa"/>
            <w:tcPrChange w:id="1610"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611" w:author="Mateus Berardo de Souza Terra" w:date="2016-02-08T20:04:00Z"/>
                <w:color w:val="303030"/>
                <w:sz w:val="16"/>
                <w:szCs w:val="16"/>
                <w:lang w:val="pt-BR"/>
                <w:rPrChange w:id="1612" w:author="Mateus Berardo de Souza Terra" w:date="2016-02-08T22:05:00Z">
                  <w:rPr>
                    <w:ins w:id="1613" w:author="Mateus Berardo de Souza Terra" w:date="2016-02-08T20:04:00Z"/>
                    <w:color w:val="303030"/>
                    <w:lang w:val="pt-BR"/>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09:00Z">
              <w:r>
                <w:rPr>
                  <w:color w:val="303030"/>
                  <w:sz w:val="16"/>
                  <w:szCs w:val="16"/>
                  <w:lang w:val="pt-BR"/>
                </w:rPr>
                <w:t>71</w:t>
              </w:r>
            </w:ins>
          </w:p>
        </w:tc>
        <w:tc>
          <w:tcPr>
            <w:tcW w:w="1558" w:type="dxa"/>
            <w:tcPrChange w:id="1616"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617" w:author="Mateus Berardo de Souza Terra" w:date="2016-02-08T20:04:00Z"/>
                <w:color w:val="303030"/>
                <w:sz w:val="16"/>
                <w:szCs w:val="16"/>
                <w:lang w:val="pt-BR"/>
                <w:rPrChange w:id="1618" w:author="Mateus Berardo de Souza Terra" w:date="2016-02-08T22:05:00Z">
                  <w:rPr>
                    <w:ins w:id="1619" w:author="Mateus Berardo de Souza Terra" w:date="2016-02-08T20:04:00Z"/>
                    <w:color w:val="303030"/>
                    <w:lang w:val="pt-BR"/>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10:00Z">
              <w:r>
                <w:rPr>
                  <w:color w:val="303030"/>
                  <w:sz w:val="16"/>
                  <w:szCs w:val="16"/>
                  <w:lang w:val="pt-BR"/>
                </w:rPr>
                <w:t>G</w:t>
              </w:r>
            </w:ins>
          </w:p>
        </w:tc>
        <w:tc>
          <w:tcPr>
            <w:tcW w:w="1559" w:type="dxa"/>
            <w:tcPrChange w:id="1622"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623" w:author="Mateus Berardo de Souza Terra" w:date="2016-02-08T20:04:00Z"/>
                <w:color w:val="303030"/>
                <w:sz w:val="16"/>
                <w:szCs w:val="16"/>
                <w:lang w:val="pt-BR"/>
                <w:rPrChange w:id="1624" w:author="Mateus Berardo de Souza Terra" w:date="2016-02-08T22:05:00Z">
                  <w:rPr>
                    <w:ins w:id="1625" w:author="Mateus Berardo de Souza Terra" w:date="2016-02-08T20:04:00Z"/>
                    <w:color w:val="303030"/>
                    <w:lang w:val="pt-BR"/>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2:09:00Z">
              <w:r>
                <w:rPr>
                  <w:color w:val="303030"/>
                  <w:sz w:val="16"/>
                  <w:szCs w:val="16"/>
                  <w:lang w:val="pt-BR"/>
                </w:rPr>
                <w:t>103</w:t>
              </w:r>
            </w:ins>
          </w:p>
        </w:tc>
        <w:tc>
          <w:tcPr>
            <w:tcW w:w="1559" w:type="dxa"/>
            <w:tcPrChange w:id="1628"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629" w:author="Mateus Berardo de Souza Terra" w:date="2016-02-08T20:04:00Z"/>
                <w:color w:val="303030"/>
                <w:sz w:val="16"/>
                <w:szCs w:val="16"/>
                <w:lang w:val="pt-BR"/>
                <w:rPrChange w:id="1630" w:author="Mateus Berardo de Souza Terra" w:date="2016-02-08T22:05:00Z">
                  <w:rPr>
                    <w:ins w:id="1631" w:author="Mateus Berardo de Souza Terra" w:date="2016-02-08T20:04:00Z"/>
                    <w:color w:val="303030"/>
                    <w:lang w:val="pt-BR"/>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2:11:00Z">
              <w:r>
                <w:rPr>
                  <w:color w:val="303030"/>
                  <w:sz w:val="16"/>
                  <w:szCs w:val="16"/>
                  <w:lang w:val="pt-BR"/>
                </w:rPr>
                <w:t>g</w:t>
              </w:r>
            </w:ins>
          </w:p>
        </w:tc>
      </w:tr>
      <w:tr w:rsidR="00BA6212" w:rsidRPr="00A76C84" w14:paraId="6A34DCE6" w14:textId="77777777" w:rsidTr="00A76C84">
        <w:trPr>
          <w:trHeight w:val="20"/>
          <w:ins w:id="1634" w:author="Mateus Berardo de Souza Terra" w:date="2016-02-08T20:04:00Z"/>
        </w:trPr>
        <w:tc>
          <w:tcPr>
            <w:tcW w:w="1558" w:type="dxa"/>
            <w:tcPrChange w:id="1635"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636" w:author="Mateus Berardo de Souza Terra" w:date="2016-02-08T20:04:00Z"/>
                <w:color w:val="303030"/>
                <w:sz w:val="16"/>
                <w:szCs w:val="16"/>
                <w:lang w:val="pt-BR"/>
                <w:rPrChange w:id="1637" w:author="Mateus Berardo de Souza Terra" w:date="2016-02-08T22:05:00Z">
                  <w:rPr>
                    <w:ins w:id="1638" w:author="Mateus Berardo de Souza Terra" w:date="2016-02-08T20:04:00Z"/>
                    <w:color w:val="303030"/>
                    <w:lang w:val="pt-BR"/>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0:05:00Z">
              <w:r w:rsidRPr="00A76C84">
                <w:rPr>
                  <w:color w:val="303030"/>
                  <w:sz w:val="16"/>
                  <w:szCs w:val="16"/>
                  <w:lang w:val="pt-BR"/>
                  <w:rPrChange w:id="1641" w:author="Mateus Berardo de Souza Terra" w:date="2016-02-08T22:05:00Z">
                    <w:rPr>
                      <w:color w:val="303030"/>
                      <w:lang w:val="pt-BR"/>
                    </w:rPr>
                  </w:rPrChange>
                </w:rPr>
                <w:t>40</w:t>
              </w:r>
            </w:ins>
          </w:p>
        </w:tc>
        <w:tc>
          <w:tcPr>
            <w:tcW w:w="1558" w:type="dxa"/>
            <w:tcPrChange w:id="1642"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643" w:author="Mateus Berardo de Souza Terra" w:date="2016-02-08T20:04:00Z"/>
                <w:color w:val="303030"/>
                <w:sz w:val="16"/>
                <w:szCs w:val="16"/>
                <w:lang w:val="pt-BR"/>
                <w:rPrChange w:id="1644" w:author="Mateus Berardo de Souza Terra" w:date="2016-02-08T22:05:00Z">
                  <w:rPr>
                    <w:ins w:id="1645" w:author="Mateus Berardo de Souza Terra" w:date="2016-02-08T20:04:00Z"/>
                    <w:color w:val="303030"/>
                    <w:lang w:val="pt-BR"/>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13:00Z">
              <w:r>
                <w:rPr>
                  <w:color w:val="303030"/>
                  <w:sz w:val="16"/>
                  <w:szCs w:val="16"/>
                  <w:lang w:val="pt-BR"/>
                </w:rPr>
                <w:t>(</w:t>
              </w:r>
            </w:ins>
          </w:p>
        </w:tc>
        <w:tc>
          <w:tcPr>
            <w:tcW w:w="1558" w:type="dxa"/>
            <w:tcPrChange w:id="1648"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49" w:author="Mateus Berardo de Souza Terra" w:date="2016-02-08T20:04:00Z"/>
                <w:color w:val="303030"/>
                <w:sz w:val="16"/>
                <w:szCs w:val="16"/>
                <w:lang w:val="pt-BR"/>
                <w:rPrChange w:id="1650" w:author="Mateus Berardo de Souza Terra" w:date="2016-02-08T22:05:00Z">
                  <w:rPr>
                    <w:ins w:id="1651" w:author="Mateus Berardo de Souza Terra" w:date="2016-02-08T20:04:00Z"/>
                    <w:color w:val="303030"/>
                    <w:lang w:val="pt-BR"/>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09:00Z">
              <w:r>
                <w:rPr>
                  <w:color w:val="303030"/>
                  <w:sz w:val="16"/>
                  <w:szCs w:val="16"/>
                  <w:lang w:val="pt-BR"/>
                </w:rPr>
                <w:t>72</w:t>
              </w:r>
            </w:ins>
          </w:p>
        </w:tc>
        <w:tc>
          <w:tcPr>
            <w:tcW w:w="1558" w:type="dxa"/>
            <w:tcPrChange w:id="1654"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55" w:author="Mateus Berardo de Souza Terra" w:date="2016-02-08T20:04:00Z"/>
                <w:color w:val="303030"/>
                <w:sz w:val="16"/>
                <w:szCs w:val="16"/>
                <w:lang w:val="pt-BR"/>
                <w:rPrChange w:id="1656" w:author="Mateus Berardo de Souza Terra" w:date="2016-02-08T22:05:00Z">
                  <w:rPr>
                    <w:ins w:id="1657" w:author="Mateus Berardo de Souza Terra" w:date="2016-02-08T20:04:00Z"/>
                    <w:color w:val="303030"/>
                    <w:lang w:val="pt-BR"/>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10:00Z">
              <w:r>
                <w:rPr>
                  <w:color w:val="303030"/>
                  <w:sz w:val="16"/>
                  <w:szCs w:val="16"/>
                  <w:lang w:val="pt-BR"/>
                </w:rPr>
                <w:t>H</w:t>
              </w:r>
            </w:ins>
          </w:p>
        </w:tc>
        <w:tc>
          <w:tcPr>
            <w:tcW w:w="1559" w:type="dxa"/>
            <w:tcPrChange w:id="1660"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61" w:author="Mateus Berardo de Souza Terra" w:date="2016-02-08T20:04:00Z"/>
                <w:color w:val="303030"/>
                <w:sz w:val="16"/>
                <w:szCs w:val="16"/>
                <w:lang w:val="pt-BR"/>
                <w:rPrChange w:id="1662" w:author="Mateus Berardo de Souza Terra" w:date="2016-02-08T22:05:00Z">
                  <w:rPr>
                    <w:ins w:id="1663" w:author="Mateus Berardo de Souza Terra" w:date="2016-02-08T20:04:00Z"/>
                    <w:color w:val="303030"/>
                    <w:lang w:val="pt-BR"/>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2:09:00Z">
              <w:r>
                <w:rPr>
                  <w:color w:val="303030"/>
                  <w:sz w:val="16"/>
                  <w:szCs w:val="16"/>
                  <w:lang w:val="pt-BR"/>
                </w:rPr>
                <w:t>104</w:t>
              </w:r>
            </w:ins>
          </w:p>
        </w:tc>
        <w:tc>
          <w:tcPr>
            <w:tcW w:w="1559" w:type="dxa"/>
            <w:tcPrChange w:id="1666"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67" w:author="Mateus Berardo de Souza Terra" w:date="2016-02-08T20:04:00Z"/>
                <w:color w:val="303030"/>
                <w:sz w:val="16"/>
                <w:szCs w:val="16"/>
                <w:lang w:val="pt-BR"/>
                <w:rPrChange w:id="1668" w:author="Mateus Berardo de Souza Terra" w:date="2016-02-08T22:05:00Z">
                  <w:rPr>
                    <w:ins w:id="1669" w:author="Mateus Berardo de Souza Terra" w:date="2016-02-08T20:04:00Z"/>
                    <w:color w:val="303030"/>
                    <w:lang w:val="pt-BR"/>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2:11:00Z">
              <w:r>
                <w:rPr>
                  <w:color w:val="303030"/>
                  <w:sz w:val="16"/>
                  <w:szCs w:val="16"/>
                  <w:lang w:val="pt-BR"/>
                </w:rPr>
                <w:t>h</w:t>
              </w:r>
            </w:ins>
          </w:p>
        </w:tc>
      </w:tr>
      <w:tr w:rsidR="00BA6212" w:rsidRPr="00A76C84" w14:paraId="34086214" w14:textId="77777777" w:rsidTr="00A76C84">
        <w:trPr>
          <w:trHeight w:val="20"/>
          <w:ins w:id="1672" w:author="Mateus Berardo de Souza Terra" w:date="2016-02-08T20:04:00Z"/>
        </w:trPr>
        <w:tc>
          <w:tcPr>
            <w:tcW w:w="1558" w:type="dxa"/>
            <w:tcPrChange w:id="1673"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74" w:author="Mateus Berardo de Souza Terra" w:date="2016-02-08T20:04:00Z"/>
                <w:color w:val="303030"/>
                <w:sz w:val="16"/>
                <w:szCs w:val="16"/>
                <w:lang w:val="pt-BR"/>
                <w:rPrChange w:id="1675" w:author="Mateus Berardo de Souza Terra" w:date="2016-02-08T22:05:00Z">
                  <w:rPr>
                    <w:ins w:id="1676" w:author="Mateus Berardo de Souza Terra" w:date="2016-02-08T20:04:00Z"/>
                    <w:color w:val="303030"/>
                    <w:lang w:val="pt-BR"/>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0:05:00Z">
              <w:r w:rsidRPr="00A76C84">
                <w:rPr>
                  <w:color w:val="303030"/>
                  <w:sz w:val="16"/>
                  <w:szCs w:val="16"/>
                  <w:lang w:val="pt-BR"/>
                  <w:rPrChange w:id="1679" w:author="Mateus Berardo de Souza Terra" w:date="2016-02-08T22:05:00Z">
                    <w:rPr>
                      <w:color w:val="303030"/>
                      <w:lang w:val="pt-BR"/>
                    </w:rPr>
                  </w:rPrChange>
                </w:rPr>
                <w:t>41</w:t>
              </w:r>
            </w:ins>
          </w:p>
        </w:tc>
        <w:tc>
          <w:tcPr>
            <w:tcW w:w="1558" w:type="dxa"/>
            <w:tcPrChange w:id="1680"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81" w:author="Mateus Berardo de Souza Terra" w:date="2016-02-08T20:04:00Z"/>
                <w:color w:val="303030"/>
                <w:sz w:val="16"/>
                <w:szCs w:val="16"/>
                <w:lang w:val="pt-BR"/>
                <w:rPrChange w:id="1682" w:author="Mateus Berardo de Souza Terra" w:date="2016-02-08T22:05:00Z">
                  <w:rPr>
                    <w:ins w:id="1683" w:author="Mateus Berardo de Souza Terra" w:date="2016-02-08T20:04:00Z"/>
                    <w:color w:val="303030"/>
                    <w:lang w:val="pt-BR"/>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13:00Z">
              <w:r>
                <w:rPr>
                  <w:color w:val="303030"/>
                  <w:sz w:val="16"/>
                  <w:szCs w:val="16"/>
                  <w:lang w:val="pt-BR"/>
                </w:rPr>
                <w:t>)</w:t>
              </w:r>
            </w:ins>
          </w:p>
        </w:tc>
        <w:tc>
          <w:tcPr>
            <w:tcW w:w="1558" w:type="dxa"/>
            <w:tcPrChange w:id="1686"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87" w:author="Mateus Berardo de Souza Terra" w:date="2016-02-08T20:04:00Z"/>
                <w:color w:val="303030"/>
                <w:sz w:val="16"/>
                <w:szCs w:val="16"/>
                <w:lang w:val="pt-BR"/>
                <w:rPrChange w:id="1688" w:author="Mateus Berardo de Souza Terra" w:date="2016-02-08T22:05:00Z">
                  <w:rPr>
                    <w:ins w:id="1689" w:author="Mateus Berardo de Souza Terra" w:date="2016-02-08T20:04:00Z"/>
                    <w:color w:val="303030"/>
                    <w:lang w:val="pt-BR"/>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09:00Z">
              <w:r>
                <w:rPr>
                  <w:color w:val="303030"/>
                  <w:sz w:val="16"/>
                  <w:szCs w:val="16"/>
                  <w:lang w:val="pt-BR"/>
                </w:rPr>
                <w:t>73</w:t>
              </w:r>
            </w:ins>
          </w:p>
        </w:tc>
        <w:tc>
          <w:tcPr>
            <w:tcW w:w="1558" w:type="dxa"/>
            <w:tcPrChange w:id="1692"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93" w:author="Mateus Berardo de Souza Terra" w:date="2016-02-08T20:04:00Z"/>
                <w:color w:val="303030"/>
                <w:sz w:val="16"/>
                <w:szCs w:val="16"/>
                <w:lang w:val="pt-BR"/>
                <w:rPrChange w:id="1694" w:author="Mateus Berardo de Souza Terra" w:date="2016-02-08T22:05:00Z">
                  <w:rPr>
                    <w:ins w:id="1695" w:author="Mateus Berardo de Souza Terra" w:date="2016-02-08T20:04:00Z"/>
                    <w:color w:val="303030"/>
                    <w:lang w:val="pt-BR"/>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10:00Z">
              <w:r>
                <w:rPr>
                  <w:color w:val="303030"/>
                  <w:sz w:val="16"/>
                  <w:szCs w:val="16"/>
                  <w:lang w:val="pt-BR"/>
                </w:rPr>
                <w:t>I</w:t>
              </w:r>
            </w:ins>
          </w:p>
        </w:tc>
        <w:tc>
          <w:tcPr>
            <w:tcW w:w="1559" w:type="dxa"/>
            <w:tcPrChange w:id="1698"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99" w:author="Mateus Berardo de Souza Terra" w:date="2016-02-08T20:04:00Z"/>
                <w:color w:val="303030"/>
                <w:sz w:val="16"/>
                <w:szCs w:val="16"/>
                <w:lang w:val="pt-BR"/>
                <w:rPrChange w:id="1700" w:author="Mateus Berardo de Souza Terra" w:date="2016-02-08T22:05:00Z">
                  <w:rPr>
                    <w:ins w:id="1701" w:author="Mateus Berardo de Souza Terra" w:date="2016-02-08T20:04:00Z"/>
                    <w:color w:val="303030"/>
                    <w:lang w:val="pt-BR"/>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2:09:00Z">
              <w:r>
                <w:rPr>
                  <w:color w:val="303030"/>
                  <w:sz w:val="16"/>
                  <w:szCs w:val="16"/>
                  <w:lang w:val="pt-BR"/>
                </w:rPr>
                <w:t>105</w:t>
              </w:r>
            </w:ins>
          </w:p>
        </w:tc>
        <w:tc>
          <w:tcPr>
            <w:tcW w:w="1559" w:type="dxa"/>
            <w:tcPrChange w:id="1704"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705" w:author="Mateus Berardo de Souza Terra" w:date="2016-02-08T20:04:00Z"/>
                <w:color w:val="303030"/>
                <w:sz w:val="16"/>
                <w:szCs w:val="16"/>
                <w:lang w:val="pt-BR"/>
                <w:rPrChange w:id="1706" w:author="Mateus Berardo de Souza Terra" w:date="2016-02-08T22:05:00Z">
                  <w:rPr>
                    <w:ins w:id="1707" w:author="Mateus Berardo de Souza Terra" w:date="2016-02-08T20:04:00Z"/>
                    <w:color w:val="303030"/>
                    <w:lang w:val="pt-BR"/>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2:11:00Z">
              <w:r>
                <w:rPr>
                  <w:color w:val="303030"/>
                  <w:sz w:val="16"/>
                  <w:szCs w:val="16"/>
                  <w:lang w:val="pt-BR"/>
                </w:rPr>
                <w:t>i</w:t>
              </w:r>
            </w:ins>
          </w:p>
        </w:tc>
      </w:tr>
      <w:tr w:rsidR="00BA6212" w:rsidRPr="00A76C84" w14:paraId="03DF4CA2" w14:textId="77777777" w:rsidTr="00A76C84">
        <w:trPr>
          <w:trHeight w:val="20"/>
          <w:ins w:id="1710" w:author="Mateus Berardo de Souza Terra" w:date="2016-02-08T20:04:00Z"/>
        </w:trPr>
        <w:tc>
          <w:tcPr>
            <w:tcW w:w="1558" w:type="dxa"/>
            <w:tcPrChange w:id="1711"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712" w:author="Mateus Berardo de Souza Terra" w:date="2016-02-08T20:04:00Z"/>
                <w:color w:val="303030"/>
                <w:sz w:val="16"/>
                <w:szCs w:val="16"/>
                <w:lang w:val="pt-BR"/>
                <w:rPrChange w:id="1713" w:author="Mateus Berardo de Souza Terra" w:date="2016-02-08T22:05:00Z">
                  <w:rPr>
                    <w:ins w:id="1714" w:author="Mateus Berardo de Souza Terra" w:date="2016-02-08T20:04:00Z"/>
                    <w:color w:val="303030"/>
                    <w:lang w:val="pt-BR"/>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0:05:00Z">
              <w:r w:rsidRPr="00A76C84">
                <w:rPr>
                  <w:color w:val="303030"/>
                  <w:sz w:val="16"/>
                  <w:szCs w:val="16"/>
                  <w:lang w:val="pt-BR"/>
                  <w:rPrChange w:id="1717" w:author="Mateus Berardo de Souza Terra" w:date="2016-02-08T22:05:00Z">
                    <w:rPr>
                      <w:color w:val="303030"/>
                      <w:lang w:val="pt-BR"/>
                    </w:rPr>
                  </w:rPrChange>
                </w:rPr>
                <w:t>42</w:t>
              </w:r>
            </w:ins>
          </w:p>
        </w:tc>
        <w:tc>
          <w:tcPr>
            <w:tcW w:w="1558" w:type="dxa"/>
            <w:tcPrChange w:id="1718"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719" w:author="Mateus Berardo de Souza Terra" w:date="2016-02-08T20:04:00Z"/>
                <w:color w:val="303030"/>
                <w:sz w:val="16"/>
                <w:szCs w:val="16"/>
                <w:lang w:val="pt-BR"/>
                <w:rPrChange w:id="1720" w:author="Mateus Berardo de Souza Terra" w:date="2016-02-08T22:05:00Z">
                  <w:rPr>
                    <w:ins w:id="1721" w:author="Mateus Berardo de Souza Terra" w:date="2016-02-08T20:04:00Z"/>
                    <w:color w:val="303030"/>
                    <w:lang w:val="pt-BR"/>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13:00Z">
              <w:r>
                <w:rPr>
                  <w:color w:val="303030"/>
                  <w:sz w:val="16"/>
                  <w:szCs w:val="16"/>
                  <w:lang w:val="pt-BR"/>
                </w:rPr>
                <w:t>*</w:t>
              </w:r>
            </w:ins>
          </w:p>
        </w:tc>
        <w:tc>
          <w:tcPr>
            <w:tcW w:w="1558" w:type="dxa"/>
            <w:tcPrChange w:id="1724"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725" w:author="Mateus Berardo de Souza Terra" w:date="2016-02-08T20:04:00Z"/>
                <w:color w:val="303030"/>
                <w:sz w:val="16"/>
                <w:szCs w:val="16"/>
                <w:lang w:val="pt-BR"/>
                <w:rPrChange w:id="1726" w:author="Mateus Berardo de Souza Terra" w:date="2016-02-08T22:05:00Z">
                  <w:rPr>
                    <w:ins w:id="1727" w:author="Mateus Berardo de Souza Terra" w:date="2016-02-08T20:04:00Z"/>
                    <w:color w:val="303030"/>
                    <w:lang w:val="pt-BR"/>
                  </w:rPr>
                </w:rPrChange>
              </w:rPr>
              <w:pPrChange w:id="1728" w:author="Mateus Berardo de Souza Terra" w:date="2016-02-08T22:05:00Z">
                <w:pPr>
                  <w:pStyle w:val="NormalWeb"/>
                  <w:spacing w:before="0" w:beforeAutospacing="0" w:after="160" w:afterAutospacing="0"/>
                  <w:jc w:val="center"/>
                </w:pPr>
              </w:pPrChange>
            </w:pPr>
            <w:ins w:id="1729" w:author="Mateus Berardo de Souza Terra" w:date="2016-02-08T22:09:00Z">
              <w:r>
                <w:rPr>
                  <w:color w:val="303030"/>
                  <w:sz w:val="16"/>
                  <w:szCs w:val="16"/>
                  <w:lang w:val="pt-BR"/>
                </w:rPr>
                <w:t>74</w:t>
              </w:r>
            </w:ins>
          </w:p>
        </w:tc>
        <w:tc>
          <w:tcPr>
            <w:tcW w:w="1558" w:type="dxa"/>
            <w:tcPrChange w:id="1730"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731" w:author="Mateus Berardo de Souza Terra" w:date="2016-02-08T20:04:00Z"/>
                <w:color w:val="303030"/>
                <w:sz w:val="16"/>
                <w:szCs w:val="16"/>
                <w:lang w:val="pt-BR"/>
                <w:rPrChange w:id="1732" w:author="Mateus Berardo de Souza Terra" w:date="2016-02-08T22:05:00Z">
                  <w:rPr>
                    <w:ins w:id="1733" w:author="Mateus Berardo de Souza Terra" w:date="2016-02-08T20:04:00Z"/>
                    <w:color w:val="303030"/>
                    <w:lang w:val="pt-BR"/>
                  </w:rPr>
                </w:rPrChange>
              </w:rPr>
              <w:pPrChange w:id="1734" w:author="Mateus Berardo de Souza Terra" w:date="2016-02-08T22:05:00Z">
                <w:pPr>
                  <w:pStyle w:val="NormalWeb"/>
                  <w:spacing w:before="0" w:beforeAutospacing="0" w:after="160" w:afterAutospacing="0"/>
                  <w:jc w:val="center"/>
                </w:pPr>
              </w:pPrChange>
            </w:pPr>
            <w:ins w:id="1735" w:author="Mateus Berardo de Souza Terra" w:date="2016-02-08T22:10:00Z">
              <w:r>
                <w:rPr>
                  <w:color w:val="303030"/>
                  <w:sz w:val="16"/>
                  <w:szCs w:val="16"/>
                  <w:lang w:val="pt-BR"/>
                </w:rPr>
                <w:t>J</w:t>
              </w:r>
            </w:ins>
          </w:p>
        </w:tc>
        <w:tc>
          <w:tcPr>
            <w:tcW w:w="1559" w:type="dxa"/>
            <w:tcPrChange w:id="1736"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737" w:author="Mateus Berardo de Souza Terra" w:date="2016-02-08T20:04:00Z"/>
                <w:color w:val="303030"/>
                <w:sz w:val="16"/>
                <w:szCs w:val="16"/>
                <w:u w:val="single"/>
                <w:lang w:val="pt-BR"/>
                <w:rPrChange w:id="1738" w:author="Mateus Berardo de Souza Terra" w:date="2016-02-08T22:08:00Z">
                  <w:rPr>
                    <w:ins w:id="1739" w:author="Mateus Berardo de Souza Terra" w:date="2016-02-08T20:04:00Z"/>
                    <w:color w:val="303030"/>
                    <w:lang w:val="pt-BR"/>
                  </w:rPr>
                </w:rPrChange>
              </w:rPr>
              <w:pPrChange w:id="1740" w:author="Mateus Berardo de Souza Terra" w:date="2016-02-08T22:05:00Z">
                <w:pPr>
                  <w:pStyle w:val="NormalWeb"/>
                  <w:spacing w:before="0" w:beforeAutospacing="0" w:after="160" w:afterAutospacing="0"/>
                  <w:jc w:val="center"/>
                </w:pPr>
              </w:pPrChange>
            </w:pPr>
            <w:ins w:id="1741" w:author="Mateus Berardo de Souza Terra" w:date="2016-02-08T22:09:00Z">
              <w:r>
                <w:rPr>
                  <w:color w:val="303030"/>
                  <w:sz w:val="16"/>
                  <w:szCs w:val="16"/>
                  <w:lang w:val="pt-BR"/>
                </w:rPr>
                <w:t>106</w:t>
              </w:r>
            </w:ins>
          </w:p>
        </w:tc>
        <w:tc>
          <w:tcPr>
            <w:tcW w:w="1559" w:type="dxa"/>
            <w:tcPrChange w:id="1742"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743" w:author="Mateus Berardo de Souza Terra" w:date="2016-02-08T20:04:00Z"/>
                <w:color w:val="303030"/>
                <w:sz w:val="16"/>
                <w:szCs w:val="16"/>
                <w:lang w:val="pt-BR"/>
                <w:rPrChange w:id="1744" w:author="Mateus Berardo de Souza Terra" w:date="2016-02-08T22:05:00Z">
                  <w:rPr>
                    <w:ins w:id="1745" w:author="Mateus Berardo de Souza Terra" w:date="2016-02-08T20:04:00Z"/>
                    <w:color w:val="303030"/>
                    <w:lang w:val="pt-BR"/>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2:11:00Z">
              <w:r>
                <w:rPr>
                  <w:color w:val="303030"/>
                  <w:sz w:val="16"/>
                  <w:szCs w:val="16"/>
                  <w:lang w:val="pt-BR"/>
                </w:rPr>
                <w:t>j</w:t>
              </w:r>
            </w:ins>
          </w:p>
        </w:tc>
      </w:tr>
      <w:tr w:rsidR="00BA6212" w:rsidRPr="00A76C84" w14:paraId="363FA9CD" w14:textId="77777777" w:rsidTr="00A76C84">
        <w:trPr>
          <w:trHeight w:val="20"/>
          <w:ins w:id="1748" w:author="Mateus Berardo de Souza Terra" w:date="2016-02-08T20:04:00Z"/>
        </w:trPr>
        <w:tc>
          <w:tcPr>
            <w:tcW w:w="1558" w:type="dxa"/>
            <w:tcPrChange w:id="1749"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50" w:author="Mateus Berardo de Souza Terra" w:date="2016-02-08T20:04:00Z"/>
                <w:color w:val="303030"/>
                <w:sz w:val="16"/>
                <w:szCs w:val="16"/>
                <w:lang w:val="pt-BR"/>
                <w:rPrChange w:id="1751" w:author="Mateus Berardo de Souza Terra" w:date="2016-02-08T22:05:00Z">
                  <w:rPr>
                    <w:ins w:id="1752" w:author="Mateus Berardo de Souza Terra" w:date="2016-02-08T20:04:00Z"/>
                    <w:color w:val="303030"/>
                    <w:lang w:val="pt-BR"/>
                  </w:rPr>
                </w:rPrChange>
              </w:rPr>
              <w:pPrChange w:id="1753" w:author="Mateus Berardo de Souza Terra" w:date="2016-02-08T22:05:00Z">
                <w:pPr>
                  <w:pStyle w:val="NormalWeb"/>
                  <w:spacing w:before="0" w:beforeAutospacing="0" w:after="160" w:afterAutospacing="0"/>
                  <w:jc w:val="center"/>
                </w:pPr>
              </w:pPrChange>
            </w:pPr>
            <w:ins w:id="1754" w:author="Mateus Berardo de Souza Terra" w:date="2016-02-08T20:05:00Z">
              <w:r w:rsidRPr="00A76C84">
                <w:rPr>
                  <w:color w:val="303030"/>
                  <w:sz w:val="16"/>
                  <w:szCs w:val="16"/>
                  <w:lang w:val="pt-BR"/>
                  <w:rPrChange w:id="1755" w:author="Mateus Berardo de Souza Terra" w:date="2016-02-08T22:05:00Z">
                    <w:rPr>
                      <w:color w:val="303030"/>
                      <w:lang w:val="pt-BR"/>
                    </w:rPr>
                  </w:rPrChange>
                </w:rPr>
                <w:t>43</w:t>
              </w:r>
            </w:ins>
          </w:p>
        </w:tc>
        <w:tc>
          <w:tcPr>
            <w:tcW w:w="1558" w:type="dxa"/>
            <w:tcPrChange w:id="1756"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57" w:author="Mateus Berardo de Souza Terra" w:date="2016-02-08T20:04:00Z"/>
                <w:color w:val="303030"/>
                <w:sz w:val="16"/>
                <w:szCs w:val="16"/>
                <w:lang w:val="pt-BR"/>
                <w:rPrChange w:id="1758" w:author="Mateus Berardo de Souza Terra" w:date="2016-02-08T22:05:00Z">
                  <w:rPr>
                    <w:ins w:id="1759" w:author="Mateus Berardo de Souza Terra" w:date="2016-02-08T20:04:00Z"/>
                    <w:color w:val="303030"/>
                    <w:lang w:val="pt-BR"/>
                  </w:rPr>
                </w:rPrChange>
              </w:rPr>
              <w:pPrChange w:id="1760" w:author="Mateus Berardo de Souza Terra" w:date="2016-02-08T22:05:00Z">
                <w:pPr>
                  <w:pStyle w:val="NormalWeb"/>
                  <w:spacing w:before="0" w:beforeAutospacing="0" w:after="160" w:afterAutospacing="0"/>
                  <w:jc w:val="center"/>
                </w:pPr>
              </w:pPrChange>
            </w:pPr>
            <w:ins w:id="1761" w:author="Mateus Berardo de Souza Terra" w:date="2016-02-08T22:13:00Z">
              <w:r>
                <w:rPr>
                  <w:color w:val="303030"/>
                  <w:sz w:val="16"/>
                  <w:szCs w:val="16"/>
                  <w:lang w:val="pt-BR"/>
                </w:rPr>
                <w:t>+</w:t>
              </w:r>
            </w:ins>
          </w:p>
        </w:tc>
        <w:tc>
          <w:tcPr>
            <w:tcW w:w="1558" w:type="dxa"/>
            <w:tcPrChange w:id="1762"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63" w:author="Mateus Berardo de Souza Terra" w:date="2016-02-08T20:04:00Z"/>
                <w:color w:val="303030"/>
                <w:sz w:val="16"/>
                <w:szCs w:val="16"/>
                <w:lang w:val="pt-BR"/>
                <w:rPrChange w:id="1764" w:author="Mateus Berardo de Souza Terra" w:date="2016-02-08T22:05:00Z">
                  <w:rPr>
                    <w:ins w:id="1765" w:author="Mateus Berardo de Souza Terra" w:date="2016-02-08T20:04:00Z"/>
                    <w:color w:val="303030"/>
                    <w:lang w:val="pt-BR"/>
                  </w:rPr>
                </w:rPrChange>
              </w:rPr>
              <w:pPrChange w:id="1766" w:author="Mateus Berardo de Souza Terra" w:date="2016-02-08T22:05:00Z">
                <w:pPr>
                  <w:pStyle w:val="NormalWeb"/>
                  <w:spacing w:before="0" w:beforeAutospacing="0" w:after="160" w:afterAutospacing="0"/>
                  <w:jc w:val="center"/>
                </w:pPr>
              </w:pPrChange>
            </w:pPr>
            <w:ins w:id="1767" w:author="Mateus Berardo de Souza Terra" w:date="2016-02-08T22:09:00Z">
              <w:r>
                <w:rPr>
                  <w:color w:val="303030"/>
                  <w:sz w:val="16"/>
                  <w:szCs w:val="16"/>
                  <w:lang w:val="pt-BR"/>
                </w:rPr>
                <w:t>75</w:t>
              </w:r>
            </w:ins>
          </w:p>
        </w:tc>
        <w:tc>
          <w:tcPr>
            <w:tcW w:w="1558" w:type="dxa"/>
            <w:tcPrChange w:id="1768"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69" w:author="Mateus Berardo de Souza Terra" w:date="2016-02-08T20:04:00Z"/>
                <w:color w:val="303030"/>
                <w:sz w:val="16"/>
                <w:szCs w:val="16"/>
                <w:lang w:val="pt-BR"/>
                <w:rPrChange w:id="1770" w:author="Mateus Berardo de Souza Terra" w:date="2016-02-08T22:05:00Z">
                  <w:rPr>
                    <w:ins w:id="1771" w:author="Mateus Berardo de Souza Terra" w:date="2016-02-08T20:04:00Z"/>
                    <w:color w:val="303030"/>
                    <w:lang w:val="pt-BR"/>
                  </w:rPr>
                </w:rPrChange>
              </w:rPr>
              <w:pPrChange w:id="1772" w:author="Mateus Berardo de Souza Terra" w:date="2016-02-08T22:05:00Z">
                <w:pPr>
                  <w:pStyle w:val="NormalWeb"/>
                  <w:spacing w:before="0" w:beforeAutospacing="0" w:after="160" w:afterAutospacing="0"/>
                  <w:jc w:val="center"/>
                </w:pPr>
              </w:pPrChange>
            </w:pPr>
            <w:ins w:id="1773" w:author="Mateus Berardo de Souza Terra" w:date="2016-02-08T22:10:00Z">
              <w:r>
                <w:rPr>
                  <w:color w:val="303030"/>
                  <w:sz w:val="16"/>
                  <w:szCs w:val="16"/>
                  <w:lang w:val="pt-BR"/>
                </w:rPr>
                <w:t>K</w:t>
              </w:r>
            </w:ins>
          </w:p>
        </w:tc>
        <w:tc>
          <w:tcPr>
            <w:tcW w:w="1559" w:type="dxa"/>
            <w:tcPrChange w:id="1774"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75" w:author="Mateus Berardo de Souza Terra" w:date="2016-02-08T20:04:00Z"/>
                <w:color w:val="303030"/>
                <w:sz w:val="16"/>
                <w:szCs w:val="16"/>
                <w:lang w:val="pt-BR"/>
                <w:rPrChange w:id="1776" w:author="Mateus Berardo de Souza Terra" w:date="2016-02-08T22:05:00Z">
                  <w:rPr>
                    <w:ins w:id="1777" w:author="Mateus Berardo de Souza Terra" w:date="2016-02-08T20:04:00Z"/>
                    <w:color w:val="303030"/>
                    <w:lang w:val="pt-BR"/>
                  </w:rPr>
                </w:rPrChange>
              </w:rPr>
              <w:pPrChange w:id="1778" w:author="Mateus Berardo de Souza Terra" w:date="2016-02-08T22:05:00Z">
                <w:pPr>
                  <w:pStyle w:val="NormalWeb"/>
                  <w:spacing w:before="0" w:beforeAutospacing="0" w:after="160" w:afterAutospacing="0"/>
                  <w:jc w:val="center"/>
                </w:pPr>
              </w:pPrChange>
            </w:pPr>
            <w:ins w:id="1779" w:author="Mateus Berardo de Souza Terra" w:date="2016-02-08T22:09:00Z">
              <w:r>
                <w:rPr>
                  <w:color w:val="303030"/>
                  <w:sz w:val="16"/>
                  <w:szCs w:val="16"/>
                  <w:lang w:val="pt-BR"/>
                </w:rPr>
                <w:t>107</w:t>
              </w:r>
            </w:ins>
          </w:p>
        </w:tc>
        <w:tc>
          <w:tcPr>
            <w:tcW w:w="1559" w:type="dxa"/>
            <w:tcPrChange w:id="1780"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81" w:author="Mateus Berardo de Souza Terra" w:date="2016-02-08T20:04:00Z"/>
                <w:color w:val="303030"/>
                <w:sz w:val="16"/>
                <w:szCs w:val="16"/>
                <w:lang w:val="pt-BR"/>
                <w:rPrChange w:id="1782" w:author="Mateus Berardo de Souza Terra" w:date="2016-02-08T22:05:00Z">
                  <w:rPr>
                    <w:ins w:id="1783" w:author="Mateus Berardo de Souza Terra" w:date="2016-02-08T20:04:00Z"/>
                    <w:color w:val="303030"/>
                    <w:lang w:val="pt-BR"/>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2:11:00Z">
              <w:r>
                <w:rPr>
                  <w:color w:val="303030"/>
                  <w:sz w:val="16"/>
                  <w:szCs w:val="16"/>
                  <w:lang w:val="pt-BR"/>
                </w:rPr>
                <w:t>k</w:t>
              </w:r>
            </w:ins>
          </w:p>
        </w:tc>
      </w:tr>
      <w:tr w:rsidR="00BA6212" w:rsidRPr="00A76C84" w14:paraId="41540D49" w14:textId="77777777" w:rsidTr="00A76C84">
        <w:trPr>
          <w:trHeight w:val="20"/>
          <w:ins w:id="1786" w:author="Mateus Berardo de Souza Terra" w:date="2016-02-08T20:04:00Z"/>
        </w:trPr>
        <w:tc>
          <w:tcPr>
            <w:tcW w:w="1558" w:type="dxa"/>
            <w:tcPrChange w:id="1787"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88" w:author="Mateus Berardo de Souza Terra" w:date="2016-02-08T20:04:00Z"/>
                <w:color w:val="303030"/>
                <w:sz w:val="16"/>
                <w:szCs w:val="16"/>
                <w:lang w:val="pt-BR"/>
                <w:rPrChange w:id="1789" w:author="Mateus Berardo de Souza Terra" w:date="2016-02-08T22:05:00Z">
                  <w:rPr>
                    <w:ins w:id="1790" w:author="Mateus Berardo de Souza Terra" w:date="2016-02-08T20:04:00Z"/>
                    <w:color w:val="303030"/>
                    <w:lang w:val="pt-BR"/>
                  </w:rPr>
                </w:rPrChange>
              </w:rPr>
              <w:pPrChange w:id="1791" w:author="Mateus Berardo de Souza Terra" w:date="2016-02-08T22:05:00Z">
                <w:pPr>
                  <w:pStyle w:val="NormalWeb"/>
                  <w:spacing w:before="0" w:beforeAutospacing="0" w:after="160" w:afterAutospacing="0"/>
                  <w:jc w:val="center"/>
                </w:pPr>
              </w:pPrChange>
            </w:pPr>
            <w:ins w:id="1792" w:author="Mateus Berardo de Souza Terra" w:date="2016-02-08T20:05:00Z">
              <w:r w:rsidRPr="00A76C84">
                <w:rPr>
                  <w:color w:val="303030"/>
                  <w:sz w:val="16"/>
                  <w:szCs w:val="16"/>
                  <w:lang w:val="pt-BR"/>
                  <w:rPrChange w:id="1793" w:author="Mateus Berardo de Souza Terra" w:date="2016-02-08T22:05:00Z">
                    <w:rPr>
                      <w:color w:val="303030"/>
                      <w:lang w:val="pt-BR"/>
                    </w:rPr>
                  </w:rPrChange>
                </w:rPr>
                <w:t>44</w:t>
              </w:r>
            </w:ins>
          </w:p>
        </w:tc>
        <w:tc>
          <w:tcPr>
            <w:tcW w:w="1558" w:type="dxa"/>
            <w:tcPrChange w:id="1794"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95" w:author="Mateus Berardo de Souza Terra" w:date="2016-02-08T20:04:00Z"/>
                <w:color w:val="303030"/>
                <w:sz w:val="16"/>
                <w:szCs w:val="16"/>
                <w:lang w:val="pt-BR"/>
                <w:rPrChange w:id="1796" w:author="Mateus Berardo de Souza Terra" w:date="2016-02-08T22:05:00Z">
                  <w:rPr>
                    <w:ins w:id="1797" w:author="Mateus Berardo de Souza Terra" w:date="2016-02-08T20:04:00Z"/>
                    <w:color w:val="303030"/>
                    <w:lang w:val="pt-BR"/>
                  </w:rPr>
                </w:rPrChange>
              </w:rPr>
              <w:pPrChange w:id="1798" w:author="Mateus Berardo de Souza Terra" w:date="2016-02-08T22:05:00Z">
                <w:pPr>
                  <w:pStyle w:val="NormalWeb"/>
                  <w:spacing w:before="0" w:beforeAutospacing="0" w:after="160" w:afterAutospacing="0"/>
                  <w:jc w:val="center"/>
                </w:pPr>
              </w:pPrChange>
            </w:pPr>
            <w:ins w:id="1799" w:author="Mateus Berardo de Souza Terra" w:date="2016-02-08T22:13:00Z">
              <w:r>
                <w:rPr>
                  <w:color w:val="303030"/>
                  <w:sz w:val="16"/>
                  <w:szCs w:val="16"/>
                  <w:lang w:val="pt-BR"/>
                </w:rPr>
                <w:t>,</w:t>
              </w:r>
            </w:ins>
          </w:p>
        </w:tc>
        <w:tc>
          <w:tcPr>
            <w:tcW w:w="1558" w:type="dxa"/>
            <w:tcPrChange w:id="1800"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801" w:author="Mateus Berardo de Souza Terra" w:date="2016-02-08T20:04:00Z"/>
                <w:color w:val="303030"/>
                <w:sz w:val="16"/>
                <w:szCs w:val="16"/>
                <w:lang w:val="pt-BR"/>
                <w:rPrChange w:id="1802" w:author="Mateus Berardo de Souza Terra" w:date="2016-02-08T22:05:00Z">
                  <w:rPr>
                    <w:ins w:id="1803" w:author="Mateus Berardo de Souza Terra" w:date="2016-02-08T20:04:00Z"/>
                    <w:color w:val="303030"/>
                    <w:lang w:val="pt-BR"/>
                  </w:rPr>
                </w:rPrChange>
              </w:rPr>
              <w:pPrChange w:id="1804" w:author="Mateus Berardo de Souza Terra" w:date="2016-02-08T22:05:00Z">
                <w:pPr>
                  <w:pStyle w:val="NormalWeb"/>
                  <w:spacing w:before="0" w:beforeAutospacing="0" w:after="160" w:afterAutospacing="0"/>
                  <w:jc w:val="center"/>
                </w:pPr>
              </w:pPrChange>
            </w:pPr>
            <w:ins w:id="1805" w:author="Mateus Berardo de Souza Terra" w:date="2016-02-08T22:09:00Z">
              <w:r>
                <w:rPr>
                  <w:color w:val="303030"/>
                  <w:sz w:val="16"/>
                  <w:szCs w:val="16"/>
                  <w:lang w:val="pt-BR"/>
                </w:rPr>
                <w:t>76</w:t>
              </w:r>
            </w:ins>
          </w:p>
        </w:tc>
        <w:tc>
          <w:tcPr>
            <w:tcW w:w="1558" w:type="dxa"/>
            <w:tcPrChange w:id="1806"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807" w:author="Mateus Berardo de Souza Terra" w:date="2016-02-08T20:04:00Z"/>
                <w:color w:val="303030"/>
                <w:sz w:val="16"/>
                <w:szCs w:val="16"/>
                <w:lang w:val="pt-BR"/>
                <w:rPrChange w:id="1808" w:author="Mateus Berardo de Souza Terra" w:date="2016-02-08T22:05:00Z">
                  <w:rPr>
                    <w:ins w:id="1809" w:author="Mateus Berardo de Souza Terra" w:date="2016-02-08T20:04:00Z"/>
                    <w:color w:val="303030"/>
                    <w:lang w:val="pt-BR"/>
                  </w:rPr>
                </w:rPrChange>
              </w:rPr>
              <w:pPrChange w:id="1810" w:author="Mateus Berardo de Souza Terra" w:date="2016-02-08T22:05:00Z">
                <w:pPr>
                  <w:pStyle w:val="NormalWeb"/>
                  <w:spacing w:before="0" w:beforeAutospacing="0" w:after="160" w:afterAutospacing="0"/>
                  <w:jc w:val="center"/>
                </w:pPr>
              </w:pPrChange>
            </w:pPr>
            <w:ins w:id="1811" w:author="Mateus Berardo de Souza Terra" w:date="2016-02-08T22:10:00Z">
              <w:r>
                <w:rPr>
                  <w:color w:val="303030"/>
                  <w:sz w:val="16"/>
                  <w:szCs w:val="16"/>
                  <w:lang w:val="pt-BR"/>
                </w:rPr>
                <w:t>L</w:t>
              </w:r>
            </w:ins>
          </w:p>
        </w:tc>
        <w:tc>
          <w:tcPr>
            <w:tcW w:w="1559" w:type="dxa"/>
            <w:tcPrChange w:id="1812"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813" w:author="Mateus Berardo de Souza Terra" w:date="2016-02-08T20:04:00Z"/>
                <w:color w:val="303030"/>
                <w:sz w:val="16"/>
                <w:szCs w:val="16"/>
                <w:lang w:val="pt-BR"/>
                <w:rPrChange w:id="1814" w:author="Mateus Berardo de Souza Terra" w:date="2016-02-08T22:05:00Z">
                  <w:rPr>
                    <w:ins w:id="1815" w:author="Mateus Berardo de Souza Terra" w:date="2016-02-08T20:04:00Z"/>
                    <w:color w:val="303030"/>
                    <w:lang w:val="pt-BR"/>
                  </w:rPr>
                </w:rPrChange>
              </w:rPr>
              <w:pPrChange w:id="1816" w:author="Mateus Berardo de Souza Terra" w:date="2016-02-08T22:05:00Z">
                <w:pPr>
                  <w:pStyle w:val="NormalWeb"/>
                  <w:spacing w:before="0" w:beforeAutospacing="0" w:after="160" w:afterAutospacing="0"/>
                  <w:jc w:val="center"/>
                </w:pPr>
              </w:pPrChange>
            </w:pPr>
            <w:ins w:id="1817" w:author="Mateus Berardo de Souza Terra" w:date="2016-02-08T22:09:00Z">
              <w:r>
                <w:rPr>
                  <w:color w:val="303030"/>
                  <w:sz w:val="16"/>
                  <w:szCs w:val="16"/>
                  <w:lang w:val="pt-BR"/>
                </w:rPr>
                <w:t>108</w:t>
              </w:r>
            </w:ins>
          </w:p>
        </w:tc>
        <w:tc>
          <w:tcPr>
            <w:tcW w:w="1559" w:type="dxa"/>
            <w:tcPrChange w:id="1818"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819" w:author="Mateus Berardo de Souza Terra" w:date="2016-02-08T20:04:00Z"/>
                <w:color w:val="303030"/>
                <w:sz w:val="16"/>
                <w:szCs w:val="16"/>
                <w:lang w:val="pt-BR"/>
                <w:rPrChange w:id="1820" w:author="Mateus Berardo de Souza Terra" w:date="2016-02-08T22:05:00Z">
                  <w:rPr>
                    <w:ins w:id="1821" w:author="Mateus Berardo de Souza Terra" w:date="2016-02-08T20:04:00Z"/>
                    <w:color w:val="303030"/>
                    <w:lang w:val="pt-BR"/>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2:11:00Z">
              <w:r>
                <w:rPr>
                  <w:color w:val="303030"/>
                  <w:sz w:val="16"/>
                  <w:szCs w:val="16"/>
                  <w:lang w:val="pt-BR"/>
                </w:rPr>
                <w:t>l</w:t>
              </w:r>
            </w:ins>
          </w:p>
        </w:tc>
      </w:tr>
      <w:tr w:rsidR="00BA6212" w:rsidRPr="00A76C84" w14:paraId="5D61B851" w14:textId="77777777" w:rsidTr="00A76C84">
        <w:trPr>
          <w:trHeight w:val="20"/>
          <w:ins w:id="1824" w:author="Mateus Berardo de Souza Terra" w:date="2016-02-08T20:04:00Z"/>
        </w:trPr>
        <w:tc>
          <w:tcPr>
            <w:tcW w:w="1558" w:type="dxa"/>
            <w:tcPrChange w:id="1825"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826" w:author="Mateus Berardo de Souza Terra" w:date="2016-02-08T20:04:00Z"/>
                <w:color w:val="303030"/>
                <w:sz w:val="16"/>
                <w:szCs w:val="16"/>
                <w:lang w:val="pt-BR"/>
                <w:rPrChange w:id="1827" w:author="Mateus Berardo de Souza Terra" w:date="2016-02-08T22:05:00Z">
                  <w:rPr>
                    <w:ins w:id="1828" w:author="Mateus Berardo de Souza Terra" w:date="2016-02-08T20:04:00Z"/>
                    <w:color w:val="303030"/>
                    <w:lang w:val="pt-BR"/>
                  </w:rPr>
                </w:rPrChange>
              </w:rPr>
              <w:pPrChange w:id="1829" w:author="Mateus Berardo de Souza Terra" w:date="2016-02-08T22:05:00Z">
                <w:pPr>
                  <w:pStyle w:val="NormalWeb"/>
                  <w:spacing w:before="0" w:beforeAutospacing="0" w:after="160" w:afterAutospacing="0"/>
                  <w:jc w:val="center"/>
                </w:pPr>
              </w:pPrChange>
            </w:pPr>
            <w:ins w:id="1830" w:author="Mateus Berardo de Souza Terra" w:date="2016-02-08T20:05:00Z">
              <w:r w:rsidRPr="00A76C84">
                <w:rPr>
                  <w:color w:val="303030"/>
                  <w:sz w:val="16"/>
                  <w:szCs w:val="16"/>
                  <w:lang w:val="pt-BR"/>
                  <w:rPrChange w:id="1831" w:author="Mateus Berardo de Souza Terra" w:date="2016-02-08T22:05:00Z">
                    <w:rPr>
                      <w:color w:val="303030"/>
                      <w:lang w:val="pt-BR"/>
                    </w:rPr>
                  </w:rPrChange>
                </w:rPr>
                <w:t>45</w:t>
              </w:r>
            </w:ins>
          </w:p>
        </w:tc>
        <w:tc>
          <w:tcPr>
            <w:tcW w:w="1558" w:type="dxa"/>
            <w:tcPrChange w:id="1832"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833" w:author="Mateus Berardo de Souza Terra" w:date="2016-02-08T20:04:00Z"/>
                <w:color w:val="303030"/>
                <w:sz w:val="16"/>
                <w:szCs w:val="16"/>
                <w:lang w:val="pt-BR"/>
                <w:rPrChange w:id="1834" w:author="Mateus Berardo de Souza Terra" w:date="2016-02-08T22:05:00Z">
                  <w:rPr>
                    <w:ins w:id="1835" w:author="Mateus Berardo de Souza Terra" w:date="2016-02-08T20:04:00Z"/>
                    <w:color w:val="303030"/>
                    <w:lang w:val="pt-BR"/>
                  </w:rPr>
                </w:rPrChange>
              </w:rPr>
              <w:pPrChange w:id="1836" w:author="Mateus Berardo de Souza Terra" w:date="2016-02-08T22:05:00Z">
                <w:pPr>
                  <w:pStyle w:val="NormalWeb"/>
                  <w:spacing w:before="0" w:beforeAutospacing="0" w:after="160" w:afterAutospacing="0"/>
                  <w:jc w:val="center"/>
                </w:pPr>
              </w:pPrChange>
            </w:pPr>
            <w:ins w:id="1837" w:author="Mateus Berardo de Souza Terra" w:date="2016-02-08T22:13:00Z">
              <w:r>
                <w:rPr>
                  <w:color w:val="303030"/>
                  <w:sz w:val="16"/>
                  <w:szCs w:val="16"/>
                  <w:lang w:val="pt-BR"/>
                </w:rPr>
                <w:t>-</w:t>
              </w:r>
            </w:ins>
          </w:p>
        </w:tc>
        <w:tc>
          <w:tcPr>
            <w:tcW w:w="1558" w:type="dxa"/>
            <w:tcPrChange w:id="1838"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839" w:author="Mateus Berardo de Souza Terra" w:date="2016-02-08T20:04:00Z"/>
                <w:color w:val="303030"/>
                <w:sz w:val="16"/>
                <w:szCs w:val="16"/>
                <w:lang w:val="pt-BR"/>
                <w:rPrChange w:id="1840" w:author="Mateus Berardo de Souza Terra" w:date="2016-02-08T22:05:00Z">
                  <w:rPr>
                    <w:ins w:id="1841" w:author="Mateus Berardo de Souza Terra" w:date="2016-02-08T20:04:00Z"/>
                    <w:color w:val="303030"/>
                    <w:lang w:val="pt-BR"/>
                  </w:rPr>
                </w:rPrChange>
              </w:rPr>
              <w:pPrChange w:id="1842" w:author="Mateus Berardo de Souza Terra" w:date="2016-02-08T22:05:00Z">
                <w:pPr>
                  <w:pStyle w:val="NormalWeb"/>
                  <w:spacing w:before="0" w:beforeAutospacing="0" w:after="160" w:afterAutospacing="0"/>
                  <w:jc w:val="center"/>
                </w:pPr>
              </w:pPrChange>
            </w:pPr>
            <w:ins w:id="1843" w:author="Mateus Berardo de Souza Terra" w:date="2016-02-08T22:09:00Z">
              <w:r>
                <w:rPr>
                  <w:color w:val="303030"/>
                  <w:sz w:val="16"/>
                  <w:szCs w:val="16"/>
                  <w:lang w:val="pt-BR"/>
                </w:rPr>
                <w:t>77</w:t>
              </w:r>
            </w:ins>
          </w:p>
        </w:tc>
        <w:tc>
          <w:tcPr>
            <w:tcW w:w="1558" w:type="dxa"/>
            <w:tcPrChange w:id="1844"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45" w:author="Mateus Berardo de Souza Terra" w:date="2016-02-08T20:04:00Z"/>
                <w:color w:val="303030"/>
                <w:sz w:val="16"/>
                <w:szCs w:val="16"/>
                <w:lang w:val="pt-BR"/>
                <w:rPrChange w:id="1846" w:author="Mateus Berardo de Souza Terra" w:date="2016-02-08T22:05:00Z">
                  <w:rPr>
                    <w:ins w:id="1847" w:author="Mateus Berardo de Souza Terra" w:date="2016-02-08T20:04:00Z"/>
                    <w:color w:val="303030"/>
                    <w:lang w:val="pt-BR"/>
                  </w:rPr>
                </w:rPrChange>
              </w:rPr>
              <w:pPrChange w:id="1848" w:author="Mateus Berardo de Souza Terra" w:date="2016-02-08T22:05:00Z">
                <w:pPr>
                  <w:pStyle w:val="NormalWeb"/>
                  <w:spacing w:before="0" w:beforeAutospacing="0" w:after="160" w:afterAutospacing="0"/>
                  <w:jc w:val="center"/>
                </w:pPr>
              </w:pPrChange>
            </w:pPr>
            <w:ins w:id="1849" w:author="Mateus Berardo de Souza Terra" w:date="2016-02-08T22:10:00Z">
              <w:r>
                <w:rPr>
                  <w:color w:val="303030"/>
                  <w:sz w:val="16"/>
                  <w:szCs w:val="16"/>
                  <w:lang w:val="pt-BR"/>
                </w:rPr>
                <w:t>M</w:t>
              </w:r>
            </w:ins>
          </w:p>
        </w:tc>
        <w:tc>
          <w:tcPr>
            <w:tcW w:w="1559" w:type="dxa"/>
            <w:tcPrChange w:id="1850"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51" w:author="Mateus Berardo de Souza Terra" w:date="2016-02-08T20:04:00Z"/>
                <w:color w:val="303030"/>
                <w:sz w:val="16"/>
                <w:szCs w:val="16"/>
                <w:lang w:val="pt-BR"/>
                <w:rPrChange w:id="1852" w:author="Mateus Berardo de Souza Terra" w:date="2016-02-08T22:05:00Z">
                  <w:rPr>
                    <w:ins w:id="1853" w:author="Mateus Berardo de Souza Terra" w:date="2016-02-08T20:04:00Z"/>
                    <w:color w:val="303030"/>
                    <w:lang w:val="pt-BR"/>
                  </w:rPr>
                </w:rPrChange>
              </w:rPr>
              <w:pPrChange w:id="1854" w:author="Mateus Berardo de Souza Terra" w:date="2016-02-08T22:05:00Z">
                <w:pPr>
                  <w:pStyle w:val="NormalWeb"/>
                  <w:spacing w:before="0" w:beforeAutospacing="0" w:after="160" w:afterAutospacing="0"/>
                  <w:jc w:val="center"/>
                </w:pPr>
              </w:pPrChange>
            </w:pPr>
            <w:ins w:id="1855" w:author="Mateus Berardo de Souza Terra" w:date="2016-02-08T22:09:00Z">
              <w:r>
                <w:rPr>
                  <w:color w:val="303030"/>
                  <w:sz w:val="16"/>
                  <w:szCs w:val="16"/>
                  <w:lang w:val="pt-BR"/>
                </w:rPr>
                <w:t>109</w:t>
              </w:r>
            </w:ins>
          </w:p>
        </w:tc>
        <w:tc>
          <w:tcPr>
            <w:tcW w:w="1559" w:type="dxa"/>
            <w:tcPrChange w:id="1856"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57" w:author="Mateus Berardo de Souza Terra" w:date="2016-02-08T20:04:00Z"/>
                <w:color w:val="303030"/>
                <w:sz w:val="16"/>
                <w:szCs w:val="16"/>
                <w:lang w:val="pt-BR"/>
                <w:rPrChange w:id="1858" w:author="Mateus Berardo de Souza Terra" w:date="2016-02-08T22:05:00Z">
                  <w:rPr>
                    <w:ins w:id="1859" w:author="Mateus Berardo de Souza Terra" w:date="2016-02-08T20:04:00Z"/>
                    <w:color w:val="303030"/>
                    <w:lang w:val="pt-BR"/>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2:11:00Z">
              <w:r>
                <w:rPr>
                  <w:color w:val="303030"/>
                  <w:sz w:val="16"/>
                  <w:szCs w:val="16"/>
                  <w:lang w:val="pt-BR"/>
                </w:rPr>
                <w:t>m</w:t>
              </w:r>
            </w:ins>
          </w:p>
        </w:tc>
      </w:tr>
      <w:tr w:rsidR="00BA6212" w:rsidRPr="00A76C84" w14:paraId="5699DACE" w14:textId="77777777" w:rsidTr="00A76C84">
        <w:trPr>
          <w:trHeight w:val="20"/>
          <w:ins w:id="1862" w:author="Mateus Berardo de Souza Terra" w:date="2016-02-08T20:04:00Z"/>
        </w:trPr>
        <w:tc>
          <w:tcPr>
            <w:tcW w:w="1558" w:type="dxa"/>
            <w:tcPrChange w:id="1863"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64" w:author="Mateus Berardo de Souza Terra" w:date="2016-02-08T20:04:00Z"/>
                <w:color w:val="303030"/>
                <w:sz w:val="16"/>
                <w:szCs w:val="16"/>
                <w:lang w:val="pt-BR"/>
                <w:rPrChange w:id="1865" w:author="Mateus Berardo de Souza Terra" w:date="2016-02-08T22:05:00Z">
                  <w:rPr>
                    <w:ins w:id="1866" w:author="Mateus Berardo de Souza Terra" w:date="2016-02-08T20:04:00Z"/>
                    <w:color w:val="303030"/>
                    <w:lang w:val="pt-BR"/>
                  </w:rPr>
                </w:rPrChange>
              </w:rPr>
              <w:pPrChange w:id="1867" w:author="Mateus Berardo de Souza Terra" w:date="2016-02-08T22:05:00Z">
                <w:pPr>
                  <w:pStyle w:val="NormalWeb"/>
                  <w:spacing w:before="0" w:beforeAutospacing="0" w:after="160" w:afterAutospacing="0"/>
                  <w:jc w:val="center"/>
                </w:pPr>
              </w:pPrChange>
            </w:pPr>
            <w:ins w:id="1868" w:author="Mateus Berardo de Souza Terra" w:date="2016-02-08T20:05:00Z">
              <w:r w:rsidRPr="00A76C84">
                <w:rPr>
                  <w:color w:val="303030"/>
                  <w:sz w:val="16"/>
                  <w:szCs w:val="16"/>
                  <w:lang w:val="pt-BR"/>
                  <w:rPrChange w:id="1869" w:author="Mateus Berardo de Souza Terra" w:date="2016-02-08T22:05:00Z">
                    <w:rPr>
                      <w:color w:val="303030"/>
                      <w:lang w:val="pt-BR"/>
                    </w:rPr>
                  </w:rPrChange>
                </w:rPr>
                <w:t>46</w:t>
              </w:r>
            </w:ins>
          </w:p>
        </w:tc>
        <w:tc>
          <w:tcPr>
            <w:tcW w:w="1558" w:type="dxa"/>
            <w:tcPrChange w:id="1870"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71" w:author="Mateus Berardo de Souza Terra" w:date="2016-02-08T20:04:00Z"/>
                <w:color w:val="303030"/>
                <w:sz w:val="16"/>
                <w:szCs w:val="16"/>
                <w:lang w:val="pt-BR"/>
                <w:rPrChange w:id="1872" w:author="Mateus Berardo de Souza Terra" w:date="2016-02-08T22:05:00Z">
                  <w:rPr>
                    <w:ins w:id="1873" w:author="Mateus Berardo de Souza Terra" w:date="2016-02-08T20:04:00Z"/>
                    <w:color w:val="303030"/>
                    <w:lang w:val="pt-BR"/>
                  </w:rPr>
                </w:rPrChange>
              </w:rPr>
              <w:pPrChange w:id="1874" w:author="Mateus Berardo de Souza Terra" w:date="2016-02-08T22:05:00Z">
                <w:pPr>
                  <w:pStyle w:val="NormalWeb"/>
                  <w:spacing w:before="0" w:beforeAutospacing="0" w:after="160" w:afterAutospacing="0"/>
                  <w:jc w:val="center"/>
                </w:pPr>
              </w:pPrChange>
            </w:pPr>
            <w:ins w:id="1875" w:author="Mateus Berardo de Souza Terra" w:date="2016-02-08T22:13:00Z">
              <w:r>
                <w:rPr>
                  <w:color w:val="303030"/>
                  <w:sz w:val="16"/>
                  <w:szCs w:val="16"/>
                  <w:lang w:val="pt-BR"/>
                </w:rPr>
                <w:t>.</w:t>
              </w:r>
            </w:ins>
          </w:p>
        </w:tc>
        <w:tc>
          <w:tcPr>
            <w:tcW w:w="1558" w:type="dxa"/>
            <w:tcPrChange w:id="1876"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77" w:author="Mateus Berardo de Souza Terra" w:date="2016-02-08T20:04:00Z"/>
                <w:color w:val="303030"/>
                <w:sz w:val="16"/>
                <w:szCs w:val="16"/>
                <w:lang w:val="pt-BR"/>
                <w:rPrChange w:id="1878" w:author="Mateus Berardo de Souza Terra" w:date="2016-02-08T22:05:00Z">
                  <w:rPr>
                    <w:ins w:id="1879" w:author="Mateus Berardo de Souza Terra" w:date="2016-02-08T20:04:00Z"/>
                    <w:color w:val="303030"/>
                    <w:lang w:val="pt-BR"/>
                  </w:rPr>
                </w:rPrChange>
              </w:rPr>
              <w:pPrChange w:id="1880" w:author="Mateus Berardo de Souza Terra" w:date="2016-02-08T22:05:00Z">
                <w:pPr>
                  <w:pStyle w:val="NormalWeb"/>
                  <w:spacing w:before="0" w:beforeAutospacing="0" w:after="160" w:afterAutospacing="0"/>
                  <w:jc w:val="center"/>
                </w:pPr>
              </w:pPrChange>
            </w:pPr>
            <w:ins w:id="1881" w:author="Mateus Berardo de Souza Terra" w:date="2016-02-08T22:09:00Z">
              <w:r>
                <w:rPr>
                  <w:color w:val="303030"/>
                  <w:sz w:val="16"/>
                  <w:szCs w:val="16"/>
                  <w:lang w:val="pt-BR"/>
                </w:rPr>
                <w:t>78</w:t>
              </w:r>
            </w:ins>
          </w:p>
        </w:tc>
        <w:tc>
          <w:tcPr>
            <w:tcW w:w="1558" w:type="dxa"/>
            <w:tcPrChange w:id="1882"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83" w:author="Mateus Berardo de Souza Terra" w:date="2016-02-08T20:04:00Z"/>
                <w:color w:val="303030"/>
                <w:sz w:val="16"/>
                <w:szCs w:val="16"/>
                <w:lang w:val="pt-BR"/>
                <w:rPrChange w:id="1884" w:author="Mateus Berardo de Souza Terra" w:date="2016-02-08T22:05:00Z">
                  <w:rPr>
                    <w:ins w:id="1885" w:author="Mateus Berardo de Souza Terra" w:date="2016-02-08T20:04:00Z"/>
                    <w:color w:val="303030"/>
                    <w:lang w:val="pt-BR"/>
                  </w:rPr>
                </w:rPrChange>
              </w:rPr>
              <w:pPrChange w:id="1886" w:author="Mateus Berardo de Souza Terra" w:date="2016-02-08T22:05:00Z">
                <w:pPr>
                  <w:pStyle w:val="NormalWeb"/>
                  <w:spacing w:before="0" w:beforeAutospacing="0" w:after="160" w:afterAutospacing="0"/>
                  <w:jc w:val="center"/>
                </w:pPr>
              </w:pPrChange>
            </w:pPr>
            <w:ins w:id="1887" w:author="Mateus Berardo de Souza Terra" w:date="2016-02-08T22:10:00Z">
              <w:r>
                <w:rPr>
                  <w:color w:val="303030"/>
                  <w:sz w:val="16"/>
                  <w:szCs w:val="16"/>
                  <w:lang w:val="pt-BR"/>
                </w:rPr>
                <w:t>N</w:t>
              </w:r>
            </w:ins>
          </w:p>
        </w:tc>
        <w:tc>
          <w:tcPr>
            <w:tcW w:w="1559" w:type="dxa"/>
            <w:tcPrChange w:id="1888"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89" w:author="Mateus Berardo de Souza Terra" w:date="2016-02-08T20:04:00Z"/>
                <w:color w:val="303030"/>
                <w:sz w:val="16"/>
                <w:szCs w:val="16"/>
                <w:lang w:val="pt-BR"/>
                <w:rPrChange w:id="1890" w:author="Mateus Berardo de Souza Terra" w:date="2016-02-08T22:05:00Z">
                  <w:rPr>
                    <w:ins w:id="1891" w:author="Mateus Berardo de Souza Terra" w:date="2016-02-08T20:04:00Z"/>
                    <w:color w:val="303030"/>
                    <w:lang w:val="pt-BR"/>
                  </w:rPr>
                </w:rPrChange>
              </w:rPr>
              <w:pPrChange w:id="1892" w:author="Mateus Berardo de Souza Terra" w:date="2016-02-08T22:05:00Z">
                <w:pPr>
                  <w:pStyle w:val="NormalWeb"/>
                  <w:spacing w:before="0" w:beforeAutospacing="0" w:after="160" w:afterAutospacing="0"/>
                  <w:jc w:val="center"/>
                </w:pPr>
              </w:pPrChange>
            </w:pPr>
            <w:ins w:id="1893" w:author="Mateus Berardo de Souza Terra" w:date="2016-02-08T22:09:00Z">
              <w:r>
                <w:rPr>
                  <w:color w:val="303030"/>
                  <w:sz w:val="16"/>
                  <w:szCs w:val="16"/>
                  <w:lang w:val="pt-BR"/>
                </w:rPr>
                <w:t>110</w:t>
              </w:r>
            </w:ins>
          </w:p>
        </w:tc>
        <w:tc>
          <w:tcPr>
            <w:tcW w:w="1559" w:type="dxa"/>
            <w:tcPrChange w:id="1894"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95" w:author="Mateus Berardo de Souza Terra" w:date="2016-02-08T20:04:00Z"/>
                <w:color w:val="303030"/>
                <w:sz w:val="16"/>
                <w:szCs w:val="16"/>
                <w:lang w:val="pt-BR"/>
                <w:rPrChange w:id="1896" w:author="Mateus Berardo de Souza Terra" w:date="2016-02-08T22:05:00Z">
                  <w:rPr>
                    <w:ins w:id="1897" w:author="Mateus Berardo de Souza Terra" w:date="2016-02-08T20:04:00Z"/>
                    <w:color w:val="303030"/>
                    <w:lang w:val="pt-BR"/>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2:11:00Z">
              <w:r>
                <w:rPr>
                  <w:color w:val="303030"/>
                  <w:sz w:val="16"/>
                  <w:szCs w:val="16"/>
                  <w:lang w:val="pt-BR"/>
                </w:rPr>
                <w:t>n</w:t>
              </w:r>
            </w:ins>
          </w:p>
        </w:tc>
      </w:tr>
      <w:tr w:rsidR="00BA6212" w:rsidRPr="00A76C84" w14:paraId="00FF0903" w14:textId="77777777" w:rsidTr="00A76C84">
        <w:trPr>
          <w:trHeight w:val="20"/>
          <w:ins w:id="1900" w:author="Mateus Berardo de Souza Terra" w:date="2016-02-08T20:04:00Z"/>
        </w:trPr>
        <w:tc>
          <w:tcPr>
            <w:tcW w:w="1558" w:type="dxa"/>
            <w:tcPrChange w:id="1901"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902" w:author="Mateus Berardo de Souza Terra" w:date="2016-02-08T20:04:00Z"/>
                <w:color w:val="303030"/>
                <w:sz w:val="16"/>
                <w:szCs w:val="16"/>
                <w:lang w:val="pt-BR"/>
                <w:rPrChange w:id="1903" w:author="Mateus Berardo de Souza Terra" w:date="2016-02-08T22:05:00Z">
                  <w:rPr>
                    <w:ins w:id="1904" w:author="Mateus Berardo de Souza Terra" w:date="2016-02-08T20:04:00Z"/>
                    <w:color w:val="303030"/>
                    <w:lang w:val="pt-BR"/>
                  </w:rPr>
                </w:rPrChange>
              </w:rPr>
              <w:pPrChange w:id="1905" w:author="Mateus Berardo de Souza Terra" w:date="2016-02-08T22:05:00Z">
                <w:pPr>
                  <w:pStyle w:val="NormalWeb"/>
                  <w:spacing w:before="0" w:beforeAutospacing="0" w:after="160" w:afterAutospacing="0"/>
                  <w:jc w:val="center"/>
                </w:pPr>
              </w:pPrChange>
            </w:pPr>
            <w:ins w:id="1906" w:author="Mateus Berardo de Souza Terra" w:date="2016-02-08T20:05:00Z">
              <w:r w:rsidRPr="00A76C84">
                <w:rPr>
                  <w:color w:val="303030"/>
                  <w:sz w:val="16"/>
                  <w:szCs w:val="16"/>
                  <w:lang w:val="pt-BR"/>
                  <w:rPrChange w:id="1907" w:author="Mateus Berardo de Souza Terra" w:date="2016-02-08T22:05:00Z">
                    <w:rPr>
                      <w:color w:val="303030"/>
                      <w:lang w:val="pt-BR"/>
                    </w:rPr>
                  </w:rPrChange>
                </w:rPr>
                <w:t>47</w:t>
              </w:r>
            </w:ins>
          </w:p>
        </w:tc>
        <w:tc>
          <w:tcPr>
            <w:tcW w:w="1558" w:type="dxa"/>
            <w:tcPrChange w:id="1908"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909" w:author="Mateus Berardo de Souza Terra" w:date="2016-02-08T20:04:00Z"/>
                <w:color w:val="303030"/>
                <w:sz w:val="16"/>
                <w:szCs w:val="16"/>
                <w:lang w:val="pt-BR"/>
                <w:rPrChange w:id="1910" w:author="Mateus Berardo de Souza Terra" w:date="2016-02-08T22:05:00Z">
                  <w:rPr>
                    <w:ins w:id="1911" w:author="Mateus Berardo de Souza Terra" w:date="2016-02-08T20:04:00Z"/>
                    <w:color w:val="303030"/>
                    <w:lang w:val="pt-BR"/>
                  </w:rPr>
                </w:rPrChange>
              </w:rPr>
              <w:pPrChange w:id="1912" w:author="Mateus Berardo de Souza Terra" w:date="2016-02-08T22:05:00Z">
                <w:pPr>
                  <w:pStyle w:val="NormalWeb"/>
                  <w:spacing w:before="0" w:beforeAutospacing="0" w:after="160" w:afterAutospacing="0"/>
                  <w:jc w:val="center"/>
                </w:pPr>
              </w:pPrChange>
            </w:pPr>
            <w:ins w:id="1913" w:author="Mateus Berardo de Souza Terra" w:date="2016-02-08T22:13:00Z">
              <w:r>
                <w:rPr>
                  <w:color w:val="303030"/>
                  <w:sz w:val="16"/>
                  <w:szCs w:val="16"/>
                  <w:lang w:val="pt-BR"/>
                </w:rPr>
                <w:t>/</w:t>
              </w:r>
            </w:ins>
          </w:p>
        </w:tc>
        <w:tc>
          <w:tcPr>
            <w:tcW w:w="1558" w:type="dxa"/>
            <w:tcPrChange w:id="1914"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915" w:author="Mateus Berardo de Souza Terra" w:date="2016-02-08T20:04:00Z"/>
                <w:color w:val="303030"/>
                <w:sz w:val="16"/>
                <w:szCs w:val="16"/>
                <w:lang w:val="pt-BR"/>
                <w:rPrChange w:id="1916" w:author="Mateus Berardo de Souza Terra" w:date="2016-02-08T22:05:00Z">
                  <w:rPr>
                    <w:ins w:id="1917" w:author="Mateus Berardo de Souza Terra" w:date="2016-02-08T20:04:00Z"/>
                    <w:color w:val="303030"/>
                    <w:lang w:val="pt-BR"/>
                  </w:rPr>
                </w:rPrChange>
              </w:rPr>
              <w:pPrChange w:id="1918" w:author="Mateus Berardo de Souza Terra" w:date="2016-02-08T22:05:00Z">
                <w:pPr>
                  <w:pStyle w:val="NormalWeb"/>
                  <w:spacing w:before="0" w:beforeAutospacing="0" w:after="160" w:afterAutospacing="0"/>
                  <w:jc w:val="center"/>
                </w:pPr>
              </w:pPrChange>
            </w:pPr>
            <w:ins w:id="1919" w:author="Mateus Berardo de Souza Terra" w:date="2016-02-08T22:09:00Z">
              <w:r>
                <w:rPr>
                  <w:color w:val="303030"/>
                  <w:sz w:val="16"/>
                  <w:szCs w:val="16"/>
                  <w:lang w:val="pt-BR"/>
                </w:rPr>
                <w:t>79</w:t>
              </w:r>
            </w:ins>
          </w:p>
        </w:tc>
        <w:tc>
          <w:tcPr>
            <w:tcW w:w="1558" w:type="dxa"/>
            <w:tcPrChange w:id="1920"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921" w:author="Mateus Berardo de Souza Terra" w:date="2016-02-08T20:04:00Z"/>
                <w:color w:val="303030"/>
                <w:sz w:val="16"/>
                <w:szCs w:val="16"/>
                <w:lang w:val="pt-BR"/>
                <w:rPrChange w:id="1922" w:author="Mateus Berardo de Souza Terra" w:date="2016-02-08T22:05:00Z">
                  <w:rPr>
                    <w:ins w:id="1923" w:author="Mateus Berardo de Souza Terra" w:date="2016-02-08T20:04:00Z"/>
                    <w:color w:val="303030"/>
                    <w:lang w:val="pt-BR"/>
                  </w:rPr>
                </w:rPrChange>
              </w:rPr>
              <w:pPrChange w:id="1924" w:author="Mateus Berardo de Souza Terra" w:date="2016-02-08T22:05:00Z">
                <w:pPr>
                  <w:pStyle w:val="NormalWeb"/>
                  <w:spacing w:before="0" w:beforeAutospacing="0" w:after="160" w:afterAutospacing="0"/>
                  <w:jc w:val="center"/>
                </w:pPr>
              </w:pPrChange>
            </w:pPr>
            <w:ins w:id="1925" w:author="Mateus Berardo de Souza Terra" w:date="2016-02-08T22:10:00Z">
              <w:r>
                <w:rPr>
                  <w:color w:val="303030"/>
                  <w:sz w:val="16"/>
                  <w:szCs w:val="16"/>
                  <w:lang w:val="pt-BR"/>
                </w:rPr>
                <w:t>O</w:t>
              </w:r>
            </w:ins>
          </w:p>
        </w:tc>
        <w:tc>
          <w:tcPr>
            <w:tcW w:w="1559" w:type="dxa"/>
            <w:tcPrChange w:id="1926"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927" w:author="Mateus Berardo de Souza Terra" w:date="2016-02-08T20:04:00Z"/>
                <w:color w:val="303030"/>
                <w:sz w:val="16"/>
                <w:szCs w:val="16"/>
                <w:lang w:val="pt-BR"/>
                <w:rPrChange w:id="1928" w:author="Mateus Berardo de Souza Terra" w:date="2016-02-08T22:05:00Z">
                  <w:rPr>
                    <w:ins w:id="1929" w:author="Mateus Berardo de Souza Terra" w:date="2016-02-08T20:04:00Z"/>
                    <w:color w:val="303030"/>
                    <w:lang w:val="pt-BR"/>
                  </w:rPr>
                </w:rPrChange>
              </w:rPr>
              <w:pPrChange w:id="1930" w:author="Mateus Berardo de Souza Terra" w:date="2016-02-08T22:05:00Z">
                <w:pPr>
                  <w:pStyle w:val="NormalWeb"/>
                  <w:spacing w:before="0" w:beforeAutospacing="0" w:after="160" w:afterAutospacing="0"/>
                  <w:jc w:val="center"/>
                </w:pPr>
              </w:pPrChange>
            </w:pPr>
            <w:ins w:id="1931" w:author="Mateus Berardo de Souza Terra" w:date="2016-02-08T22:09:00Z">
              <w:r>
                <w:rPr>
                  <w:color w:val="303030"/>
                  <w:sz w:val="16"/>
                  <w:szCs w:val="16"/>
                  <w:lang w:val="pt-BR"/>
                </w:rPr>
                <w:t>111</w:t>
              </w:r>
            </w:ins>
          </w:p>
        </w:tc>
        <w:tc>
          <w:tcPr>
            <w:tcW w:w="1559" w:type="dxa"/>
            <w:tcPrChange w:id="1932"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933" w:author="Mateus Berardo de Souza Terra" w:date="2016-02-08T20:04:00Z"/>
                <w:color w:val="303030"/>
                <w:sz w:val="16"/>
                <w:szCs w:val="16"/>
                <w:lang w:val="pt-BR"/>
                <w:rPrChange w:id="1934" w:author="Mateus Berardo de Souza Terra" w:date="2016-02-08T22:05:00Z">
                  <w:rPr>
                    <w:ins w:id="1935" w:author="Mateus Berardo de Souza Terra" w:date="2016-02-08T20:04:00Z"/>
                    <w:color w:val="303030"/>
                    <w:lang w:val="pt-BR"/>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2:11:00Z">
              <w:r>
                <w:rPr>
                  <w:color w:val="303030"/>
                  <w:sz w:val="16"/>
                  <w:szCs w:val="16"/>
                  <w:lang w:val="pt-BR"/>
                </w:rPr>
                <w:t>o</w:t>
              </w:r>
            </w:ins>
          </w:p>
        </w:tc>
      </w:tr>
      <w:tr w:rsidR="00BA6212" w:rsidRPr="00A76C84" w14:paraId="32077213" w14:textId="77777777" w:rsidTr="00A76C84">
        <w:trPr>
          <w:trHeight w:val="20"/>
          <w:ins w:id="1938" w:author="Mateus Berardo de Souza Terra" w:date="2016-02-08T20:04:00Z"/>
        </w:trPr>
        <w:tc>
          <w:tcPr>
            <w:tcW w:w="1558" w:type="dxa"/>
            <w:tcPrChange w:id="1939"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940" w:author="Mateus Berardo de Souza Terra" w:date="2016-02-08T20:04:00Z"/>
                <w:color w:val="303030"/>
                <w:sz w:val="16"/>
                <w:szCs w:val="16"/>
                <w:lang w:val="pt-BR"/>
                <w:rPrChange w:id="1941" w:author="Mateus Berardo de Souza Terra" w:date="2016-02-08T22:05:00Z">
                  <w:rPr>
                    <w:ins w:id="1942" w:author="Mateus Berardo de Souza Terra" w:date="2016-02-08T20:04:00Z"/>
                    <w:color w:val="303030"/>
                    <w:lang w:val="pt-BR"/>
                  </w:rPr>
                </w:rPrChange>
              </w:rPr>
              <w:pPrChange w:id="1943" w:author="Mateus Berardo de Souza Terra" w:date="2016-02-08T22:05:00Z">
                <w:pPr>
                  <w:pStyle w:val="NormalWeb"/>
                  <w:spacing w:before="0" w:beforeAutospacing="0" w:after="160" w:afterAutospacing="0"/>
                  <w:jc w:val="center"/>
                </w:pPr>
              </w:pPrChange>
            </w:pPr>
            <w:ins w:id="1944" w:author="Mateus Berardo de Souza Terra" w:date="2016-02-08T20:05:00Z">
              <w:r w:rsidRPr="00A76C84">
                <w:rPr>
                  <w:color w:val="303030"/>
                  <w:sz w:val="16"/>
                  <w:szCs w:val="16"/>
                  <w:lang w:val="pt-BR"/>
                  <w:rPrChange w:id="1945" w:author="Mateus Berardo de Souza Terra" w:date="2016-02-08T22:05:00Z">
                    <w:rPr>
                      <w:color w:val="303030"/>
                      <w:lang w:val="pt-BR"/>
                    </w:rPr>
                  </w:rPrChange>
                </w:rPr>
                <w:t>48</w:t>
              </w:r>
            </w:ins>
          </w:p>
        </w:tc>
        <w:tc>
          <w:tcPr>
            <w:tcW w:w="1558" w:type="dxa"/>
            <w:tcPrChange w:id="1946"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47" w:author="Mateus Berardo de Souza Terra" w:date="2016-02-08T20:04:00Z"/>
                <w:color w:val="303030"/>
                <w:sz w:val="16"/>
                <w:szCs w:val="16"/>
                <w:lang w:val="pt-BR"/>
                <w:rPrChange w:id="1948" w:author="Mateus Berardo de Souza Terra" w:date="2016-02-08T22:05:00Z">
                  <w:rPr>
                    <w:ins w:id="1949" w:author="Mateus Berardo de Souza Terra" w:date="2016-02-08T20:04:00Z"/>
                    <w:color w:val="303030"/>
                    <w:lang w:val="pt-BR"/>
                  </w:rPr>
                </w:rPrChange>
              </w:rPr>
              <w:pPrChange w:id="1950" w:author="Mateus Berardo de Souza Terra" w:date="2016-02-08T22:05:00Z">
                <w:pPr>
                  <w:pStyle w:val="NormalWeb"/>
                  <w:spacing w:before="0" w:beforeAutospacing="0" w:after="160" w:afterAutospacing="0"/>
                  <w:jc w:val="center"/>
                </w:pPr>
              </w:pPrChange>
            </w:pPr>
            <w:ins w:id="1951" w:author="Mateus Berardo de Souza Terra" w:date="2016-02-08T22:13:00Z">
              <w:r>
                <w:rPr>
                  <w:color w:val="303030"/>
                  <w:sz w:val="16"/>
                  <w:szCs w:val="16"/>
                  <w:lang w:val="pt-BR"/>
                </w:rPr>
                <w:t>0</w:t>
              </w:r>
            </w:ins>
          </w:p>
        </w:tc>
        <w:tc>
          <w:tcPr>
            <w:tcW w:w="1558" w:type="dxa"/>
            <w:tcPrChange w:id="1952"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53" w:author="Mateus Berardo de Souza Terra" w:date="2016-02-08T20:04:00Z"/>
                <w:color w:val="303030"/>
                <w:sz w:val="16"/>
                <w:szCs w:val="16"/>
                <w:lang w:val="pt-BR"/>
                <w:rPrChange w:id="1954" w:author="Mateus Berardo de Souza Terra" w:date="2016-02-08T22:05:00Z">
                  <w:rPr>
                    <w:ins w:id="1955" w:author="Mateus Berardo de Souza Terra" w:date="2016-02-08T20:04:00Z"/>
                    <w:color w:val="303030"/>
                    <w:lang w:val="pt-BR"/>
                  </w:rPr>
                </w:rPrChange>
              </w:rPr>
              <w:pPrChange w:id="1956" w:author="Mateus Berardo de Souza Terra" w:date="2016-02-08T22:05:00Z">
                <w:pPr>
                  <w:pStyle w:val="NormalWeb"/>
                  <w:spacing w:before="0" w:beforeAutospacing="0" w:after="160" w:afterAutospacing="0"/>
                  <w:jc w:val="center"/>
                </w:pPr>
              </w:pPrChange>
            </w:pPr>
            <w:ins w:id="1957" w:author="Mateus Berardo de Souza Terra" w:date="2016-02-08T22:09:00Z">
              <w:r>
                <w:rPr>
                  <w:color w:val="303030"/>
                  <w:sz w:val="16"/>
                  <w:szCs w:val="16"/>
                  <w:lang w:val="pt-BR"/>
                </w:rPr>
                <w:t>80</w:t>
              </w:r>
            </w:ins>
          </w:p>
        </w:tc>
        <w:tc>
          <w:tcPr>
            <w:tcW w:w="1558" w:type="dxa"/>
            <w:tcPrChange w:id="1958"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59" w:author="Mateus Berardo de Souza Terra" w:date="2016-02-08T20:04:00Z"/>
                <w:color w:val="303030"/>
                <w:sz w:val="16"/>
                <w:szCs w:val="16"/>
                <w:lang w:val="pt-BR"/>
                <w:rPrChange w:id="1960" w:author="Mateus Berardo de Souza Terra" w:date="2016-02-08T22:05:00Z">
                  <w:rPr>
                    <w:ins w:id="1961" w:author="Mateus Berardo de Souza Terra" w:date="2016-02-08T20:04:00Z"/>
                    <w:color w:val="303030"/>
                    <w:lang w:val="pt-BR"/>
                  </w:rPr>
                </w:rPrChange>
              </w:rPr>
              <w:pPrChange w:id="1962" w:author="Mateus Berardo de Souza Terra" w:date="2016-02-08T22:05:00Z">
                <w:pPr>
                  <w:pStyle w:val="NormalWeb"/>
                  <w:spacing w:before="0" w:beforeAutospacing="0" w:after="160" w:afterAutospacing="0"/>
                  <w:jc w:val="center"/>
                </w:pPr>
              </w:pPrChange>
            </w:pPr>
            <w:ins w:id="1963" w:author="Mateus Berardo de Souza Terra" w:date="2016-02-08T22:10:00Z">
              <w:r>
                <w:rPr>
                  <w:color w:val="303030"/>
                  <w:sz w:val="16"/>
                  <w:szCs w:val="16"/>
                  <w:lang w:val="pt-BR"/>
                </w:rPr>
                <w:t>P</w:t>
              </w:r>
            </w:ins>
          </w:p>
        </w:tc>
        <w:tc>
          <w:tcPr>
            <w:tcW w:w="1559" w:type="dxa"/>
            <w:tcPrChange w:id="1964"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65" w:author="Mateus Berardo de Souza Terra" w:date="2016-02-08T20:04:00Z"/>
                <w:color w:val="303030"/>
                <w:sz w:val="16"/>
                <w:szCs w:val="16"/>
                <w:lang w:val="pt-BR"/>
                <w:rPrChange w:id="1966" w:author="Mateus Berardo de Souza Terra" w:date="2016-02-08T22:05:00Z">
                  <w:rPr>
                    <w:ins w:id="1967" w:author="Mateus Berardo de Souza Terra" w:date="2016-02-08T20:04:00Z"/>
                    <w:color w:val="303030"/>
                    <w:lang w:val="pt-BR"/>
                  </w:rPr>
                </w:rPrChange>
              </w:rPr>
              <w:pPrChange w:id="1968" w:author="Mateus Berardo de Souza Terra" w:date="2016-02-08T22:05:00Z">
                <w:pPr>
                  <w:pStyle w:val="NormalWeb"/>
                  <w:spacing w:before="0" w:beforeAutospacing="0" w:after="160" w:afterAutospacing="0"/>
                  <w:jc w:val="center"/>
                </w:pPr>
              </w:pPrChange>
            </w:pPr>
            <w:ins w:id="1969" w:author="Mateus Berardo de Souza Terra" w:date="2016-02-08T22:09:00Z">
              <w:r>
                <w:rPr>
                  <w:color w:val="303030"/>
                  <w:sz w:val="16"/>
                  <w:szCs w:val="16"/>
                  <w:lang w:val="pt-BR"/>
                </w:rPr>
                <w:t>112</w:t>
              </w:r>
            </w:ins>
          </w:p>
        </w:tc>
        <w:tc>
          <w:tcPr>
            <w:tcW w:w="1559" w:type="dxa"/>
            <w:tcPrChange w:id="1970"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71" w:author="Mateus Berardo de Souza Terra" w:date="2016-02-08T20:04:00Z"/>
                <w:color w:val="303030"/>
                <w:sz w:val="16"/>
                <w:szCs w:val="16"/>
                <w:lang w:val="pt-BR"/>
                <w:rPrChange w:id="1972" w:author="Mateus Berardo de Souza Terra" w:date="2016-02-08T22:05:00Z">
                  <w:rPr>
                    <w:ins w:id="1973" w:author="Mateus Berardo de Souza Terra" w:date="2016-02-08T20:04:00Z"/>
                    <w:color w:val="303030"/>
                    <w:lang w:val="pt-BR"/>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2:11:00Z">
              <w:r>
                <w:rPr>
                  <w:color w:val="303030"/>
                  <w:sz w:val="16"/>
                  <w:szCs w:val="16"/>
                  <w:lang w:val="pt-BR"/>
                </w:rPr>
                <w:t>p</w:t>
              </w:r>
            </w:ins>
          </w:p>
        </w:tc>
      </w:tr>
      <w:tr w:rsidR="00BA6212" w:rsidRPr="00A76C84" w14:paraId="1E117F82" w14:textId="77777777" w:rsidTr="00A76C84">
        <w:trPr>
          <w:trHeight w:val="20"/>
          <w:ins w:id="1976" w:author="Mateus Berardo de Souza Terra" w:date="2016-02-08T20:04:00Z"/>
        </w:trPr>
        <w:tc>
          <w:tcPr>
            <w:tcW w:w="1558" w:type="dxa"/>
            <w:tcPrChange w:id="1977"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78" w:author="Mateus Berardo de Souza Terra" w:date="2016-02-08T20:04:00Z"/>
                <w:color w:val="303030"/>
                <w:sz w:val="16"/>
                <w:szCs w:val="16"/>
                <w:lang w:val="pt-BR"/>
                <w:rPrChange w:id="1979" w:author="Mateus Berardo de Souza Terra" w:date="2016-02-08T22:05:00Z">
                  <w:rPr>
                    <w:ins w:id="1980" w:author="Mateus Berardo de Souza Terra" w:date="2016-02-08T20:04:00Z"/>
                    <w:color w:val="303030"/>
                    <w:lang w:val="pt-BR"/>
                  </w:rPr>
                </w:rPrChange>
              </w:rPr>
              <w:pPrChange w:id="1981" w:author="Mateus Berardo de Souza Terra" w:date="2016-02-08T22:05:00Z">
                <w:pPr>
                  <w:pStyle w:val="NormalWeb"/>
                  <w:spacing w:before="0" w:beforeAutospacing="0" w:after="160" w:afterAutospacing="0"/>
                  <w:jc w:val="center"/>
                </w:pPr>
              </w:pPrChange>
            </w:pPr>
            <w:ins w:id="1982" w:author="Mateus Berardo de Souza Terra" w:date="2016-02-08T20:05:00Z">
              <w:r w:rsidRPr="00A76C84">
                <w:rPr>
                  <w:color w:val="303030"/>
                  <w:sz w:val="16"/>
                  <w:szCs w:val="16"/>
                  <w:lang w:val="pt-BR"/>
                  <w:rPrChange w:id="1983" w:author="Mateus Berardo de Souza Terra" w:date="2016-02-08T22:05:00Z">
                    <w:rPr>
                      <w:color w:val="303030"/>
                      <w:lang w:val="pt-BR"/>
                    </w:rPr>
                  </w:rPrChange>
                </w:rPr>
                <w:t>49</w:t>
              </w:r>
            </w:ins>
          </w:p>
        </w:tc>
        <w:tc>
          <w:tcPr>
            <w:tcW w:w="1558" w:type="dxa"/>
            <w:tcPrChange w:id="1984"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85" w:author="Mateus Berardo de Souza Terra" w:date="2016-02-08T20:04:00Z"/>
                <w:color w:val="303030"/>
                <w:sz w:val="16"/>
                <w:szCs w:val="16"/>
                <w:lang w:val="pt-BR"/>
                <w:rPrChange w:id="1986" w:author="Mateus Berardo de Souza Terra" w:date="2016-02-08T22:05:00Z">
                  <w:rPr>
                    <w:ins w:id="1987" w:author="Mateus Berardo de Souza Terra" w:date="2016-02-08T20:04:00Z"/>
                    <w:color w:val="303030"/>
                    <w:lang w:val="pt-BR"/>
                  </w:rPr>
                </w:rPrChange>
              </w:rPr>
              <w:pPrChange w:id="1988" w:author="Mateus Berardo de Souza Terra" w:date="2016-02-08T22:05:00Z">
                <w:pPr>
                  <w:pStyle w:val="NormalWeb"/>
                  <w:spacing w:before="0" w:beforeAutospacing="0" w:after="160" w:afterAutospacing="0"/>
                  <w:jc w:val="center"/>
                </w:pPr>
              </w:pPrChange>
            </w:pPr>
            <w:ins w:id="1989" w:author="Mateus Berardo de Souza Terra" w:date="2016-02-08T22:13:00Z">
              <w:r>
                <w:rPr>
                  <w:color w:val="303030"/>
                  <w:sz w:val="16"/>
                  <w:szCs w:val="16"/>
                  <w:lang w:val="pt-BR"/>
                </w:rPr>
                <w:t>1</w:t>
              </w:r>
            </w:ins>
          </w:p>
        </w:tc>
        <w:tc>
          <w:tcPr>
            <w:tcW w:w="1558" w:type="dxa"/>
            <w:tcPrChange w:id="1990"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91" w:author="Mateus Berardo de Souza Terra" w:date="2016-02-08T20:04:00Z"/>
                <w:color w:val="303030"/>
                <w:sz w:val="16"/>
                <w:szCs w:val="16"/>
                <w:lang w:val="pt-BR"/>
                <w:rPrChange w:id="1992" w:author="Mateus Berardo de Souza Terra" w:date="2016-02-08T22:05:00Z">
                  <w:rPr>
                    <w:ins w:id="1993" w:author="Mateus Berardo de Souza Terra" w:date="2016-02-08T20:04:00Z"/>
                    <w:color w:val="303030"/>
                    <w:lang w:val="pt-BR"/>
                  </w:rPr>
                </w:rPrChange>
              </w:rPr>
              <w:pPrChange w:id="1994" w:author="Mateus Berardo de Souza Terra" w:date="2016-02-08T22:05:00Z">
                <w:pPr>
                  <w:pStyle w:val="NormalWeb"/>
                  <w:spacing w:before="0" w:beforeAutospacing="0" w:after="160" w:afterAutospacing="0"/>
                  <w:jc w:val="center"/>
                </w:pPr>
              </w:pPrChange>
            </w:pPr>
            <w:ins w:id="1995" w:author="Mateus Berardo de Souza Terra" w:date="2016-02-08T22:09:00Z">
              <w:r>
                <w:rPr>
                  <w:color w:val="303030"/>
                  <w:sz w:val="16"/>
                  <w:szCs w:val="16"/>
                  <w:lang w:val="pt-BR"/>
                </w:rPr>
                <w:t>81</w:t>
              </w:r>
            </w:ins>
          </w:p>
        </w:tc>
        <w:tc>
          <w:tcPr>
            <w:tcW w:w="1558" w:type="dxa"/>
            <w:tcPrChange w:id="1996"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97" w:author="Mateus Berardo de Souza Terra" w:date="2016-02-08T20:04:00Z"/>
                <w:color w:val="303030"/>
                <w:sz w:val="16"/>
                <w:szCs w:val="16"/>
                <w:lang w:val="pt-BR"/>
                <w:rPrChange w:id="1998" w:author="Mateus Berardo de Souza Terra" w:date="2016-02-08T22:05:00Z">
                  <w:rPr>
                    <w:ins w:id="1999" w:author="Mateus Berardo de Souza Terra" w:date="2016-02-08T20:04:00Z"/>
                    <w:color w:val="303030"/>
                    <w:lang w:val="pt-BR"/>
                  </w:rPr>
                </w:rPrChange>
              </w:rPr>
              <w:pPrChange w:id="2000" w:author="Mateus Berardo de Souza Terra" w:date="2016-02-08T22:05:00Z">
                <w:pPr>
                  <w:pStyle w:val="NormalWeb"/>
                  <w:spacing w:before="0" w:beforeAutospacing="0" w:after="160" w:afterAutospacing="0"/>
                  <w:jc w:val="center"/>
                </w:pPr>
              </w:pPrChange>
            </w:pPr>
            <w:ins w:id="2001" w:author="Mateus Berardo de Souza Terra" w:date="2016-02-08T22:10:00Z">
              <w:r>
                <w:rPr>
                  <w:color w:val="303030"/>
                  <w:sz w:val="16"/>
                  <w:szCs w:val="16"/>
                  <w:lang w:val="pt-BR"/>
                </w:rPr>
                <w:t>Q</w:t>
              </w:r>
            </w:ins>
          </w:p>
        </w:tc>
        <w:tc>
          <w:tcPr>
            <w:tcW w:w="1559" w:type="dxa"/>
            <w:tcPrChange w:id="2002"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2003" w:author="Mateus Berardo de Souza Terra" w:date="2016-02-08T20:04:00Z"/>
                <w:color w:val="303030"/>
                <w:sz w:val="16"/>
                <w:szCs w:val="16"/>
                <w:lang w:val="pt-BR"/>
                <w:rPrChange w:id="2004" w:author="Mateus Berardo de Souza Terra" w:date="2016-02-08T22:05:00Z">
                  <w:rPr>
                    <w:ins w:id="2005" w:author="Mateus Berardo de Souza Terra" w:date="2016-02-08T20:04:00Z"/>
                    <w:color w:val="303030"/>
                    <w:lang w:val="pt-BR"/>
                  </w:rPr>
                </w:rPrChange>
              </w:rPr>
              <w:pPrChange w:id="2006" w:author="Mateus Berardo de Souza Terra" w:date="2016-02-08T22:05:00Z">
                <w:pPr>
                  <w:pStyle w:val="NormalWeb"/>
                  <w:spacing w:before="0" w:beforeAutospacing="0" w:after="160" w:afterAutospacing="0"/>
                  <w:jc w:val="center"/>
                </w:pPr>
              </w:pPrChange>
            </w:pPr>
            <w:ins w:id="2007" w:author="Mateus Berardo de Souza Terra" w:date="2016-02-08T22:09:00Z">
              <w:r>
                <w:rPr>
                  <w:color w:val="303030"/>
                  <w:sz w:val="16"/>
                  <w:szCs w:val="16"/>
                  <w:lang w:val="pt-BR"/>
                </w:rPr>
                <w:t>113</w:t>
              </w:r>
            </w:ins>
          </w:p>
        </w:tc>
        <w:tc>
          <w:tcPr>
            <w:tcW w:w="1559" w:type="dxa"/>
            <w:tcPrChange w:id="2008"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2009" w:author="Mateus Berardo de Souza Terra" w:date="2016-02-08T20:04:00Z"/>
                <w:color w:val="303030"/>
                <w:sz w:val="16"/>
                <w:szCs w:val="16"/>
                <w:lang w:val="pt-BR"/>
                <w:rPrChange w:id="2010" w:author="Mateus Berardo de Souza Terra" w:date="2016-02-08T22:05:00Z">
                  <w:rPr>
                    <w:ins w:id="2011" w:author="Mateus Berardo de Souza Terra" w:date="2016-02-08T20:04:00Z"/>
                    <w:color w:val="303030"/>
                    <w:lang w:val="pt-BR"/>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2:11:00Z">
              <w:r>
                <w:rPr>
                  <w:color w:val="303030"/>
                  <w:sz w:val="16"/>
                  <w:szCs w:val="16"/>
                  <w:lang w:val="pt-BR"/>
                </w:rPr>
                <w:t>q</w:t>
              </w:r>
            </w:ins>
          </w:p>
        </w:tc>
      </w:tr>
      <w:tr w:rsidR="00BA6212" w:rsidRPr="00A76C84" w14:paraId="496E90E1" w14:textId="77777777" w:rsidTr="00A76C84">
        <w:trPr>
          <w:trHeight w:val="20"/>
          <w:ins w:id="2014" w:author="Mateus Berardo de Souza Terra" w:date="2016-02-08T20:04:00Z"/>
        </w:trPr>
        <w:tc>
          <w:tcPr>
            <w:tcW w:w="1558" w:type="dxa"/>
            <w:tcPrChange w:id="2015"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2016" w:author="Mateus Berardo de Souza Terra" w:date="2016-02-08T20:04:00Z"/>
                <w:color w:val="303030"/>
                <w:sz w:val="16"/>
                <w:szCs w:val="16"/>
                <w:lang w:val="pt-BR"/>
                <w:rPrChange w:id="2017" w:author="Mateus Berardo de Souza Terra" w:date="2016-02-08T22:05:00Z">
                  <w:rPr>
                    <w:ins w:id="2018" w:author="Mateus Berardo de Souza Terra" w:date="2016-02-08T20:04:00Z"/>
                    <w:color w:val="303030"/>
                    <w:lang w:val="pt-BR"/>
                  </w:rPr>
                </w:rPrChange>
              </w:rPr>
              <w:pPrChange w:id="2019" w:author="Mateus Berardo de Souza Terra" w:date="2016-02-08T22:05:00Z">
                <w:pPr>
                  <w:pStyle w:val="NormalWeb"/>
                  <w:spacing w:before="0" w:beforeAutospacing="0" w:after="160" w:afterAutospacing="0"/>
                  <w:jc w:val="center"/>
                </w:pPr>
              </w:pPrChange>
            </w:pPr>
            <w:ins w:id="2020" w:author="Mateus Berardo de Souza Terra" w:date="2016-02-08T20:05:00Z">
              <w:r w:rsidRPr="00A76C84">
                <w:rPr>
                  <w:color w:val="303030"/>
                  <w:sz w:val="16"/>
                  <w:szCs w:val="16"/>
                  <w:lang w:val="pt-BR"/>
                  <w:rPrChange w:id="2021" w:author="Mateus Berardo de Souza Terra" w:date="2016-02-08T22:05:00Z">
                    <w:rPr>
                      <w:color w:val="303030"/>
                      <w:lang w:val="pt-BR"/>
                    </w:rPr>
                  </w:rPrChange>
                </w:rPr>
                <w:t>50</w:t>
              </w:r>
            </w:ins>
          </w:p>
        </w:tc>
        <w:tc>
          <w:tcPr>
            <w:tcW w:w="1558" w:type="dxa"/>
            <w:tcPrChange w:id="2022"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2023" w:author="Mateus Berardo de Souza Terra" w:date="2016-02-08T20:04:00Z"/>
                <w:color w:val="303030"/>
                <w:sz w:val="16"/>
                <w:szCs w:val="16"/>
                <w:lang w:val="pt-BR"/>
                <w:rPrChange w:id="2024" w:author="Mateus Berardo de Souza Terra" w:date="2016-02-08T22:05:00Z">
                  <w:rPr>
                    <w:ins w:id="2025" w:author="Mateus Berardo de Souza Terra" w:date="2016-02-08T20:04:00Z"/>
                    <w:color w:val="303030"/>
                    <w:lang w:val="pt-BR"/>
                  </w:rPr>
                </w:rPrChange>
              </w:rPr>
              <w:pPrChange w:id="2026" w:author="Mateus Berardo de Souza Terra" w:date="2016-02-08T22:05:00Z">
                <w:pPr>
                  <w:pStyle w:val="NormalWeb"/>
                  <w:spacing w:before="0" w:beforeAutospacing="0" w:after="160" w:afterAutospacing="0"/>
                  <w:jc w:val="center"/>
                </w:pPr>
              </w:pPrChange>
            </w:pPr>
            <w:ins w:id="2027" w:author="Mateus Berardo de Souza Terra" w:date="2016-02-08T22:13:00Z">
              <w:r>
                <w:rPr>
                  <w:color w:val="303030"/>
                  <w:sz w:val="16"/>
                  <w:szCs w:val="16"/>
                  <w:lang w:val="pt-BR"/>
                </w:rPr>
                <w:t>2</w:t>
              </w:r>
            </w:ins>
          </w:p>
        </w:tc>
        <w:tc>
          <w:tcPr>
            <w:tcW w:w="1558" w:type="dxa"/>
            <w:tcPrChange w:id="2028"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2029" w:author="Mateus Berardo de Souza Terra" w:date="2016-02-08T20:04:00Z"/>
                <w:color w:val="303030"/>
                <w:sz w:val="16"/>
                <w:szCs w:val="16"/>
                <w:lang w:val="pt-BR"/>
                <w:rPrChange w:id="2030" w:author="Mateus Berardo de Souza Terra" w:date="2016-02-08T22:05:00Z">
                  <w:rPr>
                    <w:ins w:id="2031" w:author="Mateus Berardo de Souza Terra" w:date="2016-02-08T20:04:00Z"/>
                    <w:color w:val="303030"/>
                    <w:lang w:val="pt-BR"/>
                  </w:rPr>
                </w:rPrChange>
              </w:rPr>
              <w:pPrChange w:id="2032" w:author="Mateus Berardo de Souza Terra" w:date="2016-02-08T22:05:00Z">
                <w:pPr>
                  <w:pStyle w:val="NormalWeb"/>
                  <w:spacing w:before="0" w:beforeAutospacing="0" w:after="160" w:afterAutospacing="0"/>
                  <w:jc w:val="center"/>
                </w:pPr>
              </w:pPrChange>
            </w:pPr>
            <w:ins w:id="2033" w:author="Mateus Berardo de Souza Terra" w:date="2016-02-08T22:09:00Z">
              <w:r>
                <w:rPr>
                  <w:color w:val="303030"/>
                  <w:sz w:val="16"/>
                  <w:szCs w:val="16"/>
                  <w:lang w:val="pt-BR"/>
                </w:rPr>
                <w:t>82</w:t>
              </w:r>
            </w:ins>
          </w:p>
        </w:tc>
        <w:tc>
          <w:tcPr>
            <w:tcW w:w="1558" w:type="dxa"/>
            <w:tcPrChange w:id="2034"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2035" w:author="Mateus Berardo de Souza Terra" w:date="2016-02-08T20:04:00Z"/>
                <w:color w:val="303030"/>
                <w:sz w:val="16"/>
                <w:szCs w:val="16"/>
                <w:lang w:val="pt-BR"/>
                <w:rPrChange w:id="2036" w:author="Mateus Berardo de Souza Terra" w:date="2016-02-08T22:05:00Z">
                  <w:rPr>
                    <w:ins w:id="2037" w:author="Mateus Berardo de Souza Terra" w:date="2016-02-08T20:04:00Z"/>
                    <w:color w:val="303030"/>
                    <w:lang w:val="pt-BR"/>
                  </w:rPr>
                </w:rPrChange>
              </w:rPr>
              <w:pPrChange w:id="2038" w:author="Mateus Berardo de Souza Terra" w:date="2016-02-08T22:05:00Z">
                <w:pPr>
                  <w:pStyle w:val="NormalWeb"/>
                  <w:spacing w:before="0" w:beforeAutospacing="0" w:after="160" w:afterAutospacing="0"/>
                  <w:jc w:val="center"/>
                </w:pPr>
              </w:pPrChange>
            </w:pPr>
            <w:ins w:id="2039" w:author="Mateus Berardo de Souza Terra" w:date="2016-02-08T22:10:00Z">
              <w:r>
                <w:rPr>
                  <w:color w:val="303030"/>
                  <w:sz w:val="16"/>
                  <w:szCs w:val="16"/>
                  <w:lang w:val="pt-BR"/>
                </w:rPr>
                <w:t>R</w:t>
              </w:r>
            </w:ins>
          </w:p>
        </w:tc>
        <w:tc>
          <w:tcPr>
            <w:tcW w:w="1559" w:type="dxa"/>
            <w:tcPrChange w:id="2040"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2041" w:author="Mateus Berardo de Souza Terra" w:date="2016-02-08T20:04:00Z"/>
                <w:color w:val="303030"/>
                <w:sz w:val="16"/>
                <w:szCs w:val="16"/>
                <w:lang w:val="pt-BR"/>
                <w:rPrChange w:id="2042" w:author="Mateus Berardo de Souza Terra" w:date="2016-02-08T22:05:00Z">
                  <w:rPr>
                    <w:ins w:id="2043" w:author="Mateus Berardo de Souza Terra" w:date="2016-02-08T20:04:00Z"/>
                    <w:color w:val="303030"/>
                    <w:lang w:val="pt-BR"/>
                  </w:rPr>
                </w:rPrChange>
              </w:rPr>
              <w:pPrChange w:id="2044" w:author="Mateus Berardo de Souza Terra" w:date="2016-02-08T22:05:00Z">
                <w:pPr>
                  <w:pStyle w:val="NormalWeb"/>
                  <w:spacing w:before="0" w:beforeAutospacing="0" w:after="160" w:afterAutospacing="0"/>
                  <w:jc w:val="center"/>
                </w:pPr>
              </w:pPrChange>
            </w:pPr>
            <w:ins w:id="2045" w:author="Mateus Berardo de Souza Terra" w:date="2016-02-08T22:09:00Z">
              <w:r>
                <w:rPr>
                  <w:color w:val="303030"/>
                  <w:sz w:val="16"/>
                  <w:szCs w:val="16"/>
                  <w:lang w:val="pt-BR"/>
                </w:rPr>
                <w:t>114</w:t>
              </w:r>
            </w:ins>
          </w:p>
        </w:tc>
        <w:tc>
          <w:tcPr>
            <w:tcW w:w="1559" w:type="dxa"/>
            <w:tcPrChange w:id="2046"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47" w:author="Mateus Berardo de Souza Terra" w:date="2016-02-08T20:04:00Z"/>
                <w:color w:val="303030"/>
                <w:sz w:val="16"/>
                <w:szCs w:val="16"/>
                <w:lang w:val="pt-BR"/>
                <w:rPrChange w:id="2048" w:author="Mateus Berardo de Souza Terra" w:date="2016-02-08T22:05:00Z">
                  <w:rPr>
                    <w:ins w:id="2049" w:author="Mateus Berardo de Souza Terra" w:date="2016-02-08T20:04:00Z"/>
                    <w:color w:val="303030"/>
                    <w:lang w:val="pt-BR"/>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2:11:00Z">
              <w:r>
                <w:rPr>
                  <w:color w:val="303030"/>
                  <w:sz w:val="16"/>
                  <w:szCs w:val="16"/>
                  <w:lang w:val="pt-BR"/>
                </w:rPr>
                <w:t>r</w:t>
              </w:r>
            </w:ins>
          </w:p>
        </w:tc>
      </w:tr>
      <w:tr w:rsidR="00BA6212" w:rsidRPr="00A76C84" w14:paraId="73F1571C" w14:textId="77777777" w:rsidTr="00A76C84">
        <w:trPr>
          <w:trHeight w:val="20"/>
          <w:ins w:id="2052" w:author="Mateus Berardo de Souza Terra" w:date="2016-02-08T20:04:00Z"/>
        </w:trPr>
        <w:tc>
          <w:tcPr>
            <w:tcW w:w="1558" w:type="dxa"/>
            <w:tcPrChange w:id="2053"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54" w:author="Mateus Berardo de Souza Terra" w:date="2016-02-08T20:04:00Z"/>
                <w:color w:val="303030"/>
                <w:sz w:val="16"/>
                <w:szCs w:val="16"/>
                <w:lang w:val="pt-BR"/>
                <w:rPrChange w:id="2055" w:author="Mateus Berardo de Souza Terra" w:date="2016-02-08T22:05:00Z">
                  <w:rPr>
                    <w:ins w:id="2056" w:author="Mateus Berardo de Souza Terra" w:date="2016-02-08T20:04:00Z"/>
                    <w:color w:val="303030"/>
                    <w:lang w:val="pt-BR"/>
                  </w:rPr>
                </w:rPrChange>
              </w:rPr>
              <w:pPrChange w:id="2057" w:author="Mateus Berardo de Souza Terra" w:date="2016-02-08T22:05:00Z">
                <w:pPr>
                  <w:pStyle w:val="NormalWeb"/>
                  <w:spacing w:before="0" w:beforeAutospacing="0" w:after="160" w:afterAutospacing="0"/>
                  <w:jc w:val="center"/>
                </w:pPr>
              </w:pPrChange>
            </w:pPr>
            <w:ins w:id="2058" w:author="Mateus Berardo de Souza Terra" w:date="2016-02-08T20:05:00Z">
              <w:r w:rsidRPr="00A76C84">
                <w:rPr>
                  <w:color w:val="303030"/>
                  <w:sz w:val="16"/>
                  <w:szCs w:val="16"/>
                  <w:lang w:val="pt-BR"/>
                  <w:rPrChange w:id="2059" w:author="Mateus Berardo de Souza Terra" w:date="2016-02-08T22:05:00Z">
                    <w:rPr>
                      <w:color w:val="303030"/>
                      <w:lang w:val="pt-BR"/>
                    </w:rPr>
                  </w:rPrChange>
                </w:rPr>
                <w:t>51</w:t>
              </w:r>
            </w:ins>
          </w:p>
        </w:tc>
        <w:tc>
          <w:tcPr>
            <w:tcW w:w="1558" w:type="dxa"/>
            <w:tcPrChange w:id="2060"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61" w:author="Mateus Berardo de Souza Terra" w:date="2016-02-08T20:04:00Z"/>
                <w:color w:val="303030"/>
                <w:sz w:val="16"/>
                <w:szCs w:val="16"/>
                <w:lang w:val="pt-BR"/>
                <w:rPrChange w:id="2062" w:author="Mateus Berardo de Souza Terra" w:date="2016-02-08T22:05:00Z">
                  <w:rPr>
                    <w:ins w:id="2063" w:author="Mateus Berardo de Souza Terra" w:date="2016-02-08T20:04:00Z"/>
                    <w:color w:val="303030"/>
                    <w:lang w:val="pt-BR"/>
                  </w:rPr>
                </w:rPrChange>
              </w:rPr>
              <w:pPrChange w:id="2064" w:author="Mateus Berardo de Souza Terra" w:date="2016-02-08T22:05:00Z">
                <w:pPr>
                  <w:pStyle w:val="NormalWeb"/>
                  <w:spacing w:before="0" w:beforeAutospacing="0" w:after="160" w:afterAutospacing="0"/>
                  <w:jc w:val="center"/>
                </w:pPr>
              </w:pPrChange>
            </w:pPr>
            <w:ins w:id="2065" w:author="Mateus Berardo de Souza Terra" w:date="2016-02-08T22:13:00Z">
              <w:r>
                <w:rPr>
                  <w:color w:val="303030"/>
                  <w:sz w:val="16"/>
                  <w:szCs w:val="16"/>
                  <w:lang w:val="pt-BR"/>
                </w:rPr>
                <w:t>3</w:t>
              </w:r>
            </w:ins>
          </w:p>
        </w:tc>
        <w:tc>
          <w:tcPr>
            <w:tcW w:w="1558" w:type="dxa"/>
            <w:tcPrChange w:id="2066"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67" w:author="Mateus Berardo de Souza Terra" w:date="2016-02-08T20:04:00Z"/>
                <w:color w:val="303030"/>
                <w:sz w:val="16"/>
                <w:szCs w:val="16"/>
                <w:lang w:val="pt-BR"/>
                <w:rPrChange w:id="2068" w:author="Mateus Berardo de Souza Terra" w:date="2016-02-08T22:05:00Z">
                  <w:rPr>
                    <w:ins w:id="2069" w:author="Mateus Berardo de Souza Terra" w:date="2016-02-08T20:04:00Z"/>
                    <w:color w:val="303030"/>
                    <w:lang w:val="pt-BR"/>
                  </w:rPr>
                </w:rPrChange>
              </w:rPr>
              <w:pPrChange w:id="2070" w:author="Mateus Berardo de Souza Terra" w:date="2016-02-08T22:05:00Z">
                <w:pPr>
                  <w:pStyle w:val="NormalWeb"/>
                  <w:spacing w:before="0" w:beforeAutospacing="0" w:after="160" w:afterAutospacing="0"/>
                  <w:jc w:val="center"/>
                </w:pPr>
              </w:pPrChange>
            </w:pPr>
            <w:ins w:id="2071" w:author="Mateus Berardo de Souza Terra" w:date="2016-02-08T22:09:00Z">
              <w:r>
                <w:rPr>
                  <w:color w:val="303030"/>
                  <w:sz w:val="16"/>
                  <w:szCs w:val="16"/>
                  <w:lang w:val="pt-BR"/>
                </w:rPr>
                <w:t>83</w:t>
              </w:r>
            </w:ins>
          </w:p>
        </w:tc>
        <w:tc>
          <w:tcPr>
            <w:tcW w:w="1558" w:type="dxa"/>
            <w:tcPrChange w:id="2072"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73" w:author="Mateus Berardo de Souza Terra" w:date="2016-02-08T20:04:00Z"/>
                <w:color w:val="303030"/>
                <w:sz w:val="16"/>
                <w:szCs w:val="16"/>
                <w:lang w:val="pt-BR"/>
                <w:rPrChange w:id="2074" w:author="Mateus Berardo de Souza Terra" w:date="2016-02-08T22:05:00Z">
                  <w:rPr>
                    <w:ins w:id="2075" w:author="Mateus Berardo de Souza Terra" w:date="2016-02-08T20:04:00Z"/>
                    <w:color w:val="303030"/>
                    <w:lang w:val="pt-BR"/>
                  </w:rPr>
                </w:rPrChange>
              </w:rPr>
              <w:pPrChange w:id="2076" w:author="Mateus Berardo de Souza Terra" w:date="2016-02-08T22:05:00Z">
                <w:pPr>
                  <w:pStyle w:val="NormalWeb"/>
                  <w:spacing w:before="0" w:beforeAutospacing="0" w:after="160" w:afterAutospacing="0"/>
                  <w:jc w:val="center"/>
                </w:pPr>
              </w:pPrChange>
            </w:pPr>
            <w:ins w:id="2077" w:author="Mateus Berardo de Souza Terra" w:date="2016-02-08T22:10:00Z">
              <w:r>
                <w:rPr>
                  <w:color w:val="303030"/>
                  <w:sz w:val="16"/>
                  <w:szCs w:val="16"/>
                  <w:lang w:val="pt-BR"/>
                </w:rPr>
                <w:t>S</w:t>
              </w:r>
            </w:ins>
          </w:p>
        </w:tc>
        <w:tc>
          <w:tcPr>
            <w:tcW w:w="1559" w:type="dxa"/>
            <w:tcPrChange w:id="2078"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79" w:author="Mateus Berardo de Souza Terra" w:date="2016-02-08T20:04:00Z"/>
                <w:color w:val="303030"/>
                <w:sz w:val="16"/>
                <w:szCs w:val="16"/>
                <w:lang w:val="pt-BR"/>
                <w:rPrChange w:id="2080" w:author="Mateus Berardo de Souza Terra" w:date="2016-02-08T22:05:00Z">
                  <w:rPr>
                    <w:ins w:id="2081" w:author="Mateus Berardo de Souza Terra" w:date="2016-02-08T20:04:00Z"/>
                    <w:color w:val="303030"/>
                    <w:lang w:val="pt-BR"/>
                  </w:rPr>
                </w:rPrChange>
              </w:rPr>
              <w:pPrChange w:id="2082" w:author="Mateus Berardo de Souza Terra" w:date="2016-02-08T22:05:00Z">
                <w:pPr>
                  <w:pStyle w:val="NormalWeb"/>
                  <w:spacing w:before="0" w:beforeAutospacing="0" w:after="160" w:afterAutospacing="0"/>
                  <w:jc w:val="center"/>
                </w:pPr>
              </w:pPrChange>
            </w:pPr>
            <w:ins w:id="2083" w:author="Mateus Berardo de Souza Terra" w:date="2016-02-08T22:09:00Z">
              <w:r>
                <w:rPr>
                  <w:color w:val="303030"/>
                  <w:sz w:val="16"/>
                  <w:szCs w:val="16"/>
                  <w:lang w:val="pt-BR"/>
                </w:rPr>
                <w:t>115</w:t>
              </w:r>
            </w:ins>
          </w:p>
        </w:tc>
        <w:tc>
          <w:tcPr>
            <w:tcW w:w="1559" w:type="dxa"/>
            <w:tcPrChange w:id="2084"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85" w:author="Mateus Berardo de Souza Terra" w:date="2016-02-08T20:04:00Z"/>
                <w:color w:val="303030"/>
                <w:sz w:val="16"/>
                <w:szCs w:val="16"/>
                <w:lang w:val="pt-BR"/>
                <w:rPrChange w:id="2086" w:author="Mateus Berardo de Souza Terra" w:date="2016-02-08T22:05:00Z">
                  <w:rPr>
                    <w:ins w:id="2087" w:author="Mateus Berardo de Souza Terra" w:date="2016-02-08T20:04:00Z"/>
                    <w:color w:val="303030"/>
                    <w:lang w:val="pt-BR"/>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2:11:00Z">
              <w:r>
                <w:rPr>
                  <w:color w:val="303030"/>
                  <w:sz w:val="16"/>
                  <w:szCs w:val="16"/>
                  <w:lang w:val="pt-BR"/>
                </w:rPr>
                <w:t>s</w:t>
              </w:r>
            </w:ins>
          </w:p>
        </w:tc>
      </w:tr>
      <w:tr w:rsidR="00BA6212" w:rsidRPr="00A76C84" w14:paraId="1DE6C92F" w14:textId="77777777" w:rsidTr="00A76C84">
        <w:trPr>
          <w:trHeight w:val="20"/>
          <w:ins w:id="2090" w:author="Mateus Berardo de Souza Terra" w:date="2016-02-08T20:04:00Z"/>
        </w:trPr>
        <w:tc>
          <w:tcPr>
            <w:tcW w:w="1558" w:type="dxa"/>
            <w:tcPrChange w:id="2091"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92" w:author="Mateus Berardo de Souza Terra" w:date="2016-02-08T20:04:00Z"/>
                <w:color w:val="303030"/>
                <w:sz w:val="16"/>
                <w:szCs w:val="16"/>
                <w:lang w:val="pt-BR"/>
                <w:rPrChange w:id="2093" w:author="Mateus Berardo de Souza Terra" w:date="2016-02-08T22:05:00Z">
                  <w:rPr>
                    <w:ins w:id="2094" w:author="Mateus Berardo de Souza Terra" w:date="2016-02-08T20:04:00Z"/>
                    <w:color w:val="303030"/>
                    <w:lang w:val="pt-BR"/>
                  </w:rPr>
                </w:rPrChange>
              </w:rPr>
              <w:pPrChange w:id="2095" w:author="Mateus Berardo de Souza Terra" w:date="2016-02-08T22:05:00Z">
                <w:pPr>
                  <w:pStyle w:val="NormalWeb"/>
                  <w:spacing w:before="0" w:beforeAutospacing="0" w:after="160" w:afterAutospacing="0"/>
                  <w:jc w:val="center"/>
                </w:pPr>
              </w:pPrChange>
            </w:pPr>
            <w:ins w:id="2096" w:author="Mateus Berardo de Souza Terra" w:date="2016-02-08T20:05:00Z">
              <w:r w:rsidRPr="00A76C84">
                <w:rPr>
                  <w:color w:val="303030"/>
                  <w:sz w:val="16"/>
                  <w:szCs w:val="16"/>
                  <w:lang w:val="pt-BR"/>
                  <w:rPrChange w:id="2097" w:author="Mateus Berardo de Souza Terra" w:date="2016-02-08T22:05:00Z">
                    <w:rPr>
                      <w:color w:val="303030"/>
                      <w:lang w:val="pt-BR"/>
                    </w:rPr>
                  </w:rPrChange>
                </w:rPr>
                <w:t>52</w:t>
              </w:r>
            </w:ins>
          </w:p>
        </w:tc>
        <w:tc>
          <w:tcPr>
            <w:tcW w:w="1558" w:type="dxa"/>
            <w:tcPrChange w:id="2098"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99" w:author="Mateus Berardo de Souza Terra" w:date="2016-02-08T20:04:00Z"/>
                <w:color w:val="303030"/>
                <w:sz w:val="16"/>
                <w:szCs w:val="16"/>
                <w:lang w:val="pt-BR"/>
                <w:rPrChange w:id="2100" w:author="Mateus Berardo de Souza Terra" w:date="2016-02-08T22:05:00Z">
                  <w:rPr>
                    <w:ins w:id="2101" w:author="Mateus Berardo de Souza Terra" w:date="2016-02-08T20:04:00Z"/>
                    <w:color w:val="303030"/>
                    <w:lang w:val="pt-BR"/>
                  </w:rPr>
                </w:rPrChange>
              </w:rPr>
              <w:pPrChange w:id="2102" w:author="Mateus Berardo de Souza Terra" w:date="2016-02-08T22:05:00Z">
                <w:pPr>
                  <w:pStyle w:val="NormalWeb"/>
                  <w:spacing w:before="0" w:beforeAutospacing="0" w:after="160" w:afterAutospacing="0"/>
                  <w:jc w:val="center"/>
                </w:pPr>
              </w:pPrChange>
            </w:pPr>
            <w:ins w:id="2103" w:author="Mateus Berardo de Souza Terra" w:date="2016-02-08T22:13:00Z">
              <w:r>
                <w:rPr>
                  <w:color w:val="303030"/>
                  <w:sz w:val="16"/>
                  <w:szCs w:val="16"/>
                  <w:lang w:val="pt-BR"/>
                </w:rPr>
                <w:t>4</w:t>
              </w:r>
            </w:ins>
          </w:p>
        </w:tc>
        <w:tc>
          <w:tcPr>
            <w:tcW w:w="1558" w:type="dxa"/>
            <w:tcPrChange w:id="2104"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105" w:author="Mateus Berardo de Souza Terra" w:date="2016-02-08T20:04:00Z"/>
                <w:color w:val="303030"/>
                <w:sz w:val="16"/>
                <w:szCs w:val="16"/>
                <w:lang w:val="pt-BR"/>
                <w:rPrChange w:id="2106" w:author="Mateus Berardo de Souza Terra" w:date="2016-02-08T22:05:00Z">
                  <w:rPr>
                    <w:ins w:id="2107" w:author="Mateus Berardo de Souza Terra" w:date="2016-02-08T20:04:00Z"/>
                    <w:color w:val="303030"/>
                    <w:lang w:val="pt-BR"/>
                  </w:rPr>
                </w:rPrChange>
              </w:rPr>
              <w:pPrChange w:id="2108" w:author="Mateus Berardo de Souza Terra" w:date="2016-02-08T22:05:00Z">
                <w:pPr>
                  <w:pStyle w:val="NormalWeb"/>
                  <w:spacing w:before="0" w:beforeAutospacing="0" w:after="160" w:afterAutospacing="0"/>
                  <w:jc w:val="center"/>
                </w:pPr>
              </w:pPrChange>
            </w:pPr>
            <w:ins w:id="2109" w:author="Mateus Berardo de Souza Terra" w:date="2016-02-08T22:09:00Z">
              <w:r>
                <w:rPr>
                  <w:color w:val="303030"/>
                  <w:sz w:val="16"/>
                  <w:szCs w:val="16"/>
                  <w:lang w:val="pt-BR"/>
                </w:rPr>
                <w:t>84</w:t>
              </w:r>
            </w:ins>
          </w:p>
        </w:tc>
        <w:tc>
          <w:tcPr>
            <w:tcW w:w="1558" w:type="dxa"/>
            <w:tcPrChange w:id="2110"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111" w:author="Mateus Berardo de Souza Terra" w:date="2016-02-08T20:04:00Z"/>
                <w:color w:val="303030"/>
                <w:sz w:val="16"/>
                <w:szCs w:val="16"/>
                <w:lang w:val="pt-BR"/>
                <w:rPrChange w:id="2112" w:author="Mateus Berardo de Souza Terra" w:date="2016-02-08T22:05:00Z">
                  <w:rPr>
                    <w:ins w:id="2113" w:author="Mateus Berardo de Souza Terra" w:date="2016-02-08T20:04:00Z"/>
                    <w:color w:val="303030"/>
                    <w:lang w:val="pt-BR"/>
                  </w:rPr>
                </w:rPrChange>
              </w:rPr>
              <w:pPrChange w:id="2114" w:author="Mateus Berardo de Souza Terra" w:date="2016-02-08T22:05:00Z">
                <w:pPr>
                  <w:pStyle w:val="NormalWeb"/>
                  <w:spacing w:before="0" w:beforeAutospacing="0" w:after="160" w:afterAutospacing="0"/>
                  <w:jc w:val="center"/>
                </w:pPr>
              </w:pPrChange>
            </w:pPr>
            <w:ins w:id="2115" w:author="Mateus Berardo de Souza Terra" w:date="2016-02-08T22:10:00Z">
              <w:r>
                <w:rPr>
                  <w:color w:val="303030"/>
                  <w:sz w:val="16"/>
                  <w:szCs w:val="16"/>
                  <w:lang w:val="pt-BR"/>
                </w:rPr>
                <w:t>T</w:t>
              </w:r>
            </w:ins>
          </w:p>
        </w:tc>
        <w:tc>
          <w:tcPr>
            <w:tcW w:w="1559" w:type="dxa"/>
            <w:tcPrChange w:id="2116"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117" w:author="Mateus Berardo de Souza Terra" w:date="2016-02-08T20:04:00Z"/>
                <w:color w:val="303030"/>
                <w:sz w:val="16"/>
                <w:szCs w:val="16"/>
                <w:lang w:val="pt-BR"/>
                <w:rPrChange w:id="2118" w:author="Mateus Berardo de Souza Terra" w:date="2016-02-08T22:05:00Z">
                  <w:rPr>
                    <w:ins w:id="2119" w:author="Mateus Berardo de Souza Terra" w:date="2016-02-08T20:04:00Z"/>
                    <w:color w:val="303030"/>
                    <w:lang w:val="pt-BR"/>
                  </w:rPr>
                </w:rPrChange>
              </w:rPr>
              <w:pPrChange w:id="2120" w:author="Mateus Berardo de Souza Terra" w:date="2016-02-08T22:05:00Z">
                <w:pPr>
                  <w:pStyle w:val="NormalWeb"/>
                  <w:spacing w:before="0" w:beforeAutospacing="0" w:after="160" w:afterAutospacing="0"/>
                  <w:jc w:val="center"/>
                </w:pPr>
              </w:pPrChange>
            </w:pPr>
            <w:ins w:id="2121" w:author="Mateus Berardo de Souza Terra" w:date="2016-02-08T22:09:00Z">
              <w:r>
                <w:rPr>
                  <w:color w:val="303030"/>
                  <w:sz w:val="16"/>
                  <w:szCs w:val="16"/>
                  <w:lang w:val="pt-BR"/>
                </w:rPr>
                <w:t>116</w:t>
              </w:r>
            </w:ins>
          </w:p>
        </w:tc>
        <w:tc>
          <w:tcPr>
            <w:tcW w:w="1559" w:type="dxa"/>
            <w:tcPrChange w:id="2122"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123" w:author="Mateus Berardo de Souza Terra" w:date="2016-02-08T20:04:00Z"/>
                <w:color w:val="303030"/>
                <w:sz w:val="16"/>
                <w:szCs w:val="16"/>
                <w:lang w:val="pt-BR"/>
                <w:rPrChange w:id="2124" w:author="Mateus Berardo de Souza Terra" w:date="2016-02-08T22:05:00Z">
                  <w:rPr>
                    <w:ins w:id="2125" w:author="Mateus Berardo de Souza Terra" w:date="2016-02-08T20:04:00Z"/>
                    <w:color w:val="303030"/>
                    <w:lang w:val="pt-BR"/>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2:11:00Z">
              <w:r>
                <w:rPr>
                  <w:color w:val="303030"/>
                  <w:sz w:val="16"/>
                  <w:szCs w:val="16"/>
                  <w:lang w:val="pt-BR"/>
                </w:rPr>
                <w:t>t</w:t>
              </w:r>
            </w:ins>
          </w:p>
        </w:tc>
      </w:tr>
      <w:tr w:rsidR="00BA6212" w:rsidRPr="00A76C84" w14:paraId="15B26FBA" w14:textId="77777777" w:rsidTr="00A76C84">
        <w:trPr>
          <w:trHeight w:val="20"/>
          <w:ins w:id="2128" w:author="Mateus Berardo de Souza Terra" w:date="2016-02-08T20:04:00Z"/>
        </w:trPr>
        <w:tc>
          <w:tcPr>
            <w:tcW w:w="1558" w:type="dxa"/>
            <w:tcPrChange w:id="2129"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130" w:author="Mateus Berardo de Souza Terra" w:date="2016-02-08T20:04:00Z"/>
                <w:color w:val="303030"/>
                <w:sz w:val="16"/>
                <w:szCs w:val="16"/>
                <w:lang w:val="pt-BR"/>
                <w:rPrChange w:id="2131" w:author="Mateus Berardo de Souza Terra" w:date="2016-02-08T22:05:00Z">
                  <w:rPr>
                    <w:ins w:id="2132" w:author="Mateus Berardo de Souza Terra" w:date="2016-02-08T20:04:00Z"/>
                    <w:color w:val="303030"/>
                    <w:lang w:val="pt-BR"/>
                  </w:rPr>
                </w:rPrChange>
              </w:rPr>
              <w:pPrChange w:id="2133" w:author="Mateus Berardo de Souza Terra" w:date="2016-02-08T22:05:00Z">
                <w:pPr>
                  <w:pStyle w:val="NormalWeb"/>
                  <w:spacing w:before="0" w:beforeAutospacing="0" w:after="160" w:afterAutospacing="0"/>
                  <w:jc w:val="center"/>
                </w:pPr>
              </w:pPrChange>
            </w:pPr>
            <w:ins w:id="2134" w:author="Mateus Berardo de Souza Terra" w:date="2016-02-08T20:05:00Z">
              <w:r w:rsidRPr="00A76C84">
                <w:rPr>
                  <w:color w:val="303030"/>
                  <w:sz w:val="16"/>
                  <w:szCs w:val="16"/>
                  <w:lang w:val="pt-BR"/>
                  <w:rPrChange w:id="2135" w:author="Mateus Berardo de Souza Terra" w:date="2016-02-08T22:05:00Z">
                    <w:rPr>
                      <w:color w:val="303030"/>
                      <w:lang w:val="pt-BR"/>
                    </w:rPr>
                  </w:rPrChange>
                </w:rPr>
                <w:t>53</w:t>
              </w:r>
            </w:ins>
          </w:p>
        </w:tc>
        <w:tc>
          <w:tcPr>
            <w:tcW w:w="1558" w:type="dxa"/>
            <w:tcPrChange w:id="2136"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137" w:author="Mateus Berardo de Souza Terra" w:date="2016-02-08T20:04:00Z"/>
                <w:color w:val="303030"/>
                <w:sz w:val="16"/>
                <w:szCs w:val="16"/>
                <w:lang w:val="pt-BR"/>
                <w:rPrChange w:id="2138" w:author="Mateus Berardo de Souza Terra" w:date="2016-02-08T22:05:00Z">
                  <w:rPr>
                    <w:ins w:id="2139" w:author="Mateus Berardo de Souza Terra" w:date="2016-02-08T20:04:00Z"/>
                    <w:color w:val="303030"/>
                    <w:lang w:val="pt-BR"/>
                  </w:rPr>
                </w:rPrChange>
              </w:rPr>
              <w:pPrChange w:id="2140" w:author="Mateus Berardo de Souza Terra" w:date="2016-02-08T22:05:00Z">
                <w:pPr>
                  <w:pStyle w:val="NormalWeb"/>
                  <w:spacing w:before="0" w:beforeAutospacing="0" w:after="160" w:afterAutospacing="0"/>
                  <w:jc w:val="center"/>
                </w:pPr>
              </w:pPrChange>
            </w:pPr>
            <w:ins w:id="2141" w:author="Mateus Berardo de Souza Terra" w:date="2016-02-08T22:13:00Z">
              <w:r>
                <w:rPr>
                  <w:color w:val="303030"/>
                  <w:sz w:val="16"/>
                  <w:szCs w:val="16"/>
                  <w:lang w:val="pt-BR"/>
                </w:rPr>
                <w:t>5</w:t>
              </w:r>
            </w:ins>
          </w:p>
        </w:tc>
        <w:tc>
          <w:tcPr>
            <w:tcW w:w="1558" w:type="dxa"/>
            <w:tcPrChange w:id="2142"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143" w:author="Mateus Berardo de Souza Terra" w:date="2016-02-08T20:04:00Z"/>
                <w:color w:val="303030"/>
                <w:sz w:val="16"/>
                <w:szCs w:val="16"/>
                <w:lang w:val="pt-BR"/>
                <w:rPrChange w:id="2144" w:author="Mateus Berardo de Souza Terra" w:date="2016-02-08T22:05:00Z">
                  <w:rPr>
                    <w:ins w:id="2145" w:author="Mateus Berardo de Souza Terra" w:date="2016-02-08T20:04:00Z"/>
                    <w:color w:val="303030"/>
                    <w:lang w:val="pt-BR"/>
                  </w:rPr>
                </w:rPrChange>
              </w:rPr>
              <w:pPrChange w:id="2146" w:author="Mateus Berardo de Souza Terra" w:date="2016-02-08T22:05:00Z">
                <w:pPr>
                  <w:pStyle w:val="NormalWeb"/>
                  <w:spacing w:before="0" w:beforeAutospacing="0" w:after="160" w:afterAutospacing="0"/>
                  <w:jc w:val="center"/>
                </w:pPr>
              </w:pPrChange>
            </w:pPr>
            <w:ins w:id="2147" w:author="Mateus Berardo de Souza Terra" w:date="2016-02-08T22:09:00Z">
              <w:r>
                <w:rPr>
                  <w:color w:val="303030"/>
                  <w:sz w:val="16"/>
                  <w:szCs w:val="16"/>
                  <w:lang w:val="pt-BR"/>
                </w:rPr>
                <w:t>85</w:t>
              </w:r>
            </w:ins>
          </w:p>
        </w:tc>
        <w:tc>
          <w:tcPr>
            <w:tcW w:w="1558" w:type="dxa"/>
            <w:tcPrChange w:id="2148"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49" w:author="Mateus Berardo de Souza Terra" w:date="2016-02-08T20:04:00Z"/>
                <w:color w:val="303030"/>
                <w:sz w:val="16"/>
                <w:szCs w:val="16"/>
                <w:lang w:val="pt-BR"/>
                <w:rPrChange w:id="2150" w:author="Mateus Berardo de Souza Terra" w:date="2016-02-08T22:05:00Z">
                  <w:rPr>
                    <w:ins w:id="2151" w:author="Mateus Berardo de Souza Terra" w:date="2016-02-08T20:04:00Z"/>
                    <w:color w:val="303030"/>
                    <w:lang w:val="pt-BR"/>
                  </w:rPr>
                </w:rPrChange>
              </w:rPr>
              <w:pPrChange w:id="2152" w:author="Mateus Berardo de Souza Terra" w:date="2016-02-08T22:05:00Z">
                <w:pPr>
                  <w:pStyle w:val="NormalWeb"/>
                  <w:spacing w:before="0" w:beforeAutospacing="0" w:after="160" w:afterAutospacing="0"/>
                  <w:jc w:val="center"/>
                </w:pPr>
              </w:pPrChange>
            </w:pPr>
            <w:ins w:id="2153" w:author="Mateus Berardo de Souza Terra" w:date="2016-02-08T22:10:00Z">
              <w:r>
                <w:rPr>
                  <w:color w:val="303030"/>
                  <w:sz w:val="16"/>
                  <w:szCs w:val="16"/>
                  <w:lang w:val="pt-BR"/>
                </w:rPr>
                <w:t>U</w:t>
              </w:r>
            </w:ins>
          </w:p>
        </w:tc>
        <w:tc>
          <w:tcPr>
            <w:tcW w:w="1559" w:type="dxa"/>
            <w:tcPrChange w:id="2154"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55" w:author="Mateus Berardo de Souza Terra" w:date="2016-02-08T20:04:00Z"/>
                <w:color w:val="303030"/>
                <w:sz w:val="16"/>
                <w:szCs w:val="16"/>
                <w:lang w:val="pt-BR"/>
                <w:rPrChange w:id="2156" w:author="Mateus Berardo de Souza Terra" w:date="2016-02-08T22:05:00Z">
                  <w:rPr>
                    <w:ins w:id="2157" w:author="Mateus Berardo de Souza Terra" w:date="2016-02-08T20:04:00Z"/>
                    <w:color w:val="303030"/>
                    <w:lang w:val="pt-BR"/>
                  </w:rPr>
                </w:rPrChange>
              </w:rPr>
              <w:pPrChange w:id="2158" w:author="Mateus Berardo de Souza Terra" w:date="2016-02-08T22:05:00Z">
                <w:pPr>
                  <w:pStyle w:val="NormalWeb"/>
                  <w:spacing w:before="0" w:beforeAutospacing="0" w:after="160" w:afterAutospacing="0"/>
                  <w:jc w:val="center"/>
                </w:pPr>
              </w:pPrChange>
            </w:pPr>
            <w:ins w:id="2159" w:author="Mateus Berardo de Souza Terra" w:date="2016-02-08T22:09:00Z">
              <w:r>
                <w:rPr>
                  <w:color w:val="303030"/>
                  <w:sz w:val="16"/>
                  <w:szCs w:val="16"/>
                  <w:lang w:val="pt-BR"/>
                </w:rPr>
                <w:t>117</w:t>
              </w:r>
            </w:ins>
          </w:p>
        </w:tc>
        <w:tc>
          <w:tcPr>
            <w:tcW w:w="1559" w:type="dxa"/>
            <w:tcPrChange w:id="2160"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61" w:author="Mateus Berardo de Souza Terra" w:date="2016-02-08T20:04:00Z"/>
                <w:color w:val="303030"/>
                <w:sz w:val="16"/>
                <w:szCs w:val="16"/>
                <w:lang w:val="pt-BR"/>
                <w:rPrChange w:id="2162" w:author="Mateus Berardo de Souza Terra" w:date="2016-02-08T22:05:00Z">
                  <w:rPr>
                    <w:ins w:id="2163" w:author="Mateus Berardo de Souza Terra" w:date="2016-02-08T20:04:00Z"/>
                    <w:color w:val="303030"/>
                    <w:lang w:val="pt-BR"/>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2:11:00Z">
              <w:r>
                <w:rPr>
                  <w:color w:val="303030"/>
                  <w:sz w:val="16"/>
                  <w:szCs w:val="16"/>
                  <w:lang w:val="pt-BR"/>
                </w:rPr>
                <w:t>u</w:t>
              </w:r>
            </w:ins>
          </w:p>
        </w:tc>
      </w:tr>
      <w:tr w:rsidR="00BA6212" w:rsidRPr="00A76C84" w14:paraId="120B16EF" w14:textId="77777777" w:rsidTr="00A76C84">
        <w:trPr>
          <w:trHeight w:val="20"/>
          <w:ins w:id="2166" w:author="Mateus Berardo de Souza Terra" w:date="2016-02-08T20:04:00Z"/>
        </w:trPr>
        <w:tc>
          <w:tcPr>
            <w:tcW w:w="1558" w:type="dxa"/>
            <w:tcPrChange w:id="2167"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68" w:author="Mateus Berardo de Souza Terra" w:date="2016-02-08T20:04:00Z"/>
                <w:color w:val="303030"/>
                <w:sz w:val="16"/>
                <w:szCs w:val="16"/>
                <w:lang w:val="pt-BR"/>
                <w:rPrChange w:id="2169" w:author="Mateus Berardo de Souza Terra" w:date="2016-02-08T22:05:00Z">
                  <w:rPr>
                    <w:ins w:id="2170" w:author="Mateus Berardo de Souza Terra" w:date="2016-02-08T20:04:00Z"/>
                    <w:color w:val="303030"/>
                    <w:lang w:val="pt-BR"/>
                  </w:rPr>
                </w:rPrChange>
              </w:rPr>
              <w:pPrChange w:id="2171" w:author="Mateus Berardo de Souza Terra" w:date="2016-02-08T22:05:00Z">
                <w:pPr>
                  <w:pStyle w:val="NormalWeb"/>
                  <w:spacing w:before="0" w:beforeAutospacing="0" w:after="160" w:afterAutospacing="0"/>
                  <w:jc w:val="center"/>
                </w:pPr>
              </w:pPrChange>
            </w:pPr>
            <w:ins w:id="2172" w:author="Mateus Berardo de Souza Terra" w:date="2016-02-08T20:05:00Z">
              <w:r w:rsidRPr="00A76C84">
                <w:rPr>
                  <w:color w:val="303030"/>
                  <w:sz w:val="16"/>
                  <w:szCs w:val="16"/>
                  <w:lang w:val="pt-BR"/>
                  <w:rPrChange w:id="2173" w:author="Mateus Berardo de Souza Terra" w:date="2016-02-08T22:05:00Z">
                    <w:rPr>
                      <w:color w:val="303030"/>
                      <w:lang w:val="pt-BR"/>
                    </w:rPr>
                  </w:rPrChange>
                </w:rPr>
                <w:t>54</w:t>
              </w:r>
            </w:ins>
          </w:p>
        </w:tc>
        <w:tc>
          <w:tcPr>
            <w:tcW w:w="1558" w:type="dxa"/>
            <w:tcPrChange w:id="2174"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75" w:author="Mateus Berardo de Souza Terra" w:date="2016-02-08T20:04:00Z"/>
                <w:color w:val="303030"/>
                <w:sz w:val="16"/>
                <w:szCs w:val="16"/>
                <w:lang w:val="pt-BR"/>
                <w:rPrChange w:id="2176" w:author="Mateus Berardo de Souza Terra" w:date="2016-02-08T22:05:00Z">
                  <w:rPr>
                    <w:ins w:id="2177" w:author="Mateus Berardo de Souza Terra" w:date="2016-02-08T20:04:00Z"/>
                    <w:color w:val="303030"/>
                    <w:lang w:val="pt-BR"/>
                  </w:rPr>
                </w:rPrChange>
              </w:rPr>
              <w:pPrChange w:id="2178" w:author="Mateus Berardo de Souza Terra" w:date="2016-02-08T22:05:00Z">
                <w:pPr>
                  <w:pStyle w:val="NormalWeb"/>
                  <w:spacing w:before="0" w:beforeAutospacing="0" w:after="160" w:afterAutospacing="0"/>
                  <w:jc w:val="center"/>
                </w:pPr>
              </w:pPrChange>
            </w:pPr>
            <w:ins w:id="2179" w:author="Mateus Berardo de Souza Terra" w:date="2016-02-08T22:13:00Z">
              <w:r>
                <w:rPr>
                  <w:color w:val="303030"/>
                  <w:sz w:val="16"/>
                  <w:szCs w:val="16"/>
                  <w:lang w:val="pt-BR"/>
                </w:rPr>
                <w:t>6</w:t>
              </w:r>
            </w:ins>
          </w:p>
        </w:tc>
        <w:tc>
          <w:tcPr>
            <w:tcW w:w="1558" w:type="dxa"/>
            <w:tcPrChange w:id="2180"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81" w:author="Mateus Berardo de Souza Terra" w:date="2016-02-08T20:04:00Z"/>
                <w:color w:val="303030"/>
                <w:sz w:val="16"/>
                <w:szCs w:val="16"/>
                <w:lang w:val="pt-BR"/>
                <w:rPrChange w:id="2182" w:author="Mateus Berardo de Souza Terra" w:date="2016-02-08T22:05:00Z">
                  <w:rPr>
                    <w:ins w:id="2183" w:author="Mateus Berardo de Souza Terra" w:date="2016-02-08T20:04:00Z"/>
                    <w:color w:val="303030"/>
                    <w:lang w:val="pt-BR"/>
                  </w:rPr>
                </w:rPrChange>
              </w:rPr>
              <w:pPrChange w:id="2184" w:author="Mateus Berardo de Souza Terra" w:date="2016-02-08T22:05:00Z">
                <w:pPr>
                  <w:pStyle w:val="NormalWeb"/>
                  <w:spacing w:before="0" w:beforeAutospacing="0" w:after="160" w:afterAutospacing="0"/>
                  <w:jc w:val="center"/>
                </w:pPr>
              </w:pPrChange>
            </w:pPr>
            <w:ins w:id="2185" w:author="Mateus Berardo de Souza Terra" w:date="2016-02-08T22:09:00Z">
              <w:r>
                <w:rPr>
                  <w:color w:val="303030"/>
                  <w:sz w:val="16"/>
                  <w:szCs w:val="16"/>
                  <w:lang w:val="pt-BR"/>
                </w:rPr>
                <w:t>86</w:t>
              </w:r>
            </w:ins>
          </w:p>
        </w:tc>
        <w:tc>
          <w:tcPr>
            <w:tcW w:w="1558" w:type="dxa"/>
            <w:tcPrChange w:id="2186"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87" w:author="Mateus Berardo de Souza Terra" w:date="2016-02-08T20:04:00Z"/>
                <w:color w:val="303030"/>
                <w:sz w:val="16"/>
                <w:szCs w:val="16"/>
                <w:lang w:val="pt-BR"/>
                <w:rPrChange w:id="2188" w:author="Mateus Berardo de Souza Terra" w:date="2016-02-08T22:05:00Z">
                  <w:rPr>
                    <w:ins w:id="2189" w:author="Mateus Berardo de Souza Terra" w:date="2016-02-08T20:04:00Z"/>
                    <w:color w:val="303030"/>
                    <w:lang w:val="pt-BR"/>
                  </w:rPr>
                </w:rPrChange>
              </w:rPr>
              <w:pPrChange w:id="2190" w:author="Mateus Berardo de Souza Terra" w:date="2016-02-08T22:05:00Z">
                <w:pPr>
                  <w:pStyle w:val="NormalWeb"/>
                  <w:spacing w:before="0" w:beforeAutospacing="0" w:after="160" w:afterAutospacing="0"/>
                  <w:jc w:val="center"/>
                </w:pPr>
              </w:pPrChange>
            </w:pPr>
            <w:ins w:id="2191" w:author="Mateus Berardo de Souza Terra" w:date="2016-02-08T22:10:00Z">
              <w:r>
                <w:rPr>
                  <w:color w:val="303030"/>
                  <w:sz w:val="16"/>
                  <w:szCs w:val="16"/>
                  <w:lang w:val="pt-BR"/>
                </w:rPr>
                <w:t>V</w:t>
              </w:r>
            </w:ins>
          </w:p>
        </w:tc>
        <w:tc>
          <w:tcPr>
            <w:tcW w:w="1559" w:type="dxa"/>
            <w:tcPrChange w:id="2192"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93" w:author="Mateus Berardo de Souza Terra" w:date="2016-02-08T20:04:00Z"/>
                <w:color w:val="303030"/>
                <w:sz w:val="16"/>
                <w:szCs w:val="16"/>
                <w:lang w:val="pt-BR"/>
                <w:rPrChange w:id="2194" w:author="Mateus Berardo de Souza Terra" w:date="2016-02-08T22:05:00Z">
                  <w:rPr>
                    <w:ins w:id="2195" w:author="Mateus Berardo de Souza Terra" w:date="2016-02-08T20:04:00Z"/>
                    <w:color w:val="303030"/>
                    <w:lang w:val="pt-BR"/>
                  </w:rPr>
                </w:rPrChange>
              </w:rPr>
              <w:pPrChange w:id="2196" w:author="Mateus Berardo de Souza Terra" w:date="2016-02-08T22:05:00Z">
                <w:pPr>
                  <w:pStyle w:val="NormalWeb"/>
                  <w:spacing w:before="0" w:beforeAutospacing="0" w:after="160" w:afterAutospacing="0"/>
                  <w:jc w:val="center"/>
                </w:pPr>
              </w:pPrChange>
            </w:pPr>
            <w:ins w:id="2197" w:author="Mateus Berardo de Souza Terra" w:date="2016-02-08T22:09:00Z">
              <w:r>
                <w:rPr>
                  <w:color w:val="303030"/>
                  <w:sz w:val="16"/>
                  <w:szCs w:val="16"/>
                  <w:lang w:val="pt-BR"/>
                </w:rPr>
                <w:t>118</w:t>
              </w:r>
            </w:ins>
          </w:p>
        </w:tc>
        <w:tc>
          <w:tcPr>
            <w:tcW w:w="1559" w:type="dxa"/>
            <w:tcPrChange w:id="2198"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99" w:author="Mateus Berardo de Souza Terra" w:date="2016-02-08T20:04:00Z"/>
                <w:color w:val="303030"/>
                <w:sz w:val="16"/>
                <w:szCs w:val="16"/>
                <w:lang w:val="pt-BR"/>
                <w:rPrChange w:id="2200" w:author="Mateus Berardo de Souza Terra" w:date="2016-02-08T22:05:00Z">
                  <w:rPr>
                    <w:ins w:id="2201" w:author="Mateus Berardo de Souza Terra" w:date="2016-02-08T20:04:00Z"/>
                    <w:color w:val="303030"/>
                    <w:lang w:val="pt-BR"/>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2:11:00Z">
              <w:r>
                <w:rPr>
                  <w:color w:val="303030"/>
                  <w:sz w:val="16"/>
                  <w:szCs w:val="16"/>
                  <w:lang w:val="pt-BR"/>
                </w:rPr>
                <w:t>v</w:t>
              </w:r>
            </w:ins>
          </w:p>
        </w:tc>
      </w:tr>
      <w:tr w:rsidR="00BA6212" w:rsidRPr="00A76C84" w14:paraId="30508229" w14:textId="77777777" w:rsidTr="00A76C84">
        <w:trPr>
          <w:trHeight w:val="20"/>
          <w:ins w:id="2204" w:author="Mateus Berardo de Souza Terra" w:date="2016-02-08T20:04:00Z"/>
        </w:trPr>
        <w:tc>
          <w:tcPr>
            <w:tcW w:w="1558" w:type="dxa"/>
            <w:tcPrChange w:id="2205"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206" w:author="Mateus Berardo de Souza Terra" w:date="2016-02-08T20:04:00Z"/>
                <w:color w:val="303030"/>
                <w:sz w:val="16"/>
                <w:szCs w:val="16"/>
                <w:lang w:val="pt-BR"/>
                <w:rPrChange w:id="2207" w:author="Mateus Berardo de Souza Terra" w:date="2016-02-08T22:05:00Z">
                  <w:rPr>
                    <w:ins w:id="2208" w:author="Mateus Berardo de Souza Terra" w:date="2016-02-08T20:04:00Z"/>
                    <w:color w:val="303030"/>
                    <w:lang w:val="pt-BR"/>
                  </w:rPr>
                </w:rPrChange>
              </w:rPr>
              <w:pPrChange w:id="2209" w:author="Mateus Berardo de Souza Terra" w:date="2016-02-08T22:05:00Z">
                <w:pPr>
                  <w:pStyle w:val="NormalWeb"/>
                  <w:spacing w:before="0" w:beforeAutospacing="0" w:after="160" w:afterAutospacing="0"/>
                  <w:jc w:val="center"/>
                </w:pPr>
              </w:pPrChange>
            </w:pPr>
            <w:ins w:id="2210" w:author="Mateus Berardo de Souza Terra" w:date="2016-02-08T20:05:00Z">
              <w:r w:rsidRPr="00A76C84">
                <w:rPr>
                  <w:color w:val="303030"/>
                  <w:sz w:val="16"/>
                  <w:szCs w:val="16"/>
                  <w:lang w:val="pt-BR"/>
                  <w:rPrChange w:id="2211" w:author="Mateus Berardo de Souza Terra" w:date="2016-02-08T22:05:00Z">
                    <w:rPr>
                      <w:color w:val="303030"/>
                      <w:lang w:val="pt-BR"/>
                    </w:rPr>
                  </w:rPrChange>
                </w:rPr>
                <w:t>55</w:t>
              </w:r>
            </w:ins>
          </w:p>
        </w:tc>
        <w:tc>
          <w:tcPr>
            <w:tcW w:w="1558" w:type="dxa"/>
            <w:tcPrChange w:id="2212"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213" w:author="Mateus Berardo de Souza Terra" w:date="2016-02-08T20:04:00Z"/>
                <w:color w:val="303030"/>
                <w:sz w:val="16"/>
                <w:szCs w:val="16"/>
                <w:lang w:val="pt-BR"/>
                <w:rPrChange w:id="2214" w:author="Mateus Berardo de Souza Terra" w:date="2016-02-08T22:05:00Z">
                  <w:rPr>
                    <w:ins w:id="2215" w:author="Mateus Berardo de Souza Terra" w:date="2016-02-08T20:04:00Z"/>
                    <w:color w:val="303030"/>
                    <w:lang w:val="pt-BR"/>
                  </w:rPr>
                </w:rPrChange>
              </w:rPr>
              <w:pPrChange w:id="2216" w:author="Mateus Berardo de Souza Terra" w:date="2016-02-08T22:05:00Z">
                <w:pPr>
                  <w:pStyle w:val="NormalWeb"/>
                  <w:spacing w:before="0" w:beforeAutospacing="0" w:after="160" w:afterAutospacing="0"/>
                  <w:jc w:val="center"/>
                </w:pPr>
              </w:pPrChange>
            </w:pPr>
            <w:ins w:id="2217" w:author="Mateus Berardo de Souza Terra" w:date="2016-02-08T22:13:00Z">
              <w:r>
                <w:rPr>
                  <w:color w:val="303030"/>
                  <w:sz w:val="16"/>
                  <w:szCs w:val="16"/>
                  <w:lang w:val="pt-BR"/>
                </w:rPr>
                <w:t>7</w:t>
              </w:r>
            </w:ins>
          </w:p>
        </w:tc>
        <w:tc>
          <w:tcPr>
            <w:tcW w:w="1558" w:type="dxa"/>
            <w:tcPrChange w:id="2218"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219" w:author="Mateus Berardo de Souza Terra" w:date="2016-02-08T20:04:00Z"/>
                <w:color w:val="303030"/>
                <w:sz w:val="16"/>
                <w:szCs w:val="16"/>
                <w:lang w:val="pt-BR"/>
                <w:rPrChange w:id="2220" w:author="Mateus Berardo de Souza Terra" w:date="2016-02-08T22:05:00Z">
                  <w:rPr>
                    <w:ins w:id="2221" w:author="Mateus Berardo de Souza Terra" w:date="2016-02-08T20:04:00Z"/>
                    <w:color w:val="303030"/>
                    <w:lang w:val="pt-BR"/>
                  </w:rPr>
                </w:rPrChange>
              </w:rPr>
              <w:pPrChange w:id="2222" w:author="Mateus Berardo de Souza Terra" w:date="2016-02-08T22:05:00Z">
                <w:pPr>
                  <w:pStyle w:val="NormalWeb"/>
                  <w:spacing w:before="0" w:beforeAutospacing="0" w:after="160" w:afterAutospacing="0"/>
                  <w:jc w:val="center"/>
                </w:pPr>
              </w:pPrChange>
            </w:pPr>
            <w:ins w:id="2223" w:author="Mateus Berardo de Souza Terra" w:date="2016-02-08T22:09:00Z">
              <w:r>
                <w:rPr>
                  <w:color w:val="303030"/>
                  <w:sz w:val="16"/>
                  <w:szCs w:val="16"/>
                  <w:lang w:val="pt-BR"/>
                </w:rPr>
                <w:t>87</w:t>
              </w:r>
            </w:ins>
          </w:p>
        </w:tc>
        <w:tc>
          <w:tcPr>
            <w:tcW w:w="1558" w:type="dxa"/>
            <w:tcPrChange w:id="2224"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225" w:author="Mateus Berardo de Souza Terra" w:date="2016-02-08T20:04:00Z"/>
                <w:color w:val="303030"/>
                <w:sz w:val="16"/>
                <w:szCs w:val="16"/>
                <w:lang w:val="pt-BR"/>
                <w:rPrChange w:id="2226" w:author="Mateus Berardo de Souza Terra" w:date="2016-02-08T22:05:00Z">
                  <w:rPr>
                    <w:ins w:id="2227" w:author="Mateus Berardo de Souza Terra" w:date="2016-02-08T20:04:00Z"/>
                    <w:color w:val="303030"/>
                    <w:lang w:val="pt-BR"/>
                  </w:rPr>
                </w:rPrChange>
              </w:rPr>
              <w:pPrChange w:id="2228" w:author="Mateus Berardo de Souza Terra" w:date="2016-02-08T22:05:00Z">
                <w:pPr>
                  <w:pStyle w:val="NormalWeb"/>
                  <w:spacing w:before="0" w:beforeAutospacing="0" w:after="160" w:afterAutospacing="0"/>
                  <w:jc w:val="center"/>
                </w:pPr>
              </w:pPrChange>
            </w:pPr>
            <w:ins w:id="2229" w:author="Mateus Berardo de Souza Terra" w:date="2016-02-08T22:10:00Z">
              <w:r>
                <w:rPr>
                  <w:color w:val="303030"/>
                  <w:sz w:val="16"/>
                  <w:szCs w:val="16"/>
                  <w:lang w:val="pt-BR"/>
                </w:rPr>
                <w:t>W</w:t>
              </w:r>
            </w:ins>
          </w:p>
        </w:tc>
        <w:tc>
          <w:tcPr>
            <w:tcW w:w="1559" w:type="dxa"/>
            <w:tcPrChange w:id="2230"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231" w:author="Mateus Berardo de Souza Terra" w:date="2016-02-08T20:04:00Z"/>
                <w:color w:val="303030"/>
                <w:sz w:val="16"/>
                <w:szCs w:val="16"/>
                <w:lang w:val="pt-BR"/>
                <w:rPrChange w:id="2232" w:author="Mateus Berardo de Souza Terra" w:date="2016-02-08T22:05:00Z">
                  <w:rPr>
                    <w:ins w:id="2233" w:author="Mateus Berardo de Souza Terra" w:date="2016-02-08T20:04:00Z"/>
                    <w:color w:val="303030"/>
                    <w:lang w:val="pt-BR"/>
                  </w:rPr>
                </w:rPrChange>
              </w:rPr>
              <w:pPrChange w:id="2234" w:author="Mateus Berardo de Souza Terra" w:date="2016-02-08T22:05:00Z">
                <w:pPr>
                  <w:pStyle w:val="NormalWeb"/>
                  <w:spacing w:before="0" w:beforeAutospacing="0" w:after="160" w:afterAutospacing="0"/>
                  <w:jc w:val="center"/>
                </w:pPr>
              </w:pPrChange>
            </w:pPr>
            <w:ins w:id="2235" w:author="Mateus Berardo de Souza Terra" w:date="2016-02-08T22:09:00Z">
              <w:r>
                <w:rPr>
                  <w:color w:val="303030"/>
                  <w:sz w:val="16"/>
                  <w:szCs w:val="16"/>
                  <w:lang w:val="pt-BR"/>
                </w:rPr>
                <w:t>119</w:t>
              </w:r>
            </w:ins>
          </w:p>
        </w:tc>
        <w:tc>
          <w:tcPr>
            <w:tcW w:w="1559" w:type="dxa"/>
            <w:tcPrChange w:id="2236"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237" w:author="Mateus Berardo de Souza Terra" w:date="2016-02-08T20:04:00Z"/>
                <w:color w:val="303030"/>
                <w:sz w:val="16"/>
                <w:szCs w:val="16"/>
                <w:lang w:val="pt-BR"/>
                <w:rPrChange w:id="2238" w:author="Mateus Berardo de Souza Terra" w:date="2016-02-08T22:05:00Z">
                  <w:rPr>
                    <w:ins w:id="2239" w:author="Mateus Berardo de Souza Terra" w:date="2016-02-08T20:04:00Z"/>
                    <w:color w:val="303030"/>
                    <w:lang w:val="pt-BR"/>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2:11:00Z">
              <w:r>
                <w:rPr>
                  <w:color w:val="303030"/>
                  <w:sz w:val="16"/>
                  <w:szCs w:val="16"/>
                  <w:lang w:val="pt-BR"/>
                </w:rPr>
                <w:t>w</w:t>
              </w:r>
            </w:ins>
          </w:p>
        </w:tc>
      </w:tr>
      <w:tr w:rsidR="00BA6212" w:rsidRPr="00A76C84" w14:paraId="04F6582B" w14:textId="77777777" w:rsidTr="00A76C84">
        <w:trPr>
          <w:trHeight w:val="20"/>
          <w:ins w:id="2242" w:author="Mateus Berardo de Souza Terra" w:date="2016-02-08T20:04:00Z"/>
        </w:trPr>
        <w:tc>
          <w:tcPr>
            <w:tcW w:w="1558" w:type="dxa"/>
            <w:tcPrChange w:id="2243"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244" w:author="Mateus Berardo de Souza Terra" w:date="2016-02-08T20:04:00Z"/>
                <w:color w:val="303030"/>
                <w:sz w:val="16"/>
                <w:szCs w:val="16"/>
                <w:lang w:val="pt-BR"/>
                <w:rPrChange w:id="2245" w:author="Mateus Berardo de Souza Terra" w:date="2016-02-08T22:05:00Z">
                  <w:rPr>
                    <w:ins w:id="2246" w:author="Mateus Berardo de Souza Terra" w:date="2016-02-08T20:04:00Z"/>
                    <w:color w:val="303030"/>
                    <w:lang w:val="pt-BR"/>
                  </w:rPr>
                </w:rPrChange>
              </w:rPr>
              <w:pPrChange w:id="2247" w:author="Mateus Berardo de Souza Terra" w:date="2016-02-08T22:05:00Z">
                <w:pPr>
                  <w:pStyle w:val="NormalWeb"/>
                  <w:spacing w:before="0" w:beforeAutospacing="0" w:after="160" w:afterAutospacing="0"/>
                  <w:jc w:val="center"/>
                </w:pPr>
              </w:pPrChange>
            </w:pPr>
            <w:ins w:id="2248" w:author="Mateus Berardo de Souza Terra" w:date="2016-02-08T20:05:00Z">
              <w:r w:rsidRPr="00A76C84">
                <w:rPr>
                  <w:color w:val="303030"/>
                  <w:sz w:val="16"/>
                  <w:szCs w:val="16"/>
                  <w:lang w:val="pt-BR"/>
                  <w:rPrChange w:id="2249" w:author="Mateus Berardo de Souza Terra" w:date="2016-02-08T22:05:00Z">
                    <w:rPr>
                      <w:color w:val="303030"/>
                      <w:lang w:val="pt-BR"/>
                    </w:rPr>
                  </w:rPrChange>
                </w:rPr>
                <w:t>56</w:t>
              </w:r>
            </w:ins>
          </w:p>
        </w:tc>
        <w:tc>
          <w:tcPr>
            <w:tcW w:w="1558" w:type="dxa"/>
            <w:tcPrChange w:id="2250"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51" w:author="Mateus Berardo de Souza Terra" w:date="2016-02-08T20:04:00Z"/>
                <w:color w:val="303030"/>
                <w:sz w:val="16"/>
                <w:szCs w:val="16"/>
                <w:lang w:val="pt-BR"/>
                <w:rPrChange w:id="2252" w:author="Mateus Berardo de Souza Terra" w:date="2016-02-08T22:05:00Z">
                  <w:rPr>
                    <w:ins w:id="2253" w:author="Mateus Berardo de Souza Terra" w:date="2016-02-08T20:04:00Z"/>
                    <w:color w:val="303030"/>
                    <w:lang w:val="pt-BR"/>
                  </w:rPr>
                </w:rPrChange>
              </w:rPr>
              <w:pPrChange w:id="2254" w:author="Mateus Berardo de Souza Terra" w:date="2016-02-08T22:05:00Z">
                <w:pPr>
                  <w:pStyle w:val="NormalWeb"/>
                  <w:spacing w:before="0" w:beforeAutospacing="0" w:after="160" w:afterAutospacing="0"/>
                  <w:jc w:val="center"/>
                </w:pPr>
              </w:pPrChange>
            </w:pPr>
            <w:ins w:id="2255" w:author="Mateus Berardo de Souza Terra" w:date="2016-02-08T22:13:00Z">
              <w:r>
                <w:rPr>
                  <w:color w:val="303030"/>
                  <w:sz w:val="16"/>
                  <w:szCs w:val="16"/>
                  <w:lang w:val="pt-BR"/>
                </w:rPr>
                <w:t>8</w:t>
              </w:r>
            </w:ins>
          </w:p>
        </w:tc>
        <w:tc>
          <w:tcPr>
            <w:tcW w:w="1558" w:type="dxa"/>
            <w:tcPrChange w:id="2256"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57" w:author="Mateus Berardo de Souza Terra" w:date="2016-02-08T20:04:00Z"/>
                <w:color w:val="303030"/>
                <w:sz w:val="16"/>
                <w:szCs w:val="16"/>
                <w:lang w:val="pt-BR"/>
                <w:rPrChange w:id="2258" w:author="Mateus Berardo de Souza Terra" w:date="2016-02-08T22:05:00Z">
                  <w:rPr>
                    <w:ins w:id="2259" w:author="Mateus Berardo de Souza Terra" w:date="2016-02-08T20:04:00Z"/>
                    <w:color w:val="303030"/>
                    <w:lang w:val="pt-BR"/>
                  </w:rPr>
                </w:rPrChange>
              </w:rPr>
              <w:pPrChange w:id="2260" w:author="Mateus Berardo de Souza Terra" w:date="2016-02-08T22:05:00Z">
                <w:pPr>
                  <w:pStyle w:val="NormalWeb"/>
                  <w:spacing w:before="0" w:beforeAutospacing="0" w:after="160" w:afterAutospacing="0"/>
                  <w:jc w:val="center"/>
                </w:pPr>
              </w:pPrChange>
            </w:pPr>
            <w:ins w:id="2261" w:author="Mateus Berardo de Souza Terra" w:date="2016-02-08T22:09:00Z">
              <w:r>
                <w:rPr>
                  <w:color w:val="303030"/>
                  <w:sz w:val="16"/>
                  <w:szCs w:val="16"/>
                  <w:lang w:val="pt-BR"/>
                </w:rPr>
                <w:t>88</w:t>
              </w:r>
            </w:ins>
          </w:p>
        </w:tc>
        <w:tc>
          <w:tcPr>
            <w:tcW w:w="1558" w:type="dxa"/>
            <w:tcPrChange w:id="2262"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63" w:author="Mateus Berardo de Souza Terra" w:date="2016-02-08T20:04:00Z"/>
                <w:color w:val="303030"/>
                <w:sz w:val="16"/>
                <w:szCs w:val="16"/>
                <w:lang w:val="pt-BR"/>
                <w:rPrChange w:id="2264" w:author="Mateus Berardo de Souza Terra" w:date="2016-02-08T22:05:00Z">
                  <w:rPr>
                    <w:ins w:id="2265" w:author="Mateus Berardo de Souza Terra" w:date="2016-02-08T20:04:00Z"/>
                    <w:color w:val="303030"/>
                    <w:lang w:val="pt-BR"/>
                  </w:rPr>
                </w:rPrChange>
              </w:rPr>
              <w:pPrChange w:id="2266" w:author="Mateus Berardo de Souza Terra" w:date="2016-02-08T22:05:00Z">
                <w:pPr>
                  <w:pStyle w:val="NormalWeb"/>
                  <w:spacing w:before="0" w:beforeAutospacing="0" w:after="160" w:afterAutospacing="0"/>
                  <w:jc w:val="center"/>
                </w:pPr>
              </w:pPrChange>
            </w:pPr>
            <w:ins w:id="2267" w:author="Mateus Berardo de Souza Terra" w:date="2016-02-08T22:10:00Z">
              <w:r>
                <w:rPr>
                  <w:color w:val="303030"/>
                  <w:sz w:val="16"/>
                  <w:szCs w:val="16"/>
                  <w:lang w:val="pt-BR"/>
                </w:rPr>
                <w:t>X</w:t>
              </w:r>
            </w:ins>
          </w:p>
        </w:tc>
        <w:tc>
          <w:tcPr>
            <w:tcW w:w="1559" w:type="dxa"/>
            <w:tcPrChange w:id="2268"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69" w:author="Mateus Berardo de Souza Terra" w:date="2016-02-08T20:04:00Z"/>
                <w:color w:val="303030"/>
                <w:sz w:val="16"/>
                <w:szCs w:val="16"/>
                <w:lang w:val="pt-BR"/>
                <w:rPrChange w:id="2270" w:author="Mateus Berardo de Souza Terra" w:date="2016-02-08T22:05:00Z">
                  <w:rPr>
                    <w:ins w:id="2271" w:author="Mateus Berardo de Souza Terra" w:date="2016-02-08T20:04:00Z"/>
                    <w:color w:val="303030"/>
                    <w:lang w:val="pt-BR"/>
                  </w:rPr>
                </w:rPrChange>
              </w:rPr>
              <w:pPrChange w:id="2272" w:author="Mateus Berardo de Souza Terra" w:date="2016-02-08T22:05:00Z">
                <w:pPr>
                  <w:pStyle w:val="NormalWeb"/>
                  <w:spacing w:before="0" w:beforeAutospacing="0" w:after="160" w:afterAutospacing="0"/>
                  <w:jc w:val="center"/>
                </w:pPr>
              </w:pPrChange>
            </w:pPr>
            <w:ins w:id="2273" w:author="Mateus Berardo de Souza Terra" w:date="2016-02-08T22:09:00Z">
              <w:r>
                <w:rPr>
                  <w:color w:val="303030"/>
                  <w:sz w:val="16"/>
                  <w:szCs w:val="16"/>
                  <w:lang w:val="pt-BR"/>
                </w:rPr>
                <w:t>120</w:t>
              </w:r>
            </w:ins>
          </w:p>
        </w:tc>
        <w:tc>
          <w:tcPr>
            <w:tcW w:w="1559" w:type="dxa"/>
            <w:tcPrChange w:id="2274"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75" w:author="Mateus Berardo de Souza Terra" w:date="2016-02-08T20:04:00Z"/>
                <w:color w:val="303030"/>
                <w:sz w:val="16"/>
                <w:szCs w:val="16"/>
                <w:lang w:val="pt-BR"/>
                <w:rPrChange w:id="2276" w:author="Mateus Berardo de Souza Terra" w:date="2016-02-08T22:05:00Z">
                  <w:rPr>
                    <w:ins w:id="2277" w:author="Mateus Berardo de Souza Terra" w:date="2016-02-08T20:04:00Z"/>
                    <w:color w:val="303030"/>
                    <w:lang w:val="pt-BR"/>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2:11:00Z">
              <w:r>
                <w:rPr>
                  <w:color w:val="303030"/>
                  <w:sz w:val="16"/>
                  <w:szCs w:val="16"/>
                  <w:lang w:val="pt-BR"/>
                </w:rPr>
                <w:t>x</w:t>
              </w:r>
            </w:ins>
          </w:p>
        </w:tc>
      </w:tr>
      <w:tr w:rsidR="00BA6212" w:rsidRPr="00A76C84" w14:paraId="33E4EA1D" w14:textId="77777777" w:rsidTr="00A76C84">
        <w:trPr>
          <w:trHeight w:val="20"/>
          <w:ins w:id="2280" w:author="Mateus Berardo de Souza Terra" w:date="2016-02-08T20:04:00Z"/>
        </w:trPr>
        <w:tc>
          <w:tcPr>
            <w:tcW w:w="1558" w:type="dxa"/>
            <w:tcPrChange w:id="2281"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82" w:author="Mateus Berardo de Souza Terra" w:date="2016-02-08T20:04:00Z"/>
                <w:color w:val="303030"/>
                <w:sz w:val="16"/>
                <w:szCs w:val="16"/>
                <w:lang w:val="pt-BR"/>
                <w:rPrChange w:id="2283" w:author="Mateus Berardo de Souza Terra" w:date="2016-02-08T22:05:00Z">
                  <w:rPr>
                    <w:ins w:id="2284" w:author="Mateus Berardo de Souza Terra" w:date="2016-02-08T20:04:00Z"/>
                    <w:color w:val="303030"/>
                    <w:lang w:val="pt-BR"/>
                  </w:rPr>
                </w:rPrChange>
              </w:rPr>
              <w:pPrChange w:id="2285" w:author="Mateus Berardo de Souza Terra" w:date="2016-02-08T22:05:00Z">
                <w:pPr>
                  <w:pStyle w:val="NormalWeb"/>
                  <w:spacing w:before="0" w:beforeAutospacing="0" w:after="160" w:afterAutospacing="0"/>
                  <w:jc w:val="center"/>
                </w:pPr>
              </w:pPrChange>
            </w:pPr>
            <w:ins w:id="2286" w:author="Mateus Berardo de Souza Terra" w:date="2016-02-08T20:05:00Z">
              <w:r w:rsidRPr="00A76C84">
                <w:rPr>
                  <w:color w:val="303030"/>
                  <w:sz w:val="16"/>
                  <w:szCs w:val="16"/>
                  <w:lang w:val="pt-BR"/>
                  <w:rPrChange w:id="2287" w:author="Mateus Berardo de Souza Terra" w:date="2016-02-08T22:05:00Z">
                    <w:rPr>
                      <w:color w:val="303030"/>
                      <w:lang w:val="pt-BR"/>
                    </w:rPr>
                  </w:rPrChange>
                </w:rPr>
                <w:t>57</w:t>
              </w:r>
            </w:ins>
          </w:p>
        </w:tc>
        <w:tc>
          <w:tcPr>
            <w:tcW w:w="1558" w:type="dxa"/>
            <w:tcPrChange w:id="2288"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89" w:author="Mateus Berardo de Souza Terra" w:date="2016-02-08T20:04:00Z"/>
                <w:color w:val="303030"/>
                <w:sz w:val="16"/>
                <w:szCs w:val="16"/>
                <w:lang w:val="pt-BR"/>
                <w:rPrChange w:id="2290" w:author="Mateus Berardo de Souza Terra" w:date="2016-02-08T22:05:00Z">
                  <w:rPr>
                    <w:ins w:id="2291" w:author="Mateus Berardo de Souza Terra" w:date="2016-02-08T20:04:00Z"/>
                    <w:color w:val="303030"/>
                    <w:lang w:val="pt-BR"/>
                  </w:rPr>
                </w:rPrChange>
              </w:rPr>
              <w:pPrChange w:id="2292" w:author="Mateus Berardo de Souza Terra" w:date="2016-02-08T22:05:00Z">
                <w:pPr>
                  <w:pStyle w:val="NormalWeb"/>
                  <w:spacing w:before="0" w:beforeAutospacing="0" w:after="160" w:afterAutospacing="0"/>
                  <w:jc w:val="center"/>
                </w:pPr>
              </w:pPrChange>
            </w:pPr>
            <w:ins w:id="2293" w:author="Mateus Berardo de Souza Terra" w:date="2016-02-08T22:13:00Z">
              <w:r>
                <w:rPr>
                  <w:color w:val="303030"/>
                  <w:sz w:val="16"/>
                  <w:szCs w:val="16"/>
                  <w:lang w:val="pt-BR"/>
                </w:rPr>
                <w:t>9</w:t>
              </w:r>
            </w:ins>
          </w:p>
        </w:tc>
        <w:tc>
          <w:tcPr>
            <w:tcW w:w="1558" w:type="dxa"/>
            <w:tcPrChange w:id="2294"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95" w:author="Mateus Berardo de Souza Terra" w:date="2016-02-08T20:04:00Z"/>
                <w:color w:val="303030"/>
                <w:sz w:val="16"/>
                <w:szCs w:val="16"/>
                <w:lang w:val="pt-BR"/>
                <w:rPrChange w:id="2296" w:author="Mateus Berardo de Souza Terra" w:date="2016-02-08T22:05:00Z">
                  <w:rPr>
                    <w:ins w:id="2297" w:author="Mateus Berardo de Souza Terra" w:date="2016-02-08T20:04:00Z"/>
                    <w:color w:val="303030"/>
                    <w:lang w:val="pt-BR"/>
                  </w:rPr>
                </w:rPrChange>
              </w:rPr>
              <w:pPrChange w:id="2298" w:author="Mateus Berardo de Souza Terra" w:date="2016-02-08T22:05:00Z">
                <w:pPr>
                  <w:pStyle w:val="NormalWeb"/>
                  <w:spacing w:before="0" w:beforeAutospacing="0" w:after="160" w:afterAutospacing="0"/>
                  <w:jc w:val="center"/>
                </w:pPr>
              </w:pPrChange>
            </w:pPr>
            <w:ins w:id="2299" w:author="Mateus Berardo de Souza Terra" w:date="2016-02-08T22:09:00Z">
              <w:r>
                <w:rPr>
                  <w:color w:val="303030"/>
                  <w:sz w:val="16"/>
                  <w:szCs w:val="16"/>
                  <w:lang w:val="pt-BR"/>
                </w:rPr>
                <w:t>89</w:t>
              </w:r>
            </w:ins>
          </w:p>
        </w:tc>
        <w:tc>
          <w:tcPr>
            <w:tcW w:w="1558" w:type="dxa"/>
            <w:tcPrChange w:id="2300"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301" w:author="Mateus Berardo de Souza Terra" w:date="2016-02-08T20:04:00Z"/>
                <w:color w:val="303030"/>
                <w:sz w:val="16"/>
                <w:szCs w:val="16"/>
                <w:lang w:val="pt-BR"/>
                <w:rPrChange w:id="2302" w:author="Mateus Berardo de Souza Terra" w:date="2016-02-08T22:05:00Z">
                  <w:rPr>
                    <w:ins w:id="2303" w:author="Mateus Berardo de Souza Terra" w:date="2016-02-08T20:04:00Z"/>
                    <w:color w:val="303030"/>
                    <w:lang w:val="pt-BR"/>
                  </w:rPr>
                </w:rPrChange>
              </w:rPr>
              <w:pPrChange w:id="2304" w:author="Mateus Berardo de Souza Terra" w:date="2016-02-08T22:05:00Z">
                <w:pPr>
                  <w:pStyle w:val="NormalWeb"/>
                  <w:spacing w:before="0" w:beforeAutospacing="0" w:after="160" w:afterAutospacing="0"/>
                  <w:jc w:val="center"/>
                </w:pPr>
              </w:pPrChange>
            </w:pPr>
            <w:ins w:id="2305" w:author="Mateus Berardo de Souza Terra" w:date="2016-02-08T22:10:00Z">
              <w:r>
                <w:rPr>
                  <w:color w:val="303030"/>
                  <w:sz w:val="16"/>
                  <w:szCs w:val="16"/>
                  <w:lang w:val="pt-BR"/>
                </w:rPr>
                <w:t>Y</w:t>
              </w:r>
            </w:ins>
          </w:p>
        </w:tc>
        <w:tc>
          <w:tcPr>
            <w:tcW w:w="1559" w:type="dxa"/>
            <w:tcPrChange w:id="2306"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307" w:author="Mateus Berardo de Souza Terra" w:date="2016-02-08T20:04:00Z"/>
                <w:color w:val="303030"/>
                <w:sz w:val="16"/>
                <w:szCs w:val="16"/>
                <w:lang w:val="pt-BR"/>
                <w:rPrChange w:id="2308" w:author="Mateus Berardo de Souza Terra" w:date="2016-02-08T22:05:00Z">
                  <w:rPr>
                    <w:ins w:id="2309" w:author="Mateus Berardo de Souza Terra" w:date="2016-02-08T20:04:00Z"/>
                    <w:color w:val="303030"/>
                    <w:lang w:val="pt-BR"/>
                  </w:rPr>
                </w:rPrChange>
              </w:rPr>
              <w:pPrChange w:id="2310" w:author="Mateus Berardo de Souza Terra" w:date="2016-02-08T22:05:00Z">
                <w:pPr>
                  <w:pStyle w:val="NormalWeb"/>
                  <w:spacing w:before="0" w:beforeAutospacing="0" w:after="160" w:afterAutospacing="0"/>
                  <w:jc w:val="center"/>
                </w:pPr>
              </w:pPrChange>
            </w:pPr>
            <w:ins w:id="2311" w:author="Mateus Berardo de Souza Terra" w:date="2016-02-08T22:09:00Z">
              <w:r>
                <w:rPr>
                  <w:color w:val="303030"/>
                  <w:sz w:val="16"/>
                  <w:szCs w:val="16"/>
                  <w:lang w:val="pt-BR"/>
                </w:rPr>
                <w:t>121</w:t>
              </w:r>
            </w:ins>
          </w:p>
        </w:tc>
        <w:tc>
          <w:tcPr>
            <w:tcW w:w="1559" w:type="dxa"/>
            <w:tcPrChange w:id="2312"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313" w:author="Mateus Berardo de Souza Terra" w:date="2016-02-08T20:04:00Z"/>
                <w:color w:val="303030"/>
                <w:sz w:val="16"/>
                <w:szCs w:val="16"/>
                <w:lang w:val="pt-BR"/>
                <w:rPrChange w:id="2314" w:author="Mateus Berardo de Souza Terra" w:date="2016-02-08T22:05:00Z">
                  <w:rPr>
                    <w:ins w:id="2315" w:author="Mateus Berardo de Souza Terra" w:date="2016-02-08T20:04:00Z"/>
                    <w:color w:val="303030"/>
                    <w:lang w:val="pt-BR"/>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2:11:00Z">
              <w:r>
                <w:rPr>
                  <w:color w:val="303030"/>
                  <w:sz w:val="16"/>
                  <w:szCs w:val="16"/>
                  <w:lang w:val="pt-BR"/>
                </w:rPr>
                <w:t>y</w:t>
              </w:r>
            </w:ins>
          </w:p>
        </w:tc>
      </w:tr>
      <w:tr w:rsidR="00BA6212" w:rsidRPr="00A76C84" w14:paraId="1EA86B3D" w14:textId="77777777" w:rsidTr="00A76C84">
        <w:trPr>
          <w:trHeight w:val="20"/>
          <w:ins w:id="2318" w:author="Mateus Berardo de Souza Terra" w:date="2016-02-08T20:04:00Z"/>
        </w:trPr>
        <w:tc>
          <w:tcPr>
            <w:tcW w:w="1558" w:type="dxa"/>
            <w:tcPrChange w:id="2319"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320" w:author="Mateus Berardo de Souza Terra" w:date="2016-02-08T20:04:00Z"/>
                <w:color w:val="303030"/>
                <w:sz w:val="16"/>
                <w:szCs w:val="16"/>
                <w:lang w:val="pt-BR"/>
                <w:rPrChange w:id="2321" w:author="Mateus Berardo de Souza Terra" w:date="2016-02-08T22:05:00Z">
                  <w:rPr>
                    <w:ins w:id="2322" w:author="Mateus Berardo de Souza Terra" w:date="2016-02-08T20:04:00Z"/>
                    <w:color w:val="303030"/>
                    <w:lang w:val="pt-BR"/>
                  </w:rPr>
                </w:rPrChange>
              </w:rPr>
              <w:pPrChange w:id="2323" w:author="Mateus Berardo de Souza Terra" w:date="2016-02-08T22:05:00Z">
                <w:pPr>
                  <w:pStyle w:val="NormalWeb"/>
                  <w:spacing w:before="0" w:beforeAutospacing="0" w:after="160" w:afterAutospacing="0"/>
                  <w:jc w:val="center"/>
                </w:pPr>
              </w:pPrChange>
            </w:pPr>
            <w:ins w:id="2324" w:author="Mateus Berardo de Souza Terra" w:date="2016-02-08T20:05:00Z">
              <w:r w:rsidRPr="00A76C84">
                <w:rPr>
                  <w:color w:val="303030"/>
                  <w:sz w:val="16"/>
                  <w:szCs w:val="16"/>
                  <w:lang w:val="pt-BR"/>
                  <w:rPrChange w:id="2325" w:author="Mateus Berardo de Souza Terra" w:date="2016-02-08T22:05:00Z">
                    <w:rPr>
                      <w:color w:val="303030"/>
                      <w:lang w:val="pt-BR"/>
                    </w:rPr>
                  </w:rPrChange>
                </w:rPr>
                <w:t>58</w:t>
              </w:r>
            </w:ins>
          </w:p>
        </w:tc>
        <w:tc>
          <w:tcPr>
            <w:tcW w:w="1558" w:type="dxa"/>
            <w:tcPrChange w:id="2326"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327" w:author="Mateus Berardo de Souza Terra" w:date="2016-02-08T20:04:00Z"/>
                <w:color w:val="303030"/>
                <w:sz w:val="16"/>
                <w:szCs w:val="16"/>
                <w:lang w:val="pt-BR"/>
                <w:rPrChange w:id="2328" w:author="Mateus Berardo de Souza Terra" w:date="2016-02-08T22:05:00Z">
                  <w:rPr>
                    <w:ins w:id="2329" w:author="Mateus Berardo de Souza Terra" w:date="2016-02-08T20:04:00Z"/>
                    <w:color w:val="303030"/>
                    <w:lang w:val="pt-BR"/>
                  </w:rPr>
                </w:rPrChange>
              </w:rPr>
              <w:pPrChange w:id="2330" w:author="Mateus Berardo de Souza Terra" w:date="2016-02-08T22:05:00Z">
                <w:pPr>
                  <w:pStyle w:val="NormalWeb"/>
                  <w:spacing w:before="0" w:beforeAutospacing="0" w:after="160" w:afterAutospacing="0"/>
                  <w:jc w:val="center"/>
                </w:pPr>
              </w:pPrChange>
            </w:pPr>
            <w:ins w:id="2331" w:author="Mateus Berardo de Souza Terra" w:date="2016-02-08T22:13:00Z">
              <w:r>
                <w:rPr>
                  <w:color w:val="303030"/>
                  <w:sz w:val="16"/>
                  <w:szCs w:val="16"/>
                  <w:lang w:val="pt-BR"/>
                </w:rPr>
                <w:t>:</w:t>
              </w:r>
            </w:ins>
          </w:p>
        </w:tc>
        <w:tc>
          <w:tcPr>
            <w:tcW w:w="1558" w:type="dxa"/>
            <w:tcPrChange w:id="2332"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333" w:author="Mateus Berardo de Souza Terra" w:date="2016-02-08T20:04:00Z"/>
                <w:color w:val="303030"/>
                <w:sz w:val="16"/>
                <w:szCs w:val="16"/>
                <w:lang w:val="pt-BR"/>
                <w:rPrChange w:id="2334" w:author="Mateus Berardo de Souza Terra" w:date="2016-02-08T22:05:00Z">
                  <w:rPr>
                    <w:ins w:id="2335" w:author="Mateus Berardo de Souza Terra" w:date="2016-02-08T20:04:00Z"/>
                    <w:color w:val="303030"/>
                    <w:lang w:val="pt-BR"/>
                  </w:rPr>
                </w:rPrChange>
              </w:rPr>
              <w:pPrChange w:id="2336" w:author="Mateus Berardo de Souza Terra" w:date="2016-02-08T22:05:00Z">
                <w:pPr>
                  <w:pStyle w:val="NormalWeb"/>
                  <w:spacing w:before="0" w:beforeAutospacing="0" w:after="160" w:afterAutospacing="0"/>
                  <w:jc w:val="center"/>
                </w:pPr>
              </w:pPrChange>
            </w:pPr>
            <w:ins w:id="2337" w:author="Mateus Berardo de Souza Terra" w:date="2016-02-08T22:09:00Z">
              <w:r>
                <w:rPr>
                  <w:color w:val="303030"/>
                  <w:sz w:val="16"/>
                  <w:szCs w:val="16"/>
                  <w:lang w:val="pt-BR"/>
                </w:rPr>
                <w:t>90</w:t>
              </w:r>
            </w:ins>
          </w:p>
        </w:tc>
        <w:tc>
          <w:tcPr>
            <w:tcW w:w="1558" w:type="dxa"/>
            <w:tcPrChange w:id="2338"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339" w:author="Mateus Berardo de Souza Terra" w:date="2016-02-08T20:04:00Z"/>
                <w:color w:val="303030"/>
                <w:sz w:val="16"/>
                <w:szCs w:val="16"/>
                <w:lang w:val="pt-BR"/>
                <w:rPrChange w:id="2340" w:author="Mateus Berardo de Souza Terra" w:date="2016-02-08T22:05:00Z">
                  <w:rPr>
                    <w:ins w:id="2341" w:author="Mateus Berardo de Souza Terra" w:date="2016-02-08T20:04:00Z"/>
                    <w:color w:val="303030"/>
                    <w:lang w:val="pt-BR"/>
                  </w:rPr>
                </w:rPrChange>
              </w:rPr>
              <w:pPrChange w:id="2342" w:author="Mateus Berardo de Souza Terra" w:date="2016-02-08T22:05:00Z">
                <w:pPr>
                  <w:pStyle w:val="NormalWeb"/>
                  <w:spacing w:before="0" w:beforeAutospacing="0" w:after="160" w:afterAutospacing="0"/>
                  <w:jc w:val="center"/>
                </w:pPr>
              </w:pPrChange>
            </w:pPr>
            <w:ins w:id="2343" w:author="Mateus Berardo de Souza Terra" w:date="2016-02-08T22:10:00Z">
              <w:r>
                <w:rPr>
                  <w:color w:val="303030"/>
                  <w:sz w:val="16"/>
                  <w:szCs w:val="16"/>
                  <w:lang w:val="pt-BR"/>
                </w:rPr>
                <w:t>Z</w:t>
              </w:r>
            </w:ins>
          </w:p>
        </w:tc>
        <w:tc>
          <w:tcPr>
            <w:tcW w:w="1559" w:type="dxa"/>
            <w:tcPrChange w:id="2344"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45" w:author="Mateus Berardo de Souza Terra" w:date="2016-02-08T20:04:00Z"/>
                <w:color w:val="303030"/>
                <w:sz w:val="16"/>
                <w:szCs w:val="16"/>
                <w:lang w:val="pt-BR"/>
                <w:rPrChange w:id="2346" w:author="Mateus Berardo de Souza Terra" w:date="2016-02-08T22:05:00Z">
                  <w:rPr>
                    <w:ins w:id="2347" w:author="Mateus Berardo de Souza Terra" w:date="2016-02-08T20:04:00Z"/>
                    <w:color w:val="303030"/>
                    <w:lang w:val="pt-BR"/>
                  </w:rPr>
                </w:rPrChange>
              </w:rPr>
              <w:pPrChange w:id="2348" w:author="Mateus Berardo de Souza Terra" w:date="2016-02-08T22:05:00Z">
                <w:pPr>
                  <w:pStyle w:val="NormalWeb"/>
                  <w:spacing w:before="0" w:beforeAutospacing="0" w:after="160" w:afterAutospacing="0"/>
                  <w:jc w:val="center"/>
                </w:pPr>
              </w:pPrChange>
            </w:pPr>
            <w:ins w:id="2349" w:author="Mateus Berardo de Souza Terra" w:date="2016-02-08T22:09:00Z">
              <w:r>
                <w:rPr>
                  <w:color w:val="303030"/>
                  <w:sz w:val="16"/>
                  <w:szCs w:val="16"/>
                  <w:lang w:val="pt-BR"/>
                </w:rPr>
                <w:t>122</w:t>
              </w:r>
            </w:ins>
          </w:p>
        </w:tc>
        <w:tc>
          <w:tcPr>
            <w:tcW w:w="1559" w:type="dxa"/>
            <w:tcPrChange w:id="2350"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51" w:author="Mateus Berardo de Souza Terra" w:date="2016-02-08T20:04:00Z"/>
                <w:color w:val="303030"/>
                <w:sz w:val="16"/>
                <w:szCs w:val="16"/>
                <w:lang w:val="pt-BR"/>
                <w:rPrChange w:id="2352" w:author="Mateus Berardo de Souza Terra" w:date="2016-02-08T22:05:00Z">
                  <w:rPr>
                    <w:ins w:id="2353" w:author="Mateus Berardo de Souza Terra" w:date="2016-02-08T20:04:00Z"/>
                    <w:color w:val="303030"/>
                    <w:lang w:val="pt-BR"/>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2:11:00Z">
              <w:r>
                <w:rPr>
                  <w:color w:val="303030"/>
                  <w:sz w:val="16"/>
                  <w:szCs w:val="16"/>
                  <w:lang w:val="pt-BR"/>
                </w:rPr>
                <w:t>z</w:t>
              </w:r>
            </w:ins>
          </w:p>
        </w:tc>
      </w:tr>
      <w:tr w:rsidR="00BA6212" w:rsidRPr="00A76C84" w14:paraId="62CA1451" w14:textId="77777777" w:rsidTr="00A76C84">
        <w:trPr>
          <w:trHeight w:val="20"/>
          <w:ins w:id="2356" w:author="Mateus Berardo de Souza Terra" w:date="2016-02-08T20:04:00Z"/>
        </w:trPr>
        <w:tc>
          <w:tcPr>
            <w:tcW w:w="1558" w:type="dxa"/>
            <w:tcPrChange w:id="2357"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58" w:author="Mateus Berardo de Souza Terra" w:date="2016-02-08T20:04:00Z"/>
                <w:color w:val="303030"/>
                <w:sz w:val="16"/>
                <w:szCs w:val="16"/>
                <w:lang w:val="pt-BR"/>
                <w:rPrChange w:id="2359" w:author="Mateus Berardo de Souza Terra" w:date="2016-02-08T22:05:00Z">
                  <w:rPr>
                    <w:ins w:id="2360" w:author="Mateus Berardo de Souza Terra" w:date="2016-02-08T20:04:00Z"/>
                    <w:color w:val="303030"/>
                    <w:lang w:val="pt-BR"/>
                  </w:rPr>
                </w:rPrChange>
              </w:rPr>
              <w:pPrChange w:id="2361" w:author="Mateus Berardo de Souza Terra" w:date="2016-02-08T22:05:00Z">
                <w:pPr>
                  <w:pStyle w:val="NormalWeb"/>
                  <w:spacing w:before="0" w:beforeAutospacing="0" w:after="160" w:afterAutospacing="0"/>
                  <w:jc w:val="center"/>
                </w:pPr>
              </w:pPrChange>
            </w:pPr>
            <w:ins w:id="2362" w:author="Mateus Berardo de Souza Terra" w:date="2016-02-08T20:05:00Z">
              <w:r w:rsidRPr="00A76C84">
                <w:rPr>
                  <w:color w:val="303030"/>
                  <w:sz w:val="16"/>
                  <w:szCs w:val="16"/>
                  <w:lang w:val="pt-BR"/>
                  <w:rPrChange w:id="2363" w:author="Mateus Berardo de Souza Terra" w:date="2016-02-08T22:05:00Z">
                    <w:rPr>
                      <w:color w:val="303030"/>
                      <w:lang w:val="pt-BR"/>
                    </w:rPr>
                  </w:rPrChange>
                </w:rPr>
                <w:t>59</w:t>
              </w:r>
            </w:ins>
          </w:p>
        </w:tc>
        <w:tc>
          <w:tcPr>
            <w:tcW w:w="1558" w:type="dxa"/>
            <w:tcPrChange w:id="2364"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65" w:author="Mateus Berardo de Souza Terra" w:date="2016-02-08T20:04:00Z"/>
                <w:color w:val="303030"/>
                <w:sz w:val="16"/>
                <w:szCs w:val="16"/>
                <w:lang w:val="pt-BR"/>
                <w:rPrChange w:id="2366" w:author="Mateus Berardo de Souza Terra" w:date="2016-02-08T22:05:00Z">
                  <w:rPr>
                    <w:ins w:id="2367" w:author="Mateus Berardo de Souza Terra" w:date="2016-02-08T20:04:00Z"/>
                    <w:color w:val="303030"/>
                    <w:lang w:val="pt-BR"/>
                  </w:rPr>
                </w:rPrChange>
              </w:rPr>
              <w:pPrChange w:id="2368" w:author="Mateus Berardo de Souza Terra" w:date="2016-02-08T22:05:00Z">
                <w:pPr>
                  <w:pStyle w:val="NormalWeb"/>
                  <w:spacing w:before="0" w:beforeAutospacing="0" w:after="160" w:afterAutospacing="0"/>
                  <w:jc w:val="center"/>
                </w:pPr>
              </w:pPrChange>
            </w:pPr>
            <w:ins w:id="2369" w:author="Mateus Berardo de Souza Terra" w:date="2016-02-08T22:13:00Z">
              <w:r>
                <w:rPr>
                  <w:color w:val="303030"/>
                  <w:sz w:val="16"/>
                  <w:szCs w:val="16"/>
                  <w:lang w:val="pt-BR"/>
                </w:rPr>
                <w:t>;</w:t>
              </w:r>
            </w:ins>
          </w:p>
        </w:tc>
        <w:tc>
          <w:tcPr>
            <w:tcW w:w="1558" w:type="dxa"/>
            <w:tcPrChange w:id="2370"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71" w:author="Mateus Berardo de Souza Terra" w:date="2016-02-08T20:04:00Z"/>
                <w:color w:val="303030"/>
                <w:sz w:val="16"/>
                <w:szCs w:val="16"/>
                <w:lang w:val="pt-BR"/>
                <w:rPrChange w:id="2372" w:author="Mateus Berardo de Souza Terra" w:date="2016-02-08T22:05:00Z">
                  <w:rPr>
                    <w:ins w:id="2373" w:author="Mateus Berardo de Souza Terra" w:date="2016-02-08T20:04:00Z"/>
                    <w:color w:val="303030"/>
                    <w:lang w:val="pt-BR"/>
                  </w:rPr>
                </w:rPrChange>
              </w:rPr>
              <w:pPrChange w:id="2374" w:author="Mateus Berardo de Souza Terra" w:date="2016-02-08T22:05:00Z">
                <w:pPr>
                  <w:pStyle w:val="NormalWeb"/>
                  <w:spacing w:before="0" w:beforeAutospacing="0" w:after="160" w:afterAutospacing="0"/>
                  <w:jc w:val="center"/>
                </w:pPr>
              </w:pPrChange>
            </w:pPr>
            <w:ins w:id="2375" w:author="Mateus Berardo de Souza Terra" w:date="2016-02-08T22:09:00Z">
              <w:r>
                <w:rPr>
                  <w:color w:val="303030"/>
                  <w:sz w:val="16"/>
                  <w:szCs w:val="16"/>
                  <w:lang w:val="pt-BR"/>
                </w:rPr>
                <w:t>91</w:t>
              </w:r>
            </w:ins>
          </w:p>
        </w:tc>
        <w:tc>
          <w:tcPr>
            <w:tcW w:w="1558" w:type="dxa"/>
            <w:tcPrChange w:id="2376"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77" w:author="Mateus Berardo de Souza Terra" w:date="2016-02-08T20:04:00Z"/>
                <w:color w:val="303030"/>
                <w:sz w:val="16"/>
                <w:szCs w:val="16"/>
                <w:lang w:val="pt-BR"/>
                <w:rPrChange w:id="2378" w:author="Mateus Berardo de Souza Terra" w:date="2016-02-08T22:05:00Z">
                  <w:rPr>
                    <w:ins w:id="2379" w:author="Mateus Berardo de Souza Terra" w:date="2016-02-08T20:04:00Z"/>
                    <w:color w:val="303030"/>
                    <w:lang w:val="pt-BR"/>
                  </w:rPr>
                </w:rPrChange>
              </w:rPr>
              <w:pPrChange w:id="2380" w:author="Mateus Berardo de Souza Terra" w:date="2016-02-08T22:05:00Z">
                <w:pPr>
                  <w:pStyle w:val="NormalWeb"/>
                  <w:spacing w:before="0" w:beforeAutospacing="0" w:after="160" w:afterAutospacing="0"/>
                  <w:jc w:val="center"/>
                </w:pPr>
              </w:pPrChange>
            </w:pPr>
            <w:ins w:id="2381" w:author="Mateus Berardo de Souza Terra" w:date="2016-02-08T22:11:00Z">
              <w:r>
                <w:rPr>
                  <w:color w:val="303030"/>
                  <w:sz w:val="16"/>
                  <w:szCs w:val="16"/>
                  <w:lang w:val="pt-BR"/>
                </w:rPr>
                <w:t>[</w:t>
              </w:r>
            </w:ins>
          </w:p>
        </w:tc>
        <w:tc>
          <w:tcPr>
            <w:tcW w:w="1559" w:type="dxa"/>
            <w:tcPrChange w:id="2382"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83" w:author="Mateus Berardo de Souza Terra" w:date="2016-02-08T20:04:00Z"/>
                <w:color w:val="303030"/>
                <w:sz w:val="16"/>
                <w:szCs w:val="16"/>
                <w:lang w:val="pt-BR"/>
                <w:rPrChange w:id="2384" w:author="Mateus Berardo de Souza Terra" w:date="2016-02-08T22:05:00Z">
                  <w:rPr>
                    <w:ins w:id="2385" w:author="Mateus Berardo de Souza Terra" w:date="2016-02-08T20:04:00Z"/>
                    <w:color w:val="303030"/>
                    <w:lang w:val="pt-BR"/>
                  </w:rPr>
                </w:rPrChange>
              </w:rPr>
              <w:pPrChange w:id="2386" w:author="Mateus Berardo de Souza Terra" w:date="2016-02-08T22:05:00Z">
                <w:pPr>
                  <w:pStyle w:val="NormalWeb"/>
                  <w:spacing w:before="0" w:beforeAutospacing="0" w:after="160" w:afterAutospacing="0"/>
                  <w:jc w:val="center"/>
                </w:pPr>
              </w:pPrChange>
            </w:pPr>
            <w:ins w:id="2387" w:author="Mateus Berardo de Souza Terra" w:date="2016-02-08T22:09:00Z">
              <w:r>
                <w:rPr>
                  <w:color w:val="303030"/>
                  <w:sz w:val="16"/>
                  <w:szCs w:val="16"/>
                  <w:lang w:val="pt-BR"/>
                </w:rPr>
                <w:t>123</w:t>
              </w:r>
            </w:ins>
          </w:p>
        </w:tc>
        <w:tc>
          <w:tcPr>
            <w:tcW w:w="1559" w:type="dxa"/>
            <w:tcPrChange w:id="2388"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89" w:author="Mateus Berardo de Souza Terra" w:date="2016-02-08T20:04:00Z"/>
                <w:color w:val="303030"/>
                <w:sz w:val="16"/>
                <w:szCs w:val="16"/>
                <w:lang w:val="pt-BR"/>
                <w:rPrChange w:id="2390" w:author="Mateus Berardo de Souza Terra" w:date="2016-02-08T22:05:00Z">
                  <w:rPr>
                    <w:ins w:id="2391" w:author="Mateus Berardo de Souza Terra" w:date="2016-02-08T20:04:00Z"/>
                    <w:color w:val="303030"/>
                    <w:lang w:val="pt-BR"/>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2:11:00Z">
              <w:r>
                <w:rPr>
                  <w:color w:val="303030"/>
                  <w:sz w:val="16"/>
                  <w:szCs w:val="16"/>
                  <w:lang w:val="pt-BR"/>
                </w:rPr>
                <w:t>{</w:t>
              </w:r>
            </w:ins>
          </w:p>
        </w:tc>
      </w:tr>
      <w:tr w:rsidR="00BA6212" w:rsidRPr="00A76C84" w14:paraId="4024849B" w14:textId="77777777" w:rsidTr="00A76C84">
        <w:trPr>
          <w:trHeight w:val="20"/>
          <w:ins w:id="2394" w:author="Mateus Berardo de Souza Terra" w:date="2016-02-08T20:04:00Z"/>
        </w:trPr>
        <w:tc>
          <w:tcPr>
            <w:tcW w:w="1558" w:type="dxa"/>
            <w:tcPrChange w:id="2395"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96" w:author="Mateus Berardo de Souza Terra" w:date="2016-02-08T20:04:00Z"/>
                <w:color w:val="303030"/>
                <w:sz w:val="16"/>
                <w:szCs w:val="16"/>
                <w:lang w:val="pt-BR"/>
                <w:rPrChange w:id="2397" w:author="Mateus Berardo de Souza Terra" w:date="2016-02-08T22:05:00Z">
                  <w:rPr>
                    <w:ins w:id="2398" w:author="Mateus Berardo de Souza Terra" w:date="2016-02-08T20:04:00Z"/>
                    <w:color w:val="303030"/>
                    <w:lang w:val="pt-BR"/>
                  </w:rPr>
                </w:rPrChange>
              </w:rPr>
              <w:pPrChange w:id="2399" w:author="Mateus Berardo de Souza Terra" w:date="2016-02-08T22:05:00Z">
                <w:pPr>
                  <w:pStyle w:val="NormalWeb"/>
                  <w:spacing w:before="0" w:beforeAutospacing="0" w:after="160" w:afterAutospacing="0"/>
                  <w:jc w:val="center"/>
                </w:pPr>
              </w:pPrChange>
            </w:pPr>
            <w:ins w:id="2400" w:author="Mateus Berardo de Souza Terra" w:date="2016-02-08T20:05:00Z">
              <w:r w:rsidRPr="00A76C84">
                <w:rPr>
                  <w:color w:val="303030"/>
                  <w:sz w:val="16"/>
                  <w:szCs w:val="16"/>
                  <w:lang w:val="pt-BR"/>
                  <w:rPrChange w:id="2401" w:author="Mateus Berardo de Souza Terra" w:date="2016-02-08T22:05:00Z">
                    <w:rPr>
                      <w:color w:val="303030"/>
                      <w:lang w:val="pt-BR"/>
                    </w:rPr>
                  </w:rPrChange>
                </w:rPr>
                <w:t>60</w:t>
              </w:r>
            </w:ins>
          </w:p>
        </w:tc>
        <w:tc>
          <w:tcPr>
            <w:tcW w:w="1558" w:type="dxa"/>
            <w:tcPrChange w:id="2402"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403" w:author="Mateus Berardo de Souza Terra" w:date="2016-02-08T20:04:00Z"/>
                <w:color w:val="303030"/>
                <w:sz w:val="16"/>
                <w:szCs w:val="16"/>
                <w:lang w:val="pt-BR"/>
                <w:rPrChange w:id="2404" w:author="Mateus Berardo de Souza Terra" w:date="2016-02-08T22:05:00Z">
                  <w:rPr>
                    <w:ins w:id="2405" w:author="Mateus Berardo de Souza Terra" w:date="2016-02-08T20:04:00Z"/>
                    <w:color w:val="303030"/>
                    <w:lang w:val="pt-BR"/>
                  </w:rPr>
                </w:rPrChange>
              </w:rPr>
              <w:pPrChange w:id="2406" w:author="Mateus Berardo de Souza Terra" w:date="2016-02-08T22:05:00Z">
                <w:pPr>
                  <w:pStyle w:val="NormalWeb"/>
                  <w:spacing w:before="0" w:beforeAutospacing="0" w:after="160" w:afterAutospacing="0"/>
                  <w:jc w:val="center"/>
                </w:pPr>
              </w:pPrChange>
            </w:pPr>
            <w:ins w:id="2407" w:author="Mateus Berardo de Souza Terra" w:date="2016-02-08T22:13:00Z">
              <w:r>
                <w:rPr>
                  <w:color w:val="303030"/>
                  <w:sz w:val="16"/>
                  <w:szCs w:val="16"/>
                  <w:lang w:val="pt-BR"/>
                </w:rPr>
                <w:t>&lt;</w:t>
              </w:r>
            </w:ins>
          </w:p>
        </w:tc>
        <w:tc>
          <w:tcPr>
            <w:tcW w:w="1558" w:type="dxa"/>
            <w:tcPrChange w:id="2408"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409" w:author="Mateus Berardo de Souza Terra" w:date="2016-02-08T20:04:00Z"/>
                <w:color w:val="303030"/>
                <w:sz w:val="16"/>
                <w:szCs w:val="16"/>
                <w:lang w:val="pt-BR"/>
                <w:rPrChange w:id="2410" w:author="Mateus Berardo de Souza Terra" w:date="2016-02-08T22:05:00Z">
                  <w:rPr>
                    <w:ins w:id="2411" w:author="Mateus Berardo de Souza Terra" w:date="2016-02-08T20:04:00Z"/>
                    <w:color w:val="303030"/>
                    <w:lang w:val="pt-BR"/>
                  </w:rPr>
                </w:rPrChange>
              </w:rPr>
              <w:pPrChange w:id="2412" w:author="Mateus Berardo de Souza Terra" w:date="2016-02-08T22:05:00Z">
                <w:pPr>
                  <w:pStyle w:val="NormalWeb"/>
                  <w:spacing w:before="0" w:beforeAutospacing="0" w:after="160" w:afterAutospacing="0"/>
                  <w:jc w:val="center"/>
                </w:pPr>
              </w:pPrChange>
            </w:pPr>
            <w:ins w:id="2413" w:author="Mateus Berardo de Souza Terra" w:date="2016-02-08T22:09:00Z">
              <w:r>
                <w:rPr>
                  <w:color w:val="303030"/>
                  <w:sz w:val="16"/>
                  <w:szCs w:val="16"/>
                  <w:lang w:val="pt-BR"/>
                </w:rPr>
                <w:t>92</w:t>
              </w:r>
            </w:ins>
          </w:p>
        </w:tc>
        <w:tc>
          <w:tcPr>
            <w:tcW w:w="1558" w:type="dxa"/>
            <w:tcPrChange w:id="2414"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415" w:author="Mateus Berardo de Souza Terra" w:date="2016-02-08T20:04:00Z"/>
                <w:color w:val="303030"/>
                <w:sz w:val="16"/>
                <w:szCs w:val="16"/>
                <w:lang w:val="pt-BR"/>
                <w:rPrChange w:id="2416" w:author="Mateus Berardo de Souza Terra" w:date="2016-02-08T22:05:00Z">
                  <w:rPr>
                    <w:ins w:id="2417" w:author="Mateus Berardo de Souza Terra" w:date="2016-02-08T20:04:00Z"/>
                    <w:color w:val="303030"/>
                    <w:lang w:val="pt-BR"/>
                  </w:rPr>
                </w:rPrChange>
              </w:rPr>
              <w:pPrChange w:id="2418" w:author="Mateus Berardo de Souza Terra" w:date="2016-02-08T22:05:00Z">
                <w:pPr>
                  <w:pStyle w:val="NormalWeb"/>
                  <w:spacing w:before="0" w:beforeAutospacing="0" w:after="160" w:afterAutospacing="0"/>
                  <w:jc w:val="center"/>
                </w:pPr>
              </w:pPrChange>
            </w:pPr>
            <w:ins w:id="2419" w:author="Mateus Berardo de Souza Terra" w:date="2016-02-08T22:11:00Z">
              <w:r>
                <w:rPr>
                  <w:color w:val="303030"/>
                  <w:sz w:val="16"/>
                  <w:szCs w:val="16"/>
                  <w:lang w:val="pt-BR"/>
                </w:rPr>
                <w:t>\</w:t>
              </w:r>
            </w:ins>
          </w:p>
        </w:tc>
        <w:tc>
          <w:tcPr>
            <w:tcW w:w="1559" w:type="dxa"/>
            <w:tcPrChange w:id="2420"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421" w:author="Mateus Berardo de Souza Terra" w:date="2016-02-08T20:04:00Z"/>
                <w:color w:val="303030"/>
                <w:sz w:val="16"/>
                <w:szCs w:val="16"/>
                <w:lang w:val="pt-BR"/>
                <w:rPrChange w:id="2422" w:author="Mateus Berardo de Souza Terra" w:date="2016-02-08T22:05:00Z">
                  <w:rPr>
                    <w:ins w:id="2423" w:author="Mateus Berardo de Souza Terra" w:date="2016-02-08T20:04:00Z"/>
                    <w:color w:val="303030"/>
                    <w:lang w:val="pt-BR"/>
                  </w:rPr>
                </w:rPrChange>
              </w:rPr>
              <w:pPrChange w:id="2424" w:author="Mateus Berardo de Souza Terra" w:date="2016-02-08T22:05:00Z">
                <w:pPr>
                  <w:pStyle w:val="NormalWeb"/>
                  <w:spacing w:before="0" w:beforeAutospacing="0" w:after="160" w:afterAutospacing="0"/>
                  <w:jc w:val="center"/>
                </w:pPr>
              </w:pPrChange>
            </w:pPr>
            <w:ins w:id="2425" w:author="Mateus Berardo de Souza Terra" w:date="2016-02-08T22:09:00Z">
              <w:r>
                <w:rPr>
                  <w:color w:val="303030"/>
                  <w:sz w:val="16"/>
                  <w:szCs w:val="16"/>
                  <w:lang w:val="pt-BR"/>
                </w:rPr>
                <w:t>124</w:t>
              </w:r>
            </w:ins>
          </w:p>
        </w:tc>
        <w:tc>
          <w:tcPr>
            <w:tcW w:w="1559" w:type="dxa"/>
            <w:tcPrChange w:id="2426"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427" w:author="Mateus Berardo de Souza Terra" w:date="2016-02-08T20:04:00Z"/>
                <w:color w:val="303030"/>
                <w:sz w:val="16"/>
                <w:szCs w:val="16"/>
                <w:lang w:val="pt-BR"/>
                <w:rPrChange w:id="2428" w:author="Mateus Berardo de Souza Terra" w:date="2016-02-08T22:05:00Z">
                  <w:rPr>
                    <w:ins w:id="2429" w:author="Mateus Berardo de Souza Terra" w:date="2016-02-08T20:04:00Z"/>
                    <w:color w:val="303030"/>
                    <w:lang w:val="pt-BR"/>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2:11:00Z">
              <w:r>
                <w:rPr>
                  <w:color w:val="303030"/>
                  <w:sz w:val="16"/>
                  <w:szCs w:val="16"/>
                  <w:lang w:val="pt-BR"/>
                </w:rPr>
                <w:t>|</w:t>
              </w:r>
            </w:ins>
          </w:p>
        </w:tc>
      </w:tr>
      <w:tr w:rsidR="00BA6212" w:rsidRPr="00A76C84" w14:paraId="083DC71D" w14:textId="77777777" w:rsidTr="00A76C84">
        <w:trPr>
          <w:trHeight w:val="20"/>
          <w:ins w:id="2432" w:author="Mateus Berardo de Souza Terra" w:date="2016-02-08T20:04:00Z"/>
        </w:trPr>
        <w:tc>
          <w:tcPr>
            <w:tcW w:w="1558" w:type="dxa"/>
            <w:tcPrChange w:id="2433"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434" w:author="Mateus Berardo de Souza Terra" w:date="2016-02-08T20:04:00Z"/>
                <w:color w:val="303030"/>
                <w:sz w:val="16"/>
                <w:szCs w:val="16"/>
                <w:lang w:val="pt-BR"/>
                <w:rPrChange w:id="2435" w:author="Mateus Berardo de Souza Terra" w:date="2016-02-08T22:05:00Z">
                  <w:rPr>
                    <w:ins w:id="2436" w:author="Mateus Berardo de Souza Terra" w:date="2016-02-08T20:04:00Z"/>
                    <w:color w:val="303030"/>
                    <w:lang w:val="pt-BR"/>
                  </w:rPr>
                </w:rPrChange>
              </w:rPr>
              <w:pPrChange w:id="2437" w:author="Mateus Berardo de Souza Terra" w:date="2016-02-08T22:05:00Z">
                <w:pPr>
                  <w:pStyle w:val="NormalWeb"/>
                  <w:spacing w:before="0" w:beforeAutospacing="0" w:after="160" w:afterAutospacing="0"/>
                  <w:jc w:val="center"/>
                </w:pPr>
              </w:pPrChange>
            </w:pPr>
            <w:ins w:id="2438" w:author="Mateus Berardo de Souza Terra" w:date="2016-02-08T20:05:00Z">
              <w:r w:rsidRPr="00A76C84">
                <w:rPr>
                  <w:color w:val="303030"/>
                  <w:sz w:val="16"/>
                  <w:szCs w:val="16"/>
                  <w:lang w:val="pt-BR"/>
                  <w:rPrChange w:id="2439" w:author="Mateus Berardo de Souza Terra" w:date="2016-02-08T22:05:00Z">
                    <w:rPr>
                      <w:color w:val="303030"/>
                      <w:lang w:val="pt-BR"/>
                    </w:rPr>
                  </w:rPrChange>
                </w:rPr>
                <w:t>61</w:t>
              </w:r>
            </w:ins>
          </w:p>
        </w:tc>
        <w:tc>
          <w:tcPr>
            <w:tcW w:w="1558" w:type="dxa"/>
            <w:tcPrChange w:id="2440"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441" w:author="Mateus Berardo de Souza Terra" w:date="2016-02-08T20:04:00Z"/>
                <w:color w:val="303030"/>
                <w:sz w:val="16"/>
                <w:szCs w:val="16"/>
                <w:lang w:val="pt-BR"/>
                <w:rPrChange w:id="2442" w:author="Mateus Berardo de Souza Terra" w:date="2016-02-08T22:05:00Z">
                  <w:rPr>
                    <w:ins w:id="2443" w:author="Mateus Berardo de Souza Terra" w:date="2016-02-08T20:04:00Z"/>
                    <w:color w:val="303030"/>
                    <w:lang w:val="pt-BR"/>
                  </w:rPr>
                </w:rPrChange>
              </w:rPr>
              <w:pPrChange w:id="2444" w:author="Mateus Berardo de Souza Terra" w:date="2016-02-08T22:05:00Z">
                <w:pPr>
                  <w:pStyle w:val="NormalWeb"/>
                  <w:spacing w:before="0" w:beforeAutospacing="0" w:after="160" w:afterAutospacing="0"/>
                  <w:jc w:val="center"/>
                </w:pPr>
              </w:pPrChange>
            </w:pPr>
            <w:ins w:id="2445" w:author="Mateus Berardo de Souza Terra" w:date="2016-02-08T22:13:00Z">
              <w:r>
                <w:rPr>
                  <w:color w:val="303030"/>
                  <w:sz w:val="16"/>
                  <w:szCs w:val="16"/>
                  <w:lang w:val="pt-BR"/>
                </w:rPr>
                <w:t>=</w:t>
              </w:r>
            </w:ins>
          </w:p>
        </w:tc>
        <w:tc>
          <w:tcPr>
            <w:tcW w:w="1558" w:type="dxa"/>
            <w:tcPrChange w:id="2446"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47" w:author="Mateus Berardo de Souza Terra" w:date="2016-02-08T20:04:00Z"/>
                <w:color w:val="303030"/>
                <w:sz w:val="16"/>
                <w:szCs w:val="16"/>
                <w:lang w:val="pt-BR"/>
                <w:rPrChange w:id="2448" w:author="Mateus Berardo de Souza Terra" w:date="2016-02-08T22:05:00Z">
                  <w:rPr>
                    <w:ins w:id="2449" w:author="Mateus Berardo de Souza Terra" w:date="2016-02-08T20:04:00Z"/>
                    <w:color w:val="303030"/>
                    <w:lang w:val="pt-BR"/>
                  </w:rPr>
                </w:rPrChange>
              </w:rPr>
              <w:pPrChange w:id="2450" w:author="Mateus Berardo de Souza Terra" w:date="2016-02-08T22:05:00Z">
                <w:pPr>
                  <w:pStyle w:val="NormalWeb"/>
                  <w:spacing w:before="0" w:beforeAutospacing="0" w:after="160" w:afterAutospacing="0"/>
                  <w:jc w:val="center"/>
                </w:pPr>
              </w:pPrChange>
            </w:pPr>
            <w:ins w:id="2451" w:author="Mateus Berardo de Souza Terra" w:date="2016-02-08T22:09:00Z">
              <w:r>
                <w:rPr>
                  <w:color w:val="303030"/>
                  <w:sz w:val="16"/>
                  <w:szCs w:val="16"/>
                  <w:lang w:val="pt-BR"/>
                </w:rPr>
                <w:t>93</w:t>
              </w:r>
            </w:ins>
          </w:p>
        </w:tc>
        <w:tc>
          <w:tcPr>
            <w:tcW w:w="1558" w:type="dxa"/>
            <w:tcPrChange w:id="2452"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53" w:author="Mateus Berardo de Souza Terra" w:date="2016-02-08T20:04:00Z"/>
                <w:color w:val="303030"/>
                <w:sz w:val="16"/>
                <w:szCs w:val="16"/>
                <w:lang w:val="pt-BR"/>
                <w:rPrChange w:id="2454" w:author="Mateus Berardo de Souza Terra" w:date="2016-02-08T22:05:00Z">
                  <w:rPr>
                    <w:ins w:id="2455" w:author="Mateus Berardo de Souza Terra" w:date="2016-02-08T20:04:00Z"/>
                    <w:color w:val="303030"/>
                    <w:lang w:val="pt-BR"/>
                  </w:rPr>
                </w:rPrChange>
              </w:rPr>
              <w:pPrChange w:id="2456" w:author="Mateus Berardo de Souza Terra" w:date="2016-02-08T22:05:00Z">
                <w:pPr>
                  <w:pStyle w:val="NormalWeb"/>
                  <w:spacing w:before="0" w:beforeAutospacing="0" w:after="160" w:afterAutospacing="0"/>
                  <w:jc w:val="center"/>
                </w:pPr>
              </w:pPrChange>
            </w:pPr>
            <w:ins w:id="2457" w:author="Mateus Berardo de Souza Terra" w:date="2016-02-08T22:11:00Z">
              <w:r>
                <w:rPr>
                  <w:color w:val="303030"/>
                  <w:sz w:val="16"/>
                  <w:szCs w:val="16"/>
                  <w:lang w:val="pt-BR"/>
                </w:rPr>
                <w:t>]</w:t>
              </w:r>
            </w:ins>
          </w:p>
        </w:tc>
        <w:tc>
          <w:tcPr>
            <w:tcW w:w="1559" w:type="dxa"/>
            <w:tcPrChange w:id="2458"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59" w:author="Mateus Berardo de Souza Terra" w:date="2016-02-08T20:04:00Z"/>
                <w:color w:val="303030"/>
                <w:sz w:val="16"/>
                <w:szCs w:val="16"/>
                <w:lang w:val="pt-BR"/>
                <w:rPrChange w:id="2460" w:author="Mateus Berardo de Souza Terra" w:date="2016-02-08T22:05:00Z">
                  <w:rPr>
                    <w:ins w:id="2461" w:author="Mateus Berardo de Souza Terra" w:date="2016-02-08T20:04:00Z"/>
                    <w:color w:val="303030"/>
                    <w:lang w:val="pt-BR"/>
                  </w:rPr>
                </w:rPrChange>
              </w:rPr>
              <w:pPrChange w:id="2462" w:author="Mateus Berardo de Souza Terra" w:date="2016-02-08T22:05:00Z">
                <w:pPr>
                  <w:pStyle w:val="NormalWeb"/>
                  <w:spacing w:before="0" w:beforeAutospacing="0" w:after="160" w:afterAutospacing="0"/>
                  <w:jc w:val="center"/>
                </w:pPr>
              </w:pPrChange>
            </w:pPr>
            <w:ins w:id="2463" w:author="Mateus Berardo de Souza Terra" w:date="2016-02-08T22:09:00Z">
              <w:r>
                <w:rPr>
                  <w:color w:val="303030"/>
                  <w:sz w:val="16"/>
                  <w:szCs w:val="16"/>
                  <w:lang w:val="pt-BR"/>
                </w:rPr>
                <w:t>125</w:t>
              </w:r>
            </w:ins>
          </w:p>
        </w:tc>
        <w:tc>
          <w:tcPr>
            <w:tcW w:w="1559" w:type="dxa"/>
            <w:tcPrChange w:id="2464"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65" w:author="Mateus Berardo de Souza Terra" w:date="2016-02-08T20:04:00Z"/>
                <w:color w:val="303030"/>
                <w:sz w:val="16"/>
                <w:szCs w:val="16"/>
                <w:lang w:val="pt-BR"/>
                <w:rPrChange w:id="2466" w:author="Mateus Berardo de Souza Terra" w:date="2016-02-08T22:05:00Z">
                  <w:rPr>
                    <w:ins w:id="2467" w:author="Mateus Berardo de Souza Terra" w:date="2016-02-08T20:04:00Z"/>
                    <w:color w:val="303030"/>
                    <w:lang w:val="pt-BR"/>
                  </w:rPr>
                </w:rPrChange>
              </w:rPr>
              <w:pPrChange w:id="2468" w:author="Mateus Berardo de Souza Terra" w:date="2016-02-08T22:05:00Z">
                <w:pPr>
                  <w:pStyle w:val="NormalWeb"/>
                  <w:spacing w:before="0" w:beforeAutospacing="0" w:after="160" w:afterAutospacing="0"/>
                  <w:jc w:val="center"/>
                </w:pPr>
              </w:pPrChange>
            </w:pPr>
            <w:ins w:id="2469" w:author="Mateus Berardo de Souza Terra" w:date="2016-02-08T22:11:00Z">
              <w:r>
                <w:rPr>
                  <w:color w:val="303030"/>
                  <w:sz w:val="16"/>
                  <w:szCs w:val="16"/>
                  <w:lang w:val="pt-BR"/>
                </w:rPr>
                <w:t>}</w:t>
              </w:r>
            </w:ins>
          </w:p>
        </w:tc>
      </w:tr>
      <w:tr w:rsidR="00BA6212" w:rsidRPr="00A76C84" w14:paraId="0FD07F96" w14:textId="77777777" w:rsidTr="00A76C84">
        <w:trPr>
          <w:trHeight w:val="20"/>
          <w:ins w:id="2470" w:author="Mateus Berardo de Souza Terra" w:date="2016-02-08T20:04:00Z"/>
        </w:trPr>
        <w:tc>
          <w:tcPr>
            <w:tcW w:w="1558" w:type="dxa"/>
            <w:tcPrChange w:id="2471"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72" w:author="Mateus Berardo de Souza Terra" w:date="2016-02-08T20:04:00Z"/>
                <w:color w:val="303030"/>
                <w:sz w:val="16"/>
                <w:szCs w:val="16"/>
                <w:lang w:val="pt-BR"/>
                <w:rPrChange w:id="2473" w:author="Mateus Berardo de Souza Terra" w:date="2016-02-08T22:05:00Z">
                  <w:rPr>
                    <w:ins w:id="2474" w:author="Mateus Berardo de Souza Terra" w:date="2016-02-08T20:04:00Z"/>
                    <w:color w:val="303030"/>
                    <w:lang w:val="pt-BR"/>
                  </w:rPr>
                </w:rPrChange>
              </w:rPr>
              <w:pPrChange w:id="2475" w:author="Mateus Berardo de Souza Terra" w:date="2016-02-08T22:05:00Z">
                <w:pPr>
                  <w:pStyle w:val="NormalWeb"/>
                  <w:spacing w:before="0" w:beforeAutospacing="0" w:after="160" w:afterAutospacing="0"/>
                  <w:jc w:val="center"/>
                </w:pPr>
              </w:pPrChange>
            </w:pPr>
            <w:ins w:id="2476" w:author="Mateus Berardo de Souza Terra" w:date="2016-02-08T20:05:00Z">
              <w:r w:rsidRPr="00A76C84">
                <w:rPr>
                  <w:color w:val="303030"/>
                  <w:sz w:val="16"/>
                  <w:szCs w:val="16"/>
                  <w:lang w:val="pt-BR"/>
                  <w:rPrChange w:id="2477" w:author="Mateus Berardo de Souza Terra" w:date="2016-02-08T22:05:00Z">
                    <w:rPr>
                      <w:color w:val="303030"/>
                      <w:lang w:val="pt-BR"/>
                    </w:rPr>
                  </w:rPrChange>
                </w:rPr>
                <w:t>62</w:t>
              </w:r>
            </w:ins>
          </w:p>
        </w:tc>
        <w:tc>
          <w:tcPr>
            <w:tcW w:w="1558" w:type="dxa"/>
            <w:tcPrChange w:id="2478"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79" w:author="Mateus Berardo de Souza Terra" w:date="2016-02-08T20:04:00Z"/>
                <w:color w:val="303030"/>
                <w:sz w:val="16"/>
                <w:szCs w:val="16"/>
                <w:lang w:val="pt-BR"/>
                <w:rPrChange w:id="2480" w:author="Mateus Berardo de Souza Terra" w:date="2016-02-08T22:05:00Z">
                  <w:rPr>
                    <w:ins w:id="2481" w:author="Mateus Berardo de Souza Terra" w:date="2016-02-08T20:04:00Z"/>
                    <w:color w:val="303030"/>
                    <w:lang w:val="pt-BR"/>
                  </w:rPr>
                </w:rPrChange>
              </w:rPr>
              <w:pPrChange w:id="2482" w:author="Mateus Berardo de Souza Terra" w:date="2016-02-08T22:05:00Z">
                <w:pPr>
                  <w:pStyle w:val="NormalWeb"/>
                  <w:spacing w:before="0" w:beforeAutospacing="0" w:after="160" w:afterAutospacing="0"/>
                  <w:jc w:val="center"/>
                </w:pPr>
              </w:pPrChange>
            </w:pPr>
            <w:ins w:id="2483" w:author="Mateus Berardo de Souza Terra" w:date="2016-02-08T22:13:00Z">
              <w:r>
                <w:rPr>
                  <w:color w:val="303030"/>
                  <w:sz w:val="16"/>
                  <w:szCs w:val="16"/>
                  <w:lang w:val="pt-BR"/>
                </w:rPr>
                <w:t>&gt;</w:t>
              </w:r>
            </w:ins>
          </w:p>
        </w:tc>
        <w:tc>
          <w:tcPr>
            <w:tcW w:w="1558" w:type="dxa"/>
            <w:tcPrChange w:id="2484"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85" w:author="Mateus Berardo de Souza Terra" w:date="2016-02-08T20:04:00Z"/>
                <w:color w:val="303030"/>
                <w:sz w:val="16"/>
                <w:szCs w:val="16"/>
                <w:lang w:val="pt-BR"/>
                <w:rPrChange w:id="2486" w:author="Mateus Berardo de Souza Terra" w:date="2016-02-08T22:05:00Z">
                  <w:rPr>
                    <w:ins w:id="2487" w:author="Mateus Berardo de Souza Terra" w:date="2016-02-08T20:04:00Z"/>
                    <w:color w:val="303030"/>
                    <w:lang w:val="pt-BR"/>
                  </w:rPr>
                </w:rPrChange>
              </w:rPr>
              <w:pPrChange w:id="2488" w:author="Mateus Berardo de Souza Terra" w:date="2016-02-08T22:05:00Z">
                <w:pPr>
                  <w:pStyle w:val="NormalWeb"/>
                  <w:spacing w:before="0" w:beforeAutospacing="0" w:after="160" w:afterAutospacing="0"/>
                  <w:jc w:val="center"/>
                </w:pPr>
              </w:pPrChange>
            </w:pPr>
            <w:ins w:id="2489" w:author="Mateus Berardo de Souza Terra" w:date="2016-02-08T22:09:00Z">
              <w:r>
                <w:rPr>
                  <w:color w:val="303030"/>
                  <w:sz w:val="16"/>
                  <w:szCs w:val="16"/>
                  <w:lang w:val="pt-BR"/>
                </w:rPr>
                <w:t>94</w:t>
              </w:r>
            </w:ins>
          </w:p>
        </w:tc>
        <w:tc>
          <w:tcPr>
            <w:tcW w:w="1558" w:type="dxa"/>
            <w:tcPrChange w:id="2490"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91" w:author="Mateus Berardo de Souza Terra" w:date="2016-02-08T20:04:00Z"/>
                <w:color w:val="303030"/>
                <w:sz w:val="16"/>
                <w:szCs w:val="16"/>
                <w:lang w:val="pt-BR"/>
                <w:rPrChange w:id="2492" w:author="Mateus Berardo de Souza Terra" w:date="2016-02-08T22:05:00Z">
                  <w:rPr>
                    <w:ins w:id="2493" w:author="Mateus Berardo de Souza Terra" w:date="2016-02-08T20:04:00Z"/>
                    <w:color w:val="303030"/>
                    <w:lang w:val="pt-BR"/>
                  </w:rPr>
                </w:rPrChange>
              </w:rPr>
              <w:pPrChange w:id="2494" w:author="Mateus Berardo de Souza Terra" w:date="2016-02-08T22:12:00Z">
                <w:pPr>
                  <w:pStyle w:val="NormalWeb"/>
                  <w:spacing w:before="0" w:beforeAutospacing="0" w:after="160" w:afterAutospacing="0"/>
                  <w:jc w:val="center"/>
                </w:pPr>
              </w:pPrChange>
            </w:pPr>
            <w:ins w:id="2495" w:author="Mateus Berardo de Souza Terra" w:date="2016-02-08T22:12:00Z">
              <w:r>
                <w:rPr>
                  <w:color w:val="303030"/>
                  <w:sz w:val="16"/>
                  <w:szCs w:val="16"/>
                  <w:lang w:val="pt-BR"/>
                </w:rPr>
                <w:tab/>
              </w:r>
            </w:ins>
            <w:ins w:id="2496" w:author="Mateus Berardo de Souza Terra" w:date="2016-02-08T22:11:00Z">
              <w:r>
                <w:rPr>
                  <w:color w:val="303030"/>
                  <w:sz w:val="16"/>
                  <w:szCs w:val="16"/>
                  <w:lang w:val="pt-BR"/>
                </w:rPr>
                <w:t>^</w:t>
              </w:r>
            </w:ins>
            <w:ins w:id="2497" w:author="Mateus Berardo de Souza Terra" w:date="2016-02-08T22:12:00Z">
              <w:r>
                <w:rPr>
                  <w:color w:val="303030"/>
                  <w:sz w:val="16"/>
                  <w:szCs w:val="16"/>
                  <w:lang w:val="pt-BR"/>
                </w:rPr>
                <w:tab/>
              </w:r>
            </w:ins>
          </w:p>
        </w:tc>
        <w:tc>
          <w:tcPr>
            <w:tcW w:w="1559" w:type="dxa"/>
            <w:tcPrChange w:id="2498"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99" w:author="Mateus Berardo de Souza Terra" w:date="2016-02-08T20:04:00Z"/>
                <w:color w:val="303030"/>
                <w:sz w:val="16"/>
                <w:szCs w:val="16"/>
                <w:lang w:val="pt-BR"/>
                <w:rPrChange w:id="2500" w:author="Mateus Berardo de Souza Terra" w:date="2016-02-08T22:05:00Z">
                  <w:rPr>
                    <w:ins w:id="2501" w:author="Mateus Berardo de Souza Terra" w:date="2016-02-08T20:04:00Z"/>
                    <w:color w:val="303030"/>
                    <w:lang w:val="pt-BR"/>
                  </w:rPr>
                </w:rPrChange>
              </w:rPr>
              <w:pPrChange w:id="2502" w:author="Mateus Berardo de Souza Terra" w:date="2016-02-08T22:05:00Z">
                <w:pPr>
                  <w:pStyle w:val="NormalWeb"/>
                  <w:spacing w:before="0" w:beforeAutospacing="0" w:after="160" w:afterAutospacing="0"/>
                  <w:jc w:val="center"/>
                </w:pPr>
              </w:pPrChange>
            </w:pPr>
            <w:ins w:id="2503" w:author="Mateus Berardo de Souza Terra" w:date="2016-02-08T22:09:00Z">
              <w:r>
                <w:rPr>
                  <w:color w:val="303030"/>
                  <w:sz w:val="16"/>
                  <w:szCs w:val="16"/>
                  <w:lang w:val="pt-BR"/>
                </w:rPr>
                <w:t>126</w:t>
              </w:r>
            </w:ins>
          </w:p>
        </w:tc>
        <w:tc>
          <w:tcPr>
            <w:tcW w:w="1559" w:type="dxa"/>
            <w:tcPrChange w:id="2504"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505" w:author="Mateus Berardo de Souza Terra" w:date="2016-02-08T20:04:00Z"/>
                <w:color w:val="303030"/>
                <w:sz w:val="16"/>
                <w:szCs w:val="16"/>
                <w:lang w:val="pt-BR"/>
                <w:rPrChange w:id="2506" w:author="Mateus Berardo de Souza Terra" w:date="2016-02-08T22:05:00Z">
                  <w:rPr>
                    <w:ins w:id="2507" w:author="Mateus Berardo de Souza Terra" w:date="2016-02-08T20:04:00Z"/>
                    <w:color w:val="303030"/>
                    <w:lang w:val="pt-BR"/>
                  </w:rPr>
                </w:rPrChange>
              </w:rPr>
              <w:pPrChange w:id="2508" w:author="Mateus Berardo de Souza Terra" w:date="2016-02-08T22:05:00Z">
                <w:pPr>
                  <w:pStyle w:val="NormalWeb"/>
                  <w:spacing w:before="0" w:beforeAutospacing="0" w:after="160" w:afterAutospacing="0"/>
                  <w:jc w:val="center"/>
                </w:pPr>
              </w:pPrChange>
            </w:pPr>
            <w:ins w:id="2509" w:author="Mateus Berardo de Souza Terra" w:date="2016-02-08T22:11:00Z">
              <w:r>
                <w:rPr>
                  <w:color w:val="303030"/>
                  <w:sz w:val="16"/>
                  <w:szCs w:val="16"/>
                  <w:lang w:val="pt-BR"/>
                </w:rPr>
                <w:t>~</w:t>
              </w:r>
            </w:ins>
          </w:p>
        </w:tc>
      </w:tr>
      <w:tr w:rsidR="00BA6212" w:rsidRPr="00A76C84" w14:paraId="37299FE6" w14:textId="77777777" w:rsidTr="00A76C84">
        <w:trPr>
          <w:trHeight w:val="20"/>
          <w:ins w:id="2510"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511" w:author="Mateus Berardo de Souza Terra" w:date="2016-02-08T22:09:00Z"/>
                <w:color w:val="303030"/>
                <w:sz w:val="16"/>
                <w:szCs w:val="16"/>
                <w:lang w:val="pt-BR"/>
              </w:rPr>
            </w:pPr>
            <w:ins w:id="2512"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513" w:author="Mateus Berardo de Souza Terra" w:date="2016-02-08T22:09:00Z"/>
                <w:color w:val="303030"/>
                <w:sz w:val="16"/>
                <w:szCs w:val="16"/>
                <w:lang w:val="pt-BR"/>
              </w:rPr>
            </w:pPr>
            <w:ins w:id="2514"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515" w:author="Mateus Berardo de Souza Terra" w:date="2016-02-08T22:09:00Z"/>
                <w:color w:val="303030"/>
                <w:sz w:val="16"/>
                <w:szCs w:val="16"/>
                <w:lang w:val="pt-BR"/>
              </w:rPr>
            </w:pPr>
            <w:ins w:id="2516"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517" w:author="Mateus Berardo de Souza Terra" w:date="2016-02-08T22:09:00Z"/>
                <w:sz w:val="16"/>
                <w:szCs w:val="16"/>
                <w:lang w:val="pt-BR"/>
                <w:rPrChange w:id="2518" w:author="Mateus Berardo de Souza Terra" w:date="2016-02-08T22:12:00Z">
                  <w:rPr>
                    <w:ins w:id="2519" w:author="Mateus Berardo de Souza Terra" w:date="2016-02-08T22:09:00Z"/>
                    <w:color w:val="303030"/>
                    <w:sz w:val="16"/>
                    <w:szCs w:val="16"/>
                    <w:lang w:val="pt-BR"/>
                  </w:rPr>
                </w:rPrChange>
              </w:rPr>
            </w:pPr>
            <w:ins w:id="2520" w:author="Mateus Berardo de Souza Terra" w:date="2016-02-08T22:12:00Z">
              <w:r>
                <w:rPr>
                  <w:b/>
                  <w:color w:val="FF0000"/>
                  <w:sz w:val="16"/>
                  <w:szCs w:val="16"/>
                  <w:lang w:val="pt-BR"/>
                </w:rPr>
                <w:softHyphen/>
              </w:r>
              <w:r>
                <w:rPr>
                  <w:sz w:val="16"/>
                  <w:szCs w:val="16"/>
                  <w:lang w:val="pt-BR"/>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521" w:author="Mateus Berardo de Souza Terra" w:date="2016-02-08T22:09:00Z"/>
                <w:color w:val="303030"/>
                <w:sz w:val="16"/>
                <w:szCs w:val="16"/>
                <w:lang w:val="pt-BR"/>
              </w:rPr>
            </w:pPr>
            <w:ins w:id="2522"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523" w:author="Mateus Berardo de Souza Terra" w:date="2016-02-08T22:09:00Z"/>
                <w:color w:val="303030"/>
                <w:sz w:val="16"/>
                <w:szCs w:val="16"/>
                <w:lang w:val="pt-BR"/>
              </w:rPr>
            </w:pPr>
            <w:ins w:id="2524"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525" w:author="granix pacheco" w:date="2016-02-08T14:08:00Z"/>
          <w:del w:id="2526" w:author="Mateus Berardo de Souza Terra" w:date="2016-02-08T22:08:00Z"/>
          <w:color w:val="303030"/>
          <w:lang w:val="pt-BR"/>
          <w:rPrChange w:id="2527" w:author="Mateus Berardo de Souza Terra" w:date="2016-02-08T20:05:00Z">
            <w:rPr>
              <w:ins w:id="2528" w:author="granix pacheco" w:date="2016-02-08T14:08:00Z"/>
              <w:del w:id="2529" w:author="Mateus Berardo de Souza Terra" w:date="2016-02-08T22:08:00Z"/>
              <w:color w:val="303030"/>
              <w:lang w:val="pt-PT"/>
            </w:rPr>
          </w:rPrChange>
        </w:rPr>
        <w:pPrChange w:id="2530"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531" w:author="granix pacheco" w:date="2016-02-08T09:31:00Z"/>
          <w:color w:val="303030"/>
          <w:lang w:val="pt-BR"/>
          <w:rPrChange w:id="2532" w:author="Mateus Berardo de Souza Terra" w:date="2016-02-08T20:05:00Z">
            <w:rPr>
              <w:ins w:id="2533" w:author="granix pacheco" w:date="2016-02-08T09:31:00Z"/>
              <w:color w:val="303030"/>
              <w:lang w:val="pt-PT"/>
            </w:rPr>
          </w:rPrChange>
        </w:rPr>
        <w:pPrChange w:id="2534"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535" w:author="Mateus Berardo de Souza Terra" w:date="2016-02-08T19:09:00Z">
            <w:rPr>
              <w:b/>
              <w:color w:val="000000"/>
              <w:sz w:val="36"/>
              <w:szCs w:val="36"/>
              <w:u w:val="single"/>
              <w:lang w:val="pt-BR"/>
            </w:rPr>
          </w:rPrChange>
        </w:rPr>
      </w:pPr>
      <w:ins w:id="2536" w:author="granix pacheco" w:date="2016-02-08T09:36:00Z">
        <w:del w:id="2537" w:author="Mateus Berardo de Souza Terra" w:date="2016-02-08T19:15:00Z">
          <w:r w:rsidRPr="008D4450" w:rsidDel="006D3AB1">
            <w:rPr>
              <w:color w:val="303030"/>
              <w:lang w:val="pt-BR"/>
              <w:rPrChange w:id="2538" w:author="Mateus Berardo de Souza Terra" w:date="2016-02-08T19:09:00Z">
                <w:rPr>
                  <w:color w:val="303030"/>
                  <w:lang w:val="pt-PT"/>
                </w:rPr>
              </w:rPrChange>
            </w:rPr>
            <w:delText>//Adicionar tabela (ou uma imagem dela q ocupe menos espaço).</w:delText>
          </w:r>
        </w:del>
      </w:ins>
      <w:ins w:id="2539" w:author="granix pacheco" w:date="2016-02-08T09:41:00Z">
        <w:del w:id="2540" w:author="Mateus Berardo de Souza Terra" w:date="2016-02-08T19:15:00Z">
          <w:r w:rsidRPr="008D4450" w:rsidDel="006D3AB1">
            <w:rPr>
              <w:color w:val="303030"/>
              <w:lang w:val="pt-BR"/>
              <w:rPrChange w:id="2541" w:author="Mateus Berardo de Souza Terra" w:date="2016-02-08T19:09:00Z">
                <w:rPr>
                  <w:color w:val="303030"/>
                  <w:lang w:val="pt-PT"/>
                </w:rPr>
              </w:rPrChange>
            </w:rPr>
            <w:delText xml:space="preserve"> </w:delText>
          </w:r>
        </w:del>
      </w:ins>
    </w:p>
    <w:sectPr w:rsidR="00185177" w:rsidRPr="008D445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3152E" w14:textId="77777777" w:rsidR="00450874" w:rsidRDefault="00450874" w:rsidP="00185177">
      <w:pPr>
        <w:spacing w:after="0" w:line="240" w:lineRule="auto"/>
      </w:pPr>
      <w:r>
        <w:separator/>
      </w:r>
    </w:p>
  </w:endnote>
  <w:endnote w:type="continuationSeparator" w:id="0">
    <w:p w14:paraId="79FB6C69" w14:textId="77777777" w:rsidR="00450874" w:rsidRDefault="00450874" w:rsidP="00185177">
      <w:pPr>
        <w:spacing w:after="0" w:line="240" w:lineRule="auto"/>
      </w:pPr>
      <w:r>
        <w:continuationSeparator/>
      </w:r>
    </w:p>
  </w:endnote>
  <w:endnote w:id="1">
    <w:p w14:paraId="33A75A2A" w14:textId="21903FA7" w:rsidR="001508B9" w:rsidDel="00914F16" w:rsidRDefault="001508B9" w:rsidP="00A41181">
      <w:pPr>
        <w:pStyle w:val="Textodenotadefim"/>
        <w:rPr>
          <w:ins w:id="216" w:author="granix pacheco" w:date="2016-02-08T15:49:00Z"/>
          <w:del w:id="217" w:author="Mateus Berardo de Souza Terra" w:date="2016-02-08T18:53:00Z"/>
        </w:rPr>
      </w:pPr>
    </w:p>
    <w:p w14:paraId="032434C2" w14:textId="77777777" w:rsidR="001508B9" w:rsidDel="00914F16" w:rsidRDefault="001508B9" w:rsidP="00A41181">
      <w:pPr>
        <w:pStyle w:val="Textodenotadefim"/>
        <w:rPr>
          <w:ins w:id="218" w:author="granix pacheco" w:date="2016-02-08T15:49:00Z"/>
          <w:del w:id="219" w:author="Mateus Berardo de Souza Terra" w:date="2016-02-08T18:53:00Z"/>
        </w:rPr>
      </w:pPr>
    </w:p>
    <w:p w14:paraId="2A898606" w14:textId="77777777" w:rsidR="001508B9" w:rsidDel="00914F16" w:rsidRDefault="001508B9">
      <w:pPr>
        <w:pStyle w:val="NormalWeb"/>
        <w:numPr>
          <w:ilvl w:val="0"/>
          <w:numId w:val="30"/>
        </w:numPr>
        <w:shd w:val="clear" w:color="auto" w:fill="FFFFFF"/>
        <w:spacing w:before="0" w:beforeAutospacing="0" w:after="160" w:afterAutospacing="0"/>
        <w:jc w:val="center"/>
        <w:rPr>
          <w:ins w:id="220" w:author="granix pacheco" w:date="2016-02-08T15:49:00Z"/>
          <w:del w:id="221" w:author="Mateus Berardo de Souza Terra" w:date="2016-02-08T18:53:00Z"/>
          <w:b/>
          <w:sz w:val="36"/>
          <w:szCs w:val="36"/>
          <w:u w:val="single"/>
          <w:lang w:val="pt-BR"/>
        </w:rPr>
      </w:pPr>
      <w:ins w:id="222" w:author="granix pacheco" w:date="2016-02-08T15:49:00Z">
        <w:del w:id="223" w:author="Mateus Berardo de Souza Terra" w:date="2016-02-08T18:53:00Z">
          <w:r w:rsidDel="00914F16">
            <w:rPr>
              <w:b/>
              <w:sz w:val="36"/>
              <w:szCs w:val="36"/>
              <w:u w:val="single"/>
              <w:lang w:val="pt-BR"/>
            </w:rPr>
            <w:delText>Ferramentas</w:delText>
          </w:r>
        </w:del>
      </w:ins>
    </w:p>
    <w:p w14:paraId="1F08AAB4" w14:textId="77777777" w:rsidR="001508B9" w:rsidRPr="00A41181" w:rsidDel="00914F16" w:rsidRDefault="001508B9" w:rsidP="00A41181">
      <w:pPr>
        <w:pStyle w:val="Textodenotadefim"/>
        <w:rPr>
          <w:del w:id="224" w:author="Mateus Berardo de Souza Terra" w:date="2016-02-08T18:53:00Z"/>
          <w:rPrChange w:id="225" w:author="granix pacheco" w:date="2016-02-08T14:04:00Z">
            <w:rPr>
              <w:del w:id="226"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B3249" w14:textId="4D1A19EC" w:rsidR="001508B9" w:rsidRDefault="001508B9">
    <w:pPr>
      <w:pStyle w:val="Rodap"/>
      <w:jc w:val="center"/>
      <w:rPr>
        <w:ins w:id="2542" w:author="granix pacheco" w:date="2016-02-08T10:54:00Z"/>
        <w:caps/>
        <w:color w:val="5B9BD5" w:themeColor="accent1"/>
      </w:rPr>
    </w:pPr>
    <w:ins w:id="2543"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385CC7" w:rsidRPr="00385CC7">
      <w:rPr>
        <w:caps/>
        <w:noProof/>
        <w:color w:val="5B9BD5" w:themeColor="accent1"/>
        <w:lang w:val="pt-BR"/>
      </w:rPr>
      <w:t>27</w:t>
    </w:r>
    <w:ins w:id="2544" w:author="granix pacheco" w:date="2016-02-08T10:54:00Z">
      <w:r>
        <w:rPr>
          <w:caps/>
          <w:color w:val="5B9BD5" w:themeColor="accent1"/>
        </w:rPr>
        <w:fldChar w:fldCharType="end"/>
      </w:r>
    </w:ins>
  </w:p>
  <w:p w14:paraId="0E61F274" w14:textId="0E62F41A" w:rsidR="001508B9" w:rsidRDefault="001508B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4CC5CA" w14:textId="77777777" w:rsidR="00450874" w:rsidRDefault="00450874" w:rsidP="00185177">
      <w:pPr>
        <w:spacing w:after="0" w:line="240" w:lineRule="auto"/>
      </w:pPr>
      <w:r>
        <w:separator/>
      </w:r>
    </w:p>
  </w:footnote>
  <w:footnote w:type="continuationSeparator" w:id="0">
    <w:p w14:paraId="38C04D79" w14:textId="77777777" w:rsidR="00450874" w:rsidRDefault="00450874" w:rsidP="00185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241D"/>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2"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1"/>
  </w:num>
  <w:num w:numId="4">
    <w:abstractNumId w:val="3"/>
  </w:num>
  <w:num w:numId="5">
    <w:abstractNumId w:val="41"/>
  </w:num>
  <w:num w:numId="6">
    <w:abstractNumId w:val="5"/>
  </w:num>
  <w:num w:numId="7">
    <w:abstractNumId w:val="40"/>
  </w:num>
  <w:num w:numId="8">
    <w:abstractNumId w:val="26"/>
  </w:num>
  <w:num w:numId="9">
    <w:abstractNumId w:val="42"/>
  </w:num>
  <w:num w:numId="10">
    <w:abstractNumId w:val="61"/>
  </w:num>
  <w:num w:numId="11">
    <w:abstractNumId w:val="2"/>
  </w:num>
  <w:num w:numId="12">
    <w:abstractNumId w:val="29"/>
  </w:num>
  <w:num w:numId="13">
    <w:abstractNumId w:val="27"/>
  </w:num>
  <w:num w:numId="14">
    <w:abstractNumId w:val="23"/>
  </w:num>
  <w:num w:numId="15">
    <w:abstractNumId w:val="50"/>
  </w:num>
  <w:num w:numId="16">
    <w:abstractNumId w:val="52"/>
  </w:num>
  <w:num w:numId="17">
    <w:abstractNumId w:val="57"/>
  </w:num>
  <w:num w:numId="18">
    <w:abstractNumId w:val="44"/>
  </w:num>
  <w:num w:numId="19">
    <w:abstractNumId w:val="0"/>
  </w:num>
  <w:num w:numId="20">
    <w:abstractNumId w:val="22"/>
  </w:num>
  <w:num w:numId="21">
    <w:abstractNumId w:val="30"/>
  </w:num>
  <w:num w:numId="22">
    <w:abstractNumId w:val="39"/>
  </w:num>
  <w:num w:numId="23">
    <w:abstractNumId w:val="36"/>
  </w:num>
  <w:num w:numId="24">
    <w:abstractNumId w:val="31"/>
  </w:num>
  <w:num w:numId="25">
    <w:abstractNumId w:val="46"/>
  </w:num>
  <w:num w:numId="26">
    <w:abstractNumId w:val="20"/>
  </w:num>
  <w:num w:numId="27">
    <w:abstractNumId w:val="32"/>
  </w:num>
  <w:num w:numId="28">
    <w:abstractNumId w:val="7"/>
  </w:num>
  <w:num w:numId="29">
    <w:abstractNumId w:val="8"/>
  </w:num>
  <w:num w:numId="30">
    <w:abstractNumId w:val="14"/>
  </w:num>
  <w:num w:numId="31">
    <w:abstractNumId w:val="28"/>
  </w:num>
  <w:num w:numId="32">
    <w:abstractNumId w:val="37"/>
  </w:num>
  <w:num w:numId="33">
    <w:abstractNumId w:val="43"/>
  </w:num>
  <w:num w:numId="34">
    <w:abstractNumId w:val="59"/>
  </w:num>
  <w:num w:numId="35">
    <w:abstractNumId w:val="18"/>
  </w:num>
  <w:num w:numId="36">
    <w:abstractNumId w:val="39"/>
  </w:num>
  <w:num w:numId="37">
    <w:abstractNumId w:val="17"/>
  </w:num>
  <w:num w:numId="38">
    <w:abstractNumId w:val="56"/>
  </w:num>
  <w:num w:numId="39">
    <w:abstractNumId w:val="49"/>
  </w:num>
  <w:num w:numId="40">
    <w:abstractNumId w:val="4"/>
  </w:num>
  <w:num w:numId="41">
    <w:abstractNumId w:val="38"/>
  </w:num>
  <w:num w:numId="42">
    <w:abstractNumId w:val="12"/>
  </w:num>
  <w:num w:numId="43">
    <w:abstractNumId w:val="6"/>
  </w:num>
  <w:num w:numId="44">
    <w:abstractNumId w:val="45"/>
  </w:num>
  <w:num w:numId="45">
    <w:abstractNumId w:val="48"/>
  </w:num>
  <w:num w:numId="46">
    <w:abstractNumId w:val="47"/>
  </w:num>
  <w:num w:numId="47">
    <w:abstractNumId w:val="53"/>
  </w:num>
  <w:num w:numId="48">
    <w:abstractNumId w:val="13"/>
  </w:num>
  <w:num w:numId="49">
    <w:abstractNumId w:val="60"/>
  </w:num>
  <w:num w:numId="50">
    <w:abstractNumId w:val="16"/>
  </w:num>
  <w:num w:numId="51">
    <w:abstractNumId w:val="25"/>
  </w:num>
  <w:num w:numId="52">
    <w:abstractNumId w:val="35"/>
  </w:num>
  <w:num w:numId="53">
    <w:abstractNumId w:val="10"/>
  </w:num>
  <w:num w:numId="54">
    <w:abstractNumId w:val="51"/>
  </w:num>
  <w:num w:numId="55">
    <w:abstractNumId w:val="58"/>
  </w:num>
  <w:num w:numId="56">
    <w:abstractNumId w:val="21"/>
  </w:num>
  <w:num w:numId="57">
    <w:abstractNumId w:val="54"/>
  </w:num>
  <w:num w:numId="58">
    <w:abstractNumId w:val="33"/>
  </w:num>
  <w:num w:numId="59">
    <w:abstractNumId w:val="19"/>
  </w:num>
  <w:num w:numId="60">
    <w:abstractNumId w:val="34"/>
  </w:num>
  <w:num w:numId="61">
    <w:abstractNumId w:val="9"/>
  </w:num>
  <w:num w:numId="62">
    <w:abstractNumId w:val="24"/>
  </w:num>
  <w:num w:numId="63">
    <w:abstractNumId w:val="55"/>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B5794"/>
    <w:rsid w:val="002C27B0"/>
    <w:rsid w:val="002D689B"/>
    <w:rsid w:val="002E0F1F"/>
    <w:rsid w:val="002F0B8B"/>
    <w:rsid w:val="002F7C05"/>
    <w:rsid w:val="0030141A"/>
    <w:rsid w:val="00314344"/>
    <w:rsid w:val="00344057"/>
    <w:rsid w:val="00352657"/>
    <w:rsid w:val="00354A3E"/>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66F61"/>
    <w:rsid w:val="007D7E6F"/>
    <w:rsid w:val="007F617A"/>
    <w:rsid w:val="007F69FA"/>
    <w:rsid w:val="008324AC"/>
    <w:rsid w:val="008526A1"/>
    <w:rsid w:val="00857923"/>
    <w:rsid w:val="00863488"/>
    <w:rsid w:val="00877E44"/>
    <w:rsid w:val="00887086"/>
    <w:rsid w:val="00892EE5"/>
    <w:rsid w:val="008956FB"/>
    <w:rsid w:val="00895C46"/>
    <w:rsid w:val="008A3DA1"/>
    <w:rsid w:val="008A7B70"/>
    <w:rsid w:val="008B1F1D"/>
    <w:rsid w:val="008C2DF9"/>
    <w:rsid w:val="008D4450"/>
    <w:rsid w:val="008F00E0"/>
    <w:rsid w:val="00901A49"/>
    <w:rsid w:val="00914F16"/>
    <w:rsid w:val="009255BA"/>
    <w:rsid w:val="00970BBB"/>
    <w:rsid w:val="009733F6"/>
    <w:rsid w:val="009D1FA1"/>
    <w:rsid w:val="009E1979"/>
    <w:rsid w:val="009F265B"/>
    <w:rsid w:val="00A06F35"/>
    <w:rsid w:val="00A41181"/>
    <w:rsid w:val="00A41E22"/>
    <w:rsid w:val="00A56541"/>
    <w:rsid w:val="00A73B7D"/>
    <w:rsid w:val="00A74FCE"/>
    <w:rsid w:val="00A76C84"/>
    <w:rsid w:val="00A97E5F"/>
    <w:rsid w:val="00AC39A2"/>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40228"/>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2"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produto.mercadolivre.com.br/MLB-706683459-protoboard-400-pontos-_J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0F0AE36E-DC4F-48B8-A1BB-D5188350457B}" type="presOf" srcId="{032961F1-DEC8-454A-87F6-3AD44EECC36F}" destId="{E0210E23-E8DA-4E1B-8E8F-5D6728A2D323}" srcOrd="1" destOrd="0" presId="urn:microsoft.com/office/officeart/2005/8/layout/hierarchy2"/>
    <dgm:cxn modelId="{65A9144A-B70C-4124-8EBB-0B2DEB51F7DB}" type="presOf" srcId="{032961F1-DEC8-454A-87F6-3AD44EECC36F}" destId="{A7E5788F-8B5D-4A8B-BEF2-FAC672DCC272}"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2ABB7DF8-3CD9-4430-996F-AB753B6907F3}" srcId="{B43B33D2-549E-4D68-A772-61CD66423E31}" destId="{9756563B-F9AB-461C-B971-2C5148F3F624}" srcOrd="0" destOrd="0" parTransId="{032961F1-DEC8-454A-87F6-3AD44EECC36F}" sibTransId="{DCEB0CAB-90F5-4C87-B9E6-337CF61808D8}"/>
    <dgm:cxn modelId="{A296B062-FD92-43BF-9653-F1EE8278AB07}" type="presOf" srcId="{68F8F1DD-99A4-4431-979A-22BAC611750F}" destId="{266BE232-2488-466F-8373-117F4CE7E36B}"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05746818-4F1D-404B-AA96-A919D788D466}" type="presOf" srcId="{C714DD78-CD80-4C77-8ABE-9EE5AA8423DE}" destId="{40FD6B9A-9E05-4AE3-84D5-B7D6372AB9B0}" srcOrd="0" destOrd="0" presId="urn:microsoft.com/office/officeart/2005/8/layout/hierarchy2"/>
    <dgm:cxn modelId="{1622B890-2F66-426A-878C-172E6DBEF091}" type="presOf" srcId="{68F8F1DD-99A4-4431-979A-22BAC611750F}" destId="{8F50BA73-7E3D-4A76-A8D1-C4E588BE2A4A}" srcOrd="0" destOrd="0" presId="urn:microsoft.com/office/officeart/2005/8/layout/hierarchy2"/>
    <dgm:cxn modelId="{FE3225FC-1612-4F09-AC5E-D5638AEDABA0}" type="presOf" srcId="{9756563B-F9AB-461C-B971-2C5148F3F624}" destId="{B6231D48-FAE1-449F-A0C4-BFFA848F59B6}"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0099AE2F-66F0-4010-B7E3-254EAC52D35E}" type="presOf" srcId="{B43B33D2-549E-4D68-A772-61CD66423E31}" destId="{F5D07AFF-F4F4-4B51-B6BF-ABE58B4D486B}" srcOrd="0" destOrd="0" presId="urn:microsoft.com/office/officeart/2005/8/layout/hierarchy2"/>
    <dgm:cxn modelId="{A3466C34-C22B-434C-9594-EB40D7E3F091}" type="presOf" srcId="{444C37B6-7B88-430B-B019-17E1EEB537BA}" destId="{55C6918C-E742-4097-AF40-8FDEA221512E}" srcOrd="1" destOrd="0" presId="urn:microsoft.com/office/officeart/2005/8/layout/hierarchy2"/>
    <dgm:cxn modelId="{79580B1E-C8AB-470A-992C-3B943B6E1DB7}" type="presOf" srcId="{11B8D029-77B0-4716-B510-95B883CEFB37}" destId="{DC96E948-8F72-4925-ABD4-9BFEBDC23BD3}" srcOrd="0" destOrd="0" presId="urn:microsoft.com/office/officeart/2005/8/layout/hierarchy2"/>
    <dgm:cxn modelId="{CB8CA205-77B6-4257-8980-9C11FE518D3C}" type="presOf" srcId="{444C37B6-7B88-430B-B019-17E1EEB537BA}" destId="{9A8ED63D-9060-48D9-BC45-DEAFD4C5D8C8}" srcOrd="0" destOrd="0" presId="urn:microsoft.com/office/officeart/2005/8/layout/hierarchy2"/>
    <dgm:cxn modelId="{6E041A8B-E98F-40AD-BC3F-AA3475029FC6}" type="presOf" srcId="{0880B742-76F0-4963-8AF1-435D9815C721}" destId="{EB4D5397-00B1-4B26-A631-2177A16D9A09}" srcOrd="1"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AC2DC96A-4779-4C6A-A0FF-7B456D7E74C3}" type="presOf" srcId="{013486B6-1772-4F07-8324-833EF698C2E1}" destId="{888C5F9C-214C-4ECC-A7CF-E4622537C8F2}" srcOrd="0" destOrd="0" presId="urn:microsoft.com/office/officeart/2005/8/layout/hierarchy2"/>
    <dgm:cxn modelId="{5A607502-C9A5-4207-A1A7-115D35A2F1A2}" type="presOf" srcId="{0880B742-76F0-4963-8AF1-435D9815C721}" destId="{DEE6E627-5379-413A-82E0-20B83406172B}" srcOrd="0" destOrd="0" presId="urn:microsoft.com/office/officeart/2005/8/layout/hierarchy2"/>
    <dgm:cxn modelId="{54267DF5-3878-4C36-B878-158F488EC9E9}" type="presOf" srcId="{30D9AF01-38AF-4E25-BC1B-A9364FA7AC13}" destId="{0DC95E25-AD11-41F1-87FE-9CAB1E740280}" srcOrd="0" destOrd="0" presId="urn:microsoft.com/office/officeart/2005/8/layout/hierarchy2"/>
    <dgm:cxn modelId="{F9DD7B48-C21F-4AC2-B61B-FF5EE42419C8}" type="presParOf" srcId="{888C5F9C-214C-4ECC-A7CF-E4622537C8F2}" destId="{5D9E6899-25A1-4732-BB69-60BBF9FECC43}" srcOrd="0" destOrd="0" presId="urn:microsoft.com/office/officeart/2005/8/layout/hierarchy2"/>
    <dgm:cxn modelId="{C018374B-6A23-417F-B51B-4687D690AF15}" type="presParOf" srcId="{5D9E6899-25A1-4732-BB69-60BBF9FECC43}" destId="{40FD6B9A-9E05-4AE3-84D5-B7D6372AB9B0}" srcOrd="0" destOrd="0" presId="urn:microsoft.com/office/officeart/2005/8/layout/hierarchy2"/>
    <dgm:cxn modelId="{BADD97C5-8175-40E7-8E34-F3064B4D66C3}" type="presParOf" srcId="{5D9E6899-25A1-4732-BB69-60BBF9FECC43}" destId="{5EE1F969-9820-41C1-ADED-284E7C26FE54}" srcOrd="1" destOrd="0" presId="urn:microsoft.com/office/officeart/2005/8/layout/hierarchy2"/>
    <dgm:cxn modelId="{66E870A9-D9B2-4B61-82C4-0FFAD6956F9D}" type="presParOf" srcId="{5EE1F969-9820-41C1-ADED-284E7C26FE54}" destId="{DEE6E627-5379-413A-82E0-20B83406172B}" srcOrd="0" destOrd="0" presId="urn:microsoft.com/office/officeart/2005/8/layout/hierarchy2"/>
    <dgm:cxn modelId="{610CE3E1-5C7A-4AAD-A860-DCC2B011B662}" type="presParOf" srcId="{DEE6E627-5379-413A-82E0-20B83406172B}" destId="{EB4D5397-00B1-4B26-A631-2177A16D9A09}" srcOrd="0" destOrd="0" presId="urn:microsoft.com/office/officeart/2005/8/layout/hierarchy2"/>
    <dgm:cxn modelId="{E1B04AB3-A202-4B81-B912-717BD6DA6AC1}" type="presParOf" srcId="{5EE1F969-9820-41C1-ADED-284E7C26FE54}" destId="{8F3F08FB-81D3-40FD-A6B9-E402512A2600}" srcOrd="1" destOrd="0" presId="urn:microsoft.com/office/officeart/2005/8/layout/hierarchy2"/>
    <dgm:cxn modelId="{19A7458D-2ED9-4E54-BD94-FCA96260A880}" type="presParOf" srcId="{8F3F08FB-81D3-40FD-A6B9-E402512A2600}" destId="{DC96E948-8F72-4925-ABD4-9BFEBDC23BD3}" srcOrd="0" destOrd="0" presId="urn:microsoft.com/office/officeart/2005/8/layout/hierarchy2"/>
    <dgm:cxn modelId="{5F0CE480-A794-4C67-8C28-83D9F1CE8831}" type="presParOf" srcId="{8F3F08FB-81D3-40FD-A6B9-E402512A2600}" destId="{A8F8AC02-5F1C-416B-BD36-565BD15A7B19}" srcOrd="1" destOrd="0" presId="urn:microsoft.com/office/officeart/2005/8/layout/hierarchy2"/>
    <dgm:cxn modelId="{729FF63C-E0A3-4103-9A90-9EB736087B4B}" type="presParOf" srcId="{A8F8AC02-5F1C-416B-BD36-565BD15A7B19}" destId="{8F50BA73-7E3D-4A76-A8D1-C4E588BE2A4A}" srcOrd="0" destOrd="0" presId="urn:microsoft.com/office/officeart/2005/8/layout/hierarchy2"/>
    <dgm:cxn modelId="{65BADB15-543C-4EAD-80C6-77870DA49B62}" type="presParOf" srcId="{8F50BA73-7E3D-4A76-A8D1-C4E588BE2A4A}" destId="{266BE232-2488-466F-8373-117F4CE7E36B}" srcOrd="0" destOrd="0" presId="urn:microsoft.com/office/officeart/2005/8/layout/hierarchy2"/>
    <dgm:cxn modelId="{48DCC8B0-17EC-41A8-A98A-07115966FEAB}" type="presParOf" srcId="{A8F8AC02-5F1C-416B-BD36-565BD15A7B19}" destId="{E35C7C19-3E68-4E64-B63F-C03F9E867B76}" srcOrd="1" destOrd="0" presId="urn:microsoft.com/office/officeart/2005/8/layout/hierarchy2"/>
    <dgm:cxn modelId="{8ECFDF47-BEF3-4842-AAE0-19155409F07A}" type="presParOf" srcId="{E35C7C19-3E68-4E64-B63F-C03F9E867B76}" destId="{0DC95E25-AD11-41F1-87FE-9CAB1E740280}" srcOrd="0" destOrd="0" presId="urn:microsoft.com/office/officeart/2005/8/layout/hierarchy2"/>
    <dgm:cxn modelId="{021822F8-9099-4ED3-8973-7E9B25BB1E63}" type="presParOf" srcId="{E35C7C19-3E68-4E64-B63F-C03F9E867B76}" destId="{083BD93E-4E19-4A6B-A945-593B23D90263}" srcOrd="1" destOrd="0" presId="urn:microsoft.com/office/officeart/2005/8/layout/hierarchy2"/>
    <dgm:cxn modelId="{407AC71D-7F2E-4509-843A-1F9236A3BA6D}" type="presParOf" srcId="{5EE1F969-9820-41C1-ADED-284E7C26FE54}" destId="{9A8ED63D-9060-48D9-BC45-DEAFD4C5D8C8}" srcOrd="2" destOrd="0" presId="urn:microsoft.com/office/officeart/2005/8/layout/hierarchy2"/>
    <dgm:cxn modelId="{73B6ACA4-4F00-4281-8C9C-6655EB6594EA}" type="presParOf" srcId="{9A8ED63D-9060-48D9-BC45-DEAFD4C5D8C8}" destId="{55C6918C-E742-4097-AF40-8FDEA221512E}" srcOrd="0" destOrd="0" presId="urn:microsoft.com/office/officeart/2005/8/layout/hierarchy2"/>
    <dgm:cxn modelId="{E2DF0BE3-67BB-4EBB-9727-637631357708}" type="presParOf" srcId="{5EE1F969-9820-41C1-ADED-284E7C26FE54}" destId="{5F0E1AF8-3030-40B2-91AE-82C5ABE141AA}" srcOrd="3" destOrd="0" presId="urn:microsoft.com/office/officeart/2005/8/layout/hierarchy2"/>
    <dgm:cxn modelId="{D8162DDD-249A-49BE-A7A7-95C92FB4F7C2}" type="presParOf" srcId="{5F0E1AF8-3030-40B2-91AE-82C5ABE141AA}" destId="{F5D07AFF-F4F4-4B51-B6BF-ABE58B4D486B}" srcOrd="0" destOrd="0" presId="urn:microsoft.com/office/officeart/2005/8/layout/hierarchy2"/>
    <dgm:cxn modelId="{161AF4EE-3A02-41A1-9D19-97B49AA272DC}" type="presParOf" srcId="{5F0E1AF8-3030-40B2-91AE-82C5ABE141AA}" destId="{59223AA0-CEFE-46C3-A1CC-8E54FEBC6690}" srcOrd="1" destOrd="0" presId="urn:microsoft.com/office/officeart/2005/8/layout/hierarchy2"/>
    <dgm:cxn modelId="{DDC69C0A-0402-41B3-9698-69F32EBC4169}" type="presParOf" srcId="{59223AA0-CEFE-46C3-A1CC-8E54FEBC6690}" destId="{A7E5788F-8B5D-4A8B-BEF2-FAC672DCC272}" srcOrd="0" destOrd="0" presId="urn:microsoft.com/office/officeart/2005/8/layout/hierarchy2"/>
    <dgm:cxn modelId="{71639300-238D-437B-AEB3-23B02677E3D7}" type="presParOf" srcId="{A7E5788F-8B5D-4A8B-BEF2-FAC672DCC272}" destId="{E0210E23-E8DA-4E1B-8E8F-5D6728A2D323}" srcOrd="0" destOrd="0" presId="urn:microsoft.com/office/officeart/2005/8/layout/hierarchy2"/>
    <dgm:cxn modelId="{750BD56E-06F6-4DCB-9E39-281AE1C0C72C}" type="presParOf" srcId="{59223AA0-CEFE-46C3-A1CC-8E54FEBC6690}" destId="{E01D4291-70B5-46D7-B057-23771D044E52}" srcOrd="1" destOrd="0" presId="urn:microsoft.com/office/officeart/2005/8/layout/hierarchy2"/>
    <dgm:cxn modelId="{566D02CA-518E-4F13-9656-4AA9E5E57394}" type="presParOf" srcId="{E01D4291-70B5-46D7-B057-23771D044E52}" destId="{B6231D48-FAE1-449F-A0C4-BFFA848F59B6}" srcOrd="0" destOrd="0" presId="urn:microsoft.com/office/officeart/2005/8/layout/hierarchy2"/>
    <dgm:cxn modelId="{E3A72269-1DD7-4488-BC7D-6EFFB00D513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456B5-1795-4A40-97EA-A7C2A228C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29</Pages>
  <Words>5696</Words>
  <Characters>32468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Mateus Berardo de Souza Terra</cp:lastModifiedBy>
  <cp:revision>66</cp:revision>
  <dcterms:created xsi:type="dcterms:W3CDTF">2016-02-06T13:08:00Z</dcterms:created>
  <dcterms:modified xsi:type="dcterms:W3CDTF">2016-02-09T22:53:00Z</dcterms:modified>
</cp:coreProperties>
</file>