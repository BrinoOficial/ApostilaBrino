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01FD20" w14:textId="77777777" w:rsidR="0064551F" w:rsidRPr="007D7E6F" w:rsidRDefault="0064551F" w:rsidP="0064551F">
      <w:pPr>
        <w:jc w:val="center"/>
        <w:rPr>
          <w:rFonts w:ascii="Times New Roman" w:hAnsi="Times New Roman" w:cs="Times New Roman"/>
          <w:sz w:val="96"/>
          <w:szCs w:val="96"/>
        </w:rPr>
      </w:pPr>
    </w:p>
    <w:p w14:paraId="575891D6" w14:textId="77777777" w:rsidR="0064551F" w:rsidRPr="007D7E6F" w:rsidRDefault="0064551F" w:rsidP="0064551F">
      <w:pPr>
        <w:jc w:val="center"/>
        <w:rPr>
          <w:rFonts w:ascii="Times New Roman" w:hAnsi="Times New Roman" w:cs="Times New Roman"/>
          <w:sz w:val="96"/>
          <w:szCs w:val="96"/>
        </w:rPr>
      </w:pPr>
    </w:p>
    <w:p w14:paraId="7BDF9714" w14:textId="77777777" w:rsidR="0064551F" w:rsidRPr="007D7E6F" w:rsidRDefault="0064551F" w:rsidP="0064551F">
      <w:pPr>
        <w:jc w:val="center"/>
        <w:rPr>
          <w:rFonts w:ascii="Times New Roman" w:hAnsi="Times New Roman" w:cs="Times New Roman"/>
          <w:sz w:val="96"/>
          <w:szCs w:val="96"/>
        </w:rPr>
      </w:pPr>
    </w:p>
    <w:p w14:paraId="4BB3E063" w14:textId="77777777" w:rsidR="008A3DA1" w:rsidRPr="007D7E6F" w:rsidRDefault="0064551F" w:rsidP="0064551F">
      <w:pPr>
        <w:jc w:val="center"/>
        <w:rPr>
          <w:rFonts w:ascii="Times New Roman" w:hAnsi="Times New Roman" w:cs="Times New Roman"/>
          <w:sz w:val="96"/>
          <w:szCs w:val="96"/>
        </w:rPr>
      </w:pPr>
      <w:r w:rsidRPr="007D7E6F">
        <w:rPr>
          <w:rFonts w:ascii="Times New Roman" w:hAnsi="Times New Roman" w:cs="Times New Roman"/>
          <w:sz w:val="96"/>
          <w:szCs w:val="96"/>
        </w:rPr>
        <w:t>Arduino + Brino para a robótica educacional</w:t>
      </w:r>
    </w:p>
    <w:p w14:paraId="4EB41533" w14:textId="77777777" w:rsidR="0064551F" w:rsidRPr="007D7E6F" w:rsidRDefault="0064551F" w:rsidP="0064551F">
      <w:pPr>
        <w:jc w:val="center"/>
        <w:rPr>
          <w:rFonts w:ascii="Times New Roman" w:hAnsi="Times New Roman" w:cs="Times New Roman"/>
          <w:sz w:val="96"/>
          <w:szCs w:val="96"/>
        </w:rPr>
      </w:pPr>
    </w:p>
    <w:p w14:paraId="6D9E1A32" w14:textId="77777777" w:rsidR="0064551F" w:rsidRPr="007D7E6F" w:rsidRDefault="0064551F" w:rsidP="0064551F">
      <w:pPr>
        <w:jc w:val="center"/>
        <w:rPr>
          <w:rFonts w:ascii="Times New Roman" w:hAnsi="Times New Roman" w:cs="Times New Roman"/>
          <w:sz w:val="96"/>
          <w:szCs w:val="96"/>
        </w:rPr>
      </w:pPr>
    </w:p>
    <w:p w14:paraId="655FD3BE" w14:textId="77777777" w:rsidR="0064551F" w:rsidRPr="007D7E6F" w:rsidRDefault="0064551F" w:rsidP="0064551F">
      <w:pPr>
        <w:jc w:val="center"/>
        <w:rPr>
          <w:rFonts w:ascii="Times New Roman" w:hAnsi="Times New Roman" w:cs="Times New Roman"/>
          <w:sz w:val="24"/>
          <w:szCs w:val="24"/>
        </w:rPr>
      </w:pPr>
    </w:p>
    <w:p w14:paraId="284B094D" w14:textId="77777777" w:rsidR="0064551F" w:rsidRPr="007D7E6F" w:rsidRDefault="0064551F" w:rsidP="0064551F">
      <w:pPr>
        <w:jc w:val="center"/>
        <w:rPr>
          <w:rFonts w:ascii="Times New Roman" w:hAnsi="Times New Roman" w:cs="Times New Roman"/>
          <w:sz w:val="24"/>
          <w:szCs w:val="24"/>
        </w:rPr>
      </w:pPr>
    </w:p>
    <w:p w14:paraId="61B08A50" w14:textId="5D7E9B61"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Gabriel Rodrigues Pacheco, Giulia Fricke Ga</w:t>
      </w:r>
      <w:r w:rsidR="00B1515E" w:rsidRPr="007D7E6F">
        <w:rPr>
          <w:rFonts w:ascii="Times New Roman" w:hAnsi="Times New Roman" w:cs="Times New Roman"/>
          <w:sz w:val="24"/>
          <w:szCs w:val="24"/>
        </w:rPr>
        <w:t>lice,</w:t>
      </w:r>
      <w:r w:rsidRPr="007D7E6F">
        <w:rPr>
          <w:rFonts w:ascii="Times New Roman" w:hAnsi="Times New Roman" w:cs="Times New Roman"/>
          <w:sz w:val="24"/>
          <w:szCs w:val="24"/>
        </w:rPr>
        <w:t xml:space="preserve"> Mateus Berardo de Souza Terra, Rafael Mascarenhas Dal Moro, Victor Rodrigues Pacheco</w:t>
      </w:r>
      <w:r w:rsidR="003D350D" w:rsidRPr="007D7E6F">
        <w:rPr>
          <w:rFonts w:ascii="Times New Roman" w:hAnsi="Times New Roman" w:cs="Times New Roman"/>
          <w:sz w:val="24"/>
          <w:szCs w:val="24"/>
        </w:rPr>
        <w:t>.</w:t>
      </w:r>
    </w:p>
    <w:p w14:paraId="4CB719DF" w14:textId="77777777" w:rsidR="0064551F" w:rsidRPr="007D7E6F" w:rsidRDefault="0064551F" w:rsidP="0064551F">
      <w:pPr>
        <w:jc w:val="center"/>
        <w:rPr>
          <w:rFonts w:ascii="Times New Roman" w:hAnsi="Times New Roman" w:cs="Times New Roman"/>
          <w:sz w:val="24"/>
          <w:szCs w:val="24"/>
        </w:rPr>
      </w:pPr>
    </w:p>
    <w:p w14:paraId="27684EB0" w14:textId="77777777" w:rsidR="0064551F" w:rsidRPr="007D7E6F" w:rsidRDefault="0064551F" w:rsidP="0064551F">
      <w:pPr>
        <w:jc w:val="center"/>
        <w:rPr>
          <w:rFonts w:ascii="Times New Roman" w:hAnsi="Times New Roman" w:cs="Times New Roman"/>
          <w:sz w:val="24"/>
          <w:szCs w:val="24"/>
        </w:rPr>
      </w:pPr>
    </w:p>
    <w:p w14:paraId="679F8522" w14:textId="77777777" w:rsidR="0064551F" w:rsidRPr="007D7E6F" w:rsidRDefault="0064551F" w:rsidP="0064551F">
      <w:pPr>
        <w:jc w:val="center"/>
        <w:rPr>
          <w:rFonts w:ascii="Times New Roman" w:hAnsi="Times New Roman" w:cs="Times New Roman"/>
          <w:sz w:val="24"/>
          <w:szCs w:val="24"/>
        </w:rPr>
      </w:pPr>
    </w:p>
    <w:p w14:paraId="6DC36954" w14:textId="77777777"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Brasília, 2016</w:t>
      </w:r>
    </w:p>
    <w:p w14:paraId="7CAC9EA4" w14:textId="77777777" w:rsidR="0064551F" w:rsidRPr="007D7E6F" w:rsidRDefault="0064551F">
      <w:pPr>
        <w:pStyle w:val="PargrafodaLista"/>
        <w:ind w:left="360"/>
        <w:jc w:val="center"/>
        <w:rPr>
          <w:rFonts w:ascii="Times New Roman" w:hAnsi="Times New Roman" w:cs="Times New Roman"/>
          <w:b/>
          <w:sz w:val="40"/>
          <w:szCs w:val="40"/>
          <w:u w:val="single"/>
          <w:rPrChange w:id="0" w:author="Mateus Berardo de Souza Terra" w:date="2016-02-08T20:05:00Z">
            <w:rPr/>
          </w:rPrChange>
        </w:rPr>
        <w:pPrChange w:id="1" w:author="granix pacheco" w:date="2016-02-08T11:03:00Z">
          <w:pPr>
            <w:jc w:val="center"/>
          </w:pPr>
        </w:pPrChange>
      </w:pPr>
      <w:r w:rsidRPr="007D7E6F">
        <w:rPr>
          <w:rFonts w:ascii="Times New Roman" w:hAnsi="Times New Roman" w:cs="Times New Roman"/>
          <w:b/>
          <w:sz w:val="40"/>
          <w:szCs w:val="40"/>
          <w:u w:val="single"/>
          <w:rPrChange w:id="2" w:author="Mateus Berardo de Souza Terra" w:date="2016-02-08T20:05:00Z">
            <w:rPr/>
          </w:rPrChange>
        </w:rPr>
        <w:lastRenderedPageBreak/>
        <w:t>Índice</w:t>
      </w:r>
    </w:p>
    <w:p w14:paraId="054F05C6" w14:textId="77777777" w:rsidR="0064551F" w:rsidRPr="007D7E6F" w:rsidRDefault="0064551F" w:rsidP="0064551F">
      <w:pPr>
        <w:jc w:val="center"/>
        <w:rPr>
          <w:ins w:id="3" w:author="granix pacheco" w:date="2016-02-08T11:03:00Z"/>
          <w:rFonts w:ascii="Times New Roman" w:hAnsi="Times New Roman" w:cs="Times New Roman"/>
          <w:sz w:val="24"/>
          <w:szCs w:val="24"/>
        </w:rPr>
      </w:pPr>
    </w:p>
    <w:p w14:paraId="18BA0C06" w14:textId="77777777" w:rsidR="0017119E" w:rsidRPr="007D7E6F" w:rsidRDefault="0017119E" w:rsidP="0064551F">
      <w:pPr>
        <w:jc w:val="center"/>
        <w:rPr>
          <w:ins w:id="4" w:author="granix pacheco" w:date="2016-02-08T11:03:00Z"/>
          <w:rFonts w:ascii="Times New Roman" w:hAnsi="Times New Roman" w:cs="Times New Roman"/>
          <w:sz w:val="24"/>
          <w:szCs w:val="24"/>
        </w:rPr>
      </w:pPr>
    </w:p>
    <w:p w14:paraId="3568D372" w14:textId="3B6CE14F" w:rsidR="0017119E" w:rsidRPr="007D7E6F" w:rsidRDefault="0017119E">
      <w:pPr>
        <w:rPr>
          <w:ins w:id="5" w:author="granix pacheco" w:date="2016-02-08T11:03:00Z"/>
          <w:rFonts w:ascii="Times New Roman" w:hAnsi="Times New Roman" w:cs="Times New Roman"/>
          <w:sz w:val="24"/>
          <w:szCs w:val="24"/>
          <w:rPrChange w:id="6" w:author="Mateus Berardo de Souza Terra" w:date="2016-02-08T20:05:00Z">
            <w:rPr>
              <w:ins w:id="7" w:author="granix pacheco" w:date="2016-02-08T11:03:00Z"/>
            </w:rPr>
          </w:rPrChange>
        </w:rPr>
        <w:pPrChange w:id="8" w:author="granix pacheco" w:date="2016-02-08T11:04:00Z">
          <w:pPr>
            <w:jc w:val="center"/>
          </w:pPr>
        </w:pPrChange>
      </w:pPr>
    </w:p>
    <w:p w14:paraId="2FD83BE2" w14:textId="77777777" w:rsidR="0017119E" w:rsidRPr="007D7E6F" w:rsidRDefault="0017119E" w:rsidP="0064551F">
      <w:pPr>
        <w:jc w:val="center"/>
        <w:rPr>
          <w:rFonts w:ascii="Times New Roman" w:hAnsi="Times New Roman" w:cs="Times New Roman"/>
          <w:sz w:val="24"/>
          <w:szCs w:val="24"/>
        </w:rPr>
      </w:pPr>
    </w:p>
    <w:p w14:paraId="439D2AB6" w14:textId="5A03DE26" w:rsidR="0064551F" w:rsidRPr="007D7E6F" w:rsidRDefault="0064551F" w:rsidP="0017119E">
      <w:pPr>
        <w:pStyle w:val="PargrafodaLista"/>
        <w:numPr>
          <w:ilvl w:val="0"/>
          <w:numId w:val="2"/>
        </w:numPr>
        <w:rPr>
          <w:rFonts w:ascii="Times New Roman" w:hAnsi="Times New Roman" w:cs="Times New Roman"/>
          <w:b/>
          <w:sz w:val="24"/>
          <w:szCs w:val="24"/>
          <w:rPrChange w:id="9" w:author="Mateus Berardo de Souza Terra" w:date="2016-02-08T20:05:00Z">
            <w:rPr/>
          </w:rPrChange>
        </w:rPr>
      </w:pPr>
      <w:r w:rsidRPr="007D7E6F">
        <w:rPr>
          <w:rFonts w:ascii="Times New Roman" w:hAnsi="Times New Roman" w:cs="Times New Roman"/>
          <w:b/>
          <w:sz w:val="24"/>
          <w:szCs w:val="24"/>
          <w:rPrChange w:id="10" w:author="Mateus Berardo de Souza Terra" w:date="2016-02-08T20:05:00Z">
            <w:rPr>
              <w:rFonts w:ascii="Times New Roman" w:hAnsi="Times New Roman" w:cs="Times New Roman"/>
              <w:sz w:val="24"/>
              <w:szCs w:val="24"/>
            </w:rPr>
          </w:rPrChange>
        </w:rPr>
        <w:t>Introdução ......................................................................................................</w:t>
      </w:r>
      <w:r w:rsidRPr="007D7E6F">
        <w:rPr>
          <w:rFonts w:ascii="Times New Roman" w:hAnsi="Times New Roman" w:cs="Times New Roman"/>
          <w:b/>
          <w:sz w:val="24"/>
          <w:szCs w:val="24"/>
          <w:rPrChange w:id="11" w:author="Mateus Berardo de Souza Terra" w:date="2016-02-08T20:05:00Z">
            <w:rPr>
              <w:rFonts w:ascii="Times New Roman" w:hAnsi="Times New Roman" w:cs="Times New Roman"/>
              <w:sz w:val="24"/>
              <w:szCs w:val="24"/>
            </w:rPr>
          </w:rPrChange>
        </w:rPr>
        <w:tab/>
      </w:r>
      <w:del w:id="12" w:author="granix pacheco" w:date="2016-02-08T10:56:00Z">
        <w:r w:rsidR="00BE0DF1" w:rsidRPr="007D7E6F" w:rsidDel="003B25A9">
          <w:rPr>
            <w:rFonts w:ascii="Times New Roman" w:hAnsi="Times New Roman" w:cs="Times New Roman"/>
            <w:b/>
            <w:sz w:val="24"/>
            <w:szCs w:val="24"/>
            <w:rPrChange w:id="13" w:author="Mateus Berardo de Souza Terra" w:date="2016-02-08T20:05:00Z">
              <w:rPr/>
            </w:rPrChange>
          </w:rPr>
          <w:delText>3</w:delText>
        </w:r>
      </w:del>
    </w:p>
    <w:p w14:paraId="7F7C6147" w14:textId="24DFD490" w:rsidR="0064551F" w:rsidRPr="007D7E6F" w:rsidDel="00A76C84" w:rsidRDefault="00BE0DF1">
      <w:pPr>
        <w:pStyle w:val="PargrafodaLista"/>
        <w:numPr>
          <w:ilvl w:val="0"/>
          <w:numId w:val="2"/>
        </w:numPr>
        <w:rPr>
          <w:del w:id="14" w:author="Mateus Berardo de Souza Terra" w:date="2016-02-08T22:03:00Z"/>
          <w:rFonts w:ascii="Times New Roman" w:hAnsi="Times New Roman" w:cs="Times New Roman"/>
          <w:b/>
          <w:sz w:val="24"/>
          <w:szCs w:val="24"/>
          <w:rPrChange w:id="15" w:author="Mateus Berardo de Souza Terra" w:date="2016-02-08T20:05:00Z">
            <w:rPr>
              <w:del w:id="16" w:author="Mateus Berardo de Souza Terra" w:date="2016-02-08T22:03:00Z"/>
            </w:rPr>
          </w:rPrChange>
        </w:rPr>
      </w:pPr>
      <w:r w:rsidRPr="007D7E6F">
        <w:rPr>
          <w:rFonts w:ascii="Times New Roman" w:hAnsi="Times New Roman" w:cs="Times New Roman"/>
          <w:b/>
          <w:sz w:val="24"/>
          <w:szCs w:val="24"/>
          <w:rPrChange w:id="17" w:author="Mateus Berardo de Souza Terra" w:date="2016-02-08T20:05:00Z">
            <w:rPr>
              <w:rFonts w:ascii="Times New Roman" w:hAnsi="Times New Roman" w:cs="Times New Roman"/>
              <w:sz w:val="24"/>
              <w:szCs w:val="24"/>
            </w:rPr>
          </w:rPrChange>
        </w:rPr>
        <w:t>Começando ....................................................................................................</w:t>
      </w:r>
      <w:del w:id="18" w:author="Mateus Berardo de Souza Terra" w:date="2016-02-08T22:03:00Z">
        <w:r w:rsidRPr="007D7E6F" w:rsidDel="00A76C84">
          <w:rPr>
            <w:rFonts w:ascii="Times New Roman" w:hAnsi="Times New Roman" w:cs="Times New Roman"/>
            <w:b/>
            <w:sz w:val="24"/>
            <w:szCs w:val="24"/>
            <w:rPrChange w:id="19" w:author="Mateus Berardo de Souza Terra" w:date="2016-02-08T20:05:00Z">
              <w:rPr>
                <w:rFonts w:ascii="Times New Roman" w:hAnsi="Times New Roman" w:cs="Times New Roman"/>
                <w:sz w:val="24"/>
                <w:szCs w:val="24"/>
              </w:rPr>
            </w:rPrChange>
          </w:rPr>
          <w:tab/>
        </w:r>
        <w:r w:rsidRPr="007D7E6F" w:rsidDel="00A76C84">
          <w:rPr>
            <w:rFonts w:ascii="Times New Roman" w:hAnsi="Times New Roman" w:cs="Times New Roman"/>
            <w:b/>
            <w:sz w:val="24"/>
            <w:szCs w:val="24"/>
            <w:rPrChange w:id="20" w:author="Mateus Berardo de Souza Terra" w:date="2016-02-08T20:05:00Z">
              <w:rPr/>
            </w:rPrChange>
          </w:rPr>
          <w:delText>4</w:delText>
        </w:r>
      </w:del>
    </w:p>
    <w:p w14:paraId="21979BBA" w14:textId="0EB7B00B" w:rsidR="0017119E" w:rsidRPr="007D7E6F" w:rsidRDefault="003B25A9">
      <w:pPr>
        <w:pStyle w:val="PargrafodaLista"/>
        <w:numPr>
          <w:ilvl w:val="0"/>
          <w:numId w:val="2"/>
        </w:numPr>
        <w:rPr>
          <w:ins w:id="21" w:author="granix pacheco" w:date="2016-02-08T10:56:00Z"/>
          <w:rFonts w:ascii="Times New Roman" w:hAnsi="Times New Roman" w:cs="Times New Roman"/>
          <w:b/>
          <w:sz w:val="24"/>
          <w:szCs w:val="24"/>
          <w:rPrChange w:id="22" w:author="Mateus Berardo de Souza Terra" w:date="2016-02-08T20:05:00Z">
            <w:rPr>
              <w:ins w:id="23" w:author="granix pacheco" w:date="2016-02-08T10:56:00Z"/>
              <w:rFonts w:ascii="Times New Roman" w:hAnsi="Times New Roman" w:cs="Times New Roman"/>
              <w:sz w:val="24"/>
              <w:szCs w:val="24"/>
            </w:rPr>
          </w:rPrChange>
        </w:rPr>
        <w:pPrChange w:id="24" w:author="Mateus Berardo de Souza Terra" w:date="2016-02-08T22:03:00Z">
          <w:pPr>
            <w:jc w:val="center"/>
          </w:pPr>
        </w:pPrChange>
      </w:pPr>
      <w:ins w:id="25" w:author="granix pacheco" w:date="2016-02-08T10:55:00Z">
        <w:del w:id="26" w:author="Mateus Berardo de Souza Terra" w:date="2016-02-08T22:03:00Z">
          <w:r w:rsidRPr="007D7E6F" w:rsidDel="00A76C84">
            <w:rPr>
              <w:rFonts w:ascii="Times New Roman" w:hAnsi="Times New Roman" w:cs="Times New Roman"/>
              <w:b/>
              <w:sz w:val="24"/>
              <w:szCs w:val="24"/>
              <w:rPrChange w:id="27" w:author="Mateus Berardo de Souza Terra" w:date="2016-02-08T20:05:00Z">
                <w:rPr>
                  <w:rFonts w:ascii="Times New Roman" w:hAnsi="Times New Roman" w:cs="Times New Roman"/>
                  <w:sz w:val="24"/>
                  <w:szCs w:val="24"/>
                </w:rPr>
              </w:rPrChange>
            </w:rPr>
            <w:delText>Instalações............................................................................................</w:delText>
          </w:r>
        </w:del>
      </w:ins>
      <w:ins w:id="28" w:author="granix pacheco" w:date="2016-02-08T10:56:00Z">
        <w:del w:id="29" w:author="Mateus Berardo de Souza Terra" w:date="2016-02-08T22:03:00Z">
          <w:r w:rsidRPr="007D7E6F" w:rsidDel="00A76C84">
            <w:rPr>
              <w:rFonts w:ascii="Times New Roman" w:hAnsi="Times New Roman" w:cs="Times New Roman"/>
              <w:b/>
              <w:sz w:val="24"/>
              <w:szCs w:val="24"/>
              <w:rPrChange w:id="30" w:author="Mateus Berardo de Souza Terra" w:date="2016-02-08T20:05:00Z">
                <w:rPr>
                  <w:rFonts w:ascii="Times New Roman" w:hAnsi="Times New Roman" w:cs="Times New Roman"/>
                  <w:sz w:val="24"/>
                  <w:szCs w:val="24"/>
                </w:rPr>
              </w:rPrChange>
            </w:rPr>
            <w:delText>.</w:delText>
          </w:r>
        </w:del>
      </w:ins>
      <w:ins w:id="31" w:author="granix pacheco" w:date="2016-02-08T10:55:00Z">
        <w:del w:id="32" w:author="Mateus Berardo de Souza Terra" w:date="2016-02-08T22:03:00Z">
          <w:r w:rsidRPr="007D7E6F" w:rsidDel="00A76C84">
            <w:rPr>
              <w:rFonts w:ascii="Times New Roman" w:hAnsi="Times New Roman" w:cs="Times New Roman"/>
              <w:b/>
              <w:sz w:val="24"/>
              <w:szCs w:val="24"/>
              <w:rPrChange w:id="33" w:author="Mateus Berardo de Souza Terra" w:date="2016-02-08T20:05:00Z">
                <w:rPr>
                  <w:rFonts w:ascii="Times New Roman" w:hAnsi="Times New Roman" w:cs="Times New Roman"/>
                  <w:sz w:val="24"/>
                  <w:szCs w:val="24"/>
                </w:rPr>
              </w:rPrChange>
            </w:rPr>
            <w:delText>....</w:delText>
          </w:r>
        </w:del>
      </w:ins>
      <w:ins w:id="34" w:author="granix pacheco" w:date="2016-02-08T10:56:00Z">
        <w:del w:id="35" w:author="Mateus Berardo de Souza Terra" w:date="2016-02-08T22:03:00Z">
          <w:r w:rsidRPr="007D7E6F" w:rsidDel="00A76C84">
            <w:rPr>
              <w:rFonts w:ascii="Times New Roman" w:hAnsi="Times New Roman" w:cs="Times New Roman"/>
              <w:b/>
              <w:sz w:val="24"/>
              <w:szCs w:val="24"/>
              <w:rPrChange w:id="36" w:author="Mateus Berardo de Souza Terra" w:date="2016-02-08T20:05:00Z">
                <w:rPr>
                  <w:rFonts w:ascii="Times New Roman" w:hAnsi="Times New Roman" w:cs="Times New Roman"/>
                  <w:sz w:val="24"/>
                  <w:szCs w:val="24"/>
                </w:rPr>
              </w:rPrChange>
            </w:rPr>
            <w:delText>......</w:delText>
          </w:r>
        </w:del>
        <w:r w:rsidRPr="007D7E6F">
          <w:rPr>
            <w:rFonts w:ascii="Times New Roman" w:hAnsi="Times New Roman" w:cs="Times New Roman"/>
            <w:b/>
            <w:sz w:val="24"/>
            <w:szCs w:val="24"/>
            <w:rPrChange w:id="37" w:author="Mateus Berardo de Souza Terra" w:date="2016-02-08T20:05:00Z">
              <w:rPr>
                <w:rFonts w:ascii="Times New Roman" w:hAnsi="Times New Roman" w:cs="Times New Roman"/>
                <w:sz w:val="24"/>
                <w:szCs w:val="24"/>
              </w:rPr>
            </w:rPrChange>
          </w:rPr>
          <w:tab/>
        </w:r>
      </w:ins>
    </w:p>
    <w:p w14:paraId="74ECCBCD" w14:textId="77777777" w:rsidR="0017119E" w:rsidRPr="007D7E6F" w:rsidRDefault="0017119E">
      <w:pPr>
        <w:pStyle w:val="PargrafodaLista"/>
        <w:numPr>
          <w:ilvl w:val="0"/>
          <w:numId w:val="2"/>
        </w:numPr>
        <w:rPr>
          <w:ins w:id="38" w:author="granix pacheco" w:date="2016-02-08T11:09:00Z"/>
          <w:rFonts w:ascii="Times New Roman" w:hAnsi="Times New Roman" w:cs="Times New Roman"/>
          <w:b/>
          <w:sz w:val="24"/>
          <w:szCs w:val="24"/>
          <w:rPrChange w:id="39" w:author="Mateus Berardo de Souza Terra" w:date="2016-02-08T20:05:00Z">
            <w:rPr>
              <w:ins w:id="40" w:author="granix pacheco" w:date="2016-02-08T11:09:00Z"/>
              <w:rFonts w:ascii="Times New Roman" w:hAnsi="Times New Roman" w:cs="Times New Roman"/>
              <w:sz w:val="24"/>
              <w:szCs w:val="24"/>
            </w:rPr>
          </w:rPrChange>
        </w:rPr>
        <w:pPrChange w:id="41" w:author="granix pacheco" w:date="2016-02-08T11:08:00Z">
          <w:pPr>
            <w:jc w:val="center"/>
          </w:pPr>
        </w:pPrChange>
      </w:pPr>
      <w:ins w:id="42" w:author="granix pacheco" w:date="2016-02-08T11:09:00Z">
        <w:r w:rsidRPr="007D7E6F">
          <w:rPr>
            <w:rFonts w:ascii="Times New Roman" w:hAnsi="Times New Roman" w:cs="Times New Roman"/>
            <w:b/>
            <w:sz w:val="24"/>
            <w:szCs w:val="24"/>
            <w:rPrChange w:id="43" w:author="Mateus Berardo de Souza Terra" w:date="2016-02-08T20:05:00Z">
              <w:rPr>
                <w:rFonts w:ascii="Times New Roman" w:hAnsi="Times New Roman" w:cs="Times New Roman"/>
                <w:sz w:val="24"/>
                <w:szCs w:val="24"/>
              </w:rPr>
            </w:rPrChange>
          </w:rPr>
          <w:t>Projetos com Arduino.....................................................................................</w:t>
        </w:r>
      </w:ins>
    </w:p>
    <w:p w14:paraId="733DAB6C" w14:textId="11617692" w:rsidR="0017119E" w:rsidRDefault="0017119E">
      <w:pPr>
        <w:pStyle w:val="PargrafodaLista"/>
        <w:numPr>
          <w:ilvl w:val="1"/>
          <w:numId w:val="2"/>
        </w:numPr>
        <w:rPr>
          <w:ins w:id="44" w:author="Mateus Berardo de Souza Terra" w:date="2016-02-09T11:31:00Z"/>
          <w:rFonts w:ascii="Times New Roman" w:hAnsi="Times New Roman" w:cs="Times New Roman"/>
          <w:sz w:val="24"/>
          <w:szCs w:val="24"/>
        </w:rPr>
        <w:pPrChange w:id="45" w:author="granix pacheco" w:date="2016-02-08T11:11:00Z">
          <w:pPr>
            <w:jc w:val="center"/>
          </w:pPr>
        </w:pPrChange>
      </w:pPr>
      <w:ins w:id="46" w:author="granix pacheco" w:date="2016-02-08T11:09:00Z">
        <w:r w:rsidRPr="007D7E6F">
          <w:rPr>
            <w:rFonts w:ascii="Times New Roman" w:hAnsi="Times New Roman" w:cs="Times New Roman"/>
            <w:sz w:val="24"/>
            <w:szCs w:val="24"/>
          </w:rPr>
          <w:t>Piscar........................................................................................................</w:t>
        </w:r>
      </w:ins>
      <w:ins w:id="47" w:author="granix pacheco" w:date="2016-02-08T10:55:00Z">
        <w:r w:rsidR="003B25A9" w:rsidRPr="007D7E6F">
          <w:rPr>
            <w:rFonts w:ascii="Times New Roman" w:hAnsi="Times New Roman" w:cs="Times New Roman"/>
            <w:sz w:val="24"/>
            <w:szCs w:val="24"/>
            <w:rPrChange w:id="48" w:author="Mateus Berardo de Souza Terra" w:date="2016-02-08T20:05:00Z">
              <w:rPr/>
            </w:rPrChange>
          </w:rPr>
          <w:tab/>
        </w:r>
      </w:ins>
    </w:p>
    <w:p w14:paraId="630E86E5" w14:textId="60233CDC" w:rsidR="004A7414" w:rsidRPr="007D7E6F" w:rsidRDefault="004A7414">
      <w:pPr>
        <w:pStyle w:val="PargrafodaLista"/>
        <w:numPr>
          <w:ilvl w:val="1"/>
          <w:numId w:val="2"/>
        </w:numPr>
        <w:rPr>
          <w:ins w:id="49" w:author="granix pacheco" w:date="2016-02-08T11:11:00Z"/>
          <w:rFonts w:ascii="Times New Roman" w:hAnsi="Times New Roman" w:cs="Times New Roman"/>
          <w:sz w:val="24"/>
          <w:szCs w:val="24"/>
        </w:rPr>
        <w:pPrChange w:id="50" w:author="granix pacheco" w:date="2016-02-08T11:11:00Z">
          <w:pPr>
            <w:jc w:val="center"/>
          </w:pPr>
        </w:pPrChange>
      </w:pPr>
      <w:ins w:id="51" w:author="Mateus Berardo de Souza Terra" w:date="2016-02-09T11:31:00Z">
        <w:r>
          <w:rPr>
            <w:rFonts w:ascii="Times New Roman" w:hAnsi="Times New Roman" w:cs="Times New Roman"/>
            <w:sz w:val="24"/>
            <w:szCs w:val="24"/>
          </w:rPr>
          <w:t>Ligar luz com botão..................................................................................</w:t>
        </w:r>
      </w:ins>
    </w:p>
    <w:p w14:paraId="6B45194A" w14:textId="6235B3B2" w:rsidR="0017119E" w:rsidRPr="007D7E6F" w:rsidRDefault="0017119E">
      <w:pPr>
        <w:pStyle w:val="PargrafodaLista"/>
        <w:numPr>
          <w:ilvl w:val="0"/>
          <w:numId w:val="2"/>
        </w:numPr>
        <w:rPr>
          <w:ins w:id="52" w:author="granix pacheco" w:date="2016-02-08T11:13:00Z"/>
          <w:rFonts w:ascii="Times New Roman" w:hAnsi="Times New Roman" w:cs="Times New Roman"/>
          <w:b/>
          <w:sz w:val="24"/>
          <w:szCs w:val="24"/>
          <w:rPrChange w:id="53" w:author="Mateus Berardo de Souza Terra" w:date="2016-02-08T20:05:00Z">
            <w:rPr>
              <w:ins w:id="54" w:author="granix pacheco" w:date="2016-02-08T11:13:00Z"/>
              <w:color w:val="000000"/>
              <w:sz w:val="24"/>
              <w:szCs w:val="24"/>
            </w:rPr>
          </w:rPrChange>
        </w:rPr>
        <w:pPrChange w:id="55" w:author="granix pacheco" w:date="2016-02-08T11:11:00Z">
          <w:pPr>
            <w:jc w:val="center"/>
          </w:pPr>
        </w:pPrChange>
      </w:pPr>
      <w:ins w:id="56" w:author="granix pacheco" w:date="2016-02-08T11:11:00Z">
        <w:r w:rsidRPr="007D7E6F">
          <w:rPr>
            <w:rFonts w:ascii="Times New Roman" w:hAnsi="Times New Roman" w:cs="Times New Roman"/>
            <w:b/>
            <w:color w:val="000000"/>
            <w:sz w:val="24"/>
            <w:szCs w:val="24"/>
            <w:rPrChange w:id="57" w:author="Mateus Berardo de Souza Terra" w:date="2016-02-08T20:05:00Z">
              <w:rPr>
                <w:b/>
                <w:color w:val="000000"/>
                <w:sz w:val="36"/>
                <w:szCs w:val="36"/>
                <w:u w:val="single"/>
              </w:rPr>
            </w:rPrChange>
          </w:rPr>
          <w:t>Introdução à Programação</w:t>
        </w:r>
        <w:r w:rsidRPr="007D7E6F">
          <w:rPr>
            <w:rFonts w:ascii="Times New Roman" w:hAnsi="Times New Roman" w:cs="Times New Roman"/>
            <w:b/>
            <w:color w:val="000000"/>
            <w:sz w:val="24"/>
            <w:szCs w:val="24"/>
            <w:rPrChange w:id="58" w:author="Mateus Berardo de Souza Terra" w:date="2016-02-08T20:05:00Z">
              <w:rPr>
                <w:color w:val="000000"/>
                <w:sz w:val="24"/>
                <w:szCs w:val="24"/>
              </w:rPr>
            </w:rPrChange>
          </w:rPr>
          <w:t>............................................................................</w:t>
        </w:r>
      </w:ins>
    </w:p>
    <w:p w14:paraId="0D4AC2E0" w14:textId="39FE185B" w:rsidR="0017119E" w:rsidRPr="007D7E6F" w:rsidRDefault="0017119E">
      <w:pPr>
        <w:pStyle w:val="PargrafodaLista"/>
        <w:numPr>
          <w:ilvl w:val="1"/>
          <w:numId w:val="2"/>
        </w:numPr>
        <w:rPr>
          <w:ins w:id="59" w:author="granix pacheco" w:date="2016-02-08T11:13:00Z"/>
          <w:rFonts w:ascii="Times New Roman" w:hAnsi="Times New Roman" w:cs="Times New Roman"/>
          <w:sz w:val="24"/>
          <w:szCs w:val="24"/>
          <w:rPrChange w:id="60" w:author="Mateus Berardo de Souza Terra" w:date="2016-02-08T20:05:00Z">
            <w:rPr>
              <w:ins w:id="61" w:author="granix pacheco" w:date="2016-02-08T11:13:00Z"/>
              <w:color w:val="000000"/>
              <w:sz w:val="24"/>
              <w:szCs w:val="24"/>
            </w:rPr>
          </w:rPrChange>
        </w:rPr>
        <w:pPrChange w:id="62" w:author="granix pacheco" w:date="2016-02-08T11:13:00Z">
          <w:pPr>
            <w:jc w:val="center"/>
          </w:pPr>
        </w:pPrChange>
      </w:pPr>
      <w:ins w:id="63" w:author="granix pacheco" w:date="2016-02-08T11:13:00Z">
        <w:r w:rsidRPr="007D7E6F">
          <w:rPr>
            <w:rFonts w:ascii="Times New Roman" w:hAnsi="Times New Roman" w:cs="Times New Roman"/>
            <w:color w:val="000000"/>
            <w:sz w:val="24"/>
            <w:szCs w:val="24"/>
            <w:rPrChange w:id="64" w:author="Mateus Berardo de Souza Terra" w:date="2016-02-08T20:05:00Z">
              <w:rPr>
                <w:color w:val="000000"/>
                <w:sz w:val="24"/>
                <w:szCs w:val="24"/>
              </w:rPr>
            </w:rPrChange>
          </w:rPr>
          <w:t>Variáveis</w:t>
        </w:r>
      </w:ins>
      <w:ins w:id="65" w:author="granix pacheco" w:date="2016-02-08T11:16:00Z">
        <w:r w:rsidRPr="007D7E6F">
          <w:rPr>
            <w:rFonts w:ascii="Times New Roman" w:hAnsi="Times New Roman" w:cs="Times New Roman"/>
            <w:sz w:val="24"/>
            <w:szCs w:val="24"/>
          </w:rPr>
          <w:t>...................................................................................................</w:t>
        </w:r>
      </w:ins>
    </w:p>
    <w:p w14:paraId="36EC8F49" w14:textId="3D7F5A9D" w:rsidR="0017119E" w:rsidRPr="007D7E6F" w:rsidRDefault="0017119E">
      <w:pPr>
        <w:pStyle w:val="PargrafodaLista"/>
        <w:numPr>
          <w:ilvl w:val="1"/>
          <w:numId w:val="2"/>
        </w:numPr>
        <w:rPr>
          <w:ins w:id="66" w:author="granix pacheco" w:date="2016-02-08T11:14:00Z"/>
          <w:rFonts w:ascii="Times New Roman" w:hAnsi="Times New Roman" w:cs="Times New Roman"/>
          <w:sz w:val="24"/>
          <w:szCs w:val="24"/>
          <w:rPrChange w:id="67" w:author="Mateus Berardo de Souza Terra" w:date="2016-02-08T20:05:00Z">
            <w:rPr>
              <w:ins w:id="68" w:author="granix pacheco" w:date="2016-02-08T11:14:00Z"/>
              <w:color w:val="000000"/>
              <w:sz w:val="24"/>
              <w:szCs w:val="24"/>
            </w:rPr>
          </w:rPrChange>
        </w:rPr>
        <w:pPrChange w:id="69" w:author="granix pacheco" w:date="2016-02-08T11:13:00Z">
          <w:pPr>
            <w:jc w:val="center"/>
          </w:pPr>
        </w:pPrChange>
      </w:pPr>
      <w:ins w:id="70" w:author="granix pacheco" w:date="2016-02-08T11:14:00Z">
        <w:r w:rsidRPr="007D7E6F">
          <w:rPr>
            <w:rFonts w:ascii="Times New Roman" w:hAnsi="Times New Roman" w:cs="Times New Roman"/>
            <w:color w:val="000000"/>
            <w:sz w:val="24"/>
            <w:szCs w:val="24"/>
            <w:rPrChange w:id="71" w:author="Mateus Berardo de Souza Terra" w:date="2016-02-08T20:05:00Z">
              <w:rPr>
                <w:color w:val="000000"/>
                <w:sz w:val="24"/>
                <w:szCs w:val="24"/>
              </w:rPr>
            </w:rPrChange>
          </w:rPr>
          <w:t>Comentários</w:t>
        </w:r>
      </w:ins>
      <w:ins w:id="72" w:author="granix pacheco" w:date="2016-02-08T11:16:00Z">
        <w:r w:rsidRPr="007D7E6F">
          <w:rPr>
            <w:rFonts w:ascii="Times New Roman" w:hAnsi="Times New Roman" w:cs="Times New Roman"/>
            <w:sz w:val="24"/>
            <w:szCs w:val="24"/>
          </w:rPr>
          <w:t>.............................................................................................</w:t>
        </w:r>
      </w:ins>
    </w:p>
    <w:p w14:paraId="7B6B113F" w14:textId="63F91C9E" w:rsidR="0017119E" w:rsidRPr="007D7E6F" w:rsidRDefault="0017119E">
      <w:pPr>
        <w:pStyle w:val="PargrafodaLista"/>
        <w:numPr>
          <w:ilvl w:val="1"/>
          <w:numId w:val="2"/>
        </w:numPr>
        <w:rPr>
          <w:ins w:id="73" w:author="granix pacheco" w:date="2016-02-08T11:14:00Z"/>
          <w:rFonts w:ascii="Times New Roman" w:hAnsi="Times New Roman" w:cs="Times New Roman"/>
          <w:sz w:val="24"/>
          <w:szCs w:val="24"/>
          <w:rPrChange w:id="74" w:author="Mateus Berardo de Souza Terra" w:date="2016-02-08T20:05:00Z">
            <w:rPr>
              <w:ins w:id="75" w:author="granix pacheco" w:date="2016-02-08T11:14:00Z"/>
              <w:color w:val="000000"/>
              <w:sz w:val="24"/>
              <w:szCs w:val="24"/>
            </w:rPr>
          </w:rPrChange>
        </w:rPr>
        <w:pPrChange w:id="76" w:author="granix pacheco" w:date="2016-02-08T11:13:00Z">
          <w:pPr>
            <w:jc w:val="center"/>
          </w:pPr>
        </w:pPrChange>
      </w:pPr>
      <w:ins w:id="77" w:author="granix pacheco" w:date="2016-02-08T11:14:00Z">
        <w:r w:rsidRPr="007D7E6F">
          <w:rPr>
            <w:rFonts w:ascii="Times New Roman" w:hAnsi="Times New Roman" w:cs="Times New Roman"/>
            <w:color w:val="000000"/>
            <w:sz w:val="24"/>
            <w:szCs w:val="24"/>
            <w:rPrChange w:id="78" w:author="Mateus Berardo de Souza Terra" w:date="2016-02-08T20:05:00Z">
              <w:rPr>
                <w:color w:val="000000"/>
                <w:sz w:val="24"/>
                <w:szCs w:val="24"/>
              </w:rPr>
            </w:rPrChange>
          </w:rPr>
          <w:t>Incrementadores</w:t>
        </w:r>
      </w:ins>
      <w:ins w:id="79" w:author="granix pacheco" w:date="2016-02-08T11:16:00Z">
        <w:r w:rsidRPr="007D7E6F">
          <w:rPr>
            <w:rFonts w:ascii="Times New Roman" w:hAnsi="Times New Roman" w:cs="Times New Roman"/>
            <w:color w:val="000000"/>
            <w:sz w:val="24"/>
            <w:szCs w:val="24"/>
            <w:rPrChange w:id="80" w:author="Mateus Berardo de Souza Terra" w:date="2016-02-08T20:05:00Z">
              <w:rPr>
                <w:color w:val="000000"/>
                <w:sz w:val="24"/>
                <w:szCs w:val="24"/>
              </w:rPr>
            </w:rPrChange>
          </w:rPr>
          <w:t>.....................................................................................</w:t>
        </w:r>
      </w:ins>
    </w:p>
    <w:p w14:paraId="69C59CA6" w14:textId="66CBD720" w:rsidR="0017119E" w:rsidRPr="007D7E6F" w:rsidRDefault="0017119E">
      <w:pPr>
        <w:pStyle w:val="PargrafodaLista"/>
        <w:numPr>
          <w:ilvl w:val="1"/>
          <w:numId w:val="2"/>
        </w:numPr>
        <w:rPr>
          <w:ins w:id="81" w:author="granix pacheco" w:date="2016-02-08T11:14:00Z"/>
          <w:rFonts w:ascii="Times New Roman" w:hAnsi="Times New Roman" w:cs="Times New Roman"/>
          <w:sz w:val="24"/>
          <w:szCs w:val="24"/>
          <w:rPrChange w:id="82" w:author="Mateus Berardo de Souza Terra" w:date="2016-02-08T20:05:00Z">
            <w:rPr>
              <w:ins w:id="83" w:author="granix pacheco" w:date="2016-02-08T11:14:00Z"/>
              <w:color w:val="000000"/>
              <w:sz w:val="24"/>
              <w:szCs w:val="24"/>
            </w:rPr>
          </w:rPrChange>
        </w:rPr>
        <w:pPrChange w:id="84" w:author="granix pacheco" w:date="2016-02-08T11:13:00Z">
          <w:pPr>
            <w:jc w:val="center"/>
          </w:pPr>
        </w:pPrChange>
      </w:pPr>
      <w:ins w:id="85" w:author="granix pacheco" w:date="2016-02-08T11:14:00Z">
        <w:r w:rsidRPr="007D7E6F">
          <w:rPr>
            <w:rFonts w:ascii="Times New Roman" w:hAnsi="Times New Roman" w:cs="Times New Roman"/>
            <w:color w:val="000000"/>
            <w:sz w:val="24"/>
            <w:szCs w:val="24"/>
            <w:rPrChange w:id="86" w:author="Mateus Berardo de Souza Terra" w:date="2016-02-08T20:05:00Z">
              <w:rPr>
                <w:color w:val="000000"/>
                <w:sz w:val="24"/>
                <w:szCs w:val="24"/>
              </w:rPr>
            </w:rPrChange>
          </w:rPr>
          <w:t>Instruções e laços de controle</w:t>
        </w:r>
      </w:ins>
      <w:ins w:id="87" w:author="granix pacheco" w:date="2016-02-08T11:16:00Z">
        <w:r w:rsidRPr="007D7E6F">
          <w:rPr>
            <w:rFonts w:ascii="Times New Roman" w:hAnsi="Times New Roman" w:cs="Times New Roman"/>
            <w:color w:val="000000"/>
            <w:sz w:val="24"/>
            <w:szCs w:val="24"/>
            <w:rPrChange w:id="88" w:author="Mateus Berardo de Souza Terra" w:date="2016-02-08T20:05:00Z">
              <w:rPr>
                <w:color w:val="000000"/>
                <w:sz w:val="24"/>
                <w:szCs w:val="24"/>
              </w:rPr>
            </w:rPrChange>
          </w:rPr>
          <w:t>.................................................................</w:t>
        </w:r>
      </w:ins>
    </w:p>
    <w:p w14:paraId="40C56F0E" w14:textId="3508DEE3" w:rsidR="0017119E" w:rsidRPr="007D7E6F" w:rsidRDefault="0017119E">
      <w:pPr>
        <w:pStyle w:val="PargrafodaLista"/>
        <w:numPr>
          <w:ilvl w:val="1"/>
          <w:numId w:val="2"/>
        </w:numPr>
        <w:rPr>
          <w:ins w:id="89" w:author="granix pacheco" w:date="2016-02-08T11:15:00Z"/>
          <w:rFonts w:ascii="Times New Roman" w:hAnsi="Times New Roman" w:cs="Times New Roman"/>
          <w:sz w:val="24"/>
          <w:szCs w:val="24"/>
          <w:rPrChange w:id="90" w:author="Mateus Berardo de Souza Terra" w:date="2016-02-08T20:05:00Z">
            <w:rPr>
              <w:ins w:id="91" w:author="granix pacheco" w:date="2016-02-08T11:15:00Z"/>
              <w:color w:val="000000"/>
              <w:sz w:val="24"/>
              <w:szCs w:val="24"/>
            </w:rPr>
          </w:rPrChange>
        </w:rPr>
        <w:pPrChange w:id="92" w:author="granix pacheco" w:date="2016-02-08T11:13:00Z">
          <w:pPr>
            <w:jc w:val="center"/>
          </w:pPr>
        </w:pPrChange>
      </w:pPr>
      <w:ins w:id="93" w:author="granix pacheco" w:date="2016-02-08T11:14:00Z">
        <w:r w:rsidRPr="007D7E6F">
          <w:rPr>
            <w:rFonts w:ascii="Times New Roman" w:hAnsi="Times New Roman" w:cs="Times New Roman"/>
            <w:color w:val="000000"/>
            <w:sz w:val="24"/>
            <w:szCs w:val="24"/>
            <w:rPrChange w:id="94" w:author="Mateus Berardo de Souza Terra" w:date="2016-02-08T20:05:00Z">
              <w:rPr>
                <w:color w:val="000000"/>
                <w:sz w:val="24"/>
                <w:szCs w:val="24"/>
              </w:rPr>
            </w:rPrChange>
          </w:rPr>
          <w:t>Operadores l</w:t>
        </w:r>
      </w:ins>
      <w:ins w:id="95" w:author="granix pacheco" w:date="2016-02-08T11:15:00Z">
        <w:r w:rsidRPr="007D7E6F">
          <w:rPr>
            <w:rFonts w:ascii="Times New Roman" w:hAnsi="Times New Roman" w:cs="Times New Roman"/>
            <w:color w:val="000000"/>
            <w:sz w:val="24"/>
            <w:szCs w:val="24"/>
            <w:rPrChange w:id="96" w:author="Mateus Berardo de Souza Terra" w:date="2016-02-08T20:05:00Z">
              <w:rPr>
                <w:color w:val="000000"/>
                <w:sz w:val="24"/>
                <w:szCs w:val="24"/>
              </w:rPr>
            </w:rPrChange>
          </w:rPr>
          <w:t>ógicos</w:t>
        </w:r>
      </w:ins>
      <w:ins w:id="97" w:author="granix pacheco" w:date="2016-02-08T11:17:00Z">
        <w:r w:rsidRPr="007D7E6F">
          <w:rPr>
            <w:rFonts w:ascii="Times New Roman" w:hAnsi="Times New Roman" w:cs="Times New Roman"/>
            <w:color w:val="000000"/>
            <w:sz w:val="24"/>
            <w:szCs w:val="24"/>
            <w:rPrChange w:id="98" w:author="Mateus Berardo de Souza Terra" w:date="2016-02-08T20:05:00Z">
              <w:rPr>
                <w:color w:val="000000"/>
                <w:sz w:val="24"/>
                <w:szCs w:val="24"/>
              </w:rPr>
            </w:rPrChange>
          </w:rPr>
          <w:t>..................................................................................</w:t>
        </w:r>
      </w:ins>
    </w:p>
    <w:p w14:paraId="2F8DACF8" w14:textId="59912776" w:rsidR="0017119E" w:rsidRPr="007D7E6F" w:rsidRDefault="0017119E">
      <w:pPr>
        <w:pStyle w:val="PargrafodaLista"/>
        <w:numPr>
          <w:ilvl w:val="1"/>
          <w:numId w:val="2"/>
        </w:numPr>
        <w:rPr>
          <w:ins w:id="99" w:author="granix pacheco" w:date="2016-02-08T11:21:00Z"/>
          <w:rFonts w:ascii="Times New Roman" w:hAnsi="Times New Roman" w:cs="Times New Roman"/>
          <w:sz w:val="24"/>
          <w:szCs w:val="24"/>
        </w:rPr>
        <w:pPrChange w:id="100" w:author="granix pacheco" w:date="2016-02-08T11:17:00Z">
          <w:pPr>
            <w:jc w:val="center"/>
          </w:pPr>
        </w:pPrChange>
      </w:pPr>
      <w:ins w:id="101" w:author="granix pacheco" w:date="2016-02-08T11:15:00Z">
        <w:r w:rsidRPr="007D7E6F">
          <w:rPr>
            <w:rFonts w:ascii="Times New Roman" w:hAnsi="Times New Roman" w:cs="Times New Roman"/>
            <w:color w:val="000000"/>
            <w:sz w:val="24"/>
            <w:szCs w:val="24"/>
            <w:rPrChange w:id="102" w:author="Mateus Berardo de Souza Terra" w:date="2016-02-08T20:05:00Z">
              <w:rPr>
                <w:color w:val="000000"/>
                <w:sz w:val="24"/>
                <w:szCs w:val="24"/>
              </w:rPr>
            </w:rPrChange>
          </w:rPr>
          <w:t>Funções ou métodos..............................................................................</w:t>
        </w:r>
      </w:ins>
      <w:ins w:id="103" w:author="granix pacheco" w:date="2016-02-08T11:17:00Z">
        <w:r w:rsidRPr="007D7E6F">
          <w:rPr>
            <w:rFonts w:ascii="Times New Roman" w:hAnsi="Times New Roman" w:cs="Times New Roman"/>
            <w:color w:val="000000"/>
            <w:sz w:val="24"/>
            <w:szCs w:val="24"/>
            <w:rPrChange w:id="104" w:author="Mateus Berardo de Souza Terra" w:date="2016-02-08T20:05:00Z">
              <w:rPr>
                <w:color w:val="000000"/>
                <w:sz w:val="24"/>
                <w:szCs w:val="24"/>
              </w:rPr>
            </w:rPrChange>
          </w:rPr>
          <w:t>.</w:t>
        </w:r>
        <w:r w:rsidRPr="007D7E6F">
          <w:rPr>
            <w:rFonts w:ascii="Times New Roman" w:hAnsi="Times New Roman" w:cs="Times New Roman"/>
            <w:sz w:val="24"/>
            <w:szCs w:val="24"/>
          </w:rPr>
          <w:t xml:space="preserve"> </w:t>
        </w:r>
      </w:ins>
    </w:p>
    <w:p w14:paraId="1953BE7D" w14:textId="4F105C13" w:rsidR="0017119E" w:rsidRPr="007D7E6F" w:rsidRDefault="0017119E">
      <w:pPr>
        <w:pStyle w:val="PargrafodaLista"/>
        <w:numPr>
          <w:ilvl w:val="0"/>
          <w:numId w:val="2"/>
        </w:numPr>
        <w:rPr>
          <w:ins w:id="105" w:author="granix pacheco" w:date="2016-02-08T11:22:00Z"/>
          <w:rFonts w:ascii="Times New Roman" w:hAnsi="Times New Roman" w:cs="Times New Roman"/>
          <w:b/>
          <w:sz w:val="24"/>
          <w:szCs w:val="24"/>
          <w:rPrChange w:id="106" w:author="Mateus Berardo de Souza Terra" w:date="2016-02-08T20:05:00Z">
            <w:rPr>
              <w:ins w:id="107" w:author="granix pacheco" w:date="2016-02-08T11:22:00Z"/>
              <w:rFonts w:ascii="Times New Roman" w:hAnsi="Times New Roman" w:cs="Times New Roman"/>
              <w:sz w:val="24"/>
              <w:szCs w:val="24"/>
            </w:rPr>
          </w:rPrChange>
        </w:rPr>
        <w:pPrChange w:id="108" w:author="granix pacheco" w:date="2016-02-08T11:21:00Z">
          <w:pPr>
            <w:jc w:val="center"/>
          </w:pPr>
        </w:pPrChange>
      </w:pPr>
      <w:ins w:id="109" w:author="granix pacheco" w:date="2016-02-08T11:21:00Z">
        <w:r w:rsidRPr="007D7E6F">
          <w:rPr>
            <w:rFonts w:ascii="Times New Roman" w:hAnsi="Times New Roman" w:cs="Times New Roman"/>
            <w:b/>
            <w:sz w:val="24"/>
            <w:szCs w:val="24"/>
            <w:rPrChange w:id="110" w:author="Mateus Berardo de Souza Terra" w:date="2016-02-08T20:05:00Z">
              <w:rPr>
                <w:b/>
                <w:sz w:val="36"/>
                <w:szCs w:val="36"/>
                <w:u w:val="single"/>
              </w:rPr>
            </w:rPrChange>
          </w:rPr>
          <w:t>Introdução a eletrônica básica</w:t>
        </w:r>
      </w:ins>
      <w:ins w:id="111" w:author="granix pacheco" w:date="2016-02-08T11:22:00Z">
        <w:r w:rsidRPr="007D7E6F">
          <w:rPr>
            <w:rFonts w:ascii="Times New Roman" w:hAnsi="Times New Roman" w:cs="Times New Roman"/>
            <w:b/>
            <w:sz w:val="24"/>
            <w:szCs w:val="24"/>
            <w:rPrChange w:id="112" w:author="Mateus Berardo de Souza Terra" w:date="2016-02-08T20:05:00Z">
              <w:rPr>
                <w:rFonts w:ascii="Times New Roman" w:hAnsi="Times New Roman" w:cs="Times New Roman"/>
                <w:sz w:val="24"/>
                <w:szCs w:val="24"/>
              </w:rPr>
            </w:rPrChange>
          </w:rPr>
          <w:t>.......................................................................</w:t>
        </w:r>
      </w:ins>
    </w:p>
    <w:p w14:paraId="264BB9D2" w14:textId="669B081B" w:rsidR="0017119E" w:rsidRPr="007D7E6F" w:rsidRDefault="0017119E">
      <w:pPr>
        <w:pStyle w:val="PargrafodaLista"/>
        <w:numPr>
          <w:ilvl w:val="1"/>
          <w:numId w:val="2"/>
        </w:numPr>
        <w:rPr>
          <w:ins w:id="113" w:author="granix pacheco" w:date="2016-02-08T16:10:00Z"/>
          <w:rFonts w:ascii="Times New Roman" w:hAnsi="Times New Roman" w:cs="Times New Roman"/>
          <w:sz w:val="24"/>
          <w:szCs w:val="24"/>
        </w:rPr>
        <w:pPrChange w:id="114" w:author="granix pacheco" w:date="2016-02-08T11:22:00Z">
          <w:pPr>
            <w:jc w:val="center"/>
          </w:pPr>
        </w:pPrChange>
      </w:pPr>
      <w:ins w:id="115" w:author="granix pacheco" w:date="2016-02-08T11:22:00Z">
        <w:r w:rsidRPr="007D7E6F">
          <w:rPr>
            <w:rFonts w:ascii="Times New Roman" w:hAnsi="Times New Roman" w:cs="Times New Roman"/>
            <w:sz w:val="24"/>
            <w:szCs w:val="24"/>
          </w:rPr>
          <w:t>Resistores</w:t>
        </w:r>
      </w:ins>
      <w:ins w:id="116" w:author="granix pacheco" w:date="2016-02-08T11:23:00Z">
        <w:r w:rsidRPr="007D7E6F">
          <w:rPr>
            <w:rFonts w:ascii="Times New Roman" w:hAnsi="Times New Roman" w:cs="Times New Roman"/>
            <w:sz w:val="24"/>
            <w:szCs w:val="24"/>
          </w:rPr>
          <w:t>..............................................................................................</w:t>
        </w:r>
      </w:ins>
    </w:p>
    <w:p w14:paraId="45B50269" w14:textId="4C2A5B86" w:rsidR="001E4D60" w:rsidRPr="007D7E6F" w:rsidRDefault="001E4D60">
      <w:pPr>
        <w:pStyle w:val="PargrafodaLista"/>
        <w:numPr>
          <w:ilvl w:val="2"/>
          <w:numId w:val="2"/>
        </w:numPr>
        <w:rPr>
          <w:ins w:id="117" w:author="granix pacheco" w:date="2016-02-08T16:11:00Z"/>
          <w:rFonts w:ascii="Times New Roman" w:hAnsi="Times New Roman" w:cs="Times New Roman"/>
          <w:sz w:val="24"/>
          <w:szCs w:val="24"/>
        </w:rPr>
        <w:pPrChange w:id="118" w:author="Mateus Berardo de Souza Terra" w:date="2016-02-08T22:03:00Z">
          <w:pPr>
            <w:jc w:val="center"/>
          </w:pPr>
        </w:pPrChange>
      </w:pPr>
      <w:ins w:id="119" w:author="granix pacheco" w:date="2016-02-08T16:10:00Z">
        <w:r w:rsidRPr="007D7E6F">
          <w:rPr>
            <w:rFonts w:ascii="Times New Roman" w:hAnsi="Times New Roman" w:cs="Times New Roman"/>
            <w:sz w:val="24"/>
            <w:szCs w:val="24"/>
          </w:rPr>
          <w:t>LDR..........................................................................................................</w:t>
        </w:r>
      </w:ins>
    </w:p>
    <w:p w14:paraId="6F4F8E41" w14:textId="5A1150E4" w:rsidR="001E4D60" w:rsidRPr="007D7E6F" w:rsidRDefault="001E4D60">
      <w:pPr>
        <w:pStyle w:val="PargrafodaLista"/>
        <w:numPr>
          <w:ilvl w:val="1"/>
          <w:numId w:val="2"/>
        </w:numPr>
        <w:rPr>
          <w:ins w:id="120" w:author="granix pacheco" w:date="2016-02-08T11:22:00Z"/>
          <w:rFonts w:ascii="Times New Roman" w:hAnsi="Times New Roman" w:cs="Times New Roman"/>
          <w:sz w:val="24"/>
          <w:szCs w:val="24"/>
        </w:rPr>
        <w:pPrChange w:id="121" w:author="granix pacheco" w:date="2016-02-08T11:22:00Z">
          <w:pPr>
            <w:jc w:val="center"/>
          </w:pPr>
        </w:pPrChange>
      </w:pPr>
      <w:ins w:id="122" w:author="granix pacheco" w:date="2016-02-08T16:11:00Z">
        <w:r w:rsidRPr="007D7E6F">
          <w:rPr>
            <w:rFonts w:ascii="Times New Roman" w:hAnsi="Times New Roman" w:cs="Times New Roman"/>
            <w:sz w:val="24"/>
            <w:szCs w:val="24"/>
          </w:rPr>
          <w:t>Buzzer...................................................................................................</w:t>
        </w:r>
      </w:ins>
    </w:p>
    <w:p w14:paraId="42248315" w14:textId="6492F0C9" w:rsidR="0017119E" w:rsidRDefault="0017119E">
      <w:pPr>
        <w:pStyle w:val="PargrafodaLista"/>
        <w:numPr>
          <w:ilvl w:val="1"/>
          <w:numId w:val="2"/>
        </w:numPr>
        <w:rPr>
          <w:rFonts w:ascii="Times New Roman" w:hAnsi="Times New Roman" w:cs="Times New Roman"/>
          <w:sz w:val="24"/>
          <w:szCs w:val="24"/>
        </w:rPr>
        <w:pPrChange w:id="123" w:author="granix pacheco" w:date="2016-02-08T11:22:00Z">
          <w:pPr>
            <w:jc w:val="center"/>
          </w:pPr>
        </w:pPrChange>
      </w:pPr>
      <w:ins w:id="124" w:author="granix pacheco" w:date="2016-02-08T11:22:00Z">
        <w:r w:rsidRPr="007D7E6F">
          <w:rPr>
            <w:rFonts w:ascii="Times New Roman" w:hAnsi="Times New Roman" w:cs="Times New Roman"/>
            <w:sz w:val="24"/>
            <w:szCs w:val="24"/>
          </w:rPr>
          <w:t>Interruptores</w:t>
        </w:r>
      </w:ins>
      <w:ins w:id="125" w:author="granix pacheco" w:date="2016-02-08T11:23:00Z">
        <w:r w:rsidRPr="007D7E6F">
          <w:rPr>
            <w:rFonts w:ascii="Times New Roman" w:hAnsi="Times New Roman" w:cs="Times New Roman"/>
            <w:sz w:val="24"/>
            <w:szCs w:val="24"/>
          </w:rPr>
          <w:t>............................................................................................</w:t>
        </w:r>
      </w:ins>
    </w:p>
    <w:p w14:paraId="6BABC3D9" w14:textId="77B3CC48" w:rsidR="00F53875" w:rsidRPr="007D7E6F" w:rsidRDefault="00F53875" w:rsidP="00F53875">
      <w:pPr>
        <w:pStyle w:val="PargrafodaLista"/>
        <w:numPr>
          <w:ilvl w:val="2"/>
          <w:numId w:val="2"/>
        </w:numPr>
        <w:rPr>
          <w:ins w:id="126" w:author="granix pacheco" w:date="2016-02-08T11:22:00Z"/>
          <w:rFonts w:ascii="Times New Roman" w:hAnsi="Times New Roman" w:cs="Times New Roman"/>
          <w:sz w:val="24"/>
          <w:szCs w:val="24"/>
        </w:rPr>
      </w:pPr>
      <w:r>
        <w:rPr>
          <w:rFonts w:ascii="Times New Roman" w:hAnsi="Times New Roman" w:cs="Times New Roman"/>
          <w:sz w:val="24"/>
          <w:szCs w:val="24"/>
        </w:rPr>
        <w:t>Relés................................................................................................</w:t>
      </w:r>
    </w:p>
    <w:p w14:paraId="648FBC4B" w14:textId="742C4E52" w:rsidR="0017119E" w:rsidRDefault="0017119E">
      <w:pPr>
        <w:pStyle w:val="PargrafodaLista"/>
        <w:numPr>
          <w:ilvl w:val="1"/>
          <w:numId w:val="2"/>
        </w:numPr>
        <w:rPr>
          <w:rFonts w:ascii="Times New Roman" w:hAnsi="Times New Roman" w:cs="Times New Roman"/>
          <w:sz w:val="24"/>
          <w:szCs w:val="24"/>
        </w:rPr>
        <w:pPrChange w:id="127" w:author="granix pacheco" w:date="2016-02-08T11:22:00Z">
          <w:pPr>
            <w:jc w:val="center"/>
          </w:pPr>
        </w:pPrChange>
      </w:pPr>
      <w:ins w:id="128" w:author="granix pacheco" w:date="2016-02-08T11:23:00Z">
        <w:r w:rsidRPr="007D7E6F">
          <w:rPr>
            <w:rFonts w:ascii="Times New Roman" w:hAnsi="Times New Roman" w:cs="Times New Roman"/>
            <w:sz w:val="24"/>
            <w:szCs w:val="24"/>
          </w:rPr>
          <w:t>Capacitores..............................................................................................</w:t>
        </w:r>
      </w:ins>
    </w:p>
    <w:p w14:paraId="602A864A" w14:textId="1FD79B91" w:rsidR="001C38EA" w:rsidRDefault="001C38EA" w:rsidP="001C38EA">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Capacitor de cerâmica........................................................................</w:t>
      </w:r>
    </w:p>
    <w:p w14:paraId="1444D181" w14:textId="784590F9" w:rsidR="001C38EA" w:rsidRPr="007D7E6F" w:rsidRDefault="001C38EA" w:rsidP="001C38EA">
      <w:pPr>
        <w:pStyle w:val="PargrafodaLista"/>
        <w:numPr>
          <w:ilvl w:val="2"/>
          <w:numId w:val="2"/>
        </w:numPr>
        <w:rPr>
          <w:ins w:id="129" w:author="granix pacheco" w:date="2016-02-08T11:23:00Z"/>
          <w:rFonts w:ascii="Times New Roman" w:hAnsi="Times New Roman" w:cs="Times New Roman"/>
          <w:sz w:val="24"/>
          <w:szCs w:val="24"/>
        </w:rPr>
      </w:pPr>
      <w:r>
        <w:rPr>
          <w:rFonts w:ascii="Times New Roman" w:hAnsi="Times New Roman" w:cs="Times New Roman"/>
          <w:sz w:val="24"/>
          <w:szCs w:val="24"/>
        </w:rPr>
        <w:t>Capacitor eletrolítico......................................................................</w:t>
      </w:r>
    </w:p>
    <w:p w14:paraId="604AED59" w14:textId="62C590EE" w:rsidR="0017119E" w:rsidRPr="007D7E6F" w:rsidRDefault="0017119E">
      <w:pPr>
        <w:pStyle w:val="PargrafodaLista"/>
        <w:numPr>
          <w:ilvl w:val="1"/>
          <w:numId w:val="2"/>
        </w:numPr>
        <w:rPr>
          <w:ins w:id="130" w:author="granix pacheco" w:date="2016-02-08T11:23:00Z"/>
          <w:rFonts w:ascii="Times New Roman" w:hAnsi="Times New Roman" w:cs="Times New Roman"/>
          <w:sz w:val="24"/>
          <w:szCs w:val="24"/>
        </w:rPr>
        <w:pPrChange w:id="131" w:author="granix pacheco" w:date="2016-02-08T11:22:00Z">
          <w:pPr>
            <w:jc w:val="center"/>
          </w:pPr>
        </w:pPrChange>
      </w:pPr>
      <w:ins w:id="132" w:author="granix pacheco" w:date="2016-02-08T11:23:00Z">
        <w:r w:rsidRPr="007D7E6F">
          <w:rPr>
            <w:rFonts w:ascii="Times New Roman" w:hAnsi="Times New Roman" w:cs="Times New Roman"/>
            <w:sz w:val="24"/>
            <w:szCs w:val="24"/>
          </w:rPr>
          <w:t>Diodos.....................................................................................................</w:t>
        </w:r>
      </w:ins>
    </w:p>
    <w:p w14:paraId="23F01CC7" w14:textId="374C2894" w:rsidR="00A32611" w:rsidRDefault="0017119E" w:rsidP="00A32611">
      <w:pPr>
        <w:pStyle w:val="PargrafodaLista"/>
        <w:numPr>
          <w:ilvl w:val="2"/>
          <w:numId w:val="2"/>
        </w:numPr>
        <w:rPr>
          <w:rFonts w:ascii="Times New Roman" w:hAnsi="Times New Roman" w:cs="Times New Roman"/>
          <w:sz w:val="24"/>
          <w:szCs w:val="24"/>
        </w:rPr>
      </w:pPr>
      <w:ins w:id="133" w:author="granix pacheco" w:date="2016-02-08T11:23:00Z">
        <w:r w:rsidRPr="007D7E6F">
          <w:rPr>
            <w:rFonts w:ascii="Times New Roman" w:hAnsi="Times New Roman" w:cs="Times New Roman"/>
            <w:sz w:val="24"/>
            <w:szCs w:val="24"/>
          </w:rPr>
          <w:t>LEDs.......................................................................................................</w:t>
        </w:r>
      </w:ins>
    </w:p>
    <w:p w14:paraId="7F1CEF32" w14:textId="2F2CE358" w:rsidR="00A32611" w:rsidRDefault="00A32611" w:rsidP="00A32611">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Correntes elétricas..........................................................................................</w:t>
      </w:r>
    </w:p>
    <w:p w14:paraId="53D8CF66" w14:textId="3DC79DD3" w:rsidR="00A32611" w:rsidRDefault="00A32611" w:rsidP="00A32611">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Corrente Continua (C</w:t>
      </w:r>
      <w:r w:rsidR="009A17DC">
        <w:rPr>
          <w:rFonts w:ascii="Times New Roman" w:hAnsi="Times New Roman" w:cs="Times New Roman"/>
          <w:sz w:val="24"/>
          <w:szCs w:val="24"/>
        </w:rPr>
        <w:t>.</w:t>
      </w:r>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w:t>
      </w:r>
    </w:p>
    <w:p w14:paraId="681A70EC" w14:textId="596AF249" w:rsidR="00A32611" w:rsidRDefault="00A32611" w:rsidP="004F396B">
      <w:pPr>
        <w:pStyle w:val="PargrafodaLista"/>
        <w:numPr>
          <w:ilvl w:val="3"/>
          <w:numId w:val="2"/>
        </w:numPr>
        <w:rPr>
          <w:rFonts w:ascii="Times New Roman" w:hAnsi="Times New Roman" w:cs="Times New Roman"/>
          <w:sz w:val="24"/>
          <w:szCs w:val="24"/>
        </w:rPr>
      </w:pPr>
      <w:r>
        <w:rPr>
          <w:rFonts w:ascii="Times New Roman" w:hAnsi="Times New Roman" w:cs="Times New Roman"/>
          <w:sz w:val="24"/>
          <w:szCs w:val="24"/>
        </w:rPr>
        <w:t>PWM................................................................................................</w:t>
      </w:r>
    </w:p>
    <w:p w14:paraId="4BB34567" w14:textId="147EB5B2" w:rsidR="00A32611" w:rsidRPr="00A32611" w:rsidRDefault="00A32611" w:rsidP="00A32611">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Corrente Alternada (A</w:t>
      </w:r>
      <w:r w:rsidR="009A17DC">
        <w:rPr>
          <w:rFonts w:ascii="Times New Roman" w:hAnsi="Times New Roman" w:cs="Times New Roman"/>
          <w:sz w:val="24"/>
          <w:szCs w:val="24"/>
        </w:rPr>
        <w:t>.</w:t>
      </w:r>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w:t>
      </w:r>
    </w:p>
    <w:p w14:paraId="07B01620" w14:textId="5A0665E9" w:rsidR="005A1912" w:rsidRDefault="005A1912" w:rsidP="005A1912">
      <w:pPr>
        <w:pStyle w:val="PargrafodaLista"/>
        <w:numPr>
          <w:ilvl w:val="0"/>
          <w:numId w:val="2"/>
        </w:numPr>
        <w:rPr>
          <w:rFonts w:ascii="Times New Roman" w:hAnsi="Times New Roman" w:cs="Times New Roman"/>
          <w:b/>
          <w:sz w:val="24"/>
          <w:szCs w:val="24"/>
        </w:rPr>
      </w:pPr>
      <w:r w:rsidRPr="005A1912">
        <w:rPr>
          <w:rFonts w:ascii="Times New Roman" w:hAnsi="Times New Roman" w:cs="Times New Roman"/>
          <w:b/>
          <w:sz w:val="24"/>
          <w:szCs w:val="24"/>
        </w:rPr>
        <w:t>Motores..................................................................................................................</w:t>
      </w:r>
    </w:p>
    <w:p w14:paraId="6DFBD2D1" w14:textId="70D39768" w:rsidR="005A1912" w:rsidRPr="005A1912" w:rsidRDefault="005A1912" w:rsidP="005A191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Motores C.C......................................................................................................</w:t>
      </w:r>
    </w:p>
    <w:p w14:paraId="5A3984AB" w14:textId="250866FA" w:rsidR="005A1912" w:rsidRPr="00D10AC0" w:rsidRDefault="00D10AC0" w:rsidP="005A1912">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Servo motores……………………………………………………….</w:t>
      </w:r>
    </w:p>
    <w:p w14:paraId="47A68132" w14:textId="589A3802" w:rsidR="00D10AC0" w:rsidRPr="00D10AC0" w:rsidRDefault="00D10AC0" w:rsidP="00D10AC0">
      <w:pPr>
        <w:pStyle w:val="PargrafodaLista"/>
        <w:numPr>
          <w:ilvl w:val="3"/>
          <w:numId w:val="2"/>
        </w:numPr>
        <w:rPr>
          <w:rFonts w:ascii="Times New Roman" w:hAnsi="Times New Roman" w:cs="Times New Roman"/>
          <w:sz w:val="24"/>
          <w:szCs w:val="24"/>
        </w:rPr>
      </w:pPr>
      <w:r w:rsidRPr="00D10AC0">
        <w:rPr>
          <w:rFonts w:ascii="Times New Roman" w:hAnsi="Times New Roman" w:cs="Times New Roman"/>
          <w:sz w:val="24"/>
          <w:szCs w:val="24"/>
        </w:rPr>
        <w:t>Rotação</w:t>
      </w:r>
      <w:r>
        <w:rPr>
          <w:rFonts w:ascii="Times New Roman" w:hAnsi="Times New Roman" w:cs="Times New Roman"/>
          <w:sz w:val="24"/>
          <w:szCs w:val="24"/>
        </w:rPr>
        <w:t xml:space="preserve"> limitada…………………………………………………</w:t>
      </w:r>
    </w:p>
    <w:p w14:paraId="4E6357C4" w14:textId="45D54396" w:rsidR="00D10AC0" w:rsidRDefault="00D10AC0" w:rsidP="00D10AC0">
      <w:pPr>
        <w:pStyle w:val="PargrafodaLista"/>
        <w:numPr>
          <w:ilvl w:val="3"/>
          <w:numId w:val="2"/>
        </w:numPr>
        <w:rPr>
          <w:rFonts w:ascii="Times New Roman" w:hAnsi="Times New Roman" w:cs="Times New Roman"/>
          <w:sz w:val="24"/>
          <w:szCs w:val="24"/>
        </w:rPr>
      </w:pPr>
      <w:r w:rsidRPr="00D10AC0">
        <w:rPr>
          <w:rFonts w:ascii="Times New Roman" w:hAnsi="Times New Roman" w:cs="Times New Roman"/>
          <w:sz w:val="24"/>
          <w:szCs w:val="24"/>
        </w:rPr>
        <w:t>Rotação</w:t>
      </w:r>
      <w:r>
        <w:rPr>
          <w:rFonts w:ascii="Times New Roman" w:hAnsi="Times New Roman" w:cs="Times New Roman"/>
          <w:sz w:val="24"/>
          <w:szCs w:val="24"/>
        </w:rPr>
        <w:t xml:space="preserve"> continua……………………………………………………</w:t>
      </w:r>
    </w:p>
    <w:p w14:paraId="218EBD51" w14:textId="7A303C81" w:rsidR="00D10AC0" w:rsidRPr="00D10AC0" w:rsidRDefault="00D10AC0" w:rsidP="00D10AC0">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Motores de passo....................................................................................</w:t>
      </w:r>
    </w:p>
    <w:p w14:paraId="45D3663F" w14:textId="4280927B" w:rsidR="005A1912" w:rsidRPr="005A1912" w:rsidRDefault="005A1912" w:rsidP="005A1912">
      <w:pPr>
        <w:pStyle w:val="PargrafodaLista"/>
        <w:numPr>
          <w:ilvl w:val="0"/>
          <w:numId w:val="2"/>
        </w:numPr>
        <w:rPr>
          <w:ins w:id="134" w:author="granix pacheco" w:date="2016-02-08T11:28:00Z"/>
          <w:rFonts w:ascii="Times New Roman" w:hAnsi="Times New Roman" w:cs="Times New Roman"/>
          <w:b/>
          <w:sz w:val="24"/>
          <w:szCs w:val="24"/>
        </w:rPr>
      </w:pPr>
      <w:r w:rsidRPr="005A1912">
        <w:rPr>
          <w:rFonts w:ascii="Times New Roman" w:hAnsi="Times New Roman" w:cs="Times New Roman"/>
          <w:b/>
          <w:sz w:val="24"/>
          <w:szCs w:val="24"/>
        </w:rPr>
        <w:t>Baterias...................................................................................................................</w:t>
      </w:r>
    </w:p>
    <w:p w14:paraId="1C7117AF" w14:textId="53D51FED" w:rsidR="0017119E" w:rsidRDefault="0017119E">
      <w:pPr>
        <w:pStyle w:val="PargrafodaLista"/>
        <w:numPr>
          <w:ilvl w:val="0"/>
          <w:numId w:val="2"/>
        </w:numPr>
        <w:rPr>
          <w:rFonts w:ascii="Times New Roman" w:hAnsi="Times New Roman" w:cs="Times New Roman"/>
          <w:b/>
          <w:sz w:val="24"/>
          <w:szCs w:val="24"/>
        </w:rPr>
        <w:pPrChange w:id="135" w:author="granix pacheco" w:date="2016-02-08T11:28:00Z">
          <w:pPr>
            <w:jc w:val="center"/>
          </w:pPr>
        </w:pPrChange>
      </w:pPr>
      <w:ins w:id="136" w:author="granix pacheco" w:date="2016-02-08T11:28:00Z">
        <w:r w:rsidRPr="007D7E6F">
          <w:rPr>
            <w:rFonts w:ascii="Times New Roman" w:hAnsi="Times New Roman" w:cs="Times New Roman"/>
            <w:b/>
            <w:sz w:val="24"/>
            <w:szCs w:val="24"/>
            <w:rPrChange w:id="137" w:author="Mateus Berardo de Souza Terra" w:date="2016-02-08T20:05:00Z">
              <w:rPr>
                <w:rFonts w:ascii="Times New Roman" w:hAnsi="Times New Roman" w:cs="Times New Roman"/>
                <w:sz w:val="24"/>
                <w:szCs w:val="24"/>
              </w:rPr>
            </w:rPrChange>
          </w:rPr>
          <w:t>Materiais importantes..................................................................................</w:t>
        </w:r>
      </w:ins>
    </w:p>
    <w:p w14:paraId="2D1EB0BC" w14:textId="739DBD21" w:rsidR="005A1912" w:rsidRDefault="005A1912" w:rsidP="005A1912">
      <w:pPr>
        <w:pStyle w:val="PargrafodaLista"/>
        <w:numPr>
          <w:ilvl w:val="1"/>
          <w:numId w:val="2"/>
        </w:numPr>
        <w:rPr>
          <w:rFonts w:ascii="Times New Roman" w:hAnsi="Times New Roman" w:cs="Times New Roman"/>
          <w:sz w:val="24"/>
          <w:szCs w:val="24"/>
        </w:rPr>
      </w:pPr>
      <w:ins w:id="138" w:author="granix pacheco" w:date="2016-02-08T12:18:00Z">
        <w:r w:rsidRPr="005A1912">
          <w:rPr>
            <w:rFonts w:ascii="Times New Roman" w:hAnsi="Times New Roman" w:cs="Times New Roman"/>
            <w:sz w:val="24"/>
            <w:szCs w:val="24"/>
            <w:rPrChange w:id="139" w:author="Mateus Berardo de Souza Terra" w:date="2016-02-08T20:05:00Z">
              <w:rPr>
                <w:sz w:val="32"/>
                <w:szCs w:val="32"/>
              </w:rPr>
            </w:rPrChange>
          </w:rPr>
          <w:lastRenderedPageBreak/>
          <w:t>Protoboard</w:t>
        </w:r>
      </w:ins>
      <w:r>
        <w:rPr>
          <w:rFonts w:ascii="Times New Roman" w:hAnsi="Times New Roman" w:cs="Times New Roman"/>
          <w:sz w:val="24"/>
          <w:szCs w:val="24"/>
        </w:rPr>
        <w:t>....................................................................................................</w:t>
      </w:r>
    </w:p>
    <w:p w14:paraId="1BE34043" w14:textId="3EB40664" w:rsidR="005A1912" w:rsidRDefault="005A1912" w:rsidP="005A1912">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Jumpers.....................................................................................................</w:t>
      </w:r>
    </w:p>
    <w:p w14:paraId="78250169" w14:textId="32C94228" w:rsidR="005A1912" w:rsidRPr="005A1912" w:rsidRDefault="005A1912" w:rsidP="005A1912">
      <w:pPr>
        <w:pStyle w:val="PargrafodaLista"/>
        <w:numPr>
          <w:ilvl w:val="1"/>
          <w:numId w:val="2"/>
        </w:numPr>
        <w:rPr>
          <w:ins w:id="140" w:author="granix pacheco" w:date="2016-02-08T11:28:00Z"/>
          <w:rFonts w:ascii="Times New Roman" w:hAnsi="Times New Roman" w:cs="Times New Roman"/>
          <w:sz w:val="24"/>
          <w:szCs w:val="24"/>
        </w:rPr>
      </w:pPr>
      <w:ins w:id="141" w:author="granix pacheco" w:date="2016-02-08T12:18:00Z">
        <w:r w:rsidRPr="005A1912">
          <w:rPr>
            <w:rFonts w:ascii="Times New Roman" w:hAnsi="Times New Roman" w:cs="Times New Roman"/>
            <w:sz w:val="24"/>
            <w:szCs w:val="24"/>
            <w:rPrChange w:id="142" w:author="Mateus Berardo de Souza Terra" w:date="2016-02-08T20:05:00Z">
              <w:rPr>
                <w:sz w:val="32"/>
                <w:szCs w:val="32"/>
              </w:rPr>
            </w:rPrChange>
          </w:rPr>
          <w:t>Fonte de alimentação</w:t>
        </w:r>
      </w:ins>
      <w:r>
        <w:rPr>
          <w:rFonts w:ascii="Times New Roman" w:hAnsi="Times New Roman" w:cs="Times New Roman"/>
          <w:sz w:val="24"/>
          <w:szCs w:val="24"/>
        </w:rPr>
        <w:t>......................................................................................</w:t>
      </w:r>
    </w:p>
    <w:p w14:paraId="778FA884" w14:textId="20D1E7F1" w:rsidR="0017119E" w:rsidRPr="007D7E6F" w:rsidRDefault="0017119E">
      <w:pPr>
        <w:pStyle w:val="PargrafodaLista"/>
        <w:numPr>
          <w:ilvl w:val="0"/>
          <w:numId w:val="2"/>
        </w:numPr>
        <w:rPr>
          <w:ins w:id="143" w:author="granix pacheco" w:date="2016-02-08T11:29:00Z"/>
          <w:rFonts w:ascii="Times New Roman" w:hAnsi="Times New Roman" w:cs="Times New Roman"/>
          <w:b/>
          <w:sz w:val="24"/>
          <w:szCs w:val="24"/>
          <w:rPrChange w:id="144" w:author="Mateus Berardo de Souza Terra" w:date="2016-02-08T20:05:00Z">
            <w:rPr>
              <w:ins w:id="145" w:author="granix pacheco" w:date="2016-02-08T11:29:00Z"/>
              <w:rFonts w:ascii="Times New Roman" w:hAnsi="Times New Roman" w:cs="Times New Roman"/>
              <w:sz w:val="24"/>
              <w:szCs w:val="24"/>
            </w:rPr>
          </w:rPrChange>
        </w:rPr>
        <w:pPrChange w:id="146" w:author="granix pacheco" w:date="2016-02-08T11:28:00Z">
          <w:pPr>
            <w:jc w:val="center"/>
          </w:pPr>
        </w:pPrChange>
      </w:pPr>
      <w:ins w:id="147" w:author="granix pacheco" w:date="2016-02-08T11:29:00Z">
        <w:r w:rsidRPr="007D7E6F">
          <w:rPr>
            <w:rFonts w:ascii="Times New Roman" w:hAnsi="Times New Roman" w:cs="Times New Roman"/>
            <w:b/>
            <w:sz w:val="24"/>
            <w:szCs w:val="24"/>
            <w:rPrChange w:id="148" w:author="Mateus Berardo de Souza Terra" w:date="2016-02-08T20:05:00Z">
              <w:rPr>
                <w:rFonts w:ascii="Times New Roman" w:hAnsi="Times New Roman" w:cs="Times New Roman"/>
                <w:sz w:val="24"/>
                <w:szCs w:val="24"/>
              </w:rPr>
            </w:rPrChange>
          </w:rPr>
          <w:t>Tabelas importantes......................................................................................</w:t>
        </w:r>
      </w:ins>
    </w:p>
    <w:p w14:paraId="32369B9E" w14:textId="73FCD20A" w:rsidR="0017119E" w:rsidRPr="007D7E6F" w:rsidRDefault="0017119E">
      <w:pPr>
        <w:pStyle w:val="PargrafodaLista"/>
        <w:numPr>
          <w:ilvl w:val="1"/>
          <w:numId w:val="2"/>
        </w:numPr>
        <w:rPr>
          <w:ins w:id="149" w:author="granix pacheco" w:date="2016-02-08T11:30:00Z"/>
          <w:rFonts w:ascii="Times New Roman" w:hAnsi="Times New Roman" w:cs="Times New Roman"/>
          <w:sz w:val="24"/>
          <w:szCs w:val="24"/>
        </w:rPr>
        <w:pPrChange w:id="150" w:author="granix pacheco" w:date="2016-02-08T11:30:00Z">
          <w:pPr>
            <w:jc w:val="center"/>
          </w:pPr>
        </w:pPrChange>
      </w:pPr>
      <w:ins w:id="151" w:author="granix pacheco" w:date="2016-02-08T11:30:00Z">
        <w:r w:rsidRPr="007D7E6F">
          <w:rPr>
            <w:rFonts w:ascii="Times New Roman" w:hAnsi="Times New Roman" w:cs="Times New Roman"/>
            <w:sz w:val="24"/>
            <w:szCs w:val="24"/>
          </w:rPr>
          <w:t>Valor de resistores..................................................................................</w:t>
        </w:r>
      </w:ins>
    </w:p>
    <w:p w14:paraId="1272A6E4" w14:textId="4A35CBE3" w:rsidR="0017119E" w:rsidRDefault="0017119E" w:rsidP="0086763C">
      <w:pPr>
        <w:pStyle w:val="PargrafodaLista"/>
        <w:numPr>
          <w:ilvl w:val="1"/>
          <w:numId w:val="2"/>
        </w:numPr>
        <w:rPr>
          <w:rFonts w:ascii="Times New Roman" w:hAnsi="Times New Roman" w:cs="Times New Roman"/>
          <w:sz w:val="24"/>
          <w:szCs w:val="24"/>
        </w:rPr>
      </w:pPr>
      <w:ins w:id="152" w:author="granix pacheco" w:date="2016-02-08T11:30:00Z">
        <w:r w:rsidRPr="007D7E6F">
          <w:rPr>
            <w:rFonts w:ascii="Times New Roman" w:hAnsi="Times New Roman" w:cs="Times New Roman"/>
            <w:sz w:val="24"/>
            <w:szCs w:val="24"/>
          </w:rPr>
          <w:t>ASCII.....................................................................................................</w:t>
        </w:r>
      </w:ins>
    </w:p>
    <w:p w14:paraId="2D1506C3" w14:textId="1AB12D5A" w:rsidR="0086763C" w:rsidRDefault="0086763C" w:rsidP="0086763C">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LEDs...........................................................................................................</w:t>
      </w:r>
    </w:p>
    <w:p w14:paraId="589D7EC4" w14:textId="77777777" w:rsidR="0086763C" w:rsidRPr="00D10AC0" w:rsidDel="0017119E" w:rsidRDefault="0086763C">
      <w:pPr>
        <w:pStyle w:val="PargrafodaLista"/>
        <w:numPr>
          <w:ilvl w:val="1"/>
          <w:numId w:val="2"/>
        </w:numPr>
        <w:rPr>
          <w:del w:id="153" w:author="granix pacheco" w:date="2016-02-08T11:24:00Z"/>
          <w:rFonts w:ascii="Times New Roman" w:hAnsi="Times New Roman" w:cs="Times New Roman"/>
          <w:sz w:val="24"/>
          <w:szCs w:val="24"/>
          <w:rPrChange w:id="154" w:author="Mateus Berardo de Souza Terra" w:date="2016-02-08T20:05:00Z">
            <w:rPr>
              <w:del w:id="155" w:author="granix pacheco" w:date="2016-02-08T11:24:00Z"/>
            </w:rPr>
          </w:rPrChange>
        </w:rPr>
        <w:pPrChange w:id="156" w:author="granix pacheco" w:date="2016-02-08T11:21:00Z">
          <w:pPr>
            <w:jc w:val="center"/>
          </w:pPr>
        </w:pPrChange>
      </w:pPr>
    </w:p>
    <w:p w14:paraId="41209E4C" w14:textId="38FDA7CF" w:rsidR="0064551F" w:rsidRPr="007D7E6F" w:rsidDel="0017119E" w:rsidRDefault="0064551F" w:rsidP="00D10AC0">
      <w:pPr>
        <w:pStyle w:val="PargrafodaLista"/>
        <w:rPr>
          <w:del w:id="157" w:author="granix pacheco" w:date="2016-02-08T11:24:00Z"/>
        </w:rPr>
      </w:pPr>
    </w:p>
    <w:p w14:paraId="66EBA35A" w14:textId="4BC1FAEC" w:rsidR="0064551F" w:rsidRPr="007D7E6F" w:rsidDel="0017119E" w:rsidRDefault="0064551F" w:rsidP="00D10AC0">
      <w:pPr>
        <w:pStyle w:val="PargrafodaLista"/>
        <w:rPr>
          <w:del w:id="158" w:author="granix pacheco" w:date="2016-02-08T11:24:00Z"/>
        </w:rPr>
      </w:pPr>
    </w:p>
    <w:p w14:paraId="78E69ED7" w14:textId="6BC415F0" w:rsidR="0064551F" w:rsidRPr="007D7E6F" w:rsidDel="0017119E" w:rsidRDefault="0064551F" w:rsidP="00D10AC0">
      <w:pPr>
        <w:pStyle w:val="PargrafodaLista"/>
        <w:rPr>
          <w:del w:id="159" w:author="granix pacheco" w:date="2016-02-08T11:24:00Z"/>
        </w:rPr>
      </w:pPr>
    </w:p>
    <w:p w14:paraId="42689491" w14:textId="77777777" w:rsidR="0064551F" w:rsidRPr="007D7E6F" w:rsidDel="0017119E" w:rsidRDefault="0064551F" w:rsidP="00D10AC0">
      <w:pPr>
        <w:pStyle w:val="PargrafodaLista"/>
        <w:rPr>
          <w:del w:id="160" w:author="granix pacheco" w:date="2016-02-08T11:30:00Z"/>
        </w:rPr>
      </w:pPr>
    </w:p>
    <w:p w14:paraId="41185F42" w14:textId="77777777" w:rsidR="0064551F" w:rsidRPr="007D7E6F" w:rsidDel="0017119E" w:rsidRDefault="0064551F" w:rsidP="00D10AC0">
      <w:pPr>
        <w:pStyle w:val="PargrafodaLista"/>
        <w:rPr>
          <w:del w:id="161" w:author="granix pacheco" w:date="2016-02-08T11:30:00Z"/>
        </w:rPr>
      </w:pPr>
    </w:p>
    <w:p w14:paraId="49ACDD3A" w14:textId="77777777" w:rsidR="0064551F" w:rsidRPr="007D7E6F" w:rsidRDefault="0064551F" w:rsidP="00D10AC0">
      <w:pPr>
        <w:pStyle w:val="PargrafodaLista"/>
      </w:pPr>
    </w:p>
    <w:p w14:paraId="0F32B879" w14:textId="3A136F3A" w:rsidR="00665E1D" w:rsidRPr="00743F38" w:rsidRDefault="0064551F">
      <w:pPr>
        <w:pStyle w:val="PargrafodaLista"/>
        <w:numPr>
          <w:ilvl w:val="0"/>
          <w:numId w:val="41"/>
        </w:numPr>
        <w:rPr>
          <w:rFonts w:ascii="Times New Roman" w:hAnsi="Times New Roman" w:cs="Times New Roman"/>
          <w:b/>
          <w:sz w:val="36"/>
          <w:szCs w:val="36"/>
          <w:u w:val="single"/>
          <w:rPrChange w:id="162" w:author="Mateus Berardo de Souza Terra" w:date="2016-02-08T22:21:00Z">
            <w:rPr/>
          </w:rPrChange>
        </w:rPr>
        <w:pPrChange w:id="163" w:author="Mateus Berardo de Souza Terra" w:date="2016-02-08T22:21:00Z">
          <w:pPr>
            <w:jc w:val="center"/>
          </w:pPr>
        </w:pPrChange>
      </w:pPr>
      <w:r w:rsidRPr="00743F38">
        <w:rPr>
          <w:rFonts w:ascii="Times New Roman" w:hAnsi="Times New Roman" w:cs="Times New Roman"/>
          <w:b/>
          <w:sz w:val="36"/>
          <w:szCs w:val="36"/>
          <w:u w:val="single"/>
          <w:rPrChange w:id="164" w:author="Mateus Berardo de Souza Terra" w:date="2016-02-08T22:21:00Z">
            <w:rPr/>
          </w:rPrChange>
        </w:rPr>
        <w:t>Introdução</w:t>
      </w:r>
    </w:p>
    <w:p w14:paraId="002D7A23" w14:textId="77777777" w:rsidR="0064551F" w:rsidRPr="007D7E6F" w:rsidRDefault="0064551F" w:rsidP="0064551F">
      <w:pPr>
        <w:jc w:val="both"/>
        <w:rPr>
          <w:rFonts w:ascii="Times New Roman" w:hAnsi="Times New Roman" w:cs="Times New Roman"/>
          <w:sz w:val="24"/>
          <w:szCs w:val="24"/>
        </w:rPr>
      </w:pPr>
    </w:p>
    <w:p w14:paraId="6BB3520D" w14:textId="77777777" w:rsidR="0064551F" w:rsidRPr="007D7E6F" w:rsidRDefault="0064551F" w:rsidP="0064551F">
      <w:pPr>
        <w:jc w:val="both"/>
        <w:rPr>
          <w:rFonts w:ascii="Times New Roman" w:hAnsi="Times New Roman" w:cs="Times New Roman"/>
          <w:sz w:val="24"/>
          <w:szCs w:val="24"/>
        </w:rPr>
      </w:pPr>
    </w:p>
    <w:p w14:paraId="595FA58C" w14:textId="21301CBA" w:rsidR="0064551F" w:rsidRPr="007D7E6F" w:rsidRDefault="0064551F" w:rsidP="0064551F">
      <w:pPr>
        <w:pStyle w:val="NormalWeb"/>
        <w:shd w:val="clear" w:color="auto" w:fill="FFFFFF"/>
        <w:spacing w:before="0" w:beforeAutospacing="0" w:after="160" w:afterAutospacing="0"/>
        <w:jc w:val="both"/>
        <w:rPr>
          <w:color w:val="222222"/>
          <w:sz w:val="19"/>
          <w:szCs w:val="19"/>
        </w:rPr>
      </w:pPr>
      <w:r w:rsidRPr="007D7E6F">
        <w:tab/>
      </w:r>
      <w:r w:rsidRPr="007D7E6F">
        <w:rPr>
          <w:color w:val="000000"/>
        </w:rPr>
        <w:t>A tecnologia está</w:t>
      </w:r>
      <w:ins w:id="165" w:author="granix pacheco" w:date="2016-02-07T10:14:00Z">
        <w:r w:rsidR="00AC39A2" w:rsidRPr="007D7E6F">
          <w:rPr>
            <w:color w:val="000000"/>
          </w:rPr>
          <w:t xml:space="preserve"> </w:t>
        </w:r>
      </w:ins>
      <w:del w:id="166" w:author="granix pacheco" w:date="2016-02-07T10:14:00Z">
        <w:r w:rsidRPr="007D7E6F" w:rsidDel="00AC39A2">
          <w:rPr>
            <w:color w:val="000000"/>
          </w:rPr>
          <w:delText xml:space="preserve">, atualmente, </w:delText>
        </w:r>
      </w:del>
      <w:r w:rsidRPr="007D7E6F">
        <w:rPr>
          <w:color w:val="000000"/>
        </w:rPr>
        <w:t>presente em todos os aspectos da vida humana, desde rastreadores de sono e outras tecnologias vestíveis até ferramentas educacionais e os mais tradicionais computadores e smartphones. Dentro desse contexto, o desenvolvimento de habilidades especificas se torna cada vez mais importante, mesmo para quem não trabalha na área de TI, a</w:t>
      </w:r>
      <w:r w:rsidR="00F40228">
        <w:rPr>
          <w:color w:val="000000"/>
        </w:rPr>
        <w:t>o</w:t>
      </w:r>
      <w:r w:rsidRPr="007D7E6F">
        <w:rPr>
          <w:color w:val="000000"/>
        </w:rPr>
        <w:t xml:space="preserve"> ponto de</w:t>
      </w:r>
      <w:r w:rsidR="00F40228" w:rsidRPr="001508B9">
        <w:t>, em 2020,</w:t>
      </w:r>
      <w:r w:rsidRPr="001508B9">
        <w:t xml:space="preserve"> </w:t>
      </w:r>
      <w:r w:rsidRPr="007D7E6F">
        <w:rPr>
          <w:color w:val="000000"/>
        </w:rPr>
        <w:t xml:space="preserve">saber uma linguagem de programação </w:t>
      </w:r>
      <w:r w:rsidR="002C27B0">
        <w:rPr>
          <w:color w:val="000000" w:themeColor="text1"/>
        </w:rPr>
        <w:t>ser</w:t>
      </w:r>
      <w:r w:rsidR="001508B9">
        <w:rPr>
          <w:strike/>
          <w:color w:val="FF0000"/>
        </w:rPr>
        <w:t>á</w:t>
      </w:r>
      <w:r w:rsidRPr="007D7E6F">
        <w:rPr>
          <w:color w:val="000000"/>
        </w:rPr>
        <w:t xml:space="preserve"> tão fundamental quanto </w:t>
      </w:r>
      <w:r w:rsidR="00F40228" w:rsidRPr="001508B9">
        <w:t>conhecer</w:t>
      </w:r>
      <w:r w:rsidR="00F40228" w:rsidRPr="00F40228">
        <w:t xml:space="preserve"> </w:t>
      </w:r>
      <w:r w:rsidRPr="007D7E6F">
        <w:rPr>
          <w:color w:val="000000"/>
        </w:rPr>
        <w:t xml:space="preserve">o inglês </w:t>
      </w:r>
      <w:del w:id="167" w:author="Mateus Berardo de Souza Terra" w:date="2016-02-08T18:50:00Z">
        <w:r w:rsidRPr="007D7E6F" w:rsidDel="00914F16">
          <w:rPr>
            <w:color w:val="000000"/>
          </w:rPr>
          <w:delText>daqui poucos anos.</w:delText>
        </w:r>
      </w:del>
    </w:p>
    <w:p w14:paraId="455ED895" w14:textId="0E2DB6CD" w:rsidR="0064551F" w:rsidRPr="007D7E6F" w:rsidRDefault="0064551F" w:rsidP="0064551F">
      <w:pPr>
        <w:pStyle w:val="NormalWeb"/>
        <w:shd w:val="clear" w:color="auto" w:fill="FFFFFF"/>
        <w:spacing w:before="0" w:beforeAutospacing="0" w:after="160" w:afterAutospacing="0"/>
        <w:jc w:val="both"/>
        <w:rPr>
          <w:color w:val="000000"/>
        </w:rPr>
      </w:pPr>
      <w:r w:rsidRPr="007D7E6F">
        <w:rPr>
          <w:color w:val="000000"/>
        </w:rPr>
        <w:t xml:space="preserve">            Uma linguagem de programação é uma série de instruções, com regras sintáticas e semânticas, que são executadas por um processador. </w:t>
      </w:r>
      <w:r w:rsidR="00C47ED9" w:rsidRPr="001508B9">
        <w:t xml:space="preserve">Estas </w:t>
      </w:r>
      <w:r w:rsidRPr="001508B9">
        <w:t>são</w:t>
      </w:r>
      <w:r w:rsidR="00C47ED9" w:rsidRPr="001508B9">
        <w:t>, em sua maioria,</w:t>
      </w:r>
      <w:r w:rsidRPr="001508B9">
        <w:t xml:space="preserve"> </w:t>
      </w:r>
      <w:r w:rsidRPr="007D7E6F">
        <w:rPr>
          <w:color w:val="000000"/>
        </w:rPr>
        <w:t xml:space="preserve">feitas utilizando o inglês como base. Observando a dificuldade de </w:t>
      </w:r>
      <w:r w:rsidR="00C47ED9">
        <w:rPr>
          <w:color w:val="000000"/>
        </w:rPr>
        <w:t xml:space="preserve">vários </w:t>
      </w:r>
      <w:r w:rsidRPr="007D7E6F">
        <w:rPr>
          <w:color w:val="000000"/>
        </w:rPr>
        <w:t xml:space="preserve">jovens e </w:t>
      </w:r>
      <w:r w:rsidR="00C47ED9" w:rsidRPr="001508B9">
        <w:t>adultos com a língua</w:t>
      </w:r>
      <w:r w:rsidR="00C47ED9" w:rsidRPr="00C47ED9">
        <w:rPr>
          <w:color w:val="000000" w:themeColor="text1"/>
        </w:rPr>
        <w:t>,</w:t>
      </w:r>
      <w:r w:rsidRPr="00C47ED9">
        <w:rPr>
          <w:color w:val="000000" w:themeColor="text1"/>
        </w:rPr>
        <w:t xml:space="preserve"> </w:t>
      </w:r>
      <w:r w:rsidRPr="007D7E6F">
        <w:rPr>
          <w:color w:val="000000"/>
        </w:rPr>
        <w:t xml:space="preserve">nós criamos uma linguagem de programação em português </w:t>
      </w:r>
      <w:r w:rsidR="007F617A" w:rsidRPr="007D7E6F">
        <w:rPr>
          <w:color w:val="000000"/>
        </w:rPr>
        <w:t>para o Arduino, o Brino</w:t>
      </w:r>
      <w:r w:rsidR="001508B9">
        <w:rPr>
          <w:color w:val="000000"/>
        </w:rPr>
        <w:t>,</w:t>
      </w:r>
      <w:r w:rsidR="002F7C05" w:rsidRPr="007D7E6F">
        <w:rPr>
          <w:color w:val="000000"/>
        </w:rPr>
        <w:t xml:space="preserve"> que almeja facilitar o entendimento da lógica de programa</w:t>
      </w:r>
      <w:ins w:id="168" w:author="Mateus Berardo de Souza Terra" w:date="2016-02-08T18:50:00Z">
        <w:r w:rsidR="00914F16" w:rsidRPr="007D7E6F">
          <w:rPr>
            <w:color w:val="000000"/>
          </w:rPr>
          <w:t>ção</w:t>
        </w:r>
      </w:ins>
      <w:r w:rsidR="002F7C05" w:rsidRPr="007D7E6F">
        <w:rPr>
          <w:color w:val="000000"/>
        </w:rPr>
        <w:t xml:space="preserve">, sendo caracterizada </w:t>
      </w:r>
      <w:del w:id="169" w:author="Mateus Berardo de Souza Terra" w:date="2016-02-08T18:50:00Z">
        <w:r w:rsidR="0011237B" w:rsidRPr="007D7E6F" w:rsidDel="00914F16">
          <w:rPr>
            <w:color w:val="000000"/>
          </w:rPr>
          <w:delText xml:space="preserve">como </w:delText>
        </w:r>
      </w:del>
      <w:ins w:id="170" w:author="Mateus Berardo de Souza Terra" w:date="2016-02-08T18:50:00Z">
        <w:r w:rsidR="00914F16" w:rsidRPr="007D7E6F">
          <w:rPr>
            <w:color w:val="000000"/>
          </w:rPr>
          <w:t xml:space="preserve">por ser uma </w:t>
        </w:r>
      </w:ins>
      <w:r w:rsidR="0011237B" w:rsidRPr="007D7E6F">
        <w:rPr>
          <w:color w:val="000000"/>
        </w:rPr>
        <w:t>linguagem</w:t>
      </w:r>
      <w:r w:rsidR="002F7C05" w:rsidRPr="007D7E6F">
        <w:rPr>
          <w:color w:val="000000"/>
        </w:rPr>
        <w:t xml:space="preserve"> intuitiva e de simples compreensão.</w:t>
      </w:r>
    </w:p>
    <w:p w14:paraId="62A7951B" w14:textId="0A4CF66F" w:rsidR="0064551F" w:rsidRPr="007D7E6F" w:rsidRDefault="007F617A" w:rsidP="007F617A">
      <w:pPr>
        <w:pStyle w:val="NormalWeb"/>
        <w:shd w:val="clear" w:color="auto" w:fill="FFFFFF"/>
        <w:spacing w:before="0" w:beforeAutospacing="0" w:after="160" w:afterAutospacing="0"/>
        <w:jc w:val="both"/>
        <w:rPr>
          <w:color w:val="000000"/>
        </w:rPr>
      </w:pPr>
      <w:r w:rsidRPr="007D7E6F">
        <w:rPr>
          <w:color w:val="000000"/>
        </w:rPr>
        <w:tab/>
        <w:t>O Arduino é uma placa com um microcontrolador que pod</w:t>
      </w:r>
      <w:r w:rsidR="0011237B" w:rsidRPr="007D7E6F">
        <w:rPr>
          <w:color w:val="000000"/>
        </w:rPr>
        <w:t>e ser utilizada para prototipagem</w:t>
      </w:r>
      <w:r w:rsidRPr="007D7E6F">
        <w:rPr>
          <w:color w:val="000000"/>
        </w:rPr>
        <w:t xml:space="preserve"> de sistemas e máquinas de forma fácil e rápida. Não apenas ao hardware, mas também</w:t>
      </w:r>
      <w:ins w:id="171" w:author="Mateus Berardo de Souza Terra" w:date="2016-02-08T18:50:00Z">
        <w:r w:rsidR="00914F16" w:rsidRPr="007D7E6F">
          <w:rPr>
            <w:color w:val="000000"/>
          </w:rPr>
          <w:t xml:space="preserve"> a</w:t>
        </w:r>
      </w:ins>
      <w:r w:rsidRPr="007D7E6F">
        <w:rPr>
          <w:color w:val="000000"/>
        </w:rPr>
        <w:t xml:space="preserve"> um conjunto de software se refere o nome. A placa é baseada em um processador Atmel AVR e é feita em hardware livre. Portanto, é possível acessar a página do arduino e baixar os esquemáticos da placa para montar o seu próprio clone.</w:t>
      </w:r>
    </w:p>
    <w:p w14:paraId="521029DD" w14:textId="0AA0498B" w:rsidR="007F617A" w:rsidRPr="001508B9" w:rsidRDefault="007F617A" w:rsidP="007F617A">
      <w:pPr>
        <w:pStyle w:val="NormalWeb"/>
        <w:shd w:val="clear" w:color="auto" w:fill="FFFFFF"/>
        <w:spacing w:before="0" w:beforeAutospacing="0" w:after="160" w:afterAutospacing="0"/>
        <w:jc w:val="both"/>
        <w:rPr>
          <w:color w:val="000000"/>
        </w:rPr>
      </w:pPr>
      <w:r w:rsidRPr="007D7E6F">
        <w:rPr>
          <w:color w:val="000000"/>
        </w:rPr>
        <w:tab/>
      </w:r>
      <w:r w:rsidR="002C27B0" w:rsidRPr="001508B9">
        <w:t>Tal plataforma</w:t>
      </w:r>
      <w:r w:rsidRPr="001508B9">
        <w:t xml:space="preserve"> é atualmente utilizad</w:t>
      </w:r>
      <w:r w:rsidR="002C27B0" w:rsidRPr="001508B9">
        <w:t>a</w:t>
      </w:r>
      <w:r w:rsidRPr="001508B9">
        <w:t xml:space="preserve"> em diversas áreas. Não apenas no ramo da tecnologia e desenvolvimento, </w:t>
      </w:r>
      <w:r w:rsidR="002C27B0" w:rsidRPr="001508B9">
        <w:t xml:space="preserve">mas também por </w:t>
      </w:r>
      <w:r w:rsidRPr="001508B9">
        <w:t>pessoas adeptas do movimento maker (Faça você mesmo, do inglês DIY - Do it yourself)</w:t>
      </w:r>
      <w:r w:rsidR="002C27B0" w:rsidRPr="001508B9">
        <w:t>, que</w:t>
      </w:r>
      <w:r w:rsidRPr="001508B9">
        <w:t xml:space="preserve"> adotam esta placa pela curva de aprendizagem relativamente pequena. Além de hobbistas, artistas estão aproveitando as possibilidades da placa para construir obras interativas e responsivas.</w:t>
      </w:r>
    </w:p>
    <w:p w14:paraId="5122E331" w14:textId="63027FBD" w:rsidR="007F617A" w:rsidRPr="001508B9" w:rsidRDefault="007F617A" w:rsidP="007F617A">
      <w:pPr>
        <w:pStyle w:val="NormalWeb"/>
        <w:shd w:val="clear" w:color="auto" w:fill="FFFFFF"/>
        <w:spacing w:before="0" w:beforeAutospacing="0" w:after="160" w:afterAutospacing="0"/>
        <w:jc w:val="both"/>
        <w:rPr>
          <w:color w:val="000000"/>
        </w:rPr>
      </w:pPr>
      <w:r w:rsidRPr="007D7E6F">
        <w:rPr>
          <w:color w:val="000000"/>
        </w:rPr>
        <w:tab/>
      </w:r>
      <w:r w:rsidRPr="001508B9">
        <w:t xml:space="preserve">A versatilidade </w:t>
      </w:r>
      <w:r w:rsidR="001508B9" w:rsidRPr="001508B9">
        <w:t>do</w:t>
      </w:r>
      <w:r w:rsidR="002C27B0" w:rsidRPr="001508B9">
        <w:t xml:space="preserve"> Arduino </w:t>
      </w:r>
      <w:r w:rsidRPr="001508B9">
        <w:t xml:space="preserve">fez com que </w:t>
      </w:r>
      <w:r w:rsidR="002C27B0" w:rsidRPr="001508B9">
        <w:t>este</w:t>
      </w:r>
      <w:r w:rsidRPr="001508B9">
        <w:t xml:space="preserve"> se tornasse muito popular. Nosso primeiro contato aconteceu no ano de </w:t>
      </w:r>
      <w:r w:rsidR="00002408" w:rsidRPr="001508B9">
        <w:t>2014. Desde lá, desenvolvemos diversos projet</w:t>
      </w:r>
      <w:r w:rsidR="0011237B" w:rsidRPr="001508B9">
        <w:t>os</w:t>
      </w:r>
      <w:r w:rsidR="002C27B0" w:rsidRPr="001508B9">
        <w:t>:</w:t>
      </w:r>
      <w:r w:rsidR="0011237B" w:rsidRPr="001508B9">
        <w:t xml:space="preserve"> </w:t>
      </w:r>
      <w:r w:rsidR="002C27B0" w:rsidRPr="001508B9">
        <w:t xml:space="preserve">uns </w:t>
      </w:r>
      <w:r w:rsidR="0011237B" w:rsidRPr="001508B9">
        <w:t xml:space="preserve">voltados </w:t>
      </w:r>
      <w:r w:rsidR="002C27B0" w:rsidRPr="001508B9">
        <w:t xml:space="preserve"> </w:t>
      </w:r>
      <w:r w:rsidR="0011237B" w:rsidRPr="001508B9">
        <w:t>para Io</w:t>
      </w:r>
      <w:r w:rsidR="00002408" w:rsidRPr="001508B9">
        <w:t>T</w:t>
      </w:r>
      <w:r w:rsidR="0011237B" w:rsidRPr="001508B9">
        <w:t xml:space="preserve"> (Internet of things</w:t>
      </w:r>
      <w:r w:rsidR="00A73B7D" w:rsidRPr="001508B9">
        <w:t xml:space="preserve"> </w:t>
      </w:r>
      <w:r w:rsidR="00AF7601" w:rsidRPr="001508B9">
        <w:t>- internet das coisas</w:t>
      </w:r>
      <w:r w:rsidR="001508B9" w:rsidRPr="001508B9">
        <w:t>),</w:t>
      </w:r>
      <w:r w:rsidR="00002408" w:rsidRPr="001508B9">
        <w:t xml:space="preserve"> alguns jogos e</w:t>
      </w:r>
      <w:r w:rsidR="002C27B0" w:rsidRPr="001508B9">
        <w:t xml:space="preserve"> até</w:t>
      </w:r>
      <w:r w:rsidR="00002408" w:rsidRPr="001508B9">
        <w:t xml:space="preserve"> robôs autônomos. Para aprender</w:t>
      </w:r>
      <w:r w:rsidR="002C27B0" w:rsidRPr="001508B9">
        <w:t>,</w:t>
      </w:r>
      <w:r w:rsidR="00002408" w:rsidRPr="001508B9">
        <w:t xml:space="preserve"> utilizamos alguns livros e muit</w:t>
      </w:r>
      <w:r w:rsidR="002C27B0" w:rsidRPr="001508B9">
        <w:t>a internet! O próprio fórum do A</w:t>
      </w:r>
      <w:r w:rsidR="00002408" w:rsidRPr="001508B9">
        <w:t>rduino é um ótimo local para buscar auxílio</w:t>
      </w:r>
      <w:r w:rsidR="003D350D" w:rsidRPr="001508B9">
        <w:t xml:space="preserve"> assim como outros pela WEB</w:t>
      </w:r>
      <w:r w:rsidR="00002408" w:rsidRPr="001508B9">
        <w:t xml:space="preserve">. Sites como o instructables também </w:t>
      </w:r>
      <w:ins w:id="172" w:author="Mateus Berardo de Souza Terra" w:date="2016-02-08T18:52:00Z">
        <w:r w:rsidR="00914F16" w:rsidRPr="001508B9">
          <w:t>são</w:t>
        </w:r>
      </w:ins>
      <w:del w:id="173" w:author="Mateus Berardo de Souza Terra" w:date="2016-02-08T18:52:00Z">
        <w:r w:rsidR="00002408" w:rsidRPr="001508B9" w:rsidDel="00914F16">
          <w:delText>é</w:delText>
        </w:r>
      </w:del>
      <w:r w:rsidR="00002408" w:rsidRPr="001508B9">
        <w:t xml:space="preserve"> uma mina de ouro para quem busca um projeto interessante e não sabe por onde começar.</w:t>
      </w:r>
    </w:p>
    <w:p w14:paraId="65AF8FBC" w14:textId="197404C4" w:rsidR="000B0CDB" w:rsidRPr="007D7E6F" w:rsidDel="000B0CDB" w:rsidRDefault="00002408" w:rsidP="007F617A">
      <w:pPr>
        <w:pStyle w:val="NormalWeb"/>
        <w:shd w:val="clear" w:color="auto" w:fill="FFFFFF"/>
        <w:spacing w:before="0" w:beforeAutospacing="0" w:after="160" w:afterAutospacing="0"/>
        <w:jc w:val="both"/>
        <w:rPr>
          <w:del w:id="174" w:author="granix pacheco" w:date="2016-02-07T10:54:00Z"/>
          <w:color w:val="000000"/>
        </w:rPr>
      </w:pPr>
      <w:r w:rsidRPr="007D7E6F">
        <w:rPr>
          <w:color w:val="000000"/>
        </w:rPr>
        <w:lastRenderedPageBreak/>
        <w:tab/>
        <w:t>Os projetos disponíveis na internet são programados utilizando a própria linguagem do Arduino</w:t>
      </w:r>
      <w:r w:rsidR="002C27B0" w:rsidRPr="001508B9">
        <w:t>.</w:t>
      </w:r>
      <w:r w:rsidRPr="007D7E6F">
        <w:rPr>
          <w:color w:val="000000"/>
        </w:rPr>
        <w:t xml:space="preserve"> </w:t>
      </w:r>
      <w:r w:rsidR="002C27B0" w:rsidRPr="001508B9">
        <w:t>S</w:t>
      </w:r>
      <w:r w:rsidRPr="007D7E6F">
        <w:rPr>
          <w:color w:val="000000"/>
        </w:rPr>
        <w:t>e você está utilizando o Brino</w:t>
      </w:r>
      <w:r w:rsidR="002C27B0" w:rsidRPr="002C27B0">
        <w:rPr>
          <w:color w:val="00B050"/>
          <w:u w:val="single"/>
        </w:rPr>
        <w:t>,</w:t>
      </w:r>
      <w:r w:rsidRPr="007D7E6F">
        <w:rPr>
          <w:color w:val="000000"/>
        </w:rPr>
        <w:t xml:space="preserve"> pode buscar nosso auxílio por </w:t>
      </w:r>
      <w:r w:rsidR="00A73B7D" w:rsidRPr="007D7E6F">
        <w:rPr>
          <w:color w:val="000000"/>
        </w:rPr>
        <w:t>e-mail, na página do f</w:t>
      </w:r>
      <w:r w:rsidRPr="007D7E6F">
        <w:rPr>
          <w:color w:val="000000"/>
        </w:rPr>
        <w:t>acebook ou até utilizar o código nativo do arduino em seu rascunho</w:t>
      </w:r>
      <w:r w:rsidR="00BE0DF1" w:rsidRPr="007D7E6F">
        <w:rPr>
          <w:color w:val="000000"/>
        </w:rPr>
        <w:t xml:space="preserve"> </w:t>
      </w:r>
      <w:r w:rsidRPr="007D7E6F">
        <w:rPr>
          <w:color w:val="000000"/>
        </w:rPr>
        <w:t>(o Brino oferece suporte ao código nativo do Arduino).</w:t>
      </w:r>
    </w:p>
    <w:p w14:paraId="469C4C24" w14:textId="002420AC" w:rsidR="00002408" w:rsidRPr="007D7E6F" w:rsidRDefault="00002408" w:rsidP="007F617A">
      <w:pPr>
        <w:pStyle w:val="NormalWeb"/>
        <w:shd w:val="clear" w:color="auto" w:fill="FFFFFF"/>
        <w:spacing w:before="0" w:beforeAutospacing="0" w:after="160" w:afterAutospacing="0"/>
        <w:jc w:val="both"/>
        <w:rPr>
          <w:color w:val="000000"/>
        </w:rPr>
      </w:pPr>
      <w:r w:rsidRPr="007D7E6F">
        <w:rPr>
          <w:color w:val="000000"/>
        </w:rPr>
        <w:tab/>
        <w:t>Tudo bem, você já leu uma folha inteira de teoria sobre o que é o Arduino, linguagens de programação, etc, etc... Se você, como nós, tem um espírito maker</w:t>
      </w:r>
      <w:r w:rsidR="00BE0DF1" w:rsidRPr="007D7E6F">
        <w:rPr>
          <w:color w:val="000000"/>
        </w:rPr>
        <w:t>,</w:t>
      </w:r>
      <w:r w:rsidRPr="007D7E6F">
        <w:rPr>
          <w:color w:val="000000"/>
        </w:rPr>
        <w:t xml:space="preserve"> já está de saco cheio de texto e quer começar a desenvolver seu projeto e fazer seu arduino ser útil</w:t>
      </w:r>
      <w:r w:rsidR="00BE0DF1" w:rsidRPr="007D7E6F">
        <w:rPr>
          <w:color w:val="000000"/>
        </w:rPr>
        <w:t xml:space="preserve">, então vamos </w:t>
      </w:r>
      <w:r w:rsidR="003D350D" w:rsidRPr="007D7E6F">
        <w:rPr>
          <w:color w:val="000000"/>
        </w:rPr>
        <w:t>pôr</w:t>
      </w:r>
      <w:r w:rsidR="00BE0DF1" w:rsidRPr="007D7E6F">
        <w:rPr>
          <w:color w:val="000000"/>
        </w:rPr>
        <w:t xml:space="preserve"> a mão na massa! Antes disso, uma pequena dica: não seja levado completamente por sua impulsividade, aproveite um tempo antes de cada projeto para elaborar um bom planejamento e avaliar as p</w:t>
      </w:r>
      <w:r w:rsidR="001508B9">
        <w:rPr>
          <w:color w:val="000000"/>
        </w:rPr>
        <w:t>ossibilidades, isso evitará que</w:t>
      </w:r>
      <w:r w:rsidR="00BE0DF1" w:rsidRPr="007D7E6F">
        <w:rPr>
          <w:color w:val="000000"/>
        </w:rPr>
        <w:t xml:space="preserve"> perca tempo e dinheiro.</w:t>
      </w:r>
    </w:p>
    <w:p w14:paraId="7521EDA5" w14:textId="77777777" w:rsidR="00BE0DF1" w:rsidRPr="007D7E6F" w:rsidRDefault="00BE0DF1" w:rsidP="007F617A">
      <w:pPr>
        <w:pStyle w:val="NormalWeb"/>
        <w:shd w:val="clear" w:color="auto" w:fill="FFFFFF"/>
        <w:spacing w:before="0" w:beforeAutospacing="0" w:after="160" w:afterAutospacing="0"/>
        <w:jc w:val="both"/>
        <w:rPr>
          <w:color w:val="000000"/>
        </w:rPr>
      </w:pPr>
    </w:p>
    <w:p w14:paraId="31A6DAB6" w14:textId="1331B641" w:rsidR="00BE0DF1" w:rsidRPr="007D7E6F" w:rsidRDefault="00BE0DF1">
      <w:pPr>
        <w:pStyle w:val="NormalWeb"/>
        <w:numPr>
          <w:ilvl w:val="0"/>
          <w:numId w:val="41"/>
        </w:numPr>
        <w:shd w:val="clear" w:color="auto" w:fill="FFFFFF"/>
        <w:spacing w:before="0" w:beforeAutospacing="0" w:after="160" w:afterAutospacing="0"/>
        <w:rPr>
          <w:b/>
          <w:color w:val="000000"/>
          <w:sz w:val="40"/>
          <w:szCs w:val="40"/>
          <w:u w:val="single"/>
        </w:rPr>
        <w:pPrChange w:id="175" w:author="Mateus Berardo de Souza Terra" w:date="2016-02-08T22:21:00Z">
          <w:pPr>
            <w:pStyle w:val="NormalWeb"/>
            <w:shd w:val="clear" w:color="auto" w:fill="FFFFFF"/>
            <w:spacing w:before="0" w:beforeAutospacing="0" w:after="160" w:afterAutospacing="0"/>
            <w:jc w:val="center"/>
          </w:pPr>
        </w:pPrChange>
      </w:pPr>
      <w:r w:rsidRPr="007D7E6F">
        <w:rPr>
          <w:b/>
          <w:color w:val="000000"/>
          <w:sz w:val="40"/>
          <w:szCs w:val="40"/>
          <w:u w:val="single"/>
        </w:rPr>
        <w:t>Começando</w:t>
      </w:r>
    </w:p>
    <w:p w14:paraId="6921570D" w14:textId="77777777" w:rsidR="00BE0DF1" w:rsidRPr="001508B9" w:rsidRDefault="00BE0DF1" w:rsidP="00BE0DF1">
      <w:pPr>
        <w:pStyle w:val="NormalWeb"/>
        <w:shd w:val="clear" w:color="auto" w:fill="FFFFFF"/>
        <w:spacing w:before="0" w:beforeAutospacing="0" w:after="160" w:afterAutospacing="0"/>
        <w:jc w:val="center"/>
        <w:rPr>
          <w:b/>
          <w:sz w:val="40"/>
          <w:szCs w:val="40"/>
        </w:rPr>
      </w:pPr>
    </w:p>
    <w:p w14:paraId="3F156CE2" w14:textId="4BD29EE7" w:rsidR="00BE0DF1" w:rsidRPr="001508B9" w:rsidRDefault="00BE0DF1" w:rsidP="00BE0DF1">
      <w:pPr>
        <w:pStyle w:val="NormalWeb"/>
        <w:shd w:val="clear" w:color="auto" w:fill="FFFFFF"/>
        <w:spacing w:before="0" w:beforeAutospacing="0" w:after="160" w:afterAutospacing="0"/>
        <w:ind w:firstLine="720"/>
        <w:jc w:val="both"/>
      </w:pPr>
      <w:r w:rsidRPr="001508B9">
        <w:t>Para começar você vai precisar, claro, de um Arduino</w:t>
      </w:r>
      <w:ins w:id="176" w:author="granix pacheco" w:date="2016-02-08T10:41:00Z">
        <w:r w:rsidR="00612705" w:rsidRPr="001508B9">
          <w:t xml:space="preserve"> físico ou</w:t>
        </w:r>
      </w:ins>
      <w:r w:rsidR="00901A49" w:rsidRPr="001508B9">
        <w:t xml:space="preserve"> de</w:t>
      </w:r>
      <w:ins w:id="177" w:author="granix pacheco" w:date="2016-02-08T10:41:00Z">
        <w:r w:rsidR="00612705" w:rsidRPr="001508B9">
          <w:t xml:space="preserve"> uma versão virtual funcional dele, </w:t>
        </w:r>
      </w:ins>
      <w:ins w:id="178" w:author="Mateus Berardo de Souza Terra" w:date="2016-02-08T18:53:00Z">
        <w:r w:rsidR="00914F16" w:rsidRPr="001508B9">
          <w:t>que</w:t>
        </w:r>
      </w:ins>
      <w:ins w:id="179" w:author="granix pacheco" w:date="2016-02-08T10:41:00Z">
        <w:del w:id="180" w:author="Mateus Berardo de Souza Terra" w:date="2016-02-08T18:53:00Z">
          <w:r w:rsidR="00612705" w:rsidRPr="001508B9" w:rsidDel="00914F16">
            <w:delText>como</w:delText>
          </w:r>
        </w:del>
        <w:r w:rsidR="00612705" w:rsidRPr="001508B9">
          <w:t xml:space="preserve"> ensinaremos como instalar no cap</w:t>
        </w:r>
      </w:ins>
      <w:ins w:id="181" w:author="Mateus Berardo de Souza Terra" w:date="2016-02-08T18:53:00Z">
        <w:r w:rsidR="00914F16" w:rsidRPr="001508B9">
          <w:t>í</w:t>
        </w:r>
      </w:ins>
      <w:ins w:id="182" w:author="granix pacheco" w:date="2016-02-08T10:45:00Z">
        <w:del w:id="183" w:author="Mateus Berardo de Souza Terra" w:date="2016-02-08T18:53:00Z">
          <w:r w:rsidR="00612705" w:rsidRPr="001508B9" w:rsidDel="00914F16">
            <w:delText>í</w:delText>
          </w:r>
        </w:del>
      </w:ins>
      <w:ins w:id="184" w:author="granix pacheco" w:date="2016-02-08T10:49:00Z">
        <w:del w:id="185" w:author="Mateus Berardo de Souza Terra" w:date="2016-02-08T18:53:00Z">
          <w:r w:rsidR="00612705" w:rsidRPr="001508B9" w:rsidDel="00914F16">
            <w:rPr>
              <w:rStyle w:val="Refdenotadefim"/>
            </w:rPr>
            <w:endnoteReference w:id="1"/>
          </w:r>
        </w:del>
      </w:ins>
      <w:ins w:id="197" w:author="granix pacheco" w:date="2016-02-08T10:41:00Z">
        <w:r w:rsidR="00612705" w:rsidRPr="001508B9">
          <w:t>tulo de instalaç</w:t>
        </w:r>
      </w:ins>
      <w:ins w:id="198" w:author="granix pacheco" w:date="2016-02-08T10:42:00Z">
        <w:r w:rsidR="00612705" w:rsidRPr="001508B9">
          <w:t>ões</w:t>
        </w:r>
      </w:ins>
      <w:r w:rsidRPr="001508B9">
        <w:t>. Seja um original ou um clone, a placa que você preferir provavelmente funcionará</w:t>
      </w:r>
      <w:r w:rsidR="001508B9" w:rsidRPr="001508B9">
        <w:t>.</w:t>
      </w:r>
      <w:r w:rsidRPr="001508B9">
        <w:t xml:space="preserve"> Nessa apostila utilizaremos</w:t>
      </w:r>
      <w:r w:rsidR="00C65A5D" w:rsidRPr="001508B9">
        <w:t xml:space="preserve"> o </w:t>
      </w:r>
      <w:r w:rsidR="00901A49" w:rsidRPr="001508B9">
        <w:t>A</w:t>
      </w:r>
      <w:r w:rsidR="00C65A5D" w:rsidRPr="001508B9">
        <w:t xml:space="preserve">rduino nano como referência. Recomendamos que o resto dos componentes seja adquirido quando você começar a desenvolver o projeto do capítulo, </w:t>
      </w:r>
      <w:r w:rsidR="00901A49" w:rsidRPr="001508B9">
        <w:t>uma vez que comprá-los</w:t>
      </w:r>
      <w:r w:rsidR="00C65A5D" w:rsidRPr="001508B9">
        <w:t xml:space="preserve"> todos juntos pode ser custoso. Algumas instruções para habilidades necessárias para o desenvolvimento de alguns projetos podem ser encontradas no final do livro, como confecção de placas de circuito impresso e soldagem.</w:t>
      </w:r>
    </w:p>
    <w:p w14:paraId="33FEE7CE" w14:textId="6376EBDC" w:rsidR="00C65A5D" w:rsidRPr="007D7E6F" w:rsidRDefault="00C65A5D" w:rsidP="00BE0DF1">
      <w:pPr>
        <w:pStyle w:val="NormalWeb"/>
        <w:shd w:val="clear" w:color="auto" w:fill="FFFFFF"/>
        <w:spacing w:before="0" w:beforeAutospacing="0" w:after="160" w:afterAutospacing="0"/>
        <w:ind w:firstLine="720"/>
        <w:jc w:val="both"/>
        <w:rPr>
          <w:color w:val="000000"/>
        </w:rPr>
      </w:pPr>
      <w:r w:rsidRPr="007D7E6F">
        <w:rPr>
          <w:color w:val="000000"/>
        </w:rPr>
        <w:t>Primeiro, vamos configurar o seu computador para que você possa program</w:t>
      </w:r>
      <w:r w:rsidR="00901A49">
        <w:rPr>
          <w:color w:val="000000"/>
        </w:rPr>
        <w:t>ar sua placa. Entre no site do A</w:t>
      </w:r>
      <w:r w:rsidRPr="007D7E6F">
        <w:rPr>
          <w:color w:val="000000"/>
        </w:rPr>
        <w:t xml:space="preserve">rduino [arduino.cc] e vá na aba downloads para baixar a IDE mais recente </w:t>
      </w:r>
      <w:r w:rsidRPr="0038464B">
        <w:rPr>
          <w:strike/>
          <w:color w:val="C00000"/>
        </w:rPr>
        <w:t>que na ocasião era a versão 1.6.7</w:t>
      </w:r>
      <w:r w:rsidRPr="001508B9">
        <w:t xml:space="preserve">. </w:t>
      </w:r>
      <w:r w:rsidRPr="007D7E6F">
        <w:rPr>
          <w:color w:val="000000"/>
        </w:rPr>
        <w:t>Siga as imagens para completar a instalação:</w:t>
      </w:r>
    </w:p>
    <w:p w14:paraId="550F8B2C" w14:textId="72604C6E" w:rsidR="00C65A5D" w:rsidRPr="007D7E6F" w:rsidRDefault="00084195" w:rsidP="00BE0DF1">
      <w:pPr>
        <w:pStyle w:val="NormalWeb"/>
        <w:shd w:val="clear" w:color="auto" w:fill="FFFFFF"/>
        <w:spacing w:before="0" w:beforeAutospacing="0" w:after="160" w:afterAutospacing="0"/>
        <w:ind w:firstLine="720"/>
        <w:jc w:val="both"/>
        <w:rPr>
          <w:color w:val="000000"/>
        </w:rPr>
      </w:pPr>
      <w:ins w:id="199" w:author="granix pacheco" w:date="2016-02-08T08:31:00Z">
        <w:r w:rsidRPr="007D7E6F">
          <w:rPr>
            <w:color w:val="000000"/>
          </w:rPr>
          <w:t>//Imagens</w:t>
        </w:r>
      </w:ins>
      <w:ins w:id="200" w:author="granix pacheco" w:date="2016-02-08T10:24:00Z">
        <w:r w:rsidR="008B1F1D" w:rsidRPr="007D7E6F">
          <w:rPr>
            <w:color w:val="000000"/>
          </w:rPr>
          <w:t>3,</w:t>
        </w:r>
      </w:ins>
    </w:p>
    <w:p w14:paraId="505AFFCF" w14:textId="77777777" w:rsidR="00C65A5D" w:rsidRPr="007D7E6F" w:rsidRDefault="00C65A5D" w:rsidP="00BE0DF1">
      <w:pPr>
        <w:pStyle w:val="NormalWeb"/>
        <w:shd w:val="clear" w:color="auto" w:fill="FFFFFF"/>
        <w:spacing w:before="0" w:beforeAutospacing="0" w:after="160" w:afterAutospacing="0"/>
        <w:ind w:firstLine="720"/>
        <w:jc w:val="both"/>
        <w:rPr>
          <w:color w:val="000000"/>
        </w:rPr>
      </w:pPr>
    </w:p>
    <w:p w14:paraId="4E148675" w14:textId="77777777" w:rsidR="00C65A5D" w:rsidRPr="007D7E6F" w:rsidRDefault="00C65A5D" w:rsidP="00BE0DF1">
      <w:pPr>
        <w:pStyle w:val="NormalWeb"/>
        <w:shd w:val="clear" w:color="auto" w:fill="FFFFFF"/>
        <w:spacing w:before="0" w:beforeAutospacing="0" w:after="160" w:afterAutospacing="0"/>
        <w:ind w:firstLine="720"/>
        <w:jc w:val="both"/>
        <w:rPr>
          <w:color w:val="000000"/>
        </w:rPr>
      </w:pPr>
    </w:p>
    <w:p w14:paraId="4469A495" w14:textId="5E02C5D1" w:rsidR="00F97CF1" w:rsidRPr="007D7E6F" w:rsidRDefault="00901A49" w:rsidP="00F97CF1">
      <w:pPr>
        <w:pStyle w:val="NormalWeb"/>
        <w:shd w:val="clear" w:color="auto" w:fill="FFFFFF"/>
        <w:spacing w:before="0" w:beforeAutospacing="0" w:after="160" w:afterAutospacing="0"/>
        <w:ind w:firstLine="720"/>
        <w:jc w:val="both"/>
        <w:rPr>
          <w:color w:val="000000"/>
        </w:rPr>
      </w:pPr>
      <w:r>
        <w:rPr>
          <w:color w:val="000000"/>
        </w:rPr>
        <w:t>Depois de instalar a IDE do A</w:t>
      </w:r>
      <w:r w:rsidR="00C65A5D" w:rsidRPr="007D7E6F">
        <w:rPr>
          <w:color w:val="000000"/>
        </w:rPr>
        <w:t>rduino, você está pronto para instalar o Brino. Para isso, basta acessar a página do GitHub: ratosdepc.github.io/Brino</w:t>
      </w:r>
      <w:r w:rsidR="003B0374" w:rsidRPr="007D7E6F">
        <w:rPr>
          <w:color w:val="000000"/>
        </w:rPr>
        <w:t xml:space="preserve"> ; </w:t>
      </w:r>
      <w:ins w:id="201" w:author="Mateus Berardo de Souza Terra" w:date="2016-02-08T18:54:00Z">
        <w:r w:rsidR="00914F16" w:rsidRPr="007D7E6F">
          <w:rPr>
            <w:color w:val="000000"/>
          </w:rPr>
          <w:t xml:space="preserve"> n</w:t>
        </w:r>
      </w:ins>
      <w:del w:id="202" w:author="Mateus Berardo de Souza Terra" w:date="2016-02-08T18:54:00Z">
        <w:r w:rsidR="003B0374" w:rsidRPr="007D7E6F" w:rsidDel="00914F16">
          <w:rPr>
            <w:color w:val="000000"/>
          </w:rPr>
          <w:delText>N</w:delText>
        </w:r>
      </w:del>
      <w:r w:rsidR="003B0374" w:rsidRPr="007D7E6F">
        <w:rPr>
          <w:color w:val="000000"/>
        </w:rPr>
        <w:t xml:space="preserve">a área de primeiros passos você encontra o link para a página de releases e os nossos contatos no final. Na página de releases, baixe o zip da versão mais recente e descompacte-o em algum </w:t>
      </w:r>
      <w:r w:rsidR="003D350D" w:rsidRPr="007D7E6F">
        <w:rPr>
          <w:color w:val="000000"/>
        </w:rPr>
        <w:t>lugar (</w:t>
      </w:r>
      <w:r w:rsidR="003B0374" w:rsidRPr="007D7E6F">
        <w:rPr>
          <w:color w:val="000000"/>
        </w:rPr>
        <w:t>de preferência que você possa encontrar facilmente). Depois disso, basta abrir o arquivo BrinoIDE.exe e você estará pronto para começar!</w:t>
      </w:r>
      <w:r w:rsidR="00F97CF1" w:rsidRPr="007D7E6F">
        <w:rPr>
          <w:color w:val="000000"/>
        </w:rPr>
        <w:t xml:space="preserve"> E se quiser consultar algum código de exemplo, eles podem ser facilmente encontrados na pasta exemplos.</w:t>
      </w:r>
    </w:p>
    <w:p w14:paraId="4432271A" w14:textId="3F7FB0A4" w:rsidR="00F97CF1" w:rsidRPr="007D7E6F" w:rsidDel="008B1F1D" w:rsidRDefault="00F97CF1" w:rsidP="00BE0DF1">
      <w:pPr>
        <w:pStyle w:val="NormalWeb"/>
        <w:shd w:val="clear" w:color="auto" w:fill="FFFFFF"/>
        <w:spacing w:before="0" w:beforeAutospacing="0" w:after="160" w:afterAutospacing="0"/>
        <w:ind w:firstLine="720"/>
        <w:jc w:val="both"/>
        <w:rPr>
          <w:del w:id="203" w:author="granix pacheco" w:date="2016-02-08T10:20:00Z"/>
          <w:rStyle w:val="nfaseSutil"/>
          <w:i w:val="0"/>
        </w:rPr>
      </w:pPr>
      <w:r w:rsidRPr="007D7E6F">
        <w:rPr>
          <w:b/>
          <w:color w:val="000000"/>
          <w:rPrChange w:id="204" w:author="Mateus Berardo de Souza Terra" w:date="2016-02-08T20:05:00Z">
            <w:rPr>
              <w:b/>
              <w:i/>
              <w:iCs/>
              <w:color w:val="000000"/>
            </w:rPr>
          </w:rPrChange>
        </w:rPr>
        <w:t xml:space="preserve">Nota: </w:t>
      </w:r>
      <w:r w:rsidRPr="007D7E6F">
        <w:rPr>
          <w:color w:val="000000"/>
        </w:rPr>
        <w:t xml:space="preserve">Quando for compilar algum código, não se esqueça de selecionar a placa com que você está trabalhando na aba </w:t>
      </w:r>
      <w:r w:rsidRPr="007D7E6F">
        <w:rPr>
          <w:rStyle w:val="nfaseSutil"/>
          <w:i w:val="0"/>
          <w:color w:val="auto"/>
          <w:rPrChange w:id="205" w:author="Mateus Berardo de Souza Terra" w:date="2016-02-08T20:05:00Z">
            <w:rPr>
              <w:rStyle w:val="nfaseSutil"/>
              <w:i w:val="0"/>
            </w:rPr>
          </w:rPrChange>
        </w:rPr>
        <w:t>de ferramentas/placa.</w:t>
      </w:r>
    </w:p>
    <w:p w14:paraId="69A07046" w14:textId="77777777" w:rsidR="00C65A5D" w:rsidRPr="007D7E6F" w:rsidRDefault="00C65A5D">
      <w:pPr>
        <w:pStyle w:val="NormalWeb"/>
        <w:shd w:val="clear" w:color="auto" w:fill="FFFFFF"/>
        <w:spacing w:before="0" w:beforeAutospacing="0" w:after="160" w:afterAutospacing="0"/>
        <w:ind w:firstLine="720"/>
        <w:jc w:val="both"/>
        <w:rPr>
          <w:color w:val="000000"/>
        </w:rPr>
        <w:pPrChange w:id="206" w:author="granix pacheco" w:date="2016-02-08T10:20:00Z">
          <w:pPr>
            <w:pStyle w:val="NormalWeb"/>
            <w:shd w:val="clear" w:color="auto" w:fill="FFFFFF"/>
            <w:spacing w:before="0" w:beforeAutospacing="0" w:after="160" w:afterAutospacing="0"/>
            <w:jc w:val="both"/>
          </w:pPr>
        </w:pPrChange>
      </w:pPr>
      <w:del w:id="207" w:author="granix pacheco" w:date="2016-02-08T10:20:00Z">
        <w:r w:rsidRPr="007D7E6F" w:rsidDel="008B1F1D">
          <w:rPr>
            <w:color w:val="000000"/>
          </w:rPr>
          <w:delText xml:space="preserve"> </w:delText>
        </w:r>
      </w:del>
    </w:p>
    <w:p w14:paraId="26E3A031" w14:textId="3AD3E4F5" w:rsidR="00A56541" w:rsidRPr="007D7E6F" w:rsidRDefault="00A56541" w:rsidP="003B0374">
      <w:pPr>
        <w:pStyle w:val="NormalWeb"/>
        <w:shd w:val="clear" w:color="auto" w:fill="FFFFFF"/>
        <w:spacing w:before="0" w:beforeAutospacing="0" w:after="160" w:afterAutospacing="0"/>
        <w:jc w:val="both"/>
        <w:rPr>
          <w:color w:val="000000"/>
        </w:rPr>
      </w:pPr>
      <w:r w:rsidRPr="007D7E6F">
        <w:rPr>
          <w:color w:val="000000"/>
        </w:rPr>
        <w:tab/>
        <w:t xml:space="preserve">Depois de instalar tudo você pode começar a desenvolver o primeiro projeto, “Piscar”. </w:t>
      </w:r>
      <w:r w:rsidRPr="0038464B">
        <w:rPr>
          <w:strike/>
          <w:color w:val="C00000"/>
        </w:rPr>
        <w:t xml:space="preserve">Para esse projeto </w:t>
      </w:r>
      <w:r w:rsidR="0038464B">
        <w:rPr>
          <w:color w:val="000000"/>
        </w:rPr>
        <w:t xml:space="preserve">O </w:t>
      </w:r>
      <w:r w:rsidRPr="007D7E6F">
        <w:rPr>
          <w:color w:val="000000"/>
        </w:rPr>
        <w:t>programa é extremamente simples e não é necessária nenhuma experiência prévia, nem componentes além da sua placa arduino, pois ela já contém um LED que pode ser controlado. Entretanto,</w:t>
      </w:r>
      <w:r w:rsidR="00D813EC" w:rsidRPr="007D7E6F">
        <w:rPr>
          <w:color w:val="000000"/>
        </w:rPr>
        <w:t xml:space="preserve"> se você nunca programou antes,</w:t>
      </w:r>
      <w:r w:rsidRPr="007D7E6F">
        <w:rPr>
          <w:color w:val="000000"/>
        </w:rPr>
        <w:t xml:space="preserve"> sugerimos que você leia o capítulo de Introdução à </w:t>
      </w:r>
      <w:r w:rsidRPr="007D7E6F">
        <w:rPr>
          <w:color w:val="000000"/>
        </w:rPr>
        <w:lastRenderedPageBreak/>
        <w:t>Programação, localizado na</w:t>
      </w:r>
      <w:r w:rsidR="00D813EC" w:rsidRPr="007D7E6F">
        <w:rPr>
          <w:color w:val="000000"/>
        </w:rPr>
        <w:t xml:space="preserve"> área de habilidades adicionais</w:t>
      </w:r>
      <w:r w:rsidRPr="007D7E6F">
        <w:rPr>
          <w:color w:val="000000"/>
        </w:rPr>
        <w:t>. Caso já tenha programado vale a pena ler os tipos de variáveis da linguagem Brino, que vamos utilizar, e as funções e métodos obrigatórios em todo rascunho.</w:t>
      </w:r>
    </w:p>
    <w:p w14:paraId="61BA4A60" w14:textId="77777777" w:rsidR="00A56541" w:rsidRPr="007D7E6F" w:rsidDel="00A76C84" w:rsidRDefault="00A56541" w:rsidP="003B0374">
      <w:pPr>
        <w:pStyle w:val="NormalWeb"/>
        <w:shd w:val="clear" w:color="auto" w:fill="FFFFFF"/>
        <w:spacing w:before="0" w:beforeAutospacing="0" w:after="160" w:afterAutospacing="0"/>
        <w:jc w:val="both"/>
        <w:rPr>
          <w:del w:id="208" w:author="Mateus Berardo de Souza Terra" w:date="2016-02-08T22:03:00Z"/>
          <w:color w:val="000000"/>
        </w:rPr>
      </w:pPr>
    </w:p>
    <w:p w14:paraId="03F9E802" w14:textId="103DE06E" w:rsidR="006D32FE" w:rsidRPr="007D7E6F" w:rsidDel="00A76C84" w:rsidRDefault="00A56541">
      <w:pPr>
        <w:pStyle w:val="NormalWeb"/>
        <w:shd w:val="clear" w:color="auto" w:fill="FFFFFF"/>
        <w:spacing w:before="0" w:beforeAutospacing="0" w:after="160" w:afterAutospacing="0"/>
        <w:jc w:val="both"/>
        <w:rPr>
          <w:del w:id="209" w:author="Mateus Berardo de Souza Terra" w:date="2016-02-08T22:03:00Z"/>
          <w:color w:val="000000"/>
        </w:rPr>
      </w:pPr>
      <w:del w:id="210" w:author="Mateus Berardo de Souza Terra" w:date="2016-02-08T22:03:00Z">
        <w:r w:rsidRPr="007D7E6F" w:rsidDel="00A76C84">
          <w:rPr>
            <w:color w:val="000000"/>
          </w:rPr>
          <w:delText xml:space="preserve"> </w:delText>
        </w:r>
      </w:del>
    </w:p>
    <w:p w14:paraId="25463E77" w14:textId="30D7A1F2" w:rsidR="006D32FE" w:rsidRPr="007D7E6F" w:rsidRDefault="003B25A9">
      <w:pPr>
        <w:pStyle w:val="NormalWeb"/>
        <w:shd w:val="clear" w:color="auto" w:fill="FFFFFF"/>
        <w:spacing w:before="0" w:beforeAutospacing="0" w:after="160" w:afterAutospacing="0"/>
        <w:jc w:val="both"/>
        <w:rPr>
          <w:b/>
          <w:color w:val="000000"/>
          <w:sz w:val="36"/>
          <w:szCs w:val="36"/>
          <w:u w:val="single"/>
          <w:rPrChange w:id="211" w:author="Mateus Berardo de Souza Terra" w:date="2016-02-08T20:05:00Z">
            <w:rPr>
              <w:color w:val="000000"/>
            </w:rPr>
          </w:rPrChange>
        </w:rPr>
      </w:pPr>
      <w:ins w:id="212" w:author="granix pacheco" w:date="2016-02-08T11:01:00Z">
        <w:del w:id="213" w:author="Mateus Berardo de Souza Terra" w:date="2016-02-08T22:03:00Z">
          <w:r w:rsidRPr="007D7E6F" w:rsidDel="00A76C84">
            <w:rPr>
              <w:b/>
              <w:color w:val="000000"/>
              <w:sz w:val="36"/>
              <w:szCs w:val="36"/>
              <w:u w:val="single"/>
            </w:rPr>
            <w:delText>3. Instalações</w:delText>
          </w:r>
        </w:del>
      </w:ins>
    </w:p>
    <w:p w14:paraId="6FC5C82C" w14:textId="283F8036" w:rsidR="00084195" w:rsidRPr="007D7E6F" w:rsidRDefault="003B25A9">
      <w:pPr>
        <w:pStyle w:val="NormalWeb"/>
        <w:numPr>
          <w:ilvl w:val="0"/>
          <w:numId w:val="41"/>
        </w:numPr>
        <w:shd w:val="clear" w:color="auto" w:fill="FFFFFF"/>
        <w:spacing w:before="0" w:beforeAutospacing="0" w:after="160" w:afterAutospacing="0"/>
        <w:rPr>
          <w:ins w:id="214" w:author="granix pacheco" w:date="2016-02-08T08:27:00Z"/>
          <w:b/>
          <w:sz w:val="36"/>
          <w:szCs w:val="36"/>
          <w:u w:val="single"/>
          <w:rPrChange w:id="215" w:author="Mateus Berardo de Souza Terra" w:date="2016-02-08T20:05:00Z">
            <w:rPr>
              <w:ins w:id="216" w:author="granix pacheco" w:date="2016-02-08T08:27:00Z"/>
              <w:b/>
              <w:color w:val="000000"/>
              <w:sz w:val="40"/>
              <w:szCs w:val="40"/>
              <w:u w:val="single"/>
            </w:rPr>
          </w:rPrChange>
        </w:rPr>
        <w:pPrChange w:id="217" w:author="Mateus Berardo de Souza Terra" w:date="2016-02-08T22:22:00Z">
          <w:pPr>
            <w:pStyle w:val="NormalWeb"/>
            <w:shd w:val="clear" w:color="auto" w:fill="FFFFFF"/>
            <w:spacing w:before="0" w:beforeAutospacing="0" w:after="160" w:afterAutospacing="0"/>
            <w:jc w:val="both"/>
          </w:pPr>
        </w:pPrChange>
      </w:pPr>
      <w:ins w:id="218" w:author="granix pacheco" w:date="2016-02-08T11:00:00Z">
        <w:del w:id="219" w:author="Mateus Berardo de Souza Terra" w:date="2016-02-08T22:14:00Z">
          <w:r w:rsidRPr="007D7E6F" w:rsidDel="00665E1D">
            <w:rPr>
              <w:b/>
              <w:sz w:val="36"/>
              <w:szCs w:val="36"/>
              <w:u w:val="single"/>
            </w:rPr>
            <w:delText>4.</w:delText>
          </w:r>
        </w:del>
      </w:ins>
      <w:ins w:id="220" w:author="granix pacheco" w:date="2016-02-08T10:57:00Z">
        <w:del w:id="221" w:author="Mateus Berardo de Souza Terra" w:date="2016-02-08T22:14:00Z">
          <w:r w:rsidRPr="007D7E6F" w:rsidDel="00665E1D">
            <w:rPr>
              <w:b/>
              <w:sz w:val="36"/>
              <w:szCs w:val="36"/>
              <w:u w:val="single"/>
            </w:rPr>
            <w:delText xml:space="preserve"> </w:delText>
          </w:r>
        </w:del>
      </w:ins>
      <w:ins w:id="222" w:author="granix pacheco" w:date="2016-02-08T08:27:00Z">
        <w:r w:rsidR="00084195" w:rsidRPr="007D7E6F">
          <w:rPr>
            <w:b/>
            <w:sz w:val="36"/>
            <w:szCs w:val="36"/>
            <w:u w:val="single"/>
          </w:rPr>
          <w:t>Projetos com o Arduino</w:t>
        </w:r>
      </w:ins>
    </w:p>
    <w:p w14:paraId="119D4104" w14:textId="77777777" w:rsidR="00084195" w:rsidRPr="007D7E6F" w:rsidRDefault="00084195" w:rsidP="002146AC">
      <w:pPr>
        <w:pStyle w:val="NormalWeb"/>
        <w:shd w:val="clear" w:color="auto" w:fill="FFFFFF"/>
        <w:spacing w:before="0" w:beforeAutospacing="0" w:after="160" w:afterAutospacing="0"/>
        <w:jc w:val="center"/>
        <w:rPr>
          <w:ins w:id="223" w:author="granix pacheco" w:date="2016-02-08T08:27:00Z"/>
          <w:b/>
          <w:color w:val="000000"/>
          <w:sz w:val="40"/>
          <w:szCs w:val="40"/>
          <w:u w:val="single"/>
        </w:rPr>
      </w:pPr>
    </w:p>
    <w:p w14:paraId="605BDBEA" w14:textId="0996CF2E" w:rsidR="006D32FE" w:rsidRPr="007D7E6F" w:rsidRDefault="00A56541">
      <w:pPr>
        <w:pStyle w:val="NormalWeb"/>
        <w:numPr>
          <w:ilvl w:val="1"/>
          <w:numId w:val="41"/>
        </w:numPr>
        <w:shd w:val="clear" w:color="auto" w:fill="FFFFFF"/>
        <w:spacing w:before="0" w:beforeAutospacing="0" w:after="160" w:afterAutospacing="0"/>
        <w:ind w:left="993" w:hanging="633"/>
        <w:jc w:val="both"/>
        <w:rPr>
          <w:ins w:id="224" w:author="granix pacheco" w:date="2016-02-08T08:27:00Z"/>
          <w:b/>
          <w:color w:val="000000"/>
          <w:sz w:val="40"/>
          <w:szCs w:val="40"/>
          <w:u w:val="single"/>
        </w:rPr>
        <w:pPrChange w:id="225" w:author="Mateus Berardo de Souza Terra" w:date="2016-02-08T22:22:00Z">
          <w:pPr>
            <w:pStyle w:val="NormalWeb"/>
            <w:numPr>
              <w:numId w:val="24"/>
            </w:numPr>
            <w:shd w:val="clear" w:color="auto" w:fill="FFFFFF"/>
            <w:spacing w:before="0" w:beforeAutospacing="0" w:after="160" w:afterAutospacing="0"/>
            <w:ind w:left="720" w:hanging="360"/>
            <w:jc w:val="both"/>
          </w:pPr>
        </w:pPrChange>
      </w:pPr>
      <w:r w:rsidRPr="004A7414">
        <w:rPr>
          <w:b/>
          <w:color w:val="000000"/>
          <w:sz w:val="32"/>
          <w:szCs w:val="32"/>
          <w:u w:val="single"/>
          <w:rPrChange w:id="226" w:author="Mateus Berardo de Souza Terra" w:date="2016-02-09T11:32:00Z">
            <w:rPr>
              <w:b/>
              <w:color w:val="000000"/>
              <w:sz w:val="40"/>
              <w:szCs w:val="40"/>
              <w:u w:val="single"/>
            </w:rPr>
          </w:rPrChange>
        </w:rPr>
        <w:t>Piscar</w:t>
      </w:r>
      <w:ins w:id="227" w:author="granix pacheco" w:date="2016-02-08T08:27:00Z">
        <w:r w:rsidR="00084195" w:rsidRPr="007D7E6F">
          <w:rPr>
            <w:b/>
            <w:color w:val="000000"/>
            <w:sz w:val="40"/>
            <w:szCs w:val="40"/>
            <w:u w:val="single"/>
          </w:rPr>
          <w:t>:</w:t>
        </w:r>
      </w:ins>
    </w:p>
    <w:p w14:paraId="4A7B2FCE" w14:textId="77777777" w:rsidR="00084195" w:rsidRPr="007D7E6F" w:rsidRDefault="00084195" w:rsidP="002146AC">
      <w:pPr>
        <w:pStyle w:val="NormalWeb"/>
        <w:shd w:val="clear" w:color="auto" w:fill="FFFFFF"/>
        <w:spacing w:before="0" w:beforeAutospacing="0" w:after="160" w:afterAutospacing="0"/>
        <w:ind w:left="720"/>
        <w:jc w:val="both"/>
        <w:rPr>
          <w:b/>
          <w:color w:val="000000"/>
          <w:sz w:val="40"/>
          <w:szCs w:val="40"/>
          <w:u w:val="single"/>
        </w:rPr>
      </w:pPr>
    </w:p>
    <w:p w14:paraId="4B97336B" w14:textId="7C955E5A" w:rsidR="00A56541" w:rsidRPr="007D7E6F" w:rsidRDefault="00A56541">
      <w:pPr>
        <w:pStyle w:val="NormalWeb"/>
        <w:shd w:val="clear" w:color="auto" w:fill="FFFFFF"/>
        <w:spacing w:before="0" w:beforeAutospacing="0" w:after="160" w:afterAutospacing="0"/>
        <w:jc w:val="both"/>
        <w:rPr>
          <w:color w:val="000000"/>
        </w:rPr>
      </w:pPr>
      <w:r w:rsidRPr="007D7E6F">
        <w:rPr>
          <w:color w:val="000000"/>
        </w:rPr>
        <w:tab/>
        <w:t>Neste capítulo trabalharemos o mais simples dos projetos de robótica: piscar um LED (como se o título não fosse autoexplicativo...). Mesmo simples, este projeto é extremamente importante, pois trabalha o básico de saídas do Arduino, estrutura fundamental de um rascunho Brino, que nada mais é do que o programa que sua placa executará</w:t>
      </w:r>
      <w:r w:rsidR="00A74FCE" w:rsidRPr="007D7E6F">
        <w:rPr>
          <w:color w:val="000000"/>
        </w:rPr>
        <w:t>, e como utilizar a IDE</w:t>
      </w:r>
      <w:r w:rsidRPr="007D7E6F">
        <w:rPr>
          <w:color w:val="000000"/>
        </w:rPr>
        <w:t>.</w:t>
      </w:r>
    </w:p>
    <w:p w14:paraId="09519BC8" w14:textId="41975EE0" w:rsidR="00A74FCE" w:rsidRPr="007D7E6F" w:rsidRDefault="00A74FCE">
      <w:pPr>
        <w:pStyle w:val="NormalWeb"/>
        <w:shd w:val="clear" w:color="auto" w:fill="FFFFFF"/>
        <w:spacing w:before="0" w:beforeAutospacing="0" w:after="160" w:afterAutospacing="0"/>
        <w:jc w:val="both"/>
        <w:rPr>
          <w:color w:val="000000"/>
        </w:rPr>
      </w:pPr>
      <w:r w:rsidRPr="007D7E6F">
        <w:rPr>
          <w:color w:val="000000"/>
        </w:rPr>
        <w:t>Antes de começar, vamos listar o material necessário para este projeto:</w:t>
      </w:r>
    </w:p>
    <w:p w14:paraId="671F87EC" w14:textId="5FBCE834" w:rsidR="00A74FCE" w:rsidRPr="007D7E6F" w:rsidRDefault="00A74FCE" w:rsidP="002146AC">
      <w:pPr>
        <w:pStyle w:val="NormalWeb"/>
        <w:numPr>
          <w:ilvl w:val="0"/>
          <w:numId w:val="23"/>
        </w:numPr>
        <w:shd w:val="clear" w:color="auto" w:fill="FFFFFF"/>
        <w:spacing w:before="0" w:beforeAutospacing="0" w:after="160" w:afterAutospacing="0"/>
        <w:jc w:val="both"/>
        <w:rPr>
          <w:color w:val="000000"/>
        </w:rPr>
      </w:pPr>
      <w:r w:rsidRPr="007D7E6F">
        <w:rPr>
          <w:color w:val="000000"/>
        </w:rPr>
        <w:t>Protoboard</w:t>
      </w:r>
    </w:p>
    <w:p w14:paraId="6D24FF16" w14:textId="51EC5110" w:rsidR="00A74FCE" w:rsidRPr="007D7E6F" w:rsidRDefault="00A74FCE" w:rsidP="002146AC">
      <w:pPr>
        <w:pStyle w:val="NormalWeb"/>
        <w:numPr>
          <w:ilvl w:val="0"/>
          <w:numId w:val="23"/>
        </w:numPr>
        <w:shd w:val="clear" w:color="auto" w:fill="FFFFFF"/>
        <w:spacing w:before="0" w:beforeAutospacing="0" w:after="160" w:afterAutospacing="0"/>
        <w:jc w:val="both"/>
        <w:rPr>
          <w:color w:val="000000"/>
        </w:rPr>
      </w:pPr>
      <w:r w:rsidRPr="007D7E6F">
        <w:rPr>
          <w:color w:val="000000"/>
        </w:rPr>
        <w:t xml:space="preserve">LED </w:t>
      </w:r>
    </w:p>
    <w:p w14:paraId="71EEC261" w14:textId="0834BC62" w:rsidR="00A74FCE" w:rsidRPr="007D7E6F" w:rsidRDefault="00A74FCE" w:rsidP="002146AC">
      <w:pPr>
        <w:pStyle w:val="NormalWeb"/>
        <w:numPr>
          <w:ilvl w:val="0"/>
          <w:numId w:val="23"/>
        </w:numPr>
        <w:shd w:val="clear" w:color="auto" w:fill="FFFFFF"/>
        <w:spacing w:before="0" w:beforeAutospacing="0" w:after="160" w:afterAutospacing="0"/>
        <w:jc w:val="both"/>
        <w:rPr>
          <w:color w:val="000000"/>
        </w:rPr>
      </w:pPr>
      <w:r w:rsidRPr="007D7E6F">
        <w:rPr>
          <w:color w:val="000000"/>
        </w:rPr>
        <w:t>Resistor de 470 ohms (amarelo, lilás, marrom)</w:t>
      </w:r>
    </w:p>
    <w:p w14:paraId="6A2BAB07" w14:textId="6BC3F05C" w:rsidR="00A74FCE" w:rsidDel="004A7414" w:rsidRDefault="00A74FCE">
      <w:pPr>
        <w:pStyle w:val="NormalWeb"/>
        <w:numPr>
          <w:ilvl w:val="0"/>
          <w:numId w:val="23"/>
        </w:numPr>
        <w:shd w:val="clear" w:color="auto" w:fill="FFFFFF"/>
        <w:spacing w:before="0" w:beforeAutospacing="0" w:after="160" w:afterAutospacing="0"/>
        <w:jc w:val="both"/>
        <w:rPr>
          <w:del w:id="228" w:author="Mateus Berardo de Souza Terra" w:date="2016-02-09T11:40:00Z"/>
          <w:color w:val="000000"/>
        </w:rPr>
        <w:pPrChange w:id="229" w:author="Mateus Berardo de Souza Terra" w:date="2016-02-09T11:40:00Z">
          <w:pPr>
            <w:pStyle w:val="NormalWeb"/>
            <w:shd w:val="clear" w:color="auto" w:fill="FFFFFF"/>
            <w:spacing w:before="0" w:beforeAutospacing="0" w:after="160" w:afterAutospacing="0"/>
            <w:ind w:firstLine="360"/>
            <w:jc w:val="both"/>
          </w:pPr>
        </w:pPrChange>
      </w:pPr>
      <w:r w:rsidRPr="007D7E6F">
        <w:rPr>
          <w:color w:val="000000"/>
        </w:rPr>
        <w:t>Jumpers</w:t>
      </w:r>
    </w:p>
    <w:p w14:paraId="56E8F32E" w14:textId="77777777" w:rsidR="004A7414" w:rsidRPr="007D7E6F" w:rsidRDefault="004A7414" w:rsidP="004A7414">
      <w:pPr>
        <w:pStyle w:val="NormalWeb"/>
        <w:numPr>
          <w:ilvl w:val="0"/>
          <w:numId w:val="23"/>
        </w:numPr>
        <w:shd w:val="clear" w:color="auto" w:fill="FFFFFF"/>
        <w:spacing w:before="0" w:beforeAutospacing="0" w:after="160" w:afterAutospacing="0"/>
        <w:jc w:val="both"/>
        <w:rPr>
          <w:ins w:id="230" w:author="Mateus Berardo de Souza Terra" w:date="2016-02-09T11:40:00Z"/>
          <w:color w:val="000000"/>
        </w:rPr>
      </w:pPr>
    </w:p>
    <w:p w14:paraId="3D66E655" w14:textId="77777777" w:rsidR="004A7414" w:rsidRDefault="004A7414">
      <w:pPr>
        <w:pStyle w:val="NormalWeb"/>
        <w:shd w:val="clear" w:color="auto" w:fill="FFFFFF"/>
        <w:spacing w:before="0" w:beforeAutospacing="0" w:after="160" w:afterAutospacing="0"/>
        <w:ind w:left="360"/>
        <w:jc w:val="both"/>
        <w:rPr>
          <w:ins w:id="231" w:author="Mateus Berardo de Souza Terra" w:date="2016-02-09T11:41:00Z"/>
          <w:color w:val="000000"/>
        </w:rPr>
        <w:pPrChange w:id="232" w:author="Mateus Berardo de Souza Terra" w:date="2016-02-09T11:41:00Z">
          <w:pPr>
            <w:pStyle w:val="NormalWeb"/>
            <w:shd w:val="clear" w:color="auto" w:fill="FFFFFF"/>
            <w:spacing w:before="0" w:beforeAutospacing="0" w:after="160" w:afterAutospacing="0"/>
            <w:ind w:firstLine="360"/>
            <w:jc w:val="both"/>
          </w:pPr>
        </w:pPrChange>
      </w:pPr>
    </w:p>
    <w:p w14:paraId="2DEB4F96" w14:textId="26DB12A4" w:rsidR="00A74FCE" w:rsidRPr="007D7E6F" w:rsidDel="004A7414" w:rsidRDefault="00A74FCE">
      <w:pPr>
        <w:pStyle w:val="NormalWeb"/>
        <w:shd w:val="clear" w:color="auto" w:fill="FFFFFF"/>
        <w:spacing w:before="0" w:beforeAutospacing="0" w:after="160" w:afterAutospacing="0"/>
        <w:jc w:val="both"/>
        <w:rPr>
          <w:del w:id="233" w:author="Mateus Berardo de Souza Terra" w:date="2016-02-09T11:40:00Z"/>
          <w:color w:val="000000"/>
        </w:rPr>
        <w:pPrChange w:id="234" w:author="Mateus Berardo de Souza Terra" w:date="2016-02-09T11:41:00Z">
          <w:pPr>
            <w:pStyle w:val="NormalWeb"/>
            <w:numPr>
              <w:numId w:val="23"/>
            </w:numPr>
            <w:shd w:val="clear" w:color="auto" w:fill="FFFFFF"/>
            <w:spacing w:before="0" w:beforeAutospacing="0" w:after="160" w:afterAutospacing="0"/>
            <w:ind w:left="720" w:hanging="360"/>
            <w:jc w:val="both"/>
          </w:pPr>
        </w:pPrChange>
      </w:pPr>
      <w:del w:id="235" w:author="Mateus Berardo de Souza Terra" w:date="2016-02-09T11:40:00Z">
        <w:r w:rsidRPr="007D7E6F" w:rsidDel="004A7414">
          <w:rPr>
            <w:color w:val="000000"/>
          </w:rPr>
          <w:delText>Arduino</w:delText>
        </w:r>
      </w:del>
    </w:p>
    <w:p w14:paraId="5DB6D35A" w14:textId="1CCA0766" w:rsidR="00A74FCE" w:rsidRPr="007D7E6F" w:rsidRDefault="00A74FCE">
      <w:pPr>
        <w:pStyle w:val="NormalWeb"/>
        <w:shd w:val="clear" w:color="auto" w:fill="FFFFFF"/>
        <w:spacing w:before="0" w:beforeAutospacing="0" w:after="160" w:afterAutospacing="0"/>
        <w:ind w:firstLine="720"/>
        <w:jc w:val="both"/>
        <w:rPr>
          <w:color w:val="000000"/>
        </w:rPr>
        <w:pPrChange w:id="236" w:author="Mateus Berardo de Souza Terra" w:date="2016-02-09T11:41:00Z">
          <w:pPr>
            <w:pStyle w:val="NormalWeb"/>
            <w:shd w:val="clear" w:color="auto" w:fill="FFFFFF"/>
            <w:spacing w:before="0" w:beforeAutospacing="0" w:after="160" w:afterAutospacing="0"/>
            <w:ind w:firstLine="360"/>
            <w:jc w:val="both"/>
          </w:pPr>
        </w:pPrChange>
      </w:pPr>
      <w:r w:rsidRPr="007D7E6F">
        <w:rPr>
          <w:color w:val="000000"/>
        </w:rPr>
        <w:t>Durante o capítulo, montaremos o projeto de duas formas: com o led externo e com o já</w:t>
      </w:r>
      <w:ins w:id="237" w:author="Mateus Berardo de Souza Terra" w:date="2016-02-09T11:41:00Z">
        <w:r w:rsidR="004A7414">
          <w:rPr>
            <w:color w:val="000000"/>
          </w:rPr>
          <w:t xml:space="preserve"> </w:t>
        </w:r>
      </w:ins>
      <w:del w:id="238" w:author="Mateus Berardo de Souza Terra" w:date="2016-02-09T11:40:00Z">
        <w:r w:rsidRPr="007D7E6F" w:rsidDel="004A7414">
          <w:rPr>
            <w:color w:val="000000"/>
          </w:rPr>
          <w:delText xml:space="preserve"> </w:delText>
        </w:r>
      </w:del>
      <w:r w:rsidRPr="007D7E6F">
        <w:rPr>
          <w:color w:val="000000"/>
        </w:rPr>
        <w:t>soldado</w:t>
      </w:r>
      <w:ins w:id="239" w:author="Mateus Berardo de Souza Terra" w:date="2016-02-09T11:40:00Z">
        <w:r w:rsidR="004A7414">
          <w:rPr>
            <w:color w:val="000000"/>
          </w:rPr>
          <w:t xml:space="preserve"> </w:t>
        </w:r>
      </w:ins>
      <w:del w:id="240" w:author="Mateus Berardo de Souza Terra" w:date="2016-02-09T11:40:00Z">
        <w:r w:rsidRPr="007D7E6F" w:rsidDel="004A7414">
          <w:rPr>
            <w:color w:val="000000"/>
          </w:rPr>
          <w:delText xml:space="preserve"> </w:delText>
        </w:r>
      </w:del>
      <w:r w:rsidRPr="007D7E6F">
        <w:rPr>
          <w:color w:val="000000"/>
        </w:rPr>
        <w:t>no Arduino. Para começar então, utilizaremos o led interno.</w:t>
      </w:r>
    </w:p>
    <w:p w14:paraId="38073B6A" w14:textId="17F4013D" w:rsidR="00A74FCE" w:rsidRPr="00743F38" w:rsidRDefault="00A74FCE">
      <w:pPr>
        <w:pStyle w:val="NormalWeb"/>
        <w:shd w:val="clear" w:color="auto" w:fill="FFFFFF"/>
        <w:spacing w:before="0" w:beforeAutospacing="0" w:after="160" w:afterAutospacing="0"/>
        <w:jc w:val="both"/>
        <w:rPr>
          <w:b/>
          <w:color w:val="000000"/>
          <w:sz w:val="28"/>
          <w:szCs w:val="28"/>
          <w:u w:val="single"/>
          <w:rPrChange w:id="241" w:author="Mateus Berardo de Souza Terra" w:date="2016-02-08T22:23:00Z">
            <w:rPr>
              <w:b/>
              <w:color w:val="000000"/>
              <w:sz w:val="32"/>
              <w:szCs w:val="32"/>
              <w:u w:val="single"/>
            </w:rPr>
          </w:rPrChange>
        </w:rPr>
      </w:pPr>
      <w:r w:rsidRPr="00743F38">
        <w:rPr>
          <w:b/>
          <w:color w:val="000000"/>
          <w:sz w:val="28"/>
          <w:szCs w:val="28"/>
          <w:u w:val="single"/>
          <w:rPrChange w:id="242" w:author="Mateus Berardo de Souza Terra" w:date="2016-02-08T22:23:00Z">
            <w:rPr>
              <w:b/>
              <w:color w:val="000000"/>
              <w:sz w:val="32"/>
              <w:szCs w:val="32"/>
              <w:u w:val="single"/>
            </w:rPr>
          </w:rPrChange>
        </w:rPr>
        <w:t>O Código</w:t>
      </w:r>
    </w:p>
    <w:p w14:paraId="06E03085" w14:textId="25683C25" w:rsidR="00A74FCE" w:rsidRPr="007D7E6F" w:rsidRDefault="00A74FCE" w:rsidP="002146AC">
      <w:pPr>
        <w:pStyle w:val="NormalWeb"/>
        <w:shd w:val="clear" w:color="auto" w:fill="FFFFFF"/>
        <w:spacing w:before="0" w:beforeAutospacing="0" w:after="160" w:afterAutospacing="0"/>
        <w:ind w:firstLine="720"/>
        <w:jc w:val="both"/>
        <w:rPr>
          <w:color w:val="000000"/>
        </w:rPr>
      </w:pPr>
      <w:r w:rsidRPr="007D7E6F">
        <w:rPr>
          <w:color w:val="000000"/>
        </w:rPr>
        <w:t>Abra a IDE do arduino e digite o código a seguir:</w:t>
      </w:r>
    </w:p>
    <w:tbl>
      <w:tblPr>
        <w:tblStyle w:val="Tabelacomgrade"/>
        <w:tblW w:w="0" w:type="auto"/>
        <w:tblLook w:val="04A0" w:firstRow="1" w:lastRow="0" w:firstColumn="1" w:lastColumn="0" w:noHBand="0" w:noVBand="1"/>
      </w:tblPr>
      <w:tblGrid>
        <w:gridCol w:w="9350"/>
      </w:tblGrid>
      <w:tr w:rsidR="00A74FCE" w:rsidRPr="007D7E6F" w14:paraId="4CFB098E" w14:textId="77777777" w:rsidTr="00A74FCE">
        <w:tc>
          <w:tcPr>
            <w:tcW w:w="9350" w:type="dxa"/>
          </w:tcPr>
          <w:p w14:paraId="2AFFA8FD" w14:textId="2A9FFD73" w:rsidR="00A74FCE" w:rsidRPr="007D7E6F" w:rsidRDefault="00A74FCE" w:rsidP="002146AC">
            <w:pPr>
              <w:pStyle w:val="NormalWeb"/>
              <w:spacing w:before="0" w:beforeAutospacing="0" w:after="30" w:afterAutospacing="0"/>
              <w:jc w:val="both"/>
              <w:rPr>
                <w:color w:val="000000"/>
              </w:rPr>
            </w:pPr>
            <w:r w:rsidRPr="007D7E6F">
              <w:rPr>
                <w:color w:val="000000"/>
              </w:rPr>
              <w:t>// Projeto 1 – Piscar</w:t>
            </w:r>
          </w:p>
          <w:p w14:paraId="4315E1EC" w14:textId="77777777" w:rsidR="00863488" w:rsidRPr="007D7E6F" w:rsidRDefault="00863488" w:rsidP="002146AC">
            <w:pPr>
              <w:pStyle w:val="NormalWeb"/>
              <w:spacing w:before="0" w:beforeAutospacing="0" w:after="30" w:afterAutospacing="0"/>
              <w:jc w:val="both"/>
              <w:rPr>
                <w:color w:val="000000"/>
              </w:rPr>
            </w:pPr>
          </w:p>
          <w:p w14:paraId="06F370F7" w14:textId="111A9013" w:rsidR="00A74FCE" w:rsidRPr="007D7E6F" w:rsidRDefault="00A74FCE" w:rsidP="002146AC">
            <w:pPr>
              <w:pStyle w:val="NormalWeb"/>
              <w:spacing w:before="0" w:beforeAutospacing="0" w:after="30" w:afterAutospacing="0"/>
              <w:jc w:val="both"/>
              <w:rPr>
                <w:color w:val="000000"/>
              </w:rPr>
            </w:pPr>
            <w:r w:rsidRPr="007D7E6F">
              <w:rPr>
                <w:color w:val="000000"/>
              </w:rPr>
              <w:t xml:space="preserve">Numero pinoLed = 13; </w:t>
            </w:r>
          </w:p>
          <w:p w14:paraId="1A8EC009" w14:textId="147AF34E" w:rsidR="00A74FCE" w:rsidRPr="007D7E6F" w:rsidRDefault="00A74FCE" w:rsidP="002146AC">
            <w:pPr>
              <w:pStyle w:val="NormalWeb"/>
              <w:spacing w:before="0" w:beforeAutospacing="0" w:after="30" w:afterAutospacing="0"/>
              <w:jc w:val="both"/>
              <w:rPr>
                <w:color w:val="000000"/>
              </w:rPr>
            </w:pPr>
          </w:p>
          <w:p w14:paraId="575314A6" w14:textId="2F5A642C" w:rsidR="00863488" w:rsidRPr="007D7E6F" w:rsidRDefault="00863488" w:rsidP="002146AC">
            <w:pPr>
              <w:pStyle w:val="NormalWeb"/>
              <w:spacing w:before="0" w:beforeAutospacing="0" w:after="30" w:afterAutospacing="0"/>
              <w:jc w:val="both"/>
              <w:rPr>
                <w:color w:val="000000"/>
              </w:rPr>
            </w:pPr>
            <w:r w:rsidRPr="007D7E6F">
              <w:rPr>
                <w:color w:val="000000"/>
              </w:rPr>
              <w:t>Configuracao(){</w:t>
            </w:r>
          </w:p>
          <w:p w14:paraId="1ACC0890" w14:textId="660653FD" w:rsidR="00863488" w:rsidRPr="007D7E6F" w:rsidRDefault="00863488" w:rsidP="002146AC">
            <w:pPr>
              <w:pStyle w:val="NormalWeb"/>
              <w:spacing w:before="0" w:beforeAutospacing="0" w:after="30" w:afterAutospacing="0"/>
              <w:jc w:val="both"/>
              <w:rPr>
                <w:color w:val="000000"/>
              </w:rPr>
            </w:pPr>
            <w:r w:rsidRPr="007D7E6F">
              <w:rPr>
                <w:color w:val="000000"/>
              </w:rPr>
              <w:t xml:space="preserve">   Pino.definirModo(pinoLed, Saida);</w:t>
            </w:r>
          </w:p>
          <w:p w14:paraId="1BD0FDB5" w14:textId="62323EAF" w:rsidR="00863488" w:rsidRPr="007D7E6F" w:rsidRDefault="00863488" w:rsidP="002146AC">
            <w:pPr>
              <w:pStyle w:val="NormalWeb"/>
              <w:spacing w:before="0" w:beforeAutospacing="0" w:after="30" w:afterAutospacing="0"/>
              <w:jc w:val="both"/>
              <w:rPr>
                <w:color w:val="000000"/>
              </w:rPr>
            </w:pPr>
            <w:r w:rsidRPr="007D7E6F">
              <w:rPr>
                <w:color w:val="000000"/>
              </w:rPr>
              <w:t>}</w:t>
            </w:r>
          </w:p>
          <w:p w14:paraId="3C9BB9EF" w14:textId="3D38D10D" w:rsidR="00863488" w:rsidRPr="007D7E6F" w:rsidRDefault="00863488" w:rsidP="002146AC">
            <w:pPr>
              <w:pStyle w:val="NormalWeb"/>
              <w:spacing w:before="0" w:beforeAutospacing="0" w:after="30" w:afterAutospacing="0"/>
              <w:jc w:val="both"/>
              <w:rPr>
                <w:color w:val="000000"/>
              </w:rPr>
            </w:pPr>
          </w:p>
          <w:p w14:paraId="5A68E926" w14:textId="77777777" w:rsidR="00863488" w:rsidRPr="007D7E6F" w:rsidRDefault="00863488" w:rsidP="002146AC">
            <w:pPr>
              <w:pStyle w:val="NormalWeb"/>
              <w:spacing w:before="0" w:beforeAutospacing="0" w:after="30" w:afterAutospacing="0"/>
              <w:jc w:val="both"/>
              <w:rPr>
                <w:color w:val="000000"/>
              </w:rPr>
            </w:pPr>
            <w:r w:rsidRPr="007D7E6F">
              <w:rPr>
                <w:color w:val="000000"/>
              </w:rPr>
              <w:t>Principal(){</w:t>
            </w:r>
          </w:p>
          <w:p w14:paraId="784FA277" w14:textId="4233F474" w:rsidR="00A74FCE" w:rsidRPr="007D7E6F" w:rsidRDefault="00863488" w:rsidP="002146AC">
            <w:pPr>
              <w:pStyle w:val="NormalWeb"/>
              <w:spacing w:before="0" w:beforeAutospacing="0" w:after="30" w:afterAutospacing="0"/>
              <w:jc w:val="both"/>
              <w:rPr>
                <w:color w:val="000000"/>
              </w:rPr>
            </w:pPr>
            <w:r w:rsidRPr="007D7E6F">
              <w:rPr>
                <w:color w:val="000000"/>
              </w:rPr>
              <w:t xml:space="preserve">   Pino.ligar(</w:t>
            </w:r>
            <w:r w:rsidR="005A0323" w:rsidRPr="007D7E6F">
              <w:rPr>
                <w:color w:val="000000"/>
              </w:rPr>
              <w:t>Digital.</w:t>
            </w:r>
            <w:r w:rsidRPr="007D7E6F">
              <w:rPr>
                <w:color w:val="000000"/>
              </w:rPr>
              <w:t xml:space="preserve">pinoLed); </w:t>
            </w:r>
          </w:p>
          <w:p w14:paraId="3E3DDEFD" w14:textId="77777777" w:rsidR="00863488" w:rsidRPr="007D7E6F" w:rsidRDefault="00863488" w:rsidP="002146AC">
            <w:pPr>
              <w:pStyle w:val="NormalWeb"/>
              <w:spacing w:before="0" w:beforeAutospacing="0" w:after="30" w:afterAutospacing="0"/>
              <w:jc w:val="both"/>
              <w:rPr>
                <w:color w:val="000000"/>
              </w:rPr>
            </w:pPr>
            <w:r w:rsidRPr="007D7E6F">
              <w:rPr>
                <w:color w:val="000000"/>
              </w:rPr>
              <w:lastRenderedPageBreak/>
              <w:t xml:space="preserve">   esperar(2000);</w:t>
            </w:r>
          </w:p>
          <w:p w14:paraId="78B3A604" w14:textId="52E4BEEA" w:rsidR="00863488" w:rsidRPr="007D7E6F" w:rsidRDefault="00863488" w:rsidP="002146AC">
            <w:pPr>
              <w:pStyle w:val="NormalWeb"/>
              <w:spacing w:before="0" w:beforeAutospacing="0" w:after="30" w:afterAutospacing="0"/>
              <w:jc w:val="both"/>
              <w:rPr>
                <w:color w:val="000000"/>
              </w:rPr>
            </w:pPr>
            <w:r w:rsidRPr="007D7E6F">
              <w:rPr>
                <w:color w:val="000000"/>
              </w:rPr>
              <w:t xml:space="preserve">   Pino.desligar(</w:t>
            </w:r>
            <w:r w:rsidR="005A0323" w:rsidRPr="007D7E6F">
              <w:rPr>
                <w:color w:val="000000"/>
              </w:rPr>
              <w:t>Digital.</w:t>
            </w:r>
            <w:r w:rsidRPr="007D7E6F">
              <w:rPr>
                <w:color w:val="000000"/>
              </w:rPr>
              <w:t>pinoLed);</w:t>
            </w:r>
          </w:p>
          <w:p w14:paraId="3E32BAAF" w14:textId="77777777" w:rsidR="00863488" w:rsidRPr="007D7E6F" w:rsidRDefault="00863488" w:rsidP="002146AC">
            <w:pPr>
              <w:pStyle w:val="NormalWeb"/>
              <w:spacing w:before="0" w:beforeAutospacing="0" w:after="30" w:afterAutospacing="0"/>
              <w:jc w:val="both"/>
              <w:rPr>
                <w:color w:val="000000"/>
              </w:rPr>
            </w:pPr>
            <w:r w:rsidRPr="007D7E6F">
              <w:rPr>
                <w:color w:val="000000"/>
              </w:rPr>
              <w:t xml:space="preserve">   esperar(2000);</w:t>
            </w:r>
          </w:p>
          <w:p w14:paraId="79FF29FF" w14:textId="3B30B081" w:rsidR="00863488" w:rsidRPr="007D7E6F" w:rsidRDefault="00863488" w:rsidP="002146AC">
            <w:pPr>
              <w:pStyle w:val="NormalWeb"/>
              <w:spacing w:before="0" w:beforeAutospacing="0" w:after="30" w:afterAutospacing="0"/>
              <w:jc w:val="both"/>
              <w:rPr>
                <w:color w:val="000000"/>
              </w:rPr>
            </w:pPr>
            <w:r w:rsidRPr="007D7E6F">
              <w:rPr>
                <w:color w:val="000000"/>
              </w:rPr>
              <w:t>}</w:t>
            </w:r>
          </w:p>
        </w:tc>
      </w:tr>
    </w:tbl>
    <w:p w14:paraId="03234832" w14:textId="77777777" w:rsidR="00863488" w:rsidRPr="007D7E6F" w:rsidRDefault="00863488" w:rsidP="006C182E">
      <w:pPr>
        <w:pStyle w:val="NormalWeb"/>
        <w:shd w:val="clear" w:color="auto" w:fill="FFFFFF"/>
        <w:spacing w:before="0" w:beforeAutospacing="0" w:after="160" w:afterAutospacing="0"/>
        <w:ind w:firstLine="720"/>
        <w:jc w:val="both"/>
        <w:rPr>
          <w:color w:val="000000"/>
        </w:rPr>
      </w:pPr>
    </w:p>
    <w:p w14:paraId="2AD81017" w14:textId="4928AFEF" w:rsidR="00A74FCE" w:rsidRPr="007D7E6F" w:rsidRDefault="00863488" w:rsidP="006C182E">
      <w:pPr>
        <w:pStyle w:val="NormalWeb"/>
        <w:shd w:val="clear" w:color="auto" w:fill="FFFFFF"/>
        <w:spacing w:before="0" w:beforeAutospacing="0" w:after="160" w:afterAutospacing="0"/>
        <w:ind w:firstLine="720"/>
        <w:jc w:val="both"/>
        <w:rPr>
          <w:color w:val="000000"/>
        </w:rPr>
      </w:pPr>
      <w:r w:rsidRPr="007D7E6F">
        <w:rPr>
          <w:color w:val="000000"/>
        </w:rPr>
        <w:t>Depois de digitar, conecte seu arduino ao computador e verifique a porta serial que ele está conectado. Abra as ferramentas do IDE e selecione a porta e a placa que você está utilizando. Depois de selecionar, clique em Verificar e Carregar. Se uma janela aparecer solicitando o nome do rascunho, insira “Piscar”, clique em “OK” e espere até o log do IDE (área embaixo do editor) mostrar que o rascunho foi compilado e carregado. Caso ocorra qualquer erro, verifique o seu código, a placa e a porta serial selecionadas. Depois de carregado, observe o LED da sua placa acender por dois segundos e depois desligar também por dois segundos.</w:t>
      </w:r>
    </w:p>
    <w:p w14:paraId="38F24D8C" w14:textId="14B7AB85" w:rsidR="00863488" w:rsidRPr="007D7E6F" w:rsidRDefault="005A0323">
      <w:pPr>
        <w:pStyle w:val="NormalWeb"/>
        <w:shd w:val="clear" w:color="auto" w:fill="FFFFFF"/>
        <w:spacing w:before="0" w:beforeAutospacing="0" w:after="160" w:afterAutospacing="0"/>
        <w:jc w:val="both"/>
        <w:rPr>
          <w:b/>
          <w:color w:val="000000"/>
          <w:u w:val="single"/>
        </w:rPr>
      </w:pPr>
      <w:r w:rsidRPr="007D7E6F">
        <w:rPr>
          <w:b/>
          <w:color w:val="000000"/>
          <w:u w:val="single"/>
        </w:rPr>
        <w:t>Analisando o código</w:t>
      </w:r>
    </w:p>
    <w:p w14:paraId="653BCD87" w14:textId="38E1829E" w:rsidR="005A0323" w:rsidRPr="007D7E6F" w:rsidRDefault="005A0323">
      <w:pPr>
        <w:pStyle w:val="NormalWeb"/>
        <w:shd w:val="clear" w:color="auto" w:fill="FFFFFF"/>
        <w:spacing w:before="0" w:beforeAutospacing="0" w:after="160" w:afterAutospacing="0"/>
        <w:jc w:val="both"/>
        <w:rPr>
          <w:color w:val="000000"/>
        </w:rPr>
      </w:pPr>
      <w:r w:rsidRPr="007D7E6F">
        <w:rPr>
          <w:color w:val="000000"/>
        </w:rPr>
        <w:t>A primeira linha do código é:</w:t>
      </w:r>
    </w:p>
    <w:p w14:paraId="4DBED4A6" w14:textId="7690ABFD" w:rsidR="005A0323" w:rsidRPr="007D7E6F" w:rsidRDefault="005A0323">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//Projeto 1 - Piscar</w:t>
      </w:r>
    </w:p>
    <w:p w14:paraId="3F108A42" w14:textId="2DBE851A" w:rsidR="006D32FE"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Essa linha é apenas um comentário com o nome do projeto.</w:t>
      </w:r>
    </w:p>
    <w:p w14:paraId="6953744F" w14:textId="48E3DED1"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A linha seguinte é:</w:t>
      </w:r>
    </w:p>
    <w:p w14:paraId="0531357B" w14:textId="12BAE015"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Numero pinoLed = 13;</w:t>
      </w:r>
    </w:p>
    <w:p w14:paraId="26334A6A" w14:textId="54D78A53"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Essa linha cria uma variável do tipo Número com o nome pinoLed para armazenar o número do pino em que conectamos o LED.</w:t>
      </w:r>
    </w:p>
    <w:p w14:paraId="6BE27B80" w14:textId="58E802D1"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Logo depois, declaramos a função Configuraçao():</w:t>
      </w:r>
    </w:p>
    <w:p w14:paraId="57C0FB91" w14:textId="5E6EC2B6"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Configuracao(){</w:t>
      </w:r>
    </w:p>
    <w:p w14:paraId="5A30BA2D" w14:textId="75A9E765" w:rsidR="005A0323" w:rsidRPr="007D7E6F" w:rsidRDefault="005A0323" w:rsidP="003B0374">
      <w:pPr>
        <w:pStyle w:val="NormalWeb"/>
        <w:shd w:val="clear" w:color="auto" w:fill="FFFFFF"/>
        <w:spacing w:before="0" w:beforeAutospacing="0" w:after="160" w:afterAutospacing="0"/>
        <w:jc w:val="both"/>
        <w:rPr>
          <w:i/>
          <w:color w:val="000000"/>
        </w:rPr>
      </w:pPr>
      <w:r w:rsidRPr="007D7E6F">
        <w:rPr>
          <w:i/>
          <w:color w:val="000000"/>
        </w:rPr>
        <w:tab/>
      </w:r>
      <w:r w:rsidRPr="007D7E6F">
        <w:rPr>
          <w:i/>
          <w:color w:val="000000"/>
        </w:rPr>
        <w:tab/>
        <w:t>Pino.definirModo(pinoLed, Saida);</w:t>
      </w:r>
    </w:p>
    <w:p w14:paraId="121F0056" w14:textId="65EA5EAE" w:rsidR="005A0323" w:rsidRPr="007D7E6F" w:rsidRDefault="005A0323" w:rsidP="003B0374">
      <w:pPr>
        <w:pStyle w:val="NormalWeb"/>
        <w:shd w:val="clear" w:color="auto" w:fill="FFFFFF"/>
        <w:spacing w:before="0" w:beforeAutospacing="0" w:after="160" w:afterAutospacing="0"/>
        <w:jc w:val="both"/>
        <w:rPr>
          <w:i/>
          <w:color w:val="000000"/>
        </w:rPr>
      </w:pPr>
      <w:r w:rsidRPr="007D7E6F">
        <w:rPr>
          <w:i/>
          <w:color w:val="000000"/>
        </w:rPr>
        <w:tab/>
        <w:t>}</w:t>
      </w:r>
    </w:p>
    <w:p w14:paraId="6B3F1D76" w14:textId="70F2DD32" w:rsidR="005A0323" w:rsidRPr="007D7E6F" w:rsidRDefault="005A0323" w:rsidP="00003128">
      <w:pPr>
        <w:pStyle w:val="NormalWeb"/>
        <w:shd w:val="clear" w:color="auto" w:fill="FFFFFF"/>
        <w:spacing w:before="0" w:beforeAutospacing="0" w:after="160" w:afterAutospacing="0"/>
        <w:ind w:firstLine="720"/>
        <w:jc w:val="both"/>
        <w:rPr>
          <w:color w:val="000000"/>
        </w:rPr>
      </w:pPr>
      <w:r w:rsidRPr="007D7E6F">
        <w:rPr>
          <w:color w:val="000000"/>
        </w:rPr>
        <w:t>A função de configuração é um dos métodos obrigatórios a todo rascunho Brino e é responsável por preparar o necessário para a execução da função Principal(). Neste caso, ela possui apenas uma instrução em seu bloco de código:</w:t>
      </w:r>
    </w:p>
    <w:p w14:paraId="301CC006" w14:textId="276444F1"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Pino.definirModo(pinoLed, Saida);</w:t>
      </w:r>
    </w:p>
    <w:p w14:paraId="311A2A53" w14:textId="30E10700" w:rsidR="00DF4B6A" w:rsidRPr="007D7E6F" w:rsidRDefault="005A0323" w:rsidP="00003128">
      <w:pPr>
        <w:pStyle w:val="NormalWeb"/>
        <w:shd w:val="clear" w:color="auto" w:fill="FFFFFF"/>
        <w:spacing w:before="0" w:beforeAutospacing="0" w:after="160" w:afterAutospacing="0"/>
        <w:ind w:firstLine="720"/>
        <w:jc w:val="both"/>
      </w:pPr>
      <w:r w:rsidRPr="007D7E6F">
        <w:rPr>
          <w:color w:val="000000"/>
        </w:rPr>
        <w:t xml:space="preserve">Essa linha define o modo do </w:t>
      </w:r>
      <w:r w:rsidRPr="007D7E6F">
        <w:rPr>
          <w:i/>
          <w:color w:val="000000"/>
        </w:rPr>
        <w:t>pinoLed</w:t>
      </w:r>
      <w:r w:rsidR="00DF4B6A" w:rsidRPr="007D7E6F">
        <w:rPr>
          <w:color w:val="000000"/>
        </w:rPr>
        <w:t>, que possui o valor 13,</w:t>
      </w:r>
      <w:r w:rsidR="0038464B">
        <w:rPr>
          <w:color w:val="000000"/>
        </w:rPr>
        <w:t xml:space="preserve"> como saída, ou seja, o A</w:t>
      </w:r>
      <w:r w:rsidRPr="007D7E6F">
        <w:rPr>
          <w:color w:val="000000"/>
        </w:rPr>
        <w:t>rduino</w:t>
      </w:r>
      <w:r w:rsidRPr="0038464B">
        <w:t xml:space="preserve"> irá</w:t>
      </w:r>
      <w:r w:rsidR="0038464B">
        <w:rPr>
          <w:strike/>
        </w:rPr>
        <w:t xml:space="preserve"> </w:t>
      </w:r>
      <w:r w:rsidRPr="009A6BD2">
        <w:t>controlar</w:t>
      </w:r>
      <w:r w:rsidR="00DF4B6A" w:rsidRPr="009A6BD2">
        <w:t xml:space="preserve"> esse pino como uma saída e não uma entrada</w:t>
      </w:r>
      <w:r w:rsidR="009A6BD2">
        <w:t>,</w:t>
      </w:r>
      <w:r w:rsidR="009A6BD2" w:rsidRPr="009A6BD2">
        <w:t xml:space="preserve"> </w:t>
      </w:r>
      <w:r w:rsidR="009A6BD2">
        <w:t>emitindo</w:t>
      </w:r>
      <w:r w:rsidR="009A6BD2" w:rsidRPr="009A6BD2">
        <w:t xml:space="preserve"> uma corrente el</w:t>
      </w:r>
      <w:r w:rsidR="009A6BD2">
        <w:t>étrica de 0 ou 5 V</w:t>
      </w:r>
      <w:r w:rsidR="00DF4B6A" w:rsidRPr="007D7E6F">
        <w:rPr>
          <w:color w:val="000000"/>
        </w:rPr>
        <w:t xml:space="preserve">. O método </w:t>
      </w:r>
      <w:r w:rsidR="00DF4B6A" w:rsidRPr="007D7E6F">
        <w:rPr>
          <w:i/>
          <w:color w:val="000000"/>
        </w:rPr>
        <w:t>definirModo</w:t>
      </w:r>
      <w:r w:rsidR="00DF4B6A" w:rsidRPr="007D7E6F">
        <w:rPr>
          <w:color w:val="000000"/>
        </w:rPr>
        <w:t xml:space="preserve"> do conjunto </w:t>
      </w:r>
      <w:r w:rsidR="00DF4B6A" w:rsidRPr="007D7E6F">
        <w:rPr>
          <w:i/>
          <w:color w:val="000000"/>
        </w:rPr>
        <w:t>Pino</w:t>
      </w:r>
      <w:r w:rsidR="00DF4B6A" w:rsidRPr="007D7E6F">
        <w:rPr>
          <w:color w:val="000000"/>
        </w:rPr>
        <w:t xml:space="preserve"> tem como argumentos o número do pino e o modo, que pode ser </w:t>
      </w:r>
      <w:r w:rsidR="00DF4B6A" w:rsidRPr="007D7E6F">
        <w:rPr>
          <w:i/>
          <w:color w:val="000000"/>
        </w:rPr>
        <w:t>Entrada</w:t>
      </w:r>
      <w:r w:rsidR="00DF4B6A" w:rsidRPr="007D7E6F">
        <w:rPr>
          <w:color w:val="000000"/>
        </w:rPr>
        <w:t xml:space="preserve"> ou, como neste caso, </w:t>
      </w:r>
      <w:r w:rsidR="00DF4B6A" w:rsidRPr="007D7E6F">
        <w:rPr>
          <w:i/>
          <w:color w:val="000000"/>
        </w:rPr>
        <w:t>Saida</w:t>
      </w:r>
      <w:r w:rsidR="00DF4B6A" w:rsidRPr="007D7E6F">
        <w:rPr>
          <w:color w:val="000000"/>
        </w:rPr>
        <w:t>. Depoi</w:t>
      </w:r>
      <w:r w:rsidR="009A6BD2">
        <w:rPr>
          <w:color w:val="000000"/>
        </w:rPr>
        <w:t>s de executar a configuração o A</w:t>
      </w:r>
      <w:r w:rsidR="00DF4B6A" w:rsidRPr="007D7E6F">
        <w:rPr>
          <w:color w:val="000000"/>
        </w:rPr>
        <w:t xml:space="preserve">rduino inicia o método </w:t>
      </w:r>
      <w:r w:rsidR="00DF4B6A" w:rsidRPr="007D7E6F">
        <w:rPr>
          <w:i/>
          <w:color w:val="000000"/>
        </w:rPr>
        <w:t>Principal()</w:t>
      </w:r>
      <w:r w:rsidR="00DF4B6A" w:rsidRPr="007D7E6F">
        <w:t xml:space="preserve"> que no nosso caso é:</w:t>
      </w:r>
    </w:p>
    <w:p w14:paraId="7DC98C39" w14:textId="095FF811" w:rsidR="00DF4B6A" w:rsidRPr="007D7E6F" w:rsidRDefault="00DF4B6A" w:rsidP="003B0374">
      <w:pPr>
        <w:pStyle w:val="NormalWeb"/>
        <w:shd w:val="clear" w:color="auto" w:fill="FFFFFF"/>
        <w:spacing w:before="0" w:beforeAutospacing="0" w:after="160" w:afterAutospacing="0"/>
        <w:jc w:val="both"/>
        <w:rPr>
          <w:i/>
          <w:color w:val="000000"/>
        </w:rPr>
      </w:pPr>
      <w:r w:rsidRPr="007D7E6F">
        <w:tab/>
      </w:r>
      <w:r w:rsidRPr="007D7E6F">
        <w:rPr>
          <w:i/>
        </w:rPr>
        <w:t>Principal(){</w:t>
      </w:r>
      <w:r w:rsidRPr="007D7E6F">
        <w:rPr>
          <w:i/>
          <w:color w:val="000000"/>
        </w:rPr>
        <w:t xml:space="preserve"> </w:t>
      </w:r>
    </w:p>
    <w:p w14:paraId="08657416" w14:textId="50B4C668"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t xml:space="preserve">Pino.ligar(Digital.pinoLed); </w:t>
      </w:r>
    </w:p>
    <w:p w14:paraId="37233706" w14:textId="3D83123E"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t>esperar(2000);</w:t>
      </w:r>
    </w:p>
    <w:p w14:paraId="5D02C283" w14:textId="373893E9" w:rsidR="00DF4B6A" w:rsidRPr="007D7E6F" w:rsidRDefault="00DF4B6A" w:rsidP="00DF4B6A">
      <w:pPr>
        <w:pStyle w:val="NormalWeb"/>
        <w:spacing w:before="0" w:beforeAutospacing="0" w:after="30" w:afterAutospacing="0"/>
        <w:jc w:val="both"/>
        <w:rPr>
          <w:i/>
          <w:color w:val="000000"/>
        </w:rPr>
      </w:pPr>
      <w:r w:rsidRPr="007D7E6F">
        <w:rPr>
          <w:i/>
          <w:color w:val="000000"/>
        </w:rPr>
        <w:lastRenderedPageBreak/>
        <w:t xml:space="preserve">   </w:t>
      </w:r>
      <w:r w:rsidRPr="007D7E6F">
        <w:rPr>
          <w:i/>
          <w:color w:val="000000"/>
        </w:rPr>
        <w:tab/>
      </w:r>
      <w:r w:rsidRPr="007D7E6F">
        <w:rPr>
          <w:i/>
          <w:color w:val="000000"/>
        </w:rPr>
        <w:tab/>
        <w:t>Pino.desligar(Digital.pinoLed);</w:t>
      </w:r>
    </w:p>
    <w:p w14:paraId="4DECF38E" w14:textId="557FFE72"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t>esperar(2000);</w:t>
      </w:r>
    </w:p>
    <w:p w14:paraId="2A512DB0" w14:textId="507BAFA2" w:rsidR="00DF4B6A" w:rsidRPr="007D7E6F" w:rsidRDefault="00DF4B6A" w:rsidP="00DF4B6A">
      <w:pPr>
        <w:pStyle w:val="NormalWeb"/>
        <w:spacing w:before="0" w:beforeAutospacing="0" w:after="30" w:afterAutospacing="0"/>
        <w:jc w:val="both"/>
        <w:rPr>
          <w:i/>
          <w:color w:val="000000"/>
        </w:rPr>
      </w:pPr>
      <w:r w:rsidRPr="007D7E6F">
        <w:rPr>
          <w:i/>
          <w:color w:val="000000"/>
        </w:rPr>
        <w:tab/>
        <w:t>}</w:t>
      </w:r>
    </w:p>
    <w:p w14:paraId="340DB44B" w14:textId="225B2D84" w:rsidR="00DF4B6A" w:rsidRPr="007D7E6F" w:rsidRDefault="00DF4B6A" w:rsidP="00003128">
      <w:pPr>
        <w:pStyle w:val="NormalWeb"/>
        <w:spacing w:before="0" w:beforeAutospacing="0" w:after="30" w:afterAutospacing="0"/>
        <w:ind w:firstLine="720"/>
        <w:jc w:val="both"/>
        <w:rPr>
          <w:color w:val="000000"/>
        </w:rPr>
      </w:pPr>
      <w:r w:rsidRPr="007D7E6F">
        <w:rPr>
          <w:color w:val="000000"/>
        </w:rPr>
        <w:t>A função principal é o segundo método obrigatório a todo rascunho Brino e será repetido enquanto o arduino estiver ligado. A primeira linha dele é:</w:t>
      </w:r>
    </w:p>
    <w:p w14:paraId="1EEDF600" w14:textId="51418B5D" w:rsidR="00DF4B6A" w:rsidRPr="007D7E6F" w:rsidRDefault="00DF4B6A" w:rsidP="00DF4B6A">
      <w:pPr>
        <w:pStyle w:val="NormalWeb"/>
        <w:spacing w:before="0" w:beforeAutospacing="0" w:after="30" w:afterAutospacing="0"/>
        <w:jc w:val="both"/>
        <w:rPr>
          <w:i/>
          <w:color w:val="000000"/>
        </w:rPr>
      </w:pPr>
      <w:r w:rsidRPr="007D7E6F">
        <w:rPr>
          <w:color w:val="000000"/>
        </w:rPr>
        <w:tab/>
      </w:r>
      <w:r w:rsidRPr="007D7E6F">
        <w:rPr>
          <w:i/>
          <w:color w:val="000000"/>
        </w:rPr>
        <w:t>Pino.ligar(Digital.pinoLed);</w:t>
      </w:r>
    </w:p>
    <w:p w14:paraId="58D0391F" w14:textId="1E833B87" w:rsidR="00A41E22" w:rsidRPr="007D7E6F" w:rsidRDefault="00DF4B6A" w:rsidP="00003128">
      <w:pPr>
        <w:pStyle w:val="NormalWeb"/>
        <w:spacing w:before="0" w:beforeAutospacing="0" w:after="30" w:afterAutospacing="0"/>
        <w:ind w:firstLine="720"/>
        <w:jc w:val="both"/>
        <w:rPr>
          <w:color w:val="000000"/>
        </w:rPr>
      </w:pPr>
      <w:r w:rsidRPr="007D7E6F">
        <w:rPr>
          <w:color w:val="000000"/>
        </w:rPr>
        <w:t xml:space="preserve">O método </w:t>
      </w:r>
      <w:r w:rsidRPr="007D7E6F">
        <w:rPr>
          <w:i/>
          <w:color w:val="000000"/>
        </w:rPr>
        <w:t>ligar</w:t>
      </w:r>
      <w:r w:rsidRPr="007D7E6F">
        <w:rPr>
          <w:color w:val="000000"/>
        </w:rPr>
        <w:t xml:space="preserve"> do conjunto </w:t>
      </w:r>
      <w:r w:rsidRPr="007D7E6F">
        <w:rPr>
          <w:i/>
          <w:color w:val="000000"/>
        </w:rPr>
        <w:t>Pino</w:t>
      </w:r>
      <w:r w:rsidRPr="007D7E6F">
        <w:rPr>
          <w:color w:val="000000"/>
        </w:rPr>
        <w:t xml:space="preserve"> liga o pino fornecido como argumento, no caso </w:t>
      </w:r>
      <w:r w:rsidRPr="007D7E6F">
        <w:rPr>
          <w:i/>
          <w:color w:val="000000"/>
        </w:rPr>
        <w:t>Digital.pinoLed.</w:t>
      </w:r>
      <w:r w:rsidRPr="007D7E6F">
        <w:rPr>
          <w:color w:val="000000"/>
        </w:rPr>
        <w:t xml:space="preserve"> A indicação </w:t>
      </w:r>
      <w:r w:rsidR="00003128" w:rsidRPr="00003128">
        <w:rPr>
          <w:color w:val="00B050"/>
          <w:u w:val="single"/>
        </w:rPr>
        <w:t>“</w:t>
      </w:r>
      <w:r w:rsidR="00003128" w:rsidRPr="007D7E6F">
        <w:rPr>
          <w:i/>
          <w:color w:val="000000"/>
        </w:rPr>
        <w:t>Digital.</w:t>
      </w:r>
      <w:r w:rsidR="00003128" w:rsidRPr="00003128">
        <w:rPr>
          <w:color w:val="00B050"/>
          <w:u w:val="single"/>
        </w:rPr>
        <w:t xml:space="preserve"> ”</w:t>
      </w:r>
      <w:r w:rsidR="00003128">
        <w:rPr>
          <w:color w:val="000000"/>
        </w:rPr>
        <w:t xml:space="preserve">  a</w:t>
      </w:r>
      <w:r w:rsidRPr="007D7E6F">
        <w:rPr>
          <w:color w:val="000000"/>
        </w:rPr>
        <w:t>ntes de nossa variável avisa para o arduino que estamos utilizando um pino digital. Quando ligamos uma porta enviamos 5 volts pra ela e quando desligamos enviamos 0 volts.</w:t>
      </w:r>
      <w:r w:rsidR="00A41E22" w:rsidRPr="007D7E6F">
        <w:rPr>
          <w:color w:val="000000"/>
        </w:rPr>
        <w:t xml:space="preserve"> A linha seguinte é:</w:t>
      </w:r>
    </w:p>
    <w:p w14:paraId="11E67D7E" w14:textId="2D695621" w:rsidR="00A41E22" w:rsidRPr="007D7E6F" w:rsidRDefault="00A41E22" w:rsidP="00DF4B6A">
      <w:pPr>
        <w:pStyle w:val="NormalWeb"/>
        <w:spacing w:before="0" w:beforeAutospacing="0" w:after="30" w:afterAutospacing="0"/>
        <w:jc w:val="both"/>
        <w:rPr>
          <w:i/>
          <w:color w:val="000000"/>
        </w:rPr>
      </w:pPr>
      <w:r w:rsidRPr="007D7E6F">
        <w:rPr>
          <w:color w:val="000000"/>
        </w:rPr>
        <w:tab/>
      </w:r>
      <w:r w:rsidRPr="007D7E6F">
        <w:rPr>
          <w:i/>
          <w:color w:val="000000"/>
        </w:rPr>
        <w:t>esperar(2000);</w:t>
      </w:r>
    </w:p>
    <w:p w14:paraId="18A0ED66" w14:textId="2B8F7E6A" w:rsidR="00A41E22" w:rsidRPr="007D7E6F" w:rsidRDefault="00A41E22" w:rsidP="00003128">
      <w:pPr>
        <w:pStyle w:val="NormalWeb"/>
        <w:spacing w:before="0" w:beforeAutospacing="0" w:after="30" w:afterAutospacing="0"/>
        <w:ind w:firstLine="720"/>
        <w:jc w:val="both"/>
        <w:rPr>
          <w:color w:val="000000"/>
        </w:rPr>
      </w:pPr>
      <w:r w:rsidRPr="007D7E6F">
        <w:rPr>
          <w:color w:val="000000"/>
        </w:rPr>
        <w:t>A função esperar é um método arduino que faz uma “pausa” na execução do código durante o número de milissegundos indicados entre os parênteses, no caso 2000</w:t>
      </w:r>
      <w:r w:rsidR="00003128">
        <w:rPr>
          <w:color w:val="000000"/>
        </w:rPr>
        <w:t>,</w:t>
      </w:r>
      <w:r w:rsidRPr="007D7E6F">
        <w:rPr>
          <w:color w:val="000000"/>
        </w:rPr>
        <w:t xml:space="preserve"> que equivale a 2 segundos. Depois de esperar o tempo definido o arduino executa a próxima linha:</w:t>
      </w:r>
    </w:p>
    <w:p w14:paraId="34B2FB62" w14:textId="3825D862" w:rsidR="00A41E22" w:rsidRPr="007D7E6F" w:rsidRDefault="00A41E22" w:rsidP="00DF4B6A">
      <w:pPr>
        <w:pStyle w:val="NormalWeb"/>
        <w:spacing w:before="0" w:beforeAutospacing="0" w:after="30" w:afterAutospacing="0"/>
        <w:jc w:val="both"/>
        <w:rPr>
          <w:i/>
          <w:color w:val="000000"/>
        </w:rPr>
      </w:pPr>
      <w:r w:rsidRPr="007D7E6F">
        <w:rPr>
          <w:color w:val="000000"/>
        </w:rPr>
        <w:tab/>
      </w:r>
      <w:r w:rsidRPr="007D7E6F">
        <w:rPr>
          <w:i/>
          <w:color w:val="000000"/>
        </w:rPr>
        <w:t>Pino.desligar(Digital.pinoLed);</w:t>
      </w:r>
    </w:p>
    <w:p w14:paraId="1EEAF78D" w14:textId="6514CFE6" w:rsidR="00A41E22" w:rsidRDefault="00A41E22" w:rsidP="00003128">
      <w:pPr>
        <w:pStyle w:val="NormalWeb"/>
        <w:spacing w:before="0" w:beforeAutospacing="0" w:after="30" w:afterAutospacing="0"/>
        <w:ind w:firstLine="720"/>
        <w:jc w:val="both"/>
        <w:rPr>
          <w:color w:val="000000"/>
        </w:rPr>
      </w:pPr>
      <w:r w:rsidRPr="007D7E6F">
        <w:rPr>
          <w:color w:val="000000"/>
        </w:rPr>
        <w:t xml:space="preserve">Se a função </w:t>
      </w:r>
      <w:r w:rsidRPr="007D7E6F">
        <w:rPr>
          <w:i/>
          <w:color w:val="000000"/>
        </w:rPr>
        <w:t xml:space="preserve">ligar </w:t>
      </w:r>
      <w:r w:rsidRPr="007D7E6F">
        <w:rPr>
          <w:color w:val="000000"/>
        </w:rPr>
        <w:t xml:space="preserve">fazia com que o pino ligasse, o método </w:t>
      </w:r>
      <w:r w:rsidRPr="007D7E6F">
        <w:rPr>
          <w:i/>
          <w:color w:val="000000"/>
        </w:rPr>
        <w:t>desligar</w:t>
      </w:r>
      <w:r w:rsidRPr="007D7E6F">
        <w:rPr>
          <w:color w:val="000000"/>
        </w:rPr>
        <w:t xml:space="preserve"> faz o contrário, desliga o pino. Ou seja, essa linha irá enviar 0V pelo pino</w:t>
      </w:r>
      <w:ins w:id="243" w:author="Mateus Berardo de Souza Terra" w:date="2016-02-08T18:59:00Z">
        <w:r w:rsidR="008D4450" w:rsidRPr="007D7E6F">
          <w:rPr>
            <w:color w:val="000000"/>
          </w:rPr>
          <w:t xml:space="preserve"> digital</w:t>
        </w:r>
      </w:ins>
      <w:r w:rsidRPr="007D7E6F">
        <w:rPr>
          <w:color w:val="000000"/>
        </w:rPr>
        <w:t xml:space="preserve"> </w:t>
      </w:r>
      <w:r w:rsidRPr="007D7E6F">
        <w:rPr>
          <w:i/>
          <w:color w:val="000000"/>
        </w:rPr>
        <w:t>pinoLed</w:t>
      </w:r>
      <w:r w:rsidRPr="007D7E6F">
        <w:rPr>
          <w:color w:val="000000"/>
        </w:rPr>
        <w:t xml:space="preserve"> fazendo o LED apagar. Depois disso o código tem outra espera de dois segundos e reinicia o método </w:t>
      </w:r>
      <w:r w:rsidRPr="007D7E6F">
        <w:rPr>
          <w:i/>
          <w:color w:val="000000"/>
        </w:rPr>
        <w:t>Principal()</w:t>
      </w:r>
      <w:r w:rsidRPr="007D7E6F">
        <w:rPr>
          <w:color w:val="000000"/>
        </w:rPr>
        <w:t>, repetindo-o enquanto o arduino permanecer ligado.</w:t>
      </w:r>
    </w:p>
    <w:p w14:paraId="6A78A369" w14:textId="44144182" w:rsidR="00170C77" w:rsidRDefault="00170C77" w:rsidP="00DF4B6A">
      <w:pPr>
        <w:pStyle w:val="NormalWeb"/>
        <w:spacing w:before="0" w:beforeAutospacing="0" w:after="30" w:afterAutospacing="0"/>
        <w:jc w:val="both"/>
        <w:rPr>
          <w:color w:val="000000"/>
        </w:rPr>
      </w:pPr>
    </w:p>
    <w:p w14:paraId="5821E57A" w14:textId="11FBA4D1" w:rsidR="00170C77" w:rsidRPr="00170C77" w:rsidRDefault="00170C77" w:rsidP="00DF4B6A">
      <w:pPr>
        <w:pStyle w:val="NormalWeb"/>
        <w:spacing w:before="0" w:beforeAutospacing="0" w:after="30" w:afterAutospacing="0"/>
        <w:jc w:val="both"/>
        <w:rPr>
          <w:b/>
          <w:color w:val="000000"/>
          <w:u w:val="single"/>
        </w:rPr>
      </w:pPr>
      <w:r>
        <w:rPr>
          <w:b/>
          <w:color w:val="000000"/>
          <w:u w:val="single"/>
        </w:rPr>
        <w:t>Montando o hardware</w:t>
      </w:r>
    </w:p>
    <w:p w14:paraId="24592661" w14:textId="0B2215BB" w:rsidR="00A41E22" w:rsidRPr="007D7E6F" w:rsidRDefault="00A41E22" w:rsidP="00DF4B6A">
      <w:pPr>
        <w:pStyle w:val="NormalWeb"/>
        <w:spacing w:before="0" w:beforeAutospacing="0" w:after="30" w:afterAutospacing="0"/>
        <w:jc w:val="both"/>
        <w:rPr>
          <w:color w:val="000000"/>
        </w:rPr>
      </w:pPr>
    </w:p>
    <w:p w14:paraId="25BD1478" w14:textId="77777777" w:rsidR="00C00A6F" w:rsidRPr="00F40228" w:rsidRDefault="00C00A6F" w:rsidP="00DF4B6A">
      <w:pPr>
        <w:pStyle w:val="NormalWeb"/>
        <w:spacing w:before="0" w:beforeAutospacing="0" w:after="30" w:afterAutospacing="0"/>
        <w:jc w:val="both"/>
        <w:rPr>
          <w:noProof/>
          <w:color w:val="000000"/>
        </w:rPr>
      </w:pPr>
    </w:p>
    <w:p w14:paraId="35A86D24" w14:textId="1A914113" w:rsidR="00A41E22" w:rsidRPr="007D7E6F" w:rsidRDefault="00A41E22" w:rsidP="00DF4B6A">
      <w:pPr>
        <w:pStyle w:val="NormalWeb"/>
        <w:spacing w:before="0" w:beforeAutospacing="0" w:after="30" w:afterAutospacing="0"/>
        <w:jc w:val="both"/>
        <w:rPr>
          <w:color w:val="000000"/>
        </w:rPr>
      </w:pPr>
      <w:r w:rsidRPr="007D7E6F">
        <w:rPr>
          <w:color w:val="000000"/>
        </w:rPr>
        <w:tab/>
        <w:t>Agora montare</w:t>
      </w:r>
      <w:r w:rsidR="00D813EC" w:rsidRPr="007D7E6F">
        <w:rPr>
          <w:color w:val="000000"/>
        </w:rPr>
        <w:t>mos o hardware para ligar um LED</w:t>
      </w:r>
      <w:r w:rsidRPr="007D7E6F">
        <w:rPr>
          <w:color w:val="000000"/>
        </w:rPr>
        <w:t xml:space="preserve"> externo utilizando a protoboard. Para isso ba</w:t>
      </w:r>
      <w:r w:rsidR="00D813EC" w:rsidRPr="007D7E6F">
        <w:rPr>
          <w:color w:val="000000"/>
        </w:rPr>
        <w:t>sta montar o circuito abaixo, sob ele é possível ver também o diagrama ou esquemático das ligações</w:t>
      </w:r>
      <w:r w:rsidRPr="007D7E6F">
        <w:rPr>
          <w:color w:val="000000"/>
        </w:rPr>
        <w:t>:</w:t>
      </w:r>
    </w:p>
    <w:p w14:paraId="35EC543C" w14:textId="7B2FF1E8" w:rsidR="00D813EC" w:rsidRDefault="00D813EC" w:rsidP="00DF4B6A">
      <w:pPr>
        <w:pStyle w:val="NormalWeb"/>
        <w:spacing w:before="0" w:beforeAutospacing="0" w:after="30" w:afterAutospacing="0"/>
        <w:jc w:val="both"/>
        <w:rPr>
          <w:color w:val="000000"/>
        </w:rPr>
      </w:pPr>
    </w:p>
    <w:p w14:paraId="673A239E" w14:textId="79604CAF" w:rsidR="006D23EC" w:rsidRPr="007D7E6F" w:rsidRDefault="00C00A6F" w:rsidP="00DF4B6A">
      <w:pPr>
        <w:pStyle w:val="NormalWeb"/>
        <w:spacing w:before="0" w:beforeAutospacing="0" w:after="30" w:afterAutospacing="0"/>
        <w:jc w:val="both"/>
        <w:rPr>
          <w:color w:val="000000"/>
        </w:rPr>
      </w:pPr>
      <w:r>
        <w:rPr>
          <w:noProof/>
          <w:color w:val="000000"/>
          <w:lang w:eastAsia="pt-BR"/>
        </w:rPr>
        <w:drawing>
          <wp:anchor distT="0" distB="0" distL="114300" distR="114300" simplePos="0" relativeHeight="251666432" behindDoc="0" locked="0" layoutInCell="1" allowOverlap="1" wp14:anchorId="2B0846F5" wp14:editId="5987938F">
            <wp:simplePos x="0" y="0"/>
            <wp:positionH relativeFrom="margin">
              <wp:posOffset>1294765</wp:posOffset>
            </wp:positionH>
            <wp:positionV relativeFrom="paragraph">
              <wp:posOffset>19888</wp:posOffset>
            </wp:positionV>
            <wp:extent cx="3354070" cy="2577465"/>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to1-ledExterno.png"/>
                    <pic:cNvPicPr/>
                  </pic:nvPicPr>
                  <pic:blipFill rotWithShape="1">
                    <a:blip r:embed="rId8" cstate="print">
                      <a:extLst>
                        <a:ext uri="{28A0092B-C50C-407E-A947-70E740481C1C}">
                          <a14:useLocalDpi xmlns:a14="http://schemas.microsoft.com/office/drawing/2010/main" val="0"/>
                        </a:ext>
                      </a:extLst>
                    </a:blip>
                    <a:srcRect l="47949"/>
                    <a:stretch/>
                  </pic:blipFill>
                  <pic:spPr bwMode="auto">
                    <a:xfrm>
                      <a:off x="0" y="0"/>
                      <a:ext cx="3354070" cy="2577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062FF7" w14:textId="6D3DC658" w:rsidR="00DF4B6A" w:rsidRDefault="00DF4B6A" w:rsidP="003B0374">
      <w:pPr>
        <w:pStyle w:val="NormalWeb"/>
        <w:shd w:val="clear" w:color="auto" w:fill="FFFFFF"/>
        <w:spacing w:before="0" w:beforeAutospacing="0" w:after="160" w:afterAutospacing="0"/>
        <w:jc w:val="both"/>
        <w:rPr>
          <w:color w:val="000000"/>
        </w:rPr>
      </w:pPr>
    </w:p>
    <w:p w14:paraId="75EF225D" w14:textId="5436681D" w:rsidR="006D23EC" w:rsidRDefault="006D23EC" w:rsidP="003B0374">
      <w:pPr>
        <w:pStyle w:val="NormalWeb"/>
        <w:shd w:val="clear" w:color="auto" w:fill="FFFFFF"/>
        <w:spacing w:before="0" w:beforeAutospacing="0" w:after="160" w:afterAutospacing="0"/>
        <w:jc w:val="both"/>
        <w:rPr>
          <w:color w:val="000000"/>
        </w:rPr>
      </w:pPr>
    </w:p>
    <w:p w14:paraId="230313D7" w14:textId="6372C375" w:rsidR="006D23EC" w:rsidRDefault="006D23EC" w:rsidP="003B0374">
      <w:pPr>
        <w:pStyle w:val="NormalWeb"/>
        <w:shd w:val="clear" w:color="auto" w:fill="FFFFFF"/>
        <w:spacing w:before="0" w:beforeAutospacing="0" w:after="160" w:afterAutospacing="0"/>
        <w:jc w:val="both"/>
        <w:rPr>
          <w:color w:val="000000"/>
        </w:rPr>
      </w:pPr>
    </w:p>
    <w:p w14:paraId="5D6E78B3" w14:textId="77777777" w:rsidR="00C00A6F" w:rsidRPr="00F40228" w:rsidRDefault="00C00A6F" w:rsidP="003B0374">
      <w:pPr>
        <w:pStyle w:val="NormalWeb"/>
        <w:shd w:val="clear" w:color="auto" w:fill="FFFFFF"/>
        <w:spacing w:before="0" w:beforeAutospacing="0" w:after="160" w:afterAutospacing="0"/>
        <w:jc w:val="both"/>
        <w:rPr>
          <w:noProof/>
          <w:color w:val="000000"/>
        </w:rPr>
      </w:pPr>
    </w:p>
    <w:p w14:paraId="4BBC632A" w14:textId="25CDA638" w:rsidR="006D23EC" w:rsidRDefault="00C00A6F" w:rsidP="003B0374">
      <w:pPr>
        <w:pStyle w:val="NormalWeb"/>
        <w:shd w:val="clear" w:color="auto" w:fill="FFFFFF"/>
        <w:spacing w:before="0" w:beforeAutospacing="0" w:after="160" w:afterAutospacing="0"/>
        <w:jc w:val="both"/>
        <w:rPr>
          <w:color w:val="000000"/>
        </w:rPr>
      </w:pPr>
      <w:r>
        <w:rPr>
          <w:noProof/>
          <w:color w:val="000000"/>
          <w:lang w:eastAsia="pt-BR"/>
        </w:rPr>
        <w:lastRenderedPageBreak/>
        <w:drawing>
          <wp:anchor distT="0" distB="0" distL="114300" distR="114300" simplePos="0" relativeHeight="251667456" behindDoc="0" locked="0" layoutInCell="1" allowOverlap="1" wp14:anchorId="4C8FE70D" wp14:editId="7A8A4075">
            <wp:simplePos x="0" y="0"/>
            <wp:positionH relativeFrom="margin">
              <wp:align>center</wp:align>
            </wp:positionH>
            <wp:positionV relativeFrom="paragraph">
              <wp:posOffset>-447675</wp:posOffset>
            </wp:positionV>
            <wp:extent cx="2764155" cy="4756150"/>
            <wp:effectExtent l="0" t="5397" r="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jeto1-ledExterno_schem.pn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764155" cy="4756150"/>
                    </a:xfrm>
                    <a:prstGeom prst="rect">
                      <a:avLst/>
                    </a:prstGeom>
                  </pic:spPr>
                </pic:pic>
              </a:graphicData>
            </a:graphic>
          </wp:anchor>
        </w:drawing>
      </w:r>
    </w:p>
    <w:p w14:paraId="1F6510EE" w14:textId="150E5E52" w:rsidR="006D23EC" w:rsidRDefault="006D23EC" w:rsidP="003B0374">
      <w:pPr>
        <w:pStyle w:val="NormalWeb"/>
        <w:shd w:val="clear" w:color="auto" w:fill="FFFFFF"/>
        <w:spacing w:before="0" w:beforeAutospacing="0" w:after="160" w:afterAutospacing="0"/>
        <w:jc w:val="both"/>
        <w:rPr>
          <w:color w:val="000000"/>
        </w:rPr>
      </w:pPr>
    </w:p>
    <w:p w14:paraId="63453E89" w14:textId="0CA5D0D7" w:rsidR="00C00A6F" w:rsidRDefault="00C00A6F" w:rsidP="003B0374">
      <w:pPr>
        <w:pStyle w:val="NormalWeb"/>
        <w:shd w:val="clear" w:color="auto" w:fill="FFFFFF"/>
        <w:spacing w:before="0" w:beforeAutospacing="0" w:after="160" w:afterAutospacing="0"/>
        <w:jc w:val="both"/>
        <w:rPr>
          <w:color w:val="000000"/>
        </w:rPr>
      </w:pPr>
    </w:p>
    <w:p w14:paraId="50497C41" w14:textId="77777777" w:rsidR="00C00A6F" w:rsidRDefault="00C00A6F" w:rsidP="003B0374">
      <w:pPr>
        <w:pStyle w:val="NormalWeb"/>
        <w:shd w:val="clear" w:color="auto" w:fill="FFFFFF"/>
        <w:spacing w:before="0" w:beforeAutospacing="0" w:after="160" w:afterAutospacing="0"/>
        <w:jc w:val="both"/>
        <w:rPr>
          <w:color w:val="000000"/>
        </w:rPr>
      </w:pPr>
    </w:p>
    <w:p w14:paraId="0D678850" w14:textId="63AE84E5" w:rsidR="006D23EC" w:rsidRDefault="006D23EC" w:rsidP="003B0374">
      <w:pPr>
        <w:pStyle w:val="NormalWeb"/>
        <w:shd w:val="clear" w:color="auto" w:fill="FFFFFF"/>
        <w:spacing w:before="0" w:beforeAutospacing="0" w:after="160" w:afterAutospacing="0"/>
        <w:jc w:val="both"/>
        <w:rPr>
          <w:color w:val="000000"/>
        </w:rPr>
      </w:pPr>
    </w:p>
    <w:p w14:paraId="392D2FBD" w14:textId="25710644" w:rsidR="006D23EC" w:rsidRDefault="006D23EC" w:rsidP="003B0374">
      <w:pPr>
        <w:pStyle w:val="NormalWeb"/>
        <w:shd w:val="clear" w:color="auto" w:fill="FFFFFF"/>
        <w:spacing w:before="0" w:beforeAutospacing="0" w:after="160" w:afterAutospacing="0"/>
        <w:jc w:val="both"/>
        <w:rPr>
          <w:color w:val="000000"/>
        </w:rPr>
      </w:pPr>
    </w:p>
    <w:p w14:paraId="7C0A1240" w14:textId="3F80686D" w:rsidR="006D23EC" w:rsidRDefault="006D23EC" w:rsidP="003B0374">
      <w:pPr>
        <w:pStyle w:val="NormalWeb"/>
        <w:shd w:val="clear" w:color="auto" w:fill="FFFFFF"/>
        <w:spacing w:before="0" w:beforeAutospacing="0" w:after="160" w:afterAutospacing="0"/>
        <w:jc w:val="both"/>
        <w:rPr>
          <w:color w:val="000000"/>
        </w:rPr>
      </w:pPr>
    </w:p>
    <w:p w14:paraId="3C32F8B6" w14:textId="39E3EE19" w:rsidR="006D23EC" w:rsidRDefault="006D23EC" w:rsidP="003B0374">
      <w:pPr>
        <w:pStyle w:val="NormalWeb"/>
        <w:shd w:val="clear" w:color="auto" w:fill="FFFFFF"/>
        <w:spacing w:before="0" w:beforeAutospacing="0" w:after="160" w:afterAutospacing="0"/>
        <w:jc w:val="both"/>
        <w:rPr>
          <w:color w:val="000000"/>
        </w:rPr>
      </w:pPr>
    </w:p>
    <w:p w14:paraId="78320B52" w14:textId="5578C0F0" w:rsidR="006D23EC" w:rsidRDefault="006D23EC" w:rsidP="003B0374">
      <w:pPr>
        <w:pStyle w:val="NormalWeb"/>
        <w:shd w:val="clear" w:color="auto" w:fill="FFFFFF"/>
        <w:spacing w:before="0" w:beforeAutospacing="0" w:after="160" w:afterAutospacing="0"/>
        <w:jc w:val="both"/>
        <w:rPr>
          <w:color w:val="000000"/>
        </w:rPr>
      </w:pPr>
    </w:p>
    <w:p w14:paraId="148E88F0" w14:textId="4CAA09C0" w:rsidR="006D23EC" w:rsidRDefault="006D23EC" w:rsidP="003B0374">
      <w:pPr>
        <w:pStyle w:val="NormalWeb"/>
        <w:shd w:val="clear" w:color="auto" w:fill="FFFFFF"/>
        <w:spacing w:before="0" w:beforeAutospacing="0" w:after="160" w:afterAutospacing="0"/>
        <w:jc w:val="both"/>
        <w:rPr>
          <w:color w:val="000000"/>
        </w:rPr>
      </w:pPr>
    </w:p>
    <w:p w14:paraId="3244ED6F" w14:textId="73619A26" w:rsidR="006D23EC" w:rsidRDefault="006D23EC" w:rsidP="003B0374">
      <w:pPr>
        <w:pStyle w:val="NormalWeb"/>
        <w:shd w:val="clear" w:color="auto" w:fill="FFFFFF"/>
        <w:spacing w:before="0" w:beforeAutospacing="0" w:after="160" w:afterAutospacing="0"/>
        <w:jc w:val="both"/>
        <w:rPr>
          <w:color w:val="000000"/>
        </w:rPr>
      </w:pPr>
    </w:p>
    <w:p w14:paraId="02638750" w14:textId="54455E28" w:rsidR="006D23EC" w:rsidRDefault="006D23EC" w:rsidP="003B0374">
      <w:pPr>
        <w:pStyle w:val="NormalWeb"/>
        <w:shd w:val="clear" w:color="auto" w:fill="FFFFFF"/>
        <w:spacing w:before="0" w:beforeAutospacing="0" w:after="160" w:afterAutospacing="0"/>
        <w:jc w:val="both"/>
        <w:rPr>
          <w:color w:val="000000"/>
        </w:rPr>
      </w:pPr>
    </w:p>
    <w:p w14:paraId="043A027F" w14:textId="3774974F" w:rsidR="006D23EC" w:rsidRDefault="006D23EC" w:rsidP="003B0374">
      <w:pPr>
        <w:pStyle w:val="NormalWeb"/>
        <w:shd w:val="clear" w:color="auto" w:fill="FFFFFF"/>
        <w:spacing w:before="0" w:beforeAutospacing="0" w:after="160" w:afterAutospacing="0"/>
        <w:jc w:val="both"/>
        <w:rPr>
          <w:color w:val="000000"/>
        </w:rPr>
      </w:pPr>
    </w:p>
    <w:p w14:paraId="0EDD71D7" w14:textId="3BED8FB0" w:rsidR="006D23EC" w:rsidRDefault="006D23EC" w:rsidP="003B0374">
      <w:pPr>
        <w:pStyle w:val="NormalWeb"/>
        <w:shd w:val="clear" w:color="auto" w:fill="FFFFFF"/>
        <w:spacing w:before="0" w:beforeAutospacing="0" w:after="160" w:afterAutospacing="0"/>
        <w:jc w:val="both"/>
        <w:rPr>
          <w:color w:val="000000"/>
        </w:rPr>
      </w:pPr>
    </w:p>
    <w:p w14:paraId="23AE2B48" w14:textId="71E37CE0" w:rsidR="006D23EC" w:rsidRDefault="006D23EC" w:rsidP="003B0374">
      <w:pPr>
        <w:pStyle w:val="NormalWeb"/>
        <w:shd w:val="clear" w:color="auto" w:fill="FFFFFF"/>
        <w:spacing w:before="0" w:beforeAutospacing="0" w:after="160" w:afterAutospacing="0"/>
        <w:jc w:val="both"/>
        <w:rPr>
          <w:color w:val="000000"/>
        </w:rPr>
      </w:pPr>
    </w:p>
    <w:p w14:paraId="3F3A88AC" w14:textId="0063EC8E" w:rsidR="006D23EC" w:rsidRDefault="006D23EC" w:rsidP="003B0374">
      <w:pPr>
        <w:pStyle w:val="NormalWeb"/>
        <w:shd w:val="clear" w:color="auto" w:fill="FFFFFF"/>
        <w:spacing w:before="0" w:beforeAutospacing="0" w:after="160" w:afterAutospacing="0"/>
        <w:jc w:val="both"/>
        <w:rPr>
          <w:b/>
          <w:color w:val="000000"/>
          <w:u w:val="single"/>
        </w:rPr>
      </w:pPr>
      <w:r>
        <w:rPr>
          <w:b/>
          <w:color w:val="000000"/>
          <w:u w:val="single"/>
        </w:rPr>
        <w:t>Analisando o hardware</w:t>
      </w:r>
    </w:p>
    <w:p w14:paraId="62BBD5BE" w14:textId="77777777" w:rsidR="00170C77" w:rsidRDefault="006D23EC"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color w:val="000000"/>
        </w:rPr>
        <w:tab/>
        <w:t>O hardware montado para esse projeto é bem simples. Conectamos à porta 13 do arduino um resistor de 470 Ω e, ao resistor, um led que tem sua outra perna conectada ao ground do circuito. O resistor é utilizado para provocar uma queda de corrente e tensão no circuito, pois o arduino envia, em cada porta, quando ligada, 5V de tensão e 40 mA de corrente e seu led, geralmente utiliza uma corrente de 20 mA e uma tensão abaixo dos 3V. Para calcular o melhor resistor para seu circuito, deve-se buscar o datasheet do</w:t>
      </w:r>
      <w:r w:rsidR="00170C77">
        <w:rPr>
          <w:color w:val="000000"/>
        </w:rPr>
        <w:t xml:space="preserve"> led e verificar a corrente e tensão nominais dele. Com esses dados em mãos, aplicasse a seguinte fórmula:</w:t>
      </w:r>
    </w:p>
    <w:p w14:paraId="1476AF0C" w14:textId="566D91C4" w:rsidR="006D23EC"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m:oMathPara>
        <m:oMath>
          <m:r>
            <w:rPr>
              <w:rFonts w:ascii="Cambria Math" w:hAnsi="Cambria Math"/>
              <w:color w:val="000000"/>
            </w:rPr>
            <m:t>R=</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s</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l</m:t>
                  </m:r>
                </m:sub>
              </m:sSub>
              <m:r>
                <w:rPr>
                  <w:rFonts w:ascii="Cambria Math" w:hAnsi="Cambria Math"/>
                  <w:color w:val="000000"/>
                </w:rPr>
                <m:t>)</m:t>
              </m:r>
            </m:num>
            <m:den>
              <m:r>
                <w:rPr>
                  <w:rFonts w:ascii="Cambria Math" w:hAnsi="Cambria Math"/>
                  <w:color w:val="000000"/>
                </w:rPr>
                <m:t>i</m:t>
              </m:r>
            </m:den>
          </m:f>
        </m:oMath>
      </m:oMathPara>
    </w:p>
    <w:p w14:paraId="447DE72B" w14:textId="2C6E7E1B"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color w:val="000000"/>
        </w:rPr>
        <w:tab/>
        <w:t>Onde R é o valor da resistência que deve ser usada; V</w:t>
      </w:r>
      <w:r>
        <w:rPr>
          <w:color w:val="000000"/>
          <w:vertAlign w:val="subscript"/>
        </w:rPr>
        <w:t>s</w:t>
      </w:r>
      <w:r>
        <w:rPr>
          <w:color w:val="000000"/>
        </w:rPr>
        <w:t xml:space="preserve"> é a voltagem fornecida(no caso os 5V do arduino); V</w:t>
      </w:r>
      <w:r>
        <w:rPr>
          <w:color w:val="000000"/>
          <w:vertAlign w:val="subscript"/>
        </w:rPr>
        <w:t>l</w:t>
      </w:r>
      <w:r>
        <w:rPr>
          <w:color w:val="000000"/>
        </w:rPr>
        <w:t xml:space="preserve"> é a voltagem nominal do led; e i é a corrente nominal do led.</w:t>
      </w:r>
    </w:p>
    <w:p w14:paraId="25E8903A" w14:textId="0877E443"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b/>
          <w:color w:val="000000"/>
        </w:rPr>
        <w:t>Nota:</w:t>
      </w:r>
      <w:r>
        <w:rPr>
          <w:color w:val="000000"/>
        </w:rPr>
        <w:t xml:space="preserve"> O datasheet é um documento que contém todas as informações técnicas de um determinado componente</w:t>
      </w:r>
    </w:p>
    <w:p w14:paraId="7A7C9808" w14:textId="77777777" w:rsidR="00170C77"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ins w:id="244" w:author="Mateus Berardo de Souza Terra" w:date="2016-02-09T11:32:00Z"/>
          <w:color w:val="000000"/>
        </w:rPr>
      </w:pPr>
    </w:p>
    <w:p w14:paraId="2C3A4287" w14:textId="77777777" w:rsidR="004A7414" w:rsidRPr="004A7414" w:rsidRDefault="004A7414" w:rsidP="004A7414">
      <w:pPr>
        <w:pStyle w:val="PargrafodaLista"/>
        <w:numPr>
          <w:ilvl w:val="0"/>
          <w:numId w:val="62"/>
        </w:numPr>
        <w:shd w:val="clear" w:color="auto" w:fill="FFFFFF"/>
        <w:spacing w:line="240" w:lineRule="auto"/>
        <w:contextualSpacing w:val="0"/>
        <w:jc w:val="both"/>
        <w:rPr>
          <w:ins w:id="245" w:author="Mateus Berardo de Souza Terra" w:date="2016-02-09T11:34:00Z"/>
          <w:rFonts w:ascii="Times New Roman" w:eastAsia="Times New Roman" w:hAnsi="Times New Roman" w:cs="Times New Roman"/>
          <w:b/>
          <w:vanish/>
          <w:color w:val="000000"/>
          <w:sz w:val="32"/>
          <w:szCs w:val="32"/>
        </w:rPr>
      </w:pPr>
    </w:p>
    <w:p w14:paraId="56BD2723" w14:textId="77777777" w:rsidR="004A7414" w:rsidRPr="004A7414" w:rsidRDefault="004A7414" w:rsidP="004A7414">
      <w:pPr>
        <w:pStyle w:val="PargrafodaLista"/>
        <w:numPr>
          <w:ilvl w:val="0"/>
          <w:numId w:val="62"/>
        </w:numPr>
        <w:shd w:val="clear" w:color="auto" w:fill="FFFFFF"/>
        <w:spacing w:line="240" w:lineRule="auto"/>
        <w:contextualSpacing w:val="0"/>
        <w:jc w:val="both"/>
        <w:rPr>
          <w:ins w:id="246" w:author="Mateus Berardo de Souza Terra" w:date="2016-02-09T11:34:00Z"/>
          <w:rFonts w:ascii="Times New Roman" w:eastAsia="Times New Roman" w:hAnsi="Times New Roman" w:cs="Times New Roman"/>
          <w:b/>
          <w:vanish/>
          <w:color w:val="000000"/>
          <w:sz w:val="32"/>
          <w:szCs w:val="32"/>
        </w:rPr>
      </w:pPr>
    </w:p>
    <w:p w14:paraId="7D9E41B2" w14:textId="77777777" w:rsidR="004A7414" w:rsidRPr="004A7414" w:rsidRDefault="004A7414" w:rsidP="004A7414">
      <w:pPr>
        <w:pStyle w:val="PargrafodaLista"/>
        <w:numPr>
          <w:ilvl w:val="0"/>
          <w:numId w:val="62"/>
        </w:numPr>
        <w:shd w:val="clear" w:color="auto" w:fill="FFFFFF"/>
        <w:spacing w:line="240" w:lineRule="auto"/>
        <w:contextualSpacing w:val="0"/>
        <w:jc w:val="both"/>
        <w:rPr>
          <w:ins w:id="247" w:author="Mateus Berardo de Souza Terra" w:date="2016-02-09T11:34:00Z"/>
          <w:rFonts w:ascii="Times New Roman" w:eastAsia="Times New Roman" w:hAnsi="Times New Roman" w:cs="Times New Roman"/>
          <w:b/>
          <w:vanish/>
          <w:color w:val="000000"/>
          <w:sz w:val="32"/>
          <w:szCs w:val="32"/>
        </w:rPr>
      </w:pPr>
    </w:p>
    <w:p w14:paraId="542F4672" w14:textId="77777777" w:rsidR="004A7414" w:rsidRPr="004A7414" w:rsidRDefault="004A7414" w:rsidP="004A7414">
      <w:pPr>
        <w:pStyle w:val="PargrafodaLista"/>
        <w:numPr>
          <w:ilvl w:val="1"/>
          <w:numId w:val="62"/>
        </w:numPr>
        <w:shd w:val="clear" w:color="auto" w:fill="FFFFFF"/>
        <w:spacing w:line="240" w:lineRule="auto"/>
        <w:contextualSpacing w:val="0"/>
        <w:jc w:val="both"/>
        <w:rPr>
          <w:ins w:id="248" w:author="Mateus Berardo de Souza Terra" w:date="2016-02-09T11:34:00Z"/>
          <w:rFonts w:ascii="Times New Roman" w:eastAsia="Times New Roman" w:hAnsi="Times New Roman" w:cs="Times New Roman"/>
          <w:b/>
          <w:vanish/>
          <w:color w:val="000000"/>
          <w:sz w:val="32"/>
          <w:szCs w:val="32"/>
        </w:rPr>
      </w:pPr>
    </w:p>
    <w:p w14:paraId="226817D9" w14:textId="0E43E533" w:rsidR="004A7414" w:rsidRPr="004A7414" w:rsidRDefault="004A7414">
      <w:pPr>
        <w:pStyle w:val="NormalWeb"/>
        <w:numPr>
          <w:ilvl w:val="1"/>
          <w:numId w:val="62"/>
        </w:numPr>
        <w:shd w:val="clear" w:color="auto" w:fill="FFFFFF"/>
        <w:spacing w:before="0" w:beforeAutospacing="0" w:after="160" w:afterAutospacing="0"/>
        <w:ind w:left="851" w:hanging="574"/>
        <w:jc w:val="both"/>
        <w:rPr>
          <w:ins w:id="249" w:author="Mateus Berardo de Souza Terra" w:date="2016-02-09T11:34:00Z"/>
          <w:b/>
          <w:color w:val="000000"/>
          <w:sz w:val="32"/>
          <w:szCs w:val="32"/>
          <w:rPrChange w:id="250" w:author="Mateus Berardo de Souza Terra" w:date="2016-02-09T11:34:00Z">
            <w:rPr>
              <w:ins w:id="251" w:author="Mateus Berardo de Souza Terra" w:date="2016-02-09T11:34:00Z"/>
              <w:b/>
              <w:color w:val="000000"/>
              <w:sz w:val="32"/>
              <w:szCs w:val="32"/>
              <w:u w:val="single"/>
            </w:rPr>
          </w:rPrChange>
        </w:rPr>
        <w:pPrChange w:id="252" w:author="Mateus Berardo de Souza Terra" w:date="2016-02-09T11:34:00Z">
          <w:pPr>
            <w:pStyle w:val="NormalWeb"/>
            <w:shd w:val="clear" w:color="auto" w:fill="FFFFFF"/>
            <w:spacing w:before="0" w:beforeAutospacing="0" w:after="160" w:afterAutospacing="0"/>
            <w:jc w:val="both"/>
          </w:pPr>
        </w:pPrChange>
      </w:pPr>
      <w:ins w:id="253" w:author="Mateus Berardo de Souza Terra" w:date="2016-02-09T11:34:00Z">
        <w:r>
          <w:rPr>
            <w:b/>
            <w:color w:val="000000"/>
            <w:sz w:val="32"/>
            <w:szCs w:val="32"/>
            <w:u w:val="single"/>
          </w:rPr>
          <w:t>Ligar luz com botão</w:t>
        </w:r>
      </w:ins>
    </w:p>
    <w:p w14:paraId="0A1EB573" w14:textId="23A7B4D0" w:rsidR="004A7414" w:rsidRDefault="004A7414">
      <w:pPr>
        <w:pStyle w:val="NormalWeb"/>
        <w:shd w:val="clear" w:color="auto" w:fill="FFFFFF"/>
        <w:spacing w:before="0" w:beforeAutospacing="0" w:after="160" w:afterAutospacing="0"/>
        <w:ind w:firstLine="360"/>
        <w:jc w:val="both"/>
        <w:rPr>
          <w:ins w:id="254" w:author="Mateus Berardo de Souza Terra" w:date="2016-02-09T11:37:00Z"/>
          <w:color w:val="000000"/>
        </w:rPr>
        <w:pPrChange w:id="255" w:author="Mateus Berardo de Souza Terra" w:date="2016-02-09T11:36:00Z">
          <w:pPr>
            <w:pStyle w:val="NormalWeb"/>
            <w:shd w:val="clear" w:color="auto" w:fill="FFFFFF"/>
            <w:spacing w:before="0" w:beforeAutospacing="0" w:after="160" w:afterAutospacing="0"/>
            <w:jc w:val="both"/>
          </w:pPr>
        </w:pPrChange>
      </w:pPr>
      <w:ins w:id="256" w:author="Mateus Berardo de Souza Terra" w:date="2016-02-09T11:35:00Z">
        <w:r>
          <w:rPr>
            <w:color w:val="000000"/>
          </w:rPr>
          <w:t xml:space="preserve">Neste projeto vamos utilizar um botão pra controlar o led do </w:t>
        </w:r>
      </w:ins>
      <w:ins w:id="257" w:author="Mateus Berardo de Souza Terra" w:date="2016-02-09T11:36:00Z">
        <w:r>
          <w:rPr>
            <w:color w:val="000000"/>
          </w:rPr>
          <w:t>último projeto. Durante o desenvolvimento desse projeto vamos aprender como utilizar entradas digitais no arduino</w:t>
        </w:r>
      </w:ins>
      <w:ins w:id="258" w:author="Mateus Berardo de Souza Terra" w:date="2016-02-09T11:38:00Z">
        <w:r>
          <w:rPr>
            <w:color w:val="000000"/>
          </w:rPr>
          <w:t xml:space="preserve"> com </w:t>
        </w:r>
        <w:r>
          <w:rPr>
            <w:color w:val="000000"/>
          </w:rPr>
          <w:lastRenderedPageBreak/>
          <w:t xml:space="preserve">resistores </w:t>
        </w:r>
        <w:r w:rsidRPr="004A7414">
          <w:rPr>
            <w:i/>
            <w:color w:val="000000"/>
            <w:rPrChange w:id="259" w:author="Mateus Berardo de Souza Terra" w:date="2016-02-09T11:39:00Z">
              <w:rPr>
                <w:color w:val="000000"/>
              </w:rPr>
            </w:rPrChange>
          </w:rPr>
          <w:t>pull</w:t>
        </w:r>
      </w:ins>
      <w:ins w:id="260" w:author="Mateus Berardo de Souza Terra" w:date="2016-02-09T11:39:00Z">
        <w:r w:rsidRPr="004A7414">
          <w:rPr>
            <w:i/>
            <w:color w:val="000000"/>
            <w:rPrChange w:id="261" w:author="Mateus Berardo de Souza Terra" w:date="2016-02-09T11:39:00Z">
              <w:rPr>
                <w:color w:val="000000"/>
              </w:rPr>
            </w:rPrChange>
          </w:rPr>
          <w:t>-down</w:t>
        </w:r>
        <w:r>
          <w:rPr>
            <w:i/>
            <w:color w:val="000000"/>
          </w:rPr>
          <w:t xml:space="preserve"> </w:t>
        </w:r>
        <w:r>
          <w:rPr>
            <w:color w:val="000000"/>
          </w:rPr>
          <w:t xml:space="preserve">externos e </w:t>
        </w:r>
        <w:r>
          <w:rPr>
            <w:i/>
            <w:color w:val="000000"/>
          </w:rPr>
          <w:t>pull-up</w:t>
        </w:r>
        <w:r>
          <w:rPr>
            <w:color w:val="000000"/>
          </w:rPr>
          <w:t xml:space="preserve"> internos</w:t>
        </w:r>
      </w:ins>
      <w:ins w:id="262" w:author="Mateus Berardo de Souza Terra" w:date="2016-02-09T11:36:00Z">
        <w:r>
          <w:rPr>
            <w:color w:val="000000"/>
          </w:rPr>
          <w:t>. As entradas digitais são aquelas que possuem apenas dois valores, Ligada ou D</w:t>
        </w:r>
      </w:ins>
      <w:ins w:id="263" w:author="Mateus Berardo de Souza Terra" w:date="2016-02-09T11:37:00Z">
        <w:r>
          <w:rPr>
            <w:color w:val="000000"/>
          </w:rPr>
          <w:t>esligada. Para desenvolver esse projeto você precisará de:</w:t>
        </w:r>
      </w:ins>
    </w:p>
    <w:p w14:paraId="5DBC92D1" w14:textId="3057E7D0" w:rsidR="004A7414" w:rsidRDefault="004A7414">
      <w:pPr>
        <w:pStyle w:val="NormalWeb"/>
        <w:numPr>
          <w:ilvl w:val="0"/>
          <w:numId w:val="63"/>
        </w:numPr>
        <w:shd w:val="clear" w:color="auto" w:fill="FFFFFF"/>
        <w:spacing w:before="0" w:beforeAutospacing="0" w:after="160" w:afterAutospacing="0"/>
        <w:jc w:val="both"/>
        <w:rPr>
          <w:ins w:id="264" w:author="Mateus Berardo de Souza Terra" w:date="2016-02-09T11:37:00Z"/>
          <w:color w:val="000000"/>
        </w:rPr>
        <w:pPrChange w:id="265" w:author="Mateus Berardo de Souza Terra" w:date="2016-02-09T11:37:00Z">
          <w:pPr>
            <w:pStyle w:val="NormalWeb"/>
            <w:shd w:val="clear" w:color="auto" w:fill="FFFFFF"/>
            <w:spacing w:before="0" w:beforeAutospacing="0" w:after="160" w:afterAutospacing="0"/>
            <w:jc w:val="both"/>
          </w:pPr>
        </w:pPrChange>
      </w:pPr>
      <w:ins w:id="266" w:author="Mateus Berardo de Souza Terra" w:date="2016-02-09T11:37:00Z">
        <w:r>
          <w:rPr>
            <w:color w:val="000000"/>
          </w:rPr>
          <w:t>Protoboard</w:t>
        </w:r>
      </w:ins>
    </w:p>
    <w:p w14:paraId="3764D0DC" w14:textId="0C235CA5" w:rsidR="004A7414" w:rsidRDefault="004A7414">
      <w:pPr>
        <w:pStyle w:val="NormalWeb"/>
        <w:numPr>
          <w:ilvl w:val="0"/>
          <w:numId w:val="63"/>
        </w:numPr>
        <w:shd w:val="clear" w:color="auto" w:fill="FFFFFF"/>
        <w:spacing w:before="0" w:beforeAutospacing="0" w:after="160" w:afterAutospacing="0"/>
        <w:jc w:val="both"/>
        <w:rPr>
          <w:ins w:id="267" w:author="Mateus Berardo de Souza Terra" w:date="2016-02-09T11:37:00Z"/>
          <w:color w:val="000000"/>
        </w:rPr>
        <w:pPrChange w:id="268" w:author="Mateus Berardo de Souza Terra" w:date="2016-02-09T11:37:00Z">
          <w:pPr>
            <w:pStyle w:val="NormalWeb"/>
            <w:shd w:val="clear" w:color="auto" w:fill="FFFFFF"/>
            <w:spacing w:before="0" w:beforeAutospacing="0" w:after="160" w:afterAutospacing="0"/>
            <w:jc w:val="both"/>
          </w:pPr>
        </w:pPrChange>
      </w:pPr>
      <w:ins w:id="269" w:author="Mateus Berardo de Souza Terra" w:date="2016-02-09T11:37:00Z">
        <w:r>
          <w:rPr>
            <w:color w:val="000000"/>
          </w:rPr>
          <w:t>LED</w:t>
        </w:r>
      </w:ins>
    </w:p>
    <w:p w14:paraId="43A5E255" w14:textId="01D341B5" w:rsidR="004A7414" w:rsidRDefault="004A7414">
      <w:pPr>
        <w:pStyle w:val="NormalWeb"/>
        <w:numPr>
          <w:ilvl w:val="0"/>
          <w:numId w:val="63"/>
        </w:numPr>
        <w:shd w:val="clear" w:color="auto" w:fill="FFFFFF"/>
        <w:spacing w:before="0" w:beforeAutospacing="0" w:after="160" w:afterAutospacing="0"/>
        <w:jc w:val="both"/>
        <w:rPr>
          <w:ins w:id="270" w:author="Mateus Berardo de Souza Terra" w:date="2016-02-09T11:37:00Z"/>
          <w:color w:val="000000"/>
        </w:rPr>
        <w:pPrChange w:id="271" w:author="Mateus Berardo de Souza Terra" w:date="2016-02-09T11:37:00Z">
          <w:pPr>
            <w:pStyle w:val="NormalWeb"/>
            <w:shd w:val="clear" w:color="auto" w:fill="FFFFFF"/>
            <w:spacing w:before="0" w:beforeAutospacing="0" w:after="160" w:afterAutospacing="0"/>
            <w:jc w:val="both"/>
          </w:pPr>
        </w:pPrChange>
      </w:pPr>
      <w:ins w:id="272" w:author="Mateus Berardo de Souza Terra" w:date="2016-02-09T11:37:00Z">
        <w:r>
          <w:rPr>
            <w:color w:val="000000"/>
          </w:rPr>
          <w:t>Resistor de 470 ohms</w:t>
        </w:r>
      </w:ins>
    </w:p>
    <w:p w14:paraId="208C71F5" w14:textId="380BE655" w:rsidR="004A7414" w:rsidRDefault="004A7414">
      <w:pPr>
        <w:pStyle w:val="NormalWeb"/>
        <w:numPr>
          <w:ilvl w:val="0"/>
          <w:numId w:val="63"/>
        </w:numPr>
        <w:shd w:val="clear" w:color="auto" w:fill="FFFFFF"/>
        <w:spacing w:before="0" w:beforeAutospacing="0" w:after="160" w:afterAutospacing="0"/>
        <w:jc w:val="both"/>
        <w:rPr>
          <w:ins w:id="273" w:author="Mateus Berardo de Souza Terra" w:date="2016-02-09T11:39:00Z"/>
          <w:color w:val="000000"/>
        </w:rPr>
        <w:pPrChange w:id="274" w:author="Mateus Berardo de Souza Terra" w:date="2016-02-09T11:37:00Z">
          <w:pPr>
            <w:pStyle w:val="NormalWeb"/>
            <w:shd w:val="clear" w:color="auto" w:fill="FFFFFF"/>
            <w:spacing w:before="0" w:beforeAutospacing="0" w:after="160" w:afterAutospacing="0"/>
            <w:jc w:val="both"/>
          </w:pPr>
        </w:pPrChange>
      </w:pPr>
      <w:ins w:id="275" w:author="Mateus Berardo de Souza Terra" w:date="2016-02-09T11:39:00Z">
        <w:r>
          <w:rPr>
            <w:color w:val="000000"/>
          </w:rPr>
          <w:t>Resistor de 1K ohm</w:t>
        </w:r>
      </w:ins>
    </w:p>
    <w:p w14:paraId="3B9016A2" w14:textId="2900B69B" w:rsidR="004A7414" w:rsidRDefault="004A7414">
      <w:pPr>
        <w:pStyle w:val="NormalWeb"/>
        <w:numPr>
          <w:ilvl w:val="0"/>
          <w:numId w:val="63"/>
        </w:numPr>
        <w:shd w:val="clear" w:color="auto" w:fill="FFFFFF"/>
        <w:spacing w:before="0" w:beforeAutospacing="0" w:after="160" w:afterAutospacing="0"/>
        <w:jc w:val="both"/>
        <w:rPr>
          <w:ins w:id="276" w:author="Mateus Berardo de Souza Terra" w:date="2016-02-09T11:41:00Z"/>
          <w:color w:val="000000"/>
        </w:rPr>
        <w:pPrChange w:id="277" w:author="Mateus Berardo de Souza Terra" w:date="2016-02-09T11:37:00Z">
          <w:pPr>
            <w:pStyle w:val="NormalWeb"/>
            <w:shd w:val="clear" w:color="auto" w:fill="FFFFFF"/>
            <w:spacing w:before="0" w:beforeAutospacing="0" w:after="160" w:afterAutospacing="0"/>
            <w:jc w:val="both"/>
          </w:pPr>
        </w:pPrChange>
      </w:pPr>
      <w:ins w:id="278" w:author="Mateus Berardo de Souza Terra" w:date="2016-02-09T11:40:00Z">
        <w:r>
          <w:rPr>
            <w:color w:val="000000"/>
          </w:rPr>
          <w:t>Botão(Interruptor tátil)</w:t>
        </w:r>
      </w:ins>
    </w:p>
    <w:p w14:paraId="6D702A11" w14:textId="715241FC" w:rsidR="004A7414" w:rsidRDefault="00624DED">
      <w:pPr>
        <w:pStyle w:val="NormalWeb"/>
        <w:shd w:val="clear" w:color="auto" w:fill="FFFFFF"/>
        <w:spacing w:before="0" w:beforeAutospacing="0" w:after="160" w:afterAutospacing="0"/>
        <w:jc w:val="both"/>
        <w:rPr>
          <w:ins w:id="279" w:author="Mateus Berardo de Souza Terra" w:date="2016-02-09T11:42:00Z"/>
          <w:b/>
          <w:color w:val="000000"/>
          <w:sz w:val="28"/>
          <w:szCs w:val="28"/>
          <w:u w:val="single"/>
        </w:rPr>
      </w:pPr>
      <w:ins w:id="280" w:author="Mateus Berardo de Souza Terra" w:date="2016-02-09T11:42:00Z">
        <w:r w:rsidRPr="00624DED">
          <w:rPr>
            <w:b/>
            <w:color w:val="000000"/>
            <w:sz w:val="28"/>
            <w:szCs w:val="28"/>
            <w:u w:val="single"/>
            <w:rPrChange w:id="281" w:author="Mateus Berardo de Souza Terra" w:date="2016-02-09T11:42:00Z">
              <w:rPr>
                <w:b/>
                <w:color w:val="000000"/>
                <w:u w:val="single"/>
              </w:rPr>
            </w:rPrChange>
          </w:rPr>
          <w:t>Montando o circuito</w:t>
        </w:r>
      </w:ins>
    </w:p>
    <w:p w14:paraId="3806A133" w14:textId="3155C045" w:rsidR="00125819" w:rsidRDefault="00624DED" w:rsidP="00125819">
      <w:pPr>
        <w:pStyle w:val="NormalWeb"/>
        <w:shd w:val="clear" w:color="auto" w:fill="FFFFFF"/>
        <w:spacing w:before="0" w:beforeAutospacing="0" w:after="160" w:afterAutospacing="0"/>
        <w:ind w:firstLine="720"/>
        <w:jc w:val="both"/>
        <w:rPr>
          <w:color w:val="000000"/>
        </w:rPr>
      </w:pPr>
      <w:ins w:id="282" w:author="Mateus Berardo de Souza Terra" w:date="2016-02-09T11:42:00Z">
        <w:r>
          <w:rPr>
            <w:color w:val="000000"/>
          </w:rPr>
          <w:t xml:space="preserve">Com o seu arduino desconectado, monte o circuito mostrado abaixo. </w:t>
        </w:r>
      </w:ins>
      <w:ins w:id="283" w:author="Mateus Berardo de Souza Terra" w:date="2016-02-09T11:43:00Z">
        <w:r>
          <w:rPr>
            <w:color w:val="000000"/>
          </w:rPr>
          <w:t xml:space="preserve">Nunca monte circuitos com o seu arduino conectado/ligado. </w:t>
        </w:r>
      </w:ins>
      <w:r w:rsidR="00125819">
        <w:rPr>
          <w:color w:val="000000"/>
        </w:rPr>
        <w:t>Abaixo mostramos o circuito montado no fritzing e o esquemático das ligações, também montado com o auxílio do fritzing.</w:t>
      </w:r>
    </w:p>
    <w:p w14:paraId="4DCDDDC0" w14:textId="7A207C00" w:rsidR="00624DED" w:rsidRDefault="001D7DCF">
      <w:pPr>
        <w:pStyle w:val="NormalWeb"/>
        <w:shd w:val="clear" w:color="auto" w:fill="FFFFFF"/>
        <w:spacing w:before="0" w:beforeAutospacing="0" w:after="160" w:afterAutospacing="0"/>
        <w:jc w:val="both"/>
        <w:rPr>
          <w:ins w:id="284" w:author="Mateus Berardo de Souza Terra" w:date="2016-02-09T11:43:00Z"/>
          <w:color w:val="000000"/>
        </w:rPr>
      </w:pPr>
      <w:r>
        <w:rPr>
          <w:noProof/>
          <w:color w:val="000000"/>
          <w:lang w:eastAsia="pt-BR"/>
        </w:rPr>
        <w:lastRenderedPageBreak/>
        <w:drawing>
          <wp:anchor distT="0" distB="0" distL="114300" distR="114300" simplePos="0" relativeHeight="251669504" behindDoc="0" locked="0" layoutInCell="1" allowOverlap="1" wp14:anchorId="6A6C19DC" wp14:editId="5F364A81">
            <wp:simplePos x="0" y="0"/>
            <wp:positionH relativeFrom="margin">
              <wp:posOffset>1229360</wp:posOffset>
            </wp:positionH>
            <wp:positionV relativeFrom="paragraph">
              <wp:posOffset>2245995</wp:posOffset>
            </wp:positionV>
            <wp:extent cx="3476625" cy="4012565"/>
            <wp:effectExtent l="0" t="0" r="9525" b="698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jeto2_sche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76625" cy="4012565"/>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lang w:eastAsia="pt-BR"/>
        </w:rPr>
        <w:drawing>
          <wp:anchor distT="0" distB="0" distL="114300" distR="114300" simplePos="0" relativeHeight="251668480" behindDoc="0" locked="0" layoutInCell="1" allowOverlap="1" wp14:anchorId="7F4A5659" wp14:editId="07476C25">
            <wp:simplePos x="0" y="0"/>
            <wp:positionH relativeFrom="margin">
              <wp:posOffset>0</wp:posOffset>
            </wp:positionH>
            <wp:positionV relativeFrom="paragraph">
              <wp:posOffset>8792</wp:posOffset>
            </wp:positionV>
            <wp:extent cx="5944115" cy="2377646"/>
            <wp:effectExtent l="0" t="0" r="0" b="381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jeto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4115" cy="2377646"/>
                    </a:xfrm>
                    <a:prstGeom prst="rect">
                      <a:avLst/>
                    </a:prstGeom>
                  </pic:spPr>
                </pic:pic>
              </a:graphicData>
            </a:graphic>
          </wp:anchor>
        </w:drawing>
      </w:r>
    </w:p>
    <w:p w14:paraId="1F5F2E1C"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32C32E6"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4D820945"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DAEAF41"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6D1BB284"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3107FD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0F548F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6EAA794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86B9222"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143F6D2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C27E3A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4544317E" w14:textId="1CE4317E" w:rsidR="001D7DCF" w:rsidRDefault="001D7DCF">
      <w:pPr>
        <w:pStyle w:val="NormalWeb"/>
        <w:shd w:val="clear" w:color="auto" w:fill="FFFFFF"/>
        <w:spacing w:before="0" w:beforeAutospacing="0" w:after="160" w:afterAutospacing="0"/>
        <w:jc w:val="both"/>
        <w:rPr>
          <w:b/>
          <w:color w:val="000000"/>
          <w:sz w:val="28"/>
          <w:szCs w:val="28"/>
          <w:u w:val="single"/>
        </w:rPr>
      </w:pPr>
    </w:p>
    <w:p w14:paraId="794B6C23" w14:textId="791327FC" w:rsidR="001D7DCF" w:rsidRDefault="001D7DCF">
      <w:pPr>
        <w:pStyle w:val="NormalWeb"/>
        <w:shd w:val="clear" w:color="auto" w:fill="FFFFFF"/>
        <w:spacing w:before="0" w:beforeAutospacing="0" w:after="160" w:afterAutospacing="0"/>
        <w:jc w:val="both"/>
        <w:rPr>
          <w:b/>
          <w:color w:val="000000"/>
          <w:u w:val="single"/>
        </w:rPr>
      </w:pPr>
      <w:r>
        <w:rPr>
          <w:b/>
          <w:color w:val="000000"/>
          <w:u w:val="single"/>
        </w:rPr>
        <w:t>Analisando o hardware</w:t>
      </w:r>
    </w:p>
    <w:p w14:paraId="1B1A387D" w14:textId="442A3723" w:rsidR="001D7DCF" w:rsidRPr="00F40228" w:rsidRDefault="001D7DCF">
      <w:pPr>
        <w:pStyle w:val="NormalWeb"/>
        <w:shd w:val="clear" w:color="auto" w:fill="FFFFFF"/>
        <w:spacing w:before="0" w:beforeAutospacing="0" w:after="160" w:afterAutospacing="0"/>
        <w:jc w:val="both"/>
        <w:rPr>
          <w:noProof/>
          <w:color w:val="000000"/>
        </w:rPr>
      </w:pPr>
      <w:r>
        <w:rPr>
          <w:color w:val="000000"/>
        </w:rPr>
        <w:tab/>
        <w:t xml:space="preserve">O hardware desse projeto é muito parecido com o do primeiro, com a adição do botão na porta digital 2 do arduino. Para montá-lo, utilizamos um resistor </w:t>
      </w:r>
      <w:r>
        <w:rPr>
          <w:i/>
          <w:color w:val="000000"/>
        </w:rPr>
        <w:t>pull-down</w:t>
      </w:r>
      <w:r>
        <w:rPr>
          <w:color w:val="000000"/>
        </w:rPr>
        <w:t xml:space="preserve"> de 1k ohm. Os resistores </w:t>
      </w:r>
      <w:r>
        <w:rPr>
          <w:i/>
          <w:color w:val="000000"/>
        </w:rPr>
        <w:t xml:space="preserve">pull-down </w:t>
      </w:r>
      <w:r>
        <w:rPr>
          <w:color w:val="000000"/>
        </w:rPr>
        <w:t xml:space="preserve">e </w:t>
      </w:r>
      <w:r>
        <w:rPr>
          <w:i/>
          <w:color w:val="000000"/>
        </w:rPr>
        <w:t>pull-up</w:t>
      </w:r>
      <w:r>
        <w:rPr>
          <w:color w:val="000000"/>
        </w:rPr>
        <w:t xml:space="preserve"> são utilizados como filtros para as portas digitais do arduino, para garantir que não leiam valores aleatórios. A diferença entre eles está no estado que eles mantêm na porta do arduino. Resistores </w:t>
      </w:r>
      <w:r>
        <w:rPr>
          <w:i/>
          <w:color w:val="000000"/>
        </w:rPr>
        <w:t>pull-down</w:t>
      </w:r>
      <w:r>
        <w:rPr>
          <w:color w:val="000000"/>
        </w:rPr>
        <w:t xml:space="preserve"> mantém valores baixos ou desligados enquanto o botão não for pressionado, pois conectam o ground (0V) à porta digital. Já os resistores </w:t>
      </w:r>
      <w:r>
        <w:rPr>
          <w:i/>
          <w:color w:val="000000"/>
        </w:rPr>
        <w:t>pull-up</w:t>
      </w:r>
      <w:r>
        <w:rPr>
          <w:color w:val="000000"/>
        </w:rPr>
        <w:t xml:space="preserve"> fariam uma inversão dos estados: manteriam a porta alta, ou ligada</w:t>
      </w:r>
      <w:r w:rsidR="001508B9">
        <w:rPr>
          <w:color w:val="000000"/>
        </w:rPr>
        <w:t xml:space="preserve"> </w:t>
      </w:r>
      <w:r>
        <w:rPr>
          <w:color w:val="000000"/>
        </w:rPr>
        <w:t xml:space="preserve">(5V), enquanto o botão não estivesse pressionado. Abaixo mostramos uma imagem da montagem de resistores </w:t>
      </w:r>
      <w:r>
        <w:rPr>
          <w:i/>
          <w:color w:val="000000"/>
        </w:rPr>
        <w:t xml:space="preserve">pull-up </w:t>
      </w:r>
      <w:r>
        <w:rPr>
          <w:color w:val="000000"/>
        </w:rPr>
        <w:t>no circuito do projeto 2</w:t>
      </w:r>
      <w:r>
        <w:rPr>
          <w:i/>
          <w:color w:val="000000"/>
        </w:rPr>
        <w:t>.</w:t>
      </w:r>
    </w:p>
    <w:p w14:paraId="6EF1D712" w14:textId="35B27AB5" w:rsidR="001D7DCF" w:rsidRDefault="001D7DCF">
      <w:pPr>
        <w:pStyle w:val="NormalWeb"/>
        <w:shd w:val="clear" w:color="auto" w:fill="FFFFFF"/>
        <w:spacing w:before="0" w:beforeAutospacing="0" w:after="160" w:afterAutospacing="0"/>
        <w:jc w:val="both"/>
        <w:rPr>
          <w:i/>
          <w:color w:val="000000"/>
        </w:rPr>
      </w:pPr>
      <w:r>
        <w:rPr>
          <w:noProof/>
          <w:color w:val="000000"/>
          <w:lang w:eastAsia="pt-BR"/>
        </w:rPr>
        <w:lastRenderedPageBreak/>
        <w:drawing>
          <wp:anchor distT="0" distB="0" distL="114300" distR="114300" simplePos="0" relativeHeight="251670528" behindDoc="0" locked="0" layoutInCell="1" allowOverlap="1" wp14:anchorId="26782C90" wp14:editId="4B8BFFA9">
            <wp:simplePos x="0" y="0"/>
            <wp:positionH relativeFrom="margin">
              <wp:align>center</wp:align>
            </wp:positionH>
            <wp:positionV relativeFrom="paragraph">
              <wp:posOffset>9525</wp:posOffset>
            </wp:positionV>
            <wp:extent cx="3141980" cy="3426460"/>
            <wp:effectExtent l="0" t="0" r="1270" b="254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jeto2-pullup_sche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1980" cy="3426460"/>
                    </a:xfrm>
                    <a:prstGeom prst="rect">
                      <a:avLst/>
                    </a:prstGeom>
                  </pic:spPr>
                </pic:pic>
              </a:graphicData>
            </a:graphic>
            <wp14:sizeRelH relativeFrom="margin">
              <wp14:pctWidth>0</wp14:pctWidth>
            </wp14:sizeRelH>
            <wp14:sizeRelV relativeFrom="margin">
              <wp14:pctHeight>0</wp14:pctHeight>
            </wp14:sizeRelV>
          </wp:anchor>
        </w:drawing>
      </w:r>
    </w:p>
    <w:p w14:paraId="1E202506" w14:textId="77777777" w:rsidR="001D7DCF" w:rsidRPr="001D7DCF" w:rsidRDefault="001D7DCF">
      <w:pPr>
        <w:pStyle w:val="NormalWeb"/>
        <w:shd w:val="clear" w:color="auto" w:fill="FFFFFF"/>
        <w:spacing w:before="0" w:beforeAutospacing="0" w:after="160" w:afterAutospacing="0"/>
        <w:jc w:val="both"/>
        <w:rPr>
          <w:color w:val="000000"/>
        </w:rPr>
      </w:pPr>
    </w:p>
    <w:p w14:paraId="7350B73C" w14:textId="77777777" w:rsidR="001D7DCF" w:rsidRPr="001D7DCF" w:rsidRDefault="001D7DCF">
      <w:pPr>
        <w:pStyle w:val="NormalWeb"/>
        <w:shd w:val="clear" w:color="auto" w:fill="FFFFFF"/>
        <w:spacing w:before="0" w:beforeAutospacing="0" w:after="160" w:afterAutospacing="0"/>
        <w:jc w:val="both"/>
        <w:rPr>
          <w:i/>
          <w:color w:val="000000"/>
        </w:rPr>
      </w:pPr>
    </w:p>
    <w:p w14:paraId="49FC763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19AF537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94316A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E2BAC1B"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025CA832"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1A8C637"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0BF9EF5"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0124DBA9" w14:textId="0FF13F95" w:rsidR="00C00A6F" w:rsidRDefault="00C00A6F" w:rsidP="00732EC2">
      <w:pPr>
        <w:pStyle w:val="NormalWeb"/>
        <w:shd w:val="clear" w:color="auto" w:fill="FFFFFF"/>
        <w:spacing w:before="0" w:beforeAutospacing="0" w:after="160" w:afterAutospacing="0"/>
        <w:jc w:val="both"/>
        <w:rPr>
          <w:b/>
          <w:color w:val="000000"/>
          <w:sz w:val="28"/>
          <w:szCs w:val="28"/>
          <w:u w:val="single"/>
        </w:rPr>
      </w:pPr>
    </w:p>
    <w:p w14:paraId="3520FBC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479BB42D" w14:textId="06CCFD7A" w:rsidR="00624DED" w:rsidRDefault="00624DED">
      <w:pPr>
        <w:pStyle w:val="NormalWeb"/>
        <w:shd w:val="clear" w:color="auto" w:fill="FFFFFF"/>
        <w:spacing w:before="0" w:beforeAutospacing="0" w:after="160" w:afterAutospacing="0"/>
        <w:jc w:val="both"/>
        <w:rPr>
          <w:ins w:id="285" w:author="Mateus Berardo de Souza Terra" w:date="2016-02-09T11:44:00Z"/>
          <w:b/>
          <w:color w:val="000000"/>
          <w:sz w:val="28"/>
          <w:szCs w:val="28"/>
          <w:u w:val="single"/>
        </w:rPr>
      </w:pPr>
      <w:ins w:id="286" w:author="Mateus Berardo de Souza Terra" w:date="2016-02-09T11:44:00Z">
        <w:r>
          <w:rPr>
            <w:b/>
            <w:color w:val="000000"/>
            <w:sz w:val="28"/>
            <w:szCs w:val="28"/>
            <w:u w:val="single"/>
          </w:rPr>
          <w:t>O Código</w:t>
        </w:r>
      </w:ins>
    </w:p>
    <w:p w14:paraId="6EBF2D09" w14:textId="7CD3B3FA" w:rsidR="00624DED" w:rsidRDefault="00624DED">
      <w:pPr>
        <w:pStyle w:val="NormalWeb"/>
        <w:shd w:val="clear" w:color="auto" w:fill="FFFFFF"/>
        <w:spacing w:before="0" w:beforeAutospacing="0" w:after="160" w:afterAutospacing="0"/>
        <w:ind w:firstLine="720"/>
        <w:jc w:val="both"/>
        <w:rPr>
          <w:ins w:id="287" w:author="Mateus Berardo de Souza Terra" w:date="2016-02-09T11:45:00Z"/>
          <w:color w:val="000000"/>
        </w:rPr>
        <w:pPrChange w:id="288" w:author="Mateus Berardo de Souza Terra" w:date="2016-02-09T11:45:00Z">
          <w:pPr>
            <w:pStyle w:val="NormalWeb"/>
            <w:shd w:val="clear" w:color="auto" w:fill="FFFFFF"/>
            <w:spacing w:before="0" w:beforeAutospacing="0" w:after="160" w:afterAutospacing="0"/>
            <w:jc w:val="both"/>
          </w:pPr>
        </w:pPrChange>
      </w:pPr>
      <w:ins w:id="289" w:author="Mateus Berardo de Souza Terra" w:date="2016-02-09T11:44:00Z">
        <w:r>
          <w:rPr>
            <w:color w:val="000000"/>
          </w:rPr>
          <w:t>Abra a IDE do Brino e digite o código abaixo ou baixe da página do github da apostila</w:t>
        </w:r>
      </w:ins>
      <w:ins w:id="290" w:author="Mateus Berardo de Souza Terra" w:date="2016-02-09T11:45:00Z">
        <w:r>
          <w:rPr>
            <w:color w:val="000000"/>
          </w:rPr>
          <w:t>.</w:t>
        </w:r>
      </w:ins>
    </w:p>
    <w:tbl>
      <w:tblPr>
        <w:tblStyle w:val="Tabelacomgrade"/>
        <w:tblW w:w="0" w:type="auto"/>
        <w:tblLook w:val="04A0" w:firstRow="1" w:lastRow="0" w:firstColumn="1" w:lastColumn="0" w:noHBand="0" w:noVBand="1"/>
      </w:tblPr>
      <w:tblGrid>
        <w:gridCol w:w="9350"/>
      </w:tblGrid>
      <w:tr w:rsidR="00624DED" w14:paraId="17F7868F" w14:textId="77777777" w:rsidTr="00624DED">
        <w:trPr>
          <w:ins w:id="291" w:author="Mateus Berardo de Souza Terra" w:date="2016-02-09T11:45:00Z"/>
        </w:trPr>
        <w:tc>
          <w:tcPr>
            <w:tcW w:w="9350" w:type="dxa"/>
          </w:tcPr>
          <w:p w14:paraId="1D9D91A6" w14:textId="126B2E68" w:rsidR="00624DED" w:rsidRDefault="00624DED">
            <w:pPr>
              <w:pStyle w:val="NormalWeb"/>
              <w:spacing w:before="0" w:beforeAutospacing="0" w:after="30" w:afterAutospacing="0"/>
              <w:jc w:val="both"/>
              <w:rPr>
                <w:ins w:id="292" w:author="Mateus Berardo de Souza Terra" w:date="2016-02-09T11:46:00Z"/>
                <w:color w:val="000000"/>
              </w:rPr>
              <w:pPrChange w:id="293" w:author="Mateus Berardo de Souza Terra" w:date="2016-02-09T11:46:00Z">
                <w:pPr>
                  <w:pStyle w:val="NormalWeb"/>
                  <w:spacing w:before="0" w:beforeAutospacing="0" w:after="160" w:afterAutospacing="0"/>
                  <w:jc w:val="both"/>
                </w:pPr>
              </w:pPrChange>
            </w:pPr>
            <w:ins w:id="294" w:author="Mateus Berardo de Souza Terra" w:date="2016-02-09T11:45:00Z">
              <w:r>
                <w:rPr>
                  <w:color w:val="000000"/>
                </w:rPr>
                <w:t xml:space="preserve">//Projeto 2 </w:t>
              </w:r>
            </w:ins>
            <w:ins w:id="295" w:author="Mateus Berardo de Souza Terra" w:date="2016-02-09T11:46:00Z">
              <w:r>
                <w:rPr>
                  <w:color w:val="000000"/>
                </w:rPr>
                <w:t>–</w:t>
              </w:r>
            </w:ins>
            <w:ins w:id="296" w:author="Mateus Berardo de Souza Terra" w:date="2016-02-09T11:45:00Z">
              <w:r>
                <w:rPr>
                  <w:color w:val="000000"/>
                </w:rPr>
                <w:t xml:space="preserve"> </w:t>
              </w:r>
            </w:ins>
            <w:ins w:id="297" w:author="Mateus Berardo de Souza Terra" w:date="2016-02-09T11:46:00Z">
              <w:r>
                <w:rPr>
                  <w:color w:val="000000"/>
                </w:rPr>
                <w:t>Ligar luz com botão</w:t>
              </w:r>
            </w:ins>
          </w:p>
          <w:p w14:paraId="34E00F98" w14:textId="77777777" w:rsidR="00624DED" w:rsidRDefault="00624DED">
            <w:pPr>
              <w:pStyle w:val="NormalWeb"/>
              <w:spacing w:before="0" w:beforeAutospacing="0" w:after="30" w:afterAutospacing="0"/>
              <w:jc w:val="both"/>
              <w:rPr>
                <w:ins w:id="298" w:author="Mateus Berardo de Souza Terra" w:date="2016-02-09T11:46:00Z"/>
                <w:color w:val="000000"/>
              </w:rPr>
              <w:pPrChange w:id="299" w:author="Mateus Berardo de Souza Terra" w:date="2016-02-09T11:46:00Z">
                <w:pPr>
                  <w:pStyle w:val="NormalWeb"/>
                  <w:spacing w:before="0" w:beforeAutospacing="0" w:after="160" w:afterAutospacing="0"/>
                  <w:jc w:val="both"/>
                </w:pPr>
              </w:pPrChange>
            </w:pPr>
          </w:p>
          <w:p w14:paraId="67BA795F" w14:textId="0426324C" w:rsidR="00624DED" w:rsidRDefault="00352657">
            <w:pPr>
              <w:pStyle w:val="NormalWeb"/>
              <w:spacing w:before="0" w:beforeAutospacing="0" w:after="30" w:afterAutospacing="0"/>
              <w:jc w:val="both"/>
              <w:rPr>
                <w:ins w:id="300" w:author="Mateus Berardo de Souza Terra" w:date="2016-02-09T11:46:00Z"/>
                <w:color w:val="000000"/>
              </w:rPr>
              <w:pPrChange w:id="301" w:author="Mateus Berardo de Souza Terra" w:date="2016-02-09T11:46:00Z">
                <w:pPr>
                  <w:pStyle w:val="NormalWeb"/>
                  <w:spacing w:before="0" w:beforeAutospacing="0" w:after="160" w:afterAutospacing="0"/>
                  <w:jc w:val="both"/>
                </w:pPr>
              </w:pPrChange>
            </w:pPr>
            <w:r>
              <w:rPr>
                <w:color w:val="000000"/>
              </w:rPr>
              <w:t xml:space="preserve">Constante </w:t>
            </w:r>
            <w:ins w:id="302" w:author="Mateus Berardo de Souza Terra" w:date="2016-02-09T11:46:00Z">
              <w:r w:rsidR="00624DED">
                <w:rPr>
                  <w:color w:val="000000"/>
                </w:rPr>
                <w:t>Numero pinoLed = 13;</w:t>
              </w:r>
            </w:ins>
          </w:p>
          <w:p w14:paraId="3C66C74B" w14:textId="60332DC2" w:rsidR="00624DED" w:rsidRDefault="00352657">
            <w:pPr>
              <w:pStyle w:val="NormalWeb"/>
              <w:spacing w:before="0" w:beforeAutospacing="0" w:after="30" w:afterAutospacing="0"/>
              <w:jc w:val="both"/>
              <w:rPr>
                <w:color w:val="000000"/>
              </w:rPr>
              <w:pPrChange w:id="303" w:author="Mateus Berardo de Souza Terra" w:date="2016-02-09T11:46:00Z">
                <w:pPr>
                  <w:pStyle w:val="NormalWeb"/>
                  <w:spacing w:before="0" w:beforeAutospacing="0" w:after="160" w:afterAutospacing="0"/>
                  <w:jc w:val="both"/>
                </w:pPr>
              </w:pPrChange>
            </w:pPr>
            <w:r>
              <w:rPr>
                <w:color w:val="000000"/>
              </w:rPr>
              <w:t xml:space="preserve">Constante </w:t>
            </w:r>
            <w:ins w:id="304" w:author="Mateus Berardo de Souza Terra" w:date="2016-02-09T11:46:00Z">
              <w:r w:rsidR="00624DED">
                <w:rPr>
                  <w:color w:val="000000"/>
                </w:rPr>
                <w:t xml:space="preserve">Numero </w:t>
              </w:r>
            </w:ins>
            <w:ins w:id="305" w:author="Mateus Berardo de Souza Terra" w:date="2016-02-09T11:45:00Z">
              <w:r w:rsidR="00624DED">
                <w:rPr>
                  <w:color w:val="000000"/>
                </w:rPr>
                <w:t xml:space="preserve"> </w:t>
              </w:r>
            </w:ins>
            <w:ins w:id="306" w:author="Mateus Berardo de Souza Terra" w:date="2016-02-09T11:46:00Z">
              <w:r w:rsidR="00624DED">
                <w:rPr>
                  <w:color w:val="000000"/>
                </w:rPr>
                <w:t>botao = 2;</w:t>
              </w:r>
            </w:ins>
          </w:p>
          <w:p w14:paraId="684D22FF" w14:textId="77777777" w:rsidR="00624DED" w:rsidRDefault="00624DED">
            <w:pPr>
              <w:pStyle w:val="NormalWeb"/>
              <w:spacing w:before="0" w:beforeAutospacing="0" w:after="30" w:afterAutospacing="0"/>
              <w:jc w:val="both"/>
              <w:rPr>
                <w:ins w:id="307" w:author="Mateus Berardo de Souza Terra" w:date="2016-02-09T11:47:00Z"/>
                <w:color w:val="000000"/>
              </w:rPr>
              <w:pPrChange w:id="308" w:author="Mateus Berardo de Souza Terra" w:date="2016-02-09T11:46:00Z">
                <w:pPr>
                  <w:pStyle w:val="NormalWeb"/>
                  <w:spacing w:before="0" w:beforeAutospacing="0" w:after="160" w:afterAutospacing="0"/>
                  <w:jc w:val="both"/>
                </w:pPr>
              </w:pPrChange>
            </w:pPr>
          </w:p>
          <w:p w14:paraId="764B9DE3" w14:textId="77777777" w:rsidR="00624DED" w:rsidRDefault="00624DED">
            <w:pPr>
              <w:pStyle w:val="NormalWeb"/>
              <w:spacing w:before="0" w:beforeAutospacing="0" w:after="30" w:afterAutospacing="0"/>
              <w:jc w:val="both"/>
              <w:rPr>
                <w:ins w:id="309" w:author="Mateus Berardo de Souza Terra" w:date="2016-02-09T11:47:00Z"/>
                <w:color w:val="000000"/>
              </w:rPr>
              <w:pPrChange w:id="310" w:author="Mateus Berardo de Souza Terra" w:date="2016-02-09T11:46:00Z">
                <w:pPr>
                  <w:pStyle w:val="NormalWeb"/>
                  <w:spacing w:before="0" w:beforeAutospacing="0" w:after="160" w:afterAutospacing="0"/>
                  <w:jc w:val="both"/>
                </w:pPr>
              </w:pPrChange>
            </w:pPr>
            <w:ins w:id="311" w:author="Mateus Berardo de Souza Terra" w:date="2016-02-09T11:47:00Z">
              <w:r>
                <w:rPr>
                  <w:color w:val="000000"/>
                </w:rPr>
                <w:t>Configuracao(){</w:t>
              </w:r>
            </w:ins>
          </w:p>
          <w:p w14:paraId="427B5307" w14:textId="77777777" w:rsidR="00624DED" w:rsidRDefault="0073287A">
            <w:pPr>
              <w:pStyle w:val="NormalWeb"/>
              <w:spacing w:before="0" w:beforeAutospacing="0" w:after="30" w:afterAutospacing="0"/>
              <w:ind w:left="720"/>
              <w:jc w:val="both"/>
              <w:rPr>
                <w:ins w:id="312" w:author="Mateus Berardo de Souza Terra" w:date="2016-02-09T11:47:00Z"/>
                <w:color w:val="000000"/>
              </w:rPr>
              <w:pPrChange w:id="313" w:author="Mateus Berardo de Souza Terra" w:date="2016-02-09T11:47:00Z">
                <w:pPr>
                  <w:pStyle w:val="NormalWeb"/>
                  <w:spacing w:before="0" w:beforeAutospacing="0" w:after="160" w:afterAutospacing="0"/>
                  <w:jc w:val="both"/>
                </w:pPr>
              </w:pPrChange>
            </w:pPr>
            <w:ins w:id="314" w:author="Mateus Berardo de Souza Terra" w:date="2016-02-09T11:47:00Z">
              <w:r>
                <w:rPr>
                  <w:color w:val="000000"/>
                </w:rPr>
                <w:t>Pino.definirModo(pinoLed, Saida);</w:t>
              </w:r>
            </w:ins>
          </w:p>
          <w:p w14:paraId="249B20E5" w14:textId="77777777" w:rsidR="0073287A" w:rsidRDefault="0073287A">
            <w:pPr>
              <w:pStyle w:val="NormalWeb"/>
              <w:spacing w:before="0" w:beforeAutospacing="0" w:after="30" w:afterAutospacing="0"/>
              <w:ind w:left="720"/>
              <w:jc w:val="both"/>
              <w:rPr>
                <w:color w:val="000000"/>
              </w:rPr>
              <w:pPrChange w:id="315" w:author="Mateus Berardo de Souza Terra" w:date="2016-02-09T11:47:00Z">
                <w:pPr>
                  <w:pStyle w:val="NormalWeb"/>
                  <w:spacing w:before="0" w:beforeAutospacing="0" w:after="160" w:afterAutospacing="0"/>
                  <w:jc w:val="both"/>
                </w:pPr>
              </w:pPrChange>
            </w:pPr>
            <w:ins w:id="316" w:author="Mateus Berardo de Souza Terra" w:date="2016-02-09T11:47:00Z">
              <w:r>
                <w:rPr>
                  <w:color w:val="000000"/>
                </w:rPr>
                <w:t>Pino.definirModo(botao, E</w:t>
              </w:r>
            </w:ins>
            <w:ins w:id="317" w:author="Mateus Berardo de Souza Terra" w:date="2016-02-09T11:48:00Z">
              <w:r>
                <w:rPr>
                  <w:color w:val="000000"/>
                </w:rPr>
                <w:t>ntrada);</w:t>
              </w:r>
            </w:ins>
          </w:p>
          <w:p w14:paraId="1F84A234" w14:textId="77777777" w:rsidR="0073287A" w:rsidRDefault="0073287A" w:rsidP="0073287A">
            <w:pPr>
              <w:pStyle w:val="NormalWeb"/>
              <w:spacing w:before="0" w:beforeAutospacing="0" w:after="30" w:afterAutospacing="0"/>
              <w:jc w:val="both"/>
              <w:rPr>
                <w:color w:val="000000"/>
              </w:rPr>
            </w:pPr>
            <w:r>
              <w:rPr>
                <w:color w:val="000000"/>
              </w:rPr>
              <w:t>}</w:t>
            </w:r>
          </w:p>
          <w:p w14:paraId="6E153DE8" w14:textId="77777777" w:rsidR="0073287A" w:rsidRDefault="0073287A" w:rsidP="0073287A">
            <w:pPr>
              <w:pStyle w:val="NormalWeb"/>
              <w:spacing w:before="0" w:beforeAutospacing="0" w:after="30" w:afterAutospacing="0"/>
              <w:jc w:val="both"/>
              <w:rPr>
                <w:color w:val="000000"/>
              </w:rPr>
            </w:pPr>
          </w:p>
          <w:p w14:paraId="4D7847C1" w14:textId="77777777" w:rsidR="0073287A" w:rsidRDefault="0073287A" w:rsidP="0073287A">
            <w:pPr>
              <w:pStyle w:val="NormalWeb"/>
              <w:spacing w:before="0" w:beforeAutospacing="0" w:after="30" w:afterAutospacing="0"/>
              <w:jc w:val="both"/>
              <w:rPr>
                <w:color w:val="000000"/>
              </w:rPr>
            </w:pPr>
            <w:r>
              <w:rPr>
                <w:color w:val="000000"/>
              </w:rPr>
              <w:t>Principal(){</w:t>
            </w:r>
          </w:p>
          <w:p w14:paraId="41A9B240" w14:textId="304AFDA9" w:rsidR="0073287A" w:rsidRDefault="0073287A" w:rsidP="0073287A">
            <w:pPr>
              <w:pStyle w:val="NormalWeb"/>
              <w:spacing w:before="0" w:beforeAutospacing="0" w:after="30" w:afterAutospacing="0"/>
              <w:ind w:left="720"/>
              <w:jc w:val="both"/>
              <w:rPr>
                <w:color w:val="000000"/>
              </w:rPr>
            </w:pPr>
            <w:r>
              <w:rPr>
                <w:color w:val="000000"/>
              </w:rPr>
              <w:t>Numero estadoBotao = Pino.ler(Digital.botao);</w:t>
            </w:r>
          </w:p>
          <w:p w14:paraId="159669C2" w14:textId="77777777" w:rsidR="0073287A" w:rsidRDefault="0073287A" w:rsidP="0073287A">
            <w:pPr>
              <w:pStyle w:val="NormalWeb"/>
              <w:spacing w:before="0" w:beforeAutospacing="0" w:after="30" w:afterAutospacing="0"/>
              <w:ind w:left="720"/>
              <w:jc w:val="both"/>
              <w:rPr>
                <w:color w:val="000000"/>
              </w:rPr>
            </w:pPr>
            <w:r>
              <w:rPr>
                <w:color w:val="000000"/>
              </w:rPr>
              <w:t>se (estadoBotao == Ligado){</w:t>
            </w:r>
          </w:p>
          <w:p w14:paraId="5E3ABC5B" w14:textId="77777777" w:rsidR="0073287A" w:rsidRDefault="0073287A" w:rsidP="0073287A">
            <w:pPr>
              <w:pStyle w:val="NormalWeb"/>
              <w:spacing w:before="0" w:beforeAutospacing="0" w:after="30" w:afterAutospacing="0"/>
              <w:ind w:left="1440"/>
              <w:jc w:val="both"/>
              <w:rPr>
                <w:color w:val="000000"/>
              </w:rPr>
            </w:pPr>
            <w:r>
              <w:rPr>
                <w:color w:val="000000"/>
              </w:rPr>
              <w:t>Pino.escrever(Digital.pinoLed, Ligado);</w:t>
            </w:r>
          </w:p>
          <w:p w14:paraId="40DA9FDA" w14:textId="77777777" w:rsidR="0073287A" w:rsidRDefault="0073287A" w:rsidP="0073287A">
            <w:pPr>
              <w:pStyle w:val="NormalWeb"/>
              <w:spacing w:before="0" w:beforeAutospacing="0" w:after="30" w:afterAutospacing="0"/>
              <w:ind w:left="1440"/>
              <w:jc w:val="both"/>
              <w:rPr>
                <w:color w:val="000000"/>
              </w:rPr>
            </w:pPr>
            <w:r>
              <w:rPr>
                <w:color w:val="000000"/>
              </w:rPr>
              <w:t>esperar(1000);</w:t>
            </w:r>
          </w:p>
          <w:p w14:paraId="5D0A7647" w14:textId="77777777" w:rsidR="0073287A" w:rsidRDefault="0073287A" w:rsidP="0073287A">
            <w:pPr>
              <w:pStyle w:val="NormalWeb"/>
              <w:spacing w:before="0" w:beforeAutospacing="0" w:after="30" w:afterAutospacing="0"/>
              <w:ind w:left="720"/>
              <w:jc w:val="both"/>
              <w:rPr>
                <w:color w:val="000000"/>
              </w:rPr>
            </w:pPr>
            <w:r>
              <w:rPr>
                <w:color w:val="000000"/>
              </w:rPr>
              <w:t>}</w:t>
            </w:r>
          </w:p>
          <w:p w14:paraId="41526C86" w14:textId="77777777" w:rsidR="0073287A" w:rsidRDefault="0073287A" w:rsidP="0073287A">
            <w:pPr>
              <w:pStyle w:val="NormalWeb"/>
              <w:spacing w:before="0" w:beforeAutospacing="0" w:after="30" w:afterAutospacing="0"/>
              <w:ind w:left="720"/>
              <w:jc w:val="both"/>
              <w:rPr>
                <w:color w:val="000000"/>
              </w:rPr>
            </w:pPr>
            <w:r>
              <w:rPr>
                <w:color w:val="000000"/>
              </w:rPr>
              <w:t>Pino.escrever(Digital.pinoLed, Desligado);</w:t>
            </w:r>
          </w:p>
          <w:p w14:paraId="689ADC04" w14:textId="4A93EEEC" w:rsidR="0073287A" w:rsidRPr="0073287A" w:rsidRDefault="0073287A" w:rsidP="0073287A">
            <w:pPr>
              <w:pStyle w:val="NormalWeb"/>
              <w:spacing w:before="0" w:beforeAutospacing="0" w:after="30" w:afterAutospacing="0"/>
              <w:jc w:val="both"/>
              <w:rPr>
                <w:ins w:id="318" w:author="Mateus Berardo de Souza Terra" w:date="2016-02-09T11:45:00Z"/>
                <w:color w:val="000000"/>
              </w:rPr>
            </w:pPr>
            <w:r>
              <w:rPr>
                <w:color w:val="000000"/>
              </w:rPr>
              <w:t>}</w:t>
            </w:r>
          </w:p>
        </w:tc>
      </w:tr>
    </w:tbl>
    <w:p w14:paraId="3BB539A8" w14:textId="43FA7CDB" w:rsidR="00352657" w:rsidRDefault="00352657" w:rsidP="00352657">
      <w:pPr>
        <w:pStyle w:val="NormalWeb"/>
        <w:shd w:val="clear" w:color="auto" w:fill="FFFFFF"/>
        <w:spacing w:before="0" w:beforeAutospacing="0" w:after="160" w:afterAutospacing="0"/>
        <w:ind w:firstLine="720"/>
        <w:jc w:val="both"/>
        <w:rPr>
          <w:color w:val="000000"/>
        </w:rPr>
      </w:pPr>
    </w:p>
    <w:p w14:paraId="7B94C987" w14:textId="01C0473D" w:rsidR="00352657" w:rsidRDefault="00352657" w:rsidP="00352657">
      <w:pPr>
        <w:pStyle w:val="NormalWeb"/>
        <w:shd w:val="clear" w:color="auto" w:fill="FFFFFF"/>
        <w:spacing w:before="0" w:beforeAutospacing="0" w:after="160" w:afterAutospacing="0"/>
        <w:jc w:val="both"/>
        <w:rPr>
          <w:b/>
          <w:color w:val="000000"/>
          <w:u w:val="single"/>
        </w:rPr>
      </w:pPr>
      <w:r>
        <w:rPr>
          <w:b/>
          <w:color w:val="000000"/>
          <w:u w:val="single"/>
        </w:rPr>
        <w:t>Analisando o código</w:t>
      </w:r>
    </w:p>
    <w:p w14:paraId="487997D9" w14:textId="4860DEEE" w:rsidR="00352657" w:rsidRDefault="00352657" w:rsidP="00352657">
      <w:pPr>
        <w:pStyle w:val="NormalWeb"/>
        <w:shd w:val="clear" w:color="auto" w:fill="FFFFFF"/>
        <w:spacing w:before="0" w:beforeAutospacing="0" w:after="160" w:afterAutospacing="0"/>
        <w:ind w:firstLine="720"/>
        <w:jc w:val="both"/>
        <w:rPr>
          <w:color w:val="000000"/>
        </w:rPr>
      </w:pPr>
      <w:r>
        <w:rPr>
          <w:color w:val="000000"/>
        </w:rPr>
        <w:lastRenderedPageBreak/>
        <w:t xml:space="preserve">A partir desse capítulo destacaremos apenas métodos e palavras-chaves não descritas anteriormente. </w:t>
      </w:r>
    </w:p>
    <w:p w14:paraId="7064490A" w14:textId="00AD2D7B" w:rsidR="00352657" w:rsidRDefault="00352657">
      <w:pPr>
        <w:pStyle w:val="NormalWeb"/>
        <w:shd w:val="clear" w:color="auto" w:fill="FFFFFF"/>
        <w:spacing w:before="0" w:beforeAutospacing="0" w:after="160" w:afterAutospacing="0"/>
        <w:jc w:val="both"/>
        <w:rPr>
          <w:i/>
          <w:color w:val="000000"/>
        </w:rPr>
      </w:pPr>
      <w:r>
        <w:rPr>
          <w:color w:val="000000"/>
        </w:rPr>
        <w:tab/>
      </w:r>
      <w:r>
        <w:rPr>
          <w:i/>
          <w:color w:val="000000"/>
        </w:rPr>
        <w:t>Constante Numero pinoLed = 13;</w:t>
      </w:r>
    </w:p>
    <w:p w14:paraId="0EB67E62" w14:textId="2B4DC024"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Diferente do outro código, dessa vez marcamos a variável </w:t>
      </w:r>
      <w:r w:rsidRPr="00352657">
        <w:rPr>
          <w:i/>
          <w:color w:val="000000"/>
        </w:rPr>
        <w:t>pinoLed</w:t>
      </w:r>
      <w:r>
        <w:rPr>
          <w:color w:val="000000"/>
        </w:rPr>
        <w:t xml:space="preserve"> como uma constante, ou seja, avisamos para o arduino que seu valor não será alterado durante a execução do rascunho.</w:t>
      </w:r>
    </w:p>
    <w:p w14:paraId="60D100B7" w14:textId="3B4971AC" w:rsidR="00352657" w:rsidRDefault="00352657" w:rsidP="00352657">
      <w:pPr>
        <w:pStyle w:val="NormalWeb"/>
        <w:shd w:val="clear" w:color="auto" w:fill="FFFFFF"/>
        <w:spacing w:before="0" w:beforeAutospacing="0" w:after="160" w:afterAutospacing="0"/>
        <w:jc w:val="both"/>
        <w:rPr>
          <w:i/>
          <w:color w:val="000000"/>
        </w:rPr>
      </w:pPr>
      <w:r>
        <w:rPr>
          <w:color w:val="000000"/>
        </w:rPr>
        <w:tab/>
      </w:r>
      <w:r>
        <w:rPr>
          <w:i/>
          <w:color w:val="000000"/>
        </w:rPr>
        <w:t xml:space="preserve">Pino.definirModo(botão, </w:t>
      </w:r>
      <w:r>
        <w:rPr>
          <w:b/>
          <w:i/>
          <w:color w:val="000000"/>
        </w:rPr>
        <w:t>Entrada</w:t>
      </w:r>
      <w:r>
        <w:rPr>
          <w:i/>
          <w:color w:val="000000"/>
        </w:rPr>
        <w:t>);</w:t>
      </w:r>
    </w:p>
    <w:p w14:paraId="0B9AA828" w14:textId="7DBC2AA1" w:rsidR="00352657" w:rsidRDefault="00352657" w:rsidP="00352657">
      <w:pPr>
        <w:pStyle w:val="NormalWeb"/>
        <w:shd w:val="clear" w:color="auto" w:fill="FFFFFF"/>
        <w:spacing w:before="0" w:beforeAutospacing="0" w:after="160" w:afterAutospacing="0"/>
        <w:jc w:val="both"/>
        <w:rPr>
          <w:color w:val="000000"/>
        </w:rPr>
      </w:pPr>
      <w:r>
        <w:rPr>
          <w:color w:val="000000"/>
        </w:rPr>
        <w:tab/>
        <w:t>Nessa linha definimos que o nosso botão atuará como uma entrada e não como uma saída, dessa forma o arduino poderá ler o valor da porta e saber se o botão está apertado ou não.</w:t>
      </w:r>
    </w:p>
    <w:p w14:paraId="36BC4B9D" w14:textId="39732092" w:rsidR="00352657" w:rsidRDefault="00352657" w:rsidP="00352657">
      <w:pPr>
        <w:pStyle w:val="NormalWeb"/>
        <w:shd w:val="clear" w:color="auto" w:fill="FFFFFF"/>
        <w:spacing w:before="0" w:beforeAutospacing="0" w:after="160" w:afterAutospacing="0"/>
        <w:jc w:val="both"/>
        <w:rPr>
          <w:i/>
          <w:color w:val="000000"/>
        </w:rPr>
      </w:pPr>
      <w:r>
        <w:rPr>
          <w:color w:val="000000"/>
        </w:rPr>
        <w:tab/>
      </w:r>
      <w:r>
        <w:rPr>
          <w:i/>
          <w:color w:val="000000"/>
        </w:rPr>
        <w:t>Numero estadoBotao = Pino.ler(Digital.botao);</w:t>
      </w:r>
    </w:p>
    <w:p w14:paraId="10B551D1" w14:textId="7F170A3E"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A partir do método </w:t>
      </w:r>
      <w:r>
        <w:rPr>
          <w:i/>
          <w:color w:val="000000"/>
        </w:rPr>
        <w:t xml:space="preserve">ler </w:t>
      </w:r>
      <w:r>
        <w:rPr>
          <w:color w:val="000000"/>
        </w:rPr>
        <w:t xml:space="preserve">do conjunto </w:t>
      </w:r>
      <w:r>
        <w:rPr>
          <w:i/>
          <w:color w:val="000000"/>
        </w:rPr>
        <w:t>Pino</w:t>
      </w:r>
      <w:r>
        <w:rPr>
          <w:color w:val="000000"/>
        </w:rPr>
        <w:t xml:space="preserve"> podemos obter o valor da porta digital </w:t>
      </w:r>
      <w:r>
        <w:rPr>
          <w:i/>
          <w:color w:val="000000"/>
        </w:rPr>
        <w:t xml:space="preserve">botao </w:t>
      </w:r>
      <w:r>
        <w:rPr>
          <w:color w:val="000000"/>
        </w:rPr>
        <w:t xml:space="preserve">que poderá ser </w:t>
      </w:r>
      <w:r>
        <w:rPr>
          <w:i/>
          <w:color w:val="000000"/>
        </w:rPr>
        <w:t>Ligado</w:t>
      </w:r>
      <w:r w:rsidRPr="00352657">
        <w:rPr>
          <w:color w:val="000000"/>
        </w:rPr>
        <w:t>,</w:t>
      </w:r>
      <w:r w:rsidRPr="00352657">
        <w:t xml:space="preserve"> c</w:t>
      </w:r>
      <w:r>
        <w:t>aso exista corrente fluindo</w:t>
      </w:r>
      <w:r>
        <w:rPr>
          <w:color w:val="000000"/>
        </w:rPr>
        <w:t xml:space="preserve">, ou </w:t>
      </w:r>
      <w:r>
        <w:rPr>
          <w:i/>
          <w:color w:val="000000"/>
        </w:rPr>
        <w:t>Desligado</w:t>
      </w:r>
      <w:r>
        <w:rPr>
          <w:color w:val="000000"/>
        </w:rPr>
        <w:t xml:space="preserve">, caso não exista corrente fluindo. Depois de ler a porta, guardamos o valor na variável </w:t>
      </w:r>
      <w:r>
        <w:rPr>
          <w:i/>
          <w:color w:val="000000"/>
        </w:rPr>
        <w:t>estadoBotao</w:t>
      </w:r>
      <w:r w:rsidR="00470F0A">
        <w:rPr>
          <w:color w:val="000000"/>
        </w:rPr>
        <w:t>.</w:t>
      </w:r>
    </w:p>
    <w:p w14:paraId="6F0FC0FC" w14:textId="073F6D96" w:rsidR="004A7414" w:rsidRDefault="00352657">
      <w:pPr>
        <w:pStyle w:val="NormalWeb"/>
        <w:shd w:val="clear" w:color="auto" w:fill="FFFFFF"/>
        <w:spacing w:before="0" w:beforeAutospacing="0" w:after="160" w:afterAutospacing="0"/>
        <w:jc w:val="both"/>
        <w:rPr>
          <w:i/>
          <w:color w:val="000000"/>
        </w:rPr>
      </w:pPr>
      <w:r>
        <w:rPr>
          <w:color w:val="000000"/>
        </w:rPr>
        <w:tab/>
      </w:r>
      <w:r>
        <w:rPr>
          <w:i/>
          <w:color w:val="000000"/>
        </w:rPr>
        <w:t>se (estadoBotao == Ligado){</w:t>
      </w:r>
    </w:p>
    <w:p w14:paraId="275BB7AF" w14:textId="2DF098C4" w:rsidR="00352657" w:rsidRDefault="00352657" w:rsidP="00352657">
      <w:pPr>
        <w:pStyle w:val="NormalWeb"/>
        <w:shd w:val="clear" w:color="auto" w:fill="FFFFFF"/>
        <w:spacing w:before="0" w:beforeAutospacing="0" w:after="160" w:afterAutospacing="0"/>
        <w:jc w:val="both"/>
        <w:rPr>
          <w:i/>
          <w:color w:val="000000"/>
        </w:rPr>
      </w:pPr>
      <w:r>
        <w:rPr>
          <w:i/>
          <w:color w:val="000000"/>
        </w:rPr>
        <w:tab/>
      </w:r>
      <w:r>
        <w:rPr>
          <w:i/>
          <w:color w:val="000000"/>
        </w:rPr>
        <w:tab/>
        <w:t>...</w:t>
      </w:r>
      <w:r>
        <w:rPr>
          <w:i/>
          <w:color w:val="000000"/>
        </w:rPr>
        <w:tab/>
      </w:r>
    </w:p>
    <w:p w14:paraId="022155C6" w14:textId="182C437E" w:rsidR="00352657" w:rsidRDefault="00352657" w:rsidP="00352657">
      <w:pPr>
        <w:pStyle w:val="NormalWeb"/>
        <w:shd w:val="clear" w:color="auto" w:fill="FFFFFF"/>
        <w:spacing w:before="0" w:beforeAutospacing="0" w:after="160" w:afterAutospacing="0"/>
        <w:jc w:val="both"/>
        <w:rPr>
          <w:i/>
          <w:color w:val="000000"/>
        </w:rPr>
      </w:pPr>
      <w:r>
        <w:rPr>
          <w:i/>
          <w:color w:val="000000"/>
        </w:rPr>
        <w:tab/>
        <w:t>}</w:t>
      </w:r>
    </w:p>
    <w:p w14:paraId="752605F2" w14:textId="3E038FCB"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Depois de ler a porta, criamos um bloco condicional que será executado </w:t>
      </w:r>
      <w:r>
        <w:rPr>
          <w:i/>
          <w:color w:val="000000"/>
        </w:rPr>
        <w:t xml:space="preserve">se </w:t>
      </w:r>
      <w:r>
        <w:rPr>
          <w:color w:val="000000"/>
        </w:rPr>
        <w:t>a porta estiver ligada, ou seja, se o botão estiver</w:t>
      </w:r>
      <w:r w:rsidR="00470F0A">
        <w:rPr>
          <w:color w:val="000000"/>
        </w:rPr>
        <w:t xml:space="preserve"> apertado. Caso ele esteja solto, o arduino simplesmente ignorará todo o código dentro do bloco do </w:t>
      </w:r>
      <w:r w:rsidR="00470F0A">
        <w:rPr>
          <w:i/>
          <w:color w:val="000000"/>
        </w:rPr>
        <w:t>se</w:t>
      </w:r>
      <w:r w:rsidR="00470F0A">
        <w:rPr>
          <w:color w:val="000000"/>
        </w:rPr>
        <w:t>.</w:t>
      </w:r>
    </w:p>
    <w:p w14:paraId="29B0270E" w14:textId="685FC32F" w:rsidR="00470F0A" w:rsidRDefault="00470F0A" w:rsidP="00352657">
      <w:pPr>
        <w:pStyle w:val="NormalWeb"/>
        <w:shd w:val="clear" w:color="auto" w:fill="FFFFFF"/>
        <w:spacing w:before="0" w:beforeAutospacing="0" w:after="160" w:afterAutospacing="0"/>
        <w:jc w:val="both"/>
        <w:rPr>
          <w:i/>
          <w:color w:val="000000"/>
        </w:rPr>
      </w:pPr>
      <w:r>
        <w:rPr>
          <w:color w:val="000000"/>
        </w:rPr>
        <w:tab/>
      </w:r>
      <w:r>
        <w:rPr>
          <w:i/>
          <w:color w:val="000000"/>
        </w:rPr>
        <w:t>Pino.escrever(Digital.pinoLed, Ligado);</w:t>
      </w:r>
    </w:p>
    <w:p w14:paraId="3CCFD2EB" w14:textId="7B05311C" w:rsidR="00470F0A" w:rsidRDefault="00470F0A" w:rsidP="00352657">
      <w:pPr>
        <w:pStyle w:val="NormalWeb"/>
        <w:shd w:val="clear" w:color="auto" w:fill="FFFFFF"/>
        <w:spacing w:before="0" w:beforeAutospacing="0" w:after="160" w:afterAutospacing="0"/>
        <w:jc w:val="both"/>
        <w:rPr>
          <w:color w:val="000000"/>
        </w:rPr>
      </w:pPr>
      <w:r>
        <w:rPr>
          <w:i/>
          <w:color w:val="000000"/>
        </w:rPr>
        <w:tab/>
      </w:r>
      <w:r>
        <w:rPr>
          <w:color w:val="000000"/>
        </w:rPr>
        <w:t xml:space="preserve">O método </w:t>
      </w:r>
      <w:r>
        <w:rPr>
          <w:i/>
          <w:color w:val="000000"/>
        </w:rPr>
        <w:t>escrever</w:t>
      </w:r>
      <w:r>
        <w:rPr>
          <w:color w:val="000000"/>
        </w:rPr>
        <w:t xml:space="preserve"> nada mais é do que outra forma de ligar e desligar o pino. No primeiro projeto utilizamos os métodos </w:t>
      </w:r>
      <w:r>
        <w:rPr>
          <w:i/>
          <w:color w:val="000000"/>
        </w:rPr>
        <w:t xml:space="preserve">ligar </w:t>
      </w:r>
      <w:r>
        <w:rPr>
          <w:color w:val="000000"/>
        </w:rPr>
        <w:t xml:space="preserve">e </w:t>
      </w:r>
      <w:r>
        <w:rPr>
          <w:i/>
          <w:color w:val="000000"/>
        </w:rPr>
        <w:t>desligar</w:t>
      </w:r>
      <w:r>
        <w:rPr>
          <w:color w:val="000000"/>
        </w:rPr>
        <w:t xml:space="preserve">, que equivalem a escrever o estado </w:t>
      </w:r>
      <w:r>
        <w:rPr>
          <w:i/>
          <w:color w:val="000000"/>
        </w:rPr>
        <w:t>Ligado</w:t>
      </w:r>
      <w:r>
        <w:rPr>
          <w:color w:val="000000"/>
        </w:rPr>
        <w:t xml:space="preserve"> ou </w:t>
      </w:r>
      <w:r>
        <w:rPr>
          <w:i/>
          <w:color w:val="000000"/>
        </w:rPr>
        <w:t>Desligado</w:t>
      </w:r>
      <w:r>
        <w:rPr>
          <w:color w:val="000000"/>
        </w:rPr>
        <w:t xml:space="preserve">, respectivamente, ao pino. Os métodos </w:t>
      </w:r>
      <w:r>
        <w:rPr>
          <w:i/>
          <w:color w:val="000000"/>
        </w:rPr>
        <w:t xml:space="preserve">ligar </w:t>
      </w:r>
      <w:r>
        <w:rPr>
          <w:color w:val="000000"/>
        </w:rPr>
        <w:t xml:space="preserve">e </w:t>
      </w:r>
      <w:r>
        <w:rPr>
          <w:i/>
          <w:color w:val="000000"/>
        </w:rPr>
        <w:t>desligar</w:t>
      </w:r>
      <w:r w:rsidRPr="00470F0A">
        <w:rPr>
          <w:color w:val="000000"/>
        </w:rPr>
        <w:t xml:space="preserve"> são abstrações, ou seja, simplificações, do m</w:t>
      </w:r>
      <w:r>
        <w:rPr>
          <w:color w:val="000000"/>
        </w:rPr>
        <w:t xml:space="preserve">étodo </w:t>
      </w:r>
      <w:r>
        <w:rPr>
          <w:i/>
          <w:color w:val="000000"/>
        </w:rPr>
        <w:t>escrever</w:t>
      </w:r>
      <w:r>
        <w:rPr>
          <w:color w:val="000000"/>
        </w:rPr>
        <w:t>.</w:t>
      </w:r>
    </w:p>
    <w:p w14:paraId="1139FB68" w14:textId="395D95D4" w:rsidR="00732EC2" w:rsidRPr="00732EC2" w:rsidRDefault="00732EC2" w:rsidP="00352657">
      <w:pPr>
        <w:pStyle w:val="NormalWeb"/>
        <w:shd w:val="clear" w:color="auto" w:fill="FFFFFF"/>
        <w:spacing w:before="0" w:beforeAutospacing="0" w:after="160" w:afterAutospacing="0"/>
        <w:jc w:val="both"/>
        <w:rPr>
          <w:b/>
          <w:color w:val="000000"/>
        </w:rPr>
      </w:pPr>
      <w:r>
        <w:rPr>
          <w:b/>
          <w:color w:val="000000"/>
        </w:rPr>
        <w:t>Pull-up</w:t>
      </w:r>
    </w:p>
    <w:p w14:paraId="3E72FF8A" w14:textId="77777777" w:rsidR="00732EC2" w:rsidRDefault="00732EC2" w:rsidP="00732EC2">
      <w:pPr>
        <w:pStyle w:val="NormalWeb"/>
        <w:shd w:val="clear" w:color="auto" w:fill="FFFFFF"/>
        <w:spacing w:before="0" w:beforeAutospacing="0" w:after="160" w:afterAutospacing="0"/>
        <w:ind w:firstLine="720"/>
        <w:jc w:val="both"/>
        <w:rPr>
          <w:color w:val="000000"/>
        </w:rPr>
      </w:pPr>
      <w:r>
        <w:rPr>
          <w:color w:val="000000"/>
        </w:rPr>
        <w:t xml:space="preserve">O arduino já possui internamente resistores pull-up. É possível utilizar o modo </w:t>
      </w:r>
      <w:r>
        <w:rPr>
          <w:i/>
          <w:color w:val="000000"/>
        </w:rPr>
        <w:t xml:space="preserve">Entrada_PULLUP </w:t>
      </w:r>
      <w:r>
        <w:rPr>
          <w:color w:val="000000"/>
        </w:rPr>
        <w:t>para aproveitar estes resistores. A montagem e o código ficariam da seguinte forma:</w:t>
      </w:r>
    </w:p>
    <w:p w14:paraId="5CC22B32" w14:textId="77777777" w:rsidR="00732EC2" w:rsidRDefault="00732EC2" w:rsidP="00732EC2">
      <w:pPr>
        <w:pStyle w:val="NormalWeb"/>
        <w:shd w:val="clear" w:color="auto" w:fill="FFFFFF"/>
        <w:spacing w:before="0" w:beforeAutospacing="0" w:after="160" w:afterAutospacing="0"/>
        <w:jc w:val="both"/>
        <w:rPr>
          <w:noProof/>
          <w:color w:val="000000"/>
        </w:rPr>
      </w:pPr>
    </w:p>
    <w:p w14:paraId="200003BE" w14:textId="77777777" w:rsidR="00732EC2" w:rsidRPr="00742ACD" w:rsidRDefault="00732EC2" w:rsidP="00732EC2">
      <w:pPr>
        <w:pStyle w:val="NormalWeb"/>
        <w:shd w:val="clear" w:color="auto" w:fill="FFFFFF"/>
        <w:spacing w:before="0" w:beforeAutospacing="0" w:after="160" w:afterAutospacing="0"/>
        <w:jc w:val="both"/>
        <w:rPr>
          <w:color w:val="000000"/>
        </w:rPr>
      </w:pPr>
      <w:r>
        <w:rPr>
          <w:noProof/>
          <w:color w:val="000000"/>
          <w:lang w:eastAsia="pt-BR"/>
        </w:rPr>
        <w:lastRenderedPageBreak/>
        <w:drawing>
          <wp:anchor distT="0" distB="0" distL="114300" distR="114300" simplePos="0" relativeHeight="251672576" behindDoc="0" locked="0" layoutInCell="1" allowOverlap="1" wp14:anchorId="4803C1D6" wp14:editId="53301911">
            <wp:simplePos x="0" y="0"/>
            <wp:positionH relativeFrom="margin">
              <wp:align>center</wp:align>
            </wp:positionH>
            <wp:positionV relativeFrom="paragraph">
              <wp:posOffset>4445</wp:posOffset>
            </wp:positionV>
            <wp:extent cx="3764280" cy="2482215"/>
            <wp:effectExtent l="0" t="0" r="762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jeto2-PULLUP.png"/>
                    <pic:cNvPicPr/>
                  </pic:nvPicPr>
                  <pic:blipFill rotWithShape="1">
                    <a:blip r:embed="rId13" cstate="print">
                      <a:extLst>
                        <a:ext uri="{28A0092B-C50C-407E-A947-70E740481C1C}">
                          <a14:useLocalDpi xmlns:a14="http://schemas.microsoft.com/office/drawing/2010/main" val="0"/>
                        </a:ext>
                      </a:extLst>
                    </a:blip>
                    <a:srcRect l="39334"/>
                    <a:stretch/>
                  </pic:blipFill>
                  <pic:spPr bwMode="auto">
                    <a:xfrm>
                      <a:off x="0" y="0"/>
                      <a:ext cx="3764280" cy="2482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9C5D0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8AA8B12"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41A61917"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1C1D626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2E548AC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C5C656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FAA34D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3FB93C6C"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tbl>
      <w:tblPr>
        <w:tblStyle w:val="Tabelacomgrade"/>
        <w:tblW w:w="0" w:type="auto"/>
        <w:tblLook w:val="04A0" w:firstRow="1" w:lastRow="0" w:firstColumn="1" w:lastColumn="0" w:noHBand="0" w:noVBand="1"/>
      </w:tblPr>
      <w:tblGrid>
        <w:gridCol w:w="9350"/>
      </w:tblGrid>
      <w:tr w:rsidR="00732EC2" w14:paraId="3166CEBE" w14:textId="77777777" w:rsidTr="00732EC2">
        <w:tc>
          <w:tcPr>
            <w:tcW w:w="9350" w:type="dxa"/>
          </w:tcPr>
          <w:p w14:paraId="17FA8F2B" w14:textId="01C2EE8B" w:rsidR="00732EC2" w:rsidRDefault="00732EC2">
            <w:pPr>
              <w:pStyle w:val="NormalWeb"/>
              <w:spacing w:before="0" w:beforeAutospacing="0" w:after="30" w:afterAutospacing="0"/>
              <w:jc w:val="both"/>
              <w:rPr>
                <w:ins w:id="319" w:author="Mateus Berardo de Souza Terra" w:date="2016-02-09T11:46:00Z"/>
                <w:color w:val="000000"/>
              </w:rPr>
              <w:pPrChange w:id="320" w:author="Mateus Berardo de Souza Terra" w:date="2016-02-09T11:46:00Z">
                <w:pPr>
                  <w:pStyle w:val="NormalWeb"/>
                  <w:spacing w:before="0" w:beforeAutospacing="0" w:after="160" w:afterAutospacing="0"/>
                  <w:jc w:val="both"/>
                </w:pPr>
              </w:pPrChange>
            </w:pPr>
            <w:ins w:id="321" w:author="Mateus Berardo de Souza Terra" w:date="2016-02-09T11:45:00Z">
              <w:r>
                <w:rPr>
                  <w:color w:val="000000"/>
                </w:rPr>
                <w:t>//Projeto 2</w:t>
              </w:r>
            </w:ins>
            <w:r>
              <w:rPr>
                <w:color w:val="000000"/>
              </w:rPr>
              <w:t>.1</w:t>
            </w:r>
            <w:ins w:id="322" w:author="Mateus Berardo de Souza Terra" w:date="2016-02-09T11:45:00Z">
              <w:r>
                <w:rPr>
                  <w:color w:val="000000"/>
                </w:rPr>
                <w:t xml:space="preserve"> </w:t>
              </w:r>
            </w:ins>
            <w:ins w:id="323" w:author="Mateus Berardo de Souza Terra" w:date="2016-02-09T11:46:00Z">
              <w:r>
                <w:rPr>
                  <w:color w:val="000000"/>
                </w:rPr>
                <w:t>–</w:t>
              </w:r>
            </w:ins>
            <w:ins w:id="324" w:author="Mateus Berardo de Souza Terra" w:date="2016-02-09T11:45:00Z">
              <w:r>
                <w:rPr>
                  <w:color w:val="000000"/>
                </w:rPr>
                <w:t xml:space="preserve"> </w:t>
              </w:r>
            </w:ins>
            <w:ins w:id="325" w:author="Mateus Berardo de Souza Terra" w:date="2016-02-09T11:46:00Z">
              <w:r>
                <w:rPr>
                  <w:color w:val="000000"/>
                </w:rPr>
                <w:t>Ligar luz com botão</w:t>
              </w:r>
            </w:ins>
            <w:r>
              <w:rPr>
                <w:color w:val="000000"/>
              </w:rPr>
              <w:t xml:space="preserve"> pull-up</w:t>
            </w:r>
          </w:p>
          <w:p w14:paraId="02533194" w14:textId="77777777" w:rsidR="00732EC2" w:rsidRDefault="00732EC2">
            <w:pPr>
              <w:pStyle w:val="NormalWeb"/>
              <w:spacing w:before="0" w:beforeAutospacing="0" w:after="30" w:afterAutospacing="0"/>
              <w:jc w:val="both"/>
              <w:rPr>
                <w:ins w:id="326" w:author="Mateus Berardo de Souza Terra" w:date="2016-02-09T11:46:00Z"/>
                <w:color w:val="000000"/>
              </w:rPr>
              <w:pPrChange w:id="327" w:author="Mateus Berardo de Souza Terra" w:date="2016-02-09T11:46:00Z">
                <w:pPr>
                  <w:pStyle w:val="NormalWeb"/>
                  <w:spacing w:before="0" w:beforeAutospacing="0" w:after="160" w:afterAutospacing="0"/>
                  <w:jc w:val="both"/>
                </w:pPr>
              </w:pPrChange>
            </w:pPr>
          </w:p>
          <w:p w14:paraId="4CA19CC8" w14:textId="77777777" w:rsidR="00732EC2" w:rsidRDefault="00732EC2">
            <w:pPr>
              <w:pStyle w:val="NormalWeb"/>
              <w:spacing w:before="0" w:beforeAutospacing="0" w:after="30" w:afterAutospacing="0"/>
              <w:jc w:val="both"/>
              <w:rPr>
                <w:ins w:id="328" w:author="Mateus Berardo de Souza Terra" w:date="2016-02-09T11:46:00Z"/>
                <w:color w:val="000000"/>
              </w:rPr>
              <w:pPrChange w:id="329" w:author="Mateus Berardo de Souza Terra" w:date="2016-02-09T11:46:00Z">
                <w:pPr>
                  <w:pStyle w:val="NormalWeb"/>
                  <w:spacing w:before="0" w:beforeAutospacing="0" w:after="160" w:afterAutospacing="0"/>
                  <w:jc w:val="both"/>
                </w:pPr>
              </w:pPrChange>
            </w:pPr>
            <w:r>
              <w:rPr>
                <w:color w:val="000000"/>
              </w:rPr>
              <w:t xml:space="preserve">Constante </w:t>
            </w:r>
            <w:ins w:id="330" w:author="Mateus Berardo de Souza Terra" w:date="2016-02-09T11:46:00Z">
              <w:r>
                <w:rPr>
                  <w:color w:val="000000"/>
                </w:rPr>
                <w:t>Numero pinoLed = 13;</w:t>
              </w:r>
            </w:ins>
          </w:p>
          <w:p w14:paraId="6F089054" w14:textId="77777777" w:rsidR="00732EC2" w:rsidRDefault="00732EC2">
            <w:pPr>
              <w:pStyle w:val="NormalWeb"/>
              <w:spacing w:before="0" w:beforeAutospacing="0" w:after="30" w:afterAutospacing="0"/>
              <w:jc w:val="both"/>
              <w:rPr>
                <w:color w:val="000000"/>
              </w:rPr>
              <w:pPrChange w:id="331" w:author="Mateus Berardo de Souza Terra" w:date="2016-02-09T11:46:00Z">
                <w:pPr>
                  <w:pStyle w:val="NormalWeb"/>
                  <w:spacing w:before="0" w:beforeAutospacing="0" w:after="160" w:afterAutospacing="0"/>
                  <w:jc w:val="both"/>
                </w:pPr>
              </w:pPrChange>
            </w:pPr>
            <w:r>
              <w:rPr>
                <w:color w:val="000000"/>
              </w:rPr>
              <w:t xml:space="preserve">Constante </w:t>
            </w:r>
            <w:ins w:id="332" w:author="Mateus Berardo de Souza Terra" w:date="2016-02-09T11:46:00Z">
              <w:r>
                <w:rPr>
                  <w:color w:val="000000"/>
                </w:rPr>
                <w:t xml:space="preserve">Numero </w:t>
              </w:r>
            </w:ins>
            <w:ins w:id="333" w:author="Mateus Berardo de Souza Terra" w:date="2016-02-09T11:45:00Z">
              <w:r>
                <w:rPr>
                  <w:color w:val="000000"/>
                </w:rPr>
                <w:t xml:space="preserve"> </w:t>
              </w:r>
            </w:ins>
            <w:ins w:id="334" w:author="Mateus Berardo de Souza Terra" w:date="2016-02-09T11:46:00Z">
              <w:r>
                <w:rPr>
                  <w:color w:val="000000"/>
                </w:rPr>
                <w:t>botao = 2;</w:t>
              </w:r>
            </w:ins>
          </w:p>
          <w:p w14:paraId="3695D808" w14:textId="77777777" w:rsidR="00732EC2" w:rsidRDefault="00732EC2">
            <w:pPr>
              <w:pStyle w:val="NormalWeb"/>
              <w:spacing w:before="0" w:beforeAutospacing="0" w:after="30" w:afterAutospacing="0"/>
              <w:jc w:val="both"/>
              <w:rPr>
                <w:ins w:id="335" w:author="Mateus Berardo de Souza Terra" w:date="2016-02-09T11:47:00Z"/>
                <w:color w:val="000000"/>
              </w:rPr>
              <w:pPrChange w:id="336" w:author="Mateus Berardo de Souza Terra" w:date="2016-02-09T11:46:00Z">
                <w:pPr>
                  <w:pStyle w:val="NormalWeb"/>
                  <w:spacing w:before="0" w:beforeAutospacing="0" w:after="160" w:afterAutospacing="0"/>
                  <w:jc w:val="both"/>
                </w:pPr>
              </w:pPrChange>
            </w:pPr>
          </w:p>
          <w:p w14:paraId="2D8D8BF1" w14:textId="77777777" w:rsidR="00732EC2" w:rsidRDefault="00732EC2">
            <w:pPr>
              <w:pStyle w:val="NormalWeb"/>
              <w:spacing w:before="0" w:beforeAutospacing="0" w:after="30" w:afterAutospacing="0"/>
              <w:jc w:val="both"/>
              <w:rPr>
                <w:ins w:id="337" w:author="Mateus Berardo de Souza Terra" w:date="2016-02-09T11:47:00Z"/>
                <w:color w:val="000000"/>
              </w:rPr>
              <w:pPrChange w:id="338" w:author="Mateus Berardo de Souza Terra" w:date="2016-02-09T11:46:00Z">
                <w:pPr>
                  <w:pStyle w:val="NormalWeb"/>
                  <w:spacing w:before="0" w:beforeAutospacing="0" w:after="160" w:afterAutospacing="0"/>
                  <w:jc w:val="both"/>
                </w:pPr>
              </w:pPrChange>
            </w:pPr>
            <w:ins w:id="339" w:author="Mateus Berardo de Souza Terra" w:date="2016-02-09T11:47:00Z">
              <w:r>
                <w:rPr>
                  <w:color w:val="000000"/>
                </w:rPr>
                <w:t>Configuracao(){</w:t>
              </w:r>
            </w:ins>
          </w:p>
          <w:p w14:paraId="2A3E58A5" w14:textId="77777777" w:rsidR="00732EC2" w:rsidRDefault="00732EC2">
            <w:pPr>
              <w:pStyle w:val="NormalWeb"/>
              <w:spacing w:before="0" w:beforeAutospacing="0" w:after="30" w:afterAutospacing="0"/>
              <w:ind w:left="720"/>
              <w:jc w:val="both"/>
              <w:rPr>
                <w:ins w:id="340" w:author="Mateus Berardo de Souza Terra" w:date="2016-02-09T11:47:00Z"/>
                <w:color w:val="000000"/>
              </w:rPr>
              <w:pPrChange w:id="341" w:author="Mateus Berardo de Souza Terra" w:date="2016-02-09T11:47:00Z">
                <w:pPr>
                  <w:pStyle w:val="NormalWeb"/>
                  <w:spacing w:before="0" w:beforeAutospacing="0" w:after="160" w:afterAutospacing="0"/>
                  <w:jc w:val="both"/>
                </w:pPr>
              </w:pPrChange>
            </w:pPr>
            <w:ins w:id="342" w:author="Mateus Berardo de Souza Terra" w:date="2016-02-09T11:47:00Z">
              <w:r>
                <w:rPr>
                  <w:color w:val="000000"/>
                </w:rPr>
                <w:t>Pino.definirModo(pinoLed, Saida);</w:t>
              </w:r>
            </w:ins>
          </w:p>
          <w:p w14:paraId="34DB7F58" w14:textId="3F6D87BF" w:rsidR="00732EC2" w:rsidRDefault="00732EC2">
            <w:pPr>
              <w:pStyle w:val="NormalWeb"/>
              <w:spacing w:before="0" w:beforeAutospacing="0" w:after="30" w:afterAutospacing="0"/>
              <w:ind w:left="720"/>
              <w:jc w:val="both"/>
              <w:rPr>
                <w:color w:val="000000"/>
              </w:rPr>
              <w:pPrChange w:id="343" w:author="Mateus Berardo de Souza Terra" w:date="2016-02-09T11:47:00Z">
                <w:pPr>
                  <w:pStyle w:val="NormalWeb"/>
                  <w:spacing w:before="0" w:beforeAutospacing="0" w:after="160" w:afterAutospacing="0"/>
                  <w:jc w:val="both"/>
                </w:pPr>
              </w:pPrChange>
            </w:pPr>
            <w:ins w:id="344" w:author="Mateus Berardo de Souza Terra" w:date="2016-02-09T11:47:00Z">
              <w:r>
                <w:rPr>
                  <w:color w:val="000000"/>
                </w:rPr>
                <w:t>Pino.definirModo(botao, E</w:t>
              </w:r>
            </w:ins>
            <w:ins w:id="345" w:author="Mateus Berardo de Souza Terra" w:date="2016-02-09T11:48:00Z">
              <w:r>
                <w:rPr>
                  <w:color w:val="000000"/>
                </w:rPr>
                <w:t>ntrada</w:t>
              </w:r>
            </w:ins>
            <w:r>
              <w:rPr>
                <w:color w:val="000000"/>
              </w:rPr>
              <w:t>_PULLUP</w:t>
            </w:r>
            <w:ins w:id="346" w:author="Mateus Berardo de Souza Terra" w:date="2016-02-09T11:48:00Z">
              <w:r>
                <w:rPr>
                  <w:color w:val="000000"/>
                </w:rPr>
                <w:t>);</w:t>
              </w:r>
            </w:ins>
          </w:p>
          <w:p w14:paraId="63B11ECB" w14:textId="77777777" w:rsidR="00732EC2" w:rsidRDefault="00732EC2" w:rsidP="00732EC2">
            <w:pPr>
              <w:pStyle w:val="NormalWeb"/>
              <w:spacing w:before="0" w:beforeAutospacing="0" w:after="30" w:afterAutospacing="0"/>
              <w:jc w:val="both"/>
              <w:rPr>
                <w:color w:val="000000"/>
              </w:rPr>
            </w:pPr>
            <w:r>
              <w:rPr>
                <w:color w:val="000000"/>
              </w:rPr>
              <w:t>}</w:t>
            </w:r>
          </w:p>
          <w:p w14:paraId="1CF74B0F" w14:textId="77777777" w:rsidR="00732EC2" w:rsidRDefault="00732EC2" w:rsidP="00732EC2">
            <w:pPr>
              <w:pStyle w:val="NormalWeb"/>
              <w:spacing w:before="0" w:beforeAutospacing="0" w:after="30" w:afterAutospacing="0"/>
              <w:jc w:val="both"/>
              <w:rPr>
                <w:color w:val="000000"/>
              </w:rPr>
            </w:pPr>
          </w:p>
          <w:p w14:paraId="560734D9" w14:textId="77777777" w:rsidR="00732EC2" w:rsidRDefault="00732EC2" w:rsidP="00732EC2">
            <w:pPr>
              <w:pStyle w:val="NormalWeb"/>
              <w:spacing w:before="0" w:beforeAutospacing="0" w:after="30" w:afterAutospacing="0"/>
              <w:jc w:val="both"/>
              <w:rPr>
                <w:color w:val="000000"/>
              </w:rPr>
            </w:pPr>
            <w:r>
              <w:rPr>
                <w:color w:val="000000"/>
              </w:rPr>
              <w:t>Principal(){</w:t>
            </w:r>
          </w:p>
          <w:p w14:paraId="6D833DB9" w14:textId="77777777" w:rsidR="00732EC2" w:rsidRDefault="00732EC2" w:rsidP="00732EC2">
            <w:pPr>
              <w:pStyle w:val="NormalWeb"/>
              <w:spacing w:before="0" w:beforeAutospacing="0" w:after="30" w:afterAutospacing="0"/>
              <w:ind w:left="720"/>
              <w:jc w:val="both"/>
              <w:rPr>
                <w:color w:val="000000"/>
              </w:rPr>
            </w:pPr>
            <w:r>
              <w:rPr>
                <w:color w:val="000000"/>
              </w:rPr>
              <w:t>Numero estadoBotao = Pino.ler(Digital.botao);</w:t>
            </w:r>
          </w:p>
          <w:p w14:paraId="5EE3DAB1" w14:textId="3AB8BAD3" w:rsidR="00732EC2" w:rsidRDefault="00732EC2" w:rsidP="00732EC2">
            <w:pPr>
              <w:pStyle w:val="NormalWeb"/>
              <w:spacing w:before="0" w:beforeAutospacing="0" w:after="30" w:afterAutospacing="0"/>
              <w:ind w:left="720"/>
              <w:jc w:val="both"/>
              <w:rPr>
                <w:color w:val="000000"/>
              </w:rPr>
            </w:pPr>
            <w:r>
              <w:rPr>
                <w:color w:val="000000"/>
              </w:rPr>
              <w:t>se (estadoBotao == Desligado){</w:t>
            </w:r>
          </w:p>
          <w:p w14:paraId="66499523" w14:textId="77777777" w:rsidR="00732EC2" w:rsidRDefault="00732EC2" w:rsidP="00732EC2">
            <w:pPr>
              <w:pStyle w:val="NormalWeb"/>
              <w:spacing w:before="0" w:beforeAutospacing="0" w:after="30" w:afterAutospacing="0"/>
              <w:ind w:left="1440"/>
              <w:jc w:val="both"/>
              <w:rPr>
                <w:color w:val="000000"/>
              </w:rPr>
            </w:pPr>
            <w:r>
              <w:rPr>
                <w:color w:val="000000"/>
              </w:rPr>
              <w:t>Pino.escrever(Digital.pinoLed, Ligado);</w:t>
            </w:r>
          </w:p>
          <w:p w14:paraId="2FEB3B94" w14:textId="77777777" w:rsidR="00732EC2" w:rsidRPr="00732EC2" w:rsidRDefault="00732EC2" w:rsidP="00732EC2">
            <w:pPr>
              <w:pStyle w:val="NormalWeb"/>
              <w:spacing w:before="0" w:beforeAutospacing="0" w:after="30" w:afterAutospacing="0"/>
              <w:ind w:left="1440"/>
              <w:jc w:val="both"/>
              <w:rPr>
                <w:color w:val="000000"/>
                <w:u w:val="single"/>
              </w:rPr>
            </w:pPr>
            <w:r>
              <w:rPr>
                <w:color w:val="000000"/>
              </w:rPr>
              <w:t>esperar(1000);</w:t>
            </w:r>
          </w:p>
          <w:p w14:paraId="6E596AC3" w14:textId="77777777" w:rsidR="00732EC2" w:rsidRDefault="00732EC2" w:rsidP="00732EC2">
            <w:pPr>
              <w:pStyle w:val="NormalWeb"/>
              <w:spacing w:before="0" w:beforeAutospacing="0" w:after="30" w:afterAutospacing="0"/>
              <w:ind w:left="720"/>
              <w:jc w:val="both"/>
              <w:rPr>
                <w:color w:val="000000"/>
              </w:rPr>
            </w:pPr>
            <w:r>
              <w:rPr>
                <w:color w:val="000000"/>
              </w:rPr>
              <w:t>}</w:t>
            </w:r>
          </w:p>
          <w:p w14:paraId="7761BE69" w14:textId="77777777" w:rsidR="00732EC2" w:rsidRDefault="00732EC2" w:rsidP="00732EC2">
            <w:pPr>
              <w:pStyle w:val="NormalWeb"/>
              <w:spacing w:before="0" w:beforeAutospacing="0" w:after="30" w:afterAutospacing="0"/>
              <w:ind w:left="720"/>
              <w:jc w:val="both"/>
              <w:rPr>
                <w:color w:val="000000"/>
              </w:rPr>
            </w:pPr>
            <w:r>
              <w:rPr>
                <w:color w:val="000000"/>
              </w:rPr>
              <w:t>Pino.escrever(Digital.pinoLed, Desligado);</w:t>
            </w:r>
          </w:p>
          <w:p w14:paraId="296561D4" w14:textId="7BD2C0D8" w:rsidR="00732EC2" w:rsidRDefault="00732EC2" w:rsidP="00732EC2">
            <w:pPr>
              <w:pStyle w:val="NormalWeb"/>
              <w:spacing w:before="0" w:beforeAutospacing="0" w:after="160" w:afterAutospacing="0"/>
              <w:jc w:val="both"/>
              <w:rPr>
                <w:b/>
                <w:color w:val="000000"/>
                <w:sz w:val="28"/>
                <w:szCs w:val="28"/>
                <w:u w:val="single"/>
              </w:rPr>
            </w:pPr>
            <w:r>
              <w:rPr>
                <w:color w:val="000000"/>
              </w:rPr>
              <w:t>}</w:t>
            </w:r>
          </w:p>
        </w:tc>
      </w:tr>
    </w:tbl>
    <w:p w14:paraId="404FD6DF" w14:textId="1B4115BC" w:rsidR="00732EC2" w:rsidRDefault="00732EC2" w:rsidP="00732EC2">
      <w:pPr>
        <w:pStyle w:val="NormalWeb"/>
        <w:shd w:val="clear" w:color="auto" w:fill="FFFFFF"/>
        <w:spacing w:before="0" w:beforeAutospacing="0" w:after="160" w:afterAutospacing="0"/>
        <w:jc w:val="both"/>
        <w:rPr>
          <w:color w:val="000000"/>
        </w:rPr>
      </w:pPr>
      <w:r>
        <w:rPr>
          <w:color w:val="000000"/>
        </w:rPr>
        <w:tab/>
        <w:t>Como você pode perceber a leitura do botão fica invertida, logo, quando ele é pressionado, a leitura será igual a 0V ou desligado.</w:t>
      </w:r>
    </w:p>
    <w:p w14:paraId="2AEB9F92" w14:textId="77777777" w:rsidR="00732EC2" w:rsidRPr="00732EC2" w:rsidRDefault="00732EC2" w:rsidP="00732EC2">
      <w:pPr>
        <w:pStyle w:val="NormalWeb"/>
        <w:shd w:val="clear" w:color="auto" w:fill="FFFFFF"/>
        <w:spacing w:before="0" w:beforeAutospacing="0" w:after="160" w:afterAutospacing="0"/>
        <w:jc w:val="both"/>
        <w:rPr>
          <w:color w:val="000000"/>
        </w:rPr>
      </w:pPr>
    </w:p>
    <w:p w14:paraId="51F30878"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398CD2A"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5BC56D9D" w14:textId="77777777" w:rsidR="00732EC2" w:rsidRPr="00470F0A" w:rsidRDefault="00732EC2" w:rsidP="00352657">
      <w:pPr>
        <w:pStyle w:val="NormalWeb"/>
        <w:shd w:val="clear" w:color="auto" w:fill="FFFFFF"/>
        <w:spacing w:before="0" w:beforeAutospacing="0" w:after="160" w:afterAutospacing="0"/>
        <w:jc w:val="both"/>
        <w:rPr>
          <w:b/>
          <w:color w:val="000000"/>
          <w:sz w:val="32"/>
          <w:szCs w:val="32"/>
          <w:rPrChange w:id="347" w:author="Mateus Berardo de Souza Terra" w:date="2016-02-09T11:33:00Z">
            <w:rPr>
              <w:color w:val="000000"/>
            </w:rPr>
          </w:rPrChange>
        </w:rPr>
      </w:pPr>
    </w:p>
    <w:p w14:paraId="5F7D1DAF" w14:textId="6D2A778A" w:rsidR="00DF4B6A" w:rsidDel="00743F38" w:rsidRDefault="00DF4B6A">
      <w:pPr>
        <w:pStyle w:val="NormalWeb"/>
        <w:shd w:val="clear" w:color="auto" w:fill="FFFFFF"/>
        <w:spacing w:before="0" w:beforeAutospacing="0" w:after="160" w:afterAutospacing="0"/>
        <w:rPr>
          <w:del w:id="348" w:author="Mateus Berardo de Souza Terra" w:date="2016-02-08T22:22:00Z"/>
          <w:b/>
          <w:color w:val="000000"/>
          <w:sz w:val="36"/>
          <w:szCs w:val="36"/>
          <w:u w:val="single"/>
        </w:rPr>
        <w:pPrChange w:id="349"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p>
    <w:p w14:paraId="1138ECB6" w14:textId="77777777" w:rsidR="00743F38" w:rsidRPr="007D7E6F" w:rsidRDefault="00743F38">
      <w:pPr>
        <w:pStyle w:val="NormalWeb"/>
        <w:shd w:val="clear" w:color="auto" w:fill="FFFFFF"/>
        <w:spacing w:before="0" w:beforeAutospacing="0" w:after="160" w:afterAutospacing="0"/>
        <w:ind w:left="360"/>
        <w:jc w:val="both"/>
        <w:rPr>
          <w:ins w:id="350" w:author="Mateus Berardo de Souza Terra" w:date="2016-02-08T22:22:00Z"/>
          <w:color w:val="000000"/>
        </w:rPr>
        <w:pPrChange w:id="351" w:author="Mateus Berardo de Souza Terra" w:date="2016-02-08T22:22:00Z">
          <w:pPr>
            <w:pStyle w:val="NormalWeb"/>
            <w:shd w:val="clear" w:color="auto" w:fill="FFFFFF"/>
            <w:spacing w:before="0" w:beforeAutospacing="0" w:after="160" w:afterAutospacing="0"/>
            <w:jc w:val="both"/>
          </w:pPr>
        </w:pPrChange>
      </w:pPr>
    </w:p>
    <w:p w14:paraId="3F9D440B" w14:textId="77777777" w:rsidR="00743F38" w:rsidRPr="00743F38" w:rsidRDefault="00743F38" w:rsidP="00743F38">
      <w:pPr>
        <w:pStyle w:val="PargrafodaLista"/>
        <w:numPr>
          <w:ilvl w:val="0"/>
          <w:numId w:val="44"/>
        </w:numPr>
        <w:shd w:val="clear" w:color="auto" w:fill="FFFFFF"/>
        <w:spacing w:line="240" w:lineRule="auto"/>
        <w:contextualSpacing w:val="0"/>
        <w:rPr>
          <w:ins w:id="352" w:author="Mateus Berardo de Souza Terra" w:date="2016-02-08T22:23:00Z"/>
          <w:rFonts w:ascii="Times New Roman" w:eastAsia="Times New Roman" w:hAnsi="Times New Roman" w:cs="Times New Roman"/>
          <w:b/>
          <w:vanish/>
          <w:color w:val="000000"/>
          <w:sz w:val="36"/>
          <w:szCs w:val="36"/>
          <w:u w:val="single"/>
        </w:rPr>
      </w:pPr>
    </w:p>
    <w:p w14:paraId="5E4D1DAF" w14:textId="77777777" w:rsidR="00743F38" w:rsidRPr="00743F38" w:rsidRDefault="00743F38" w:rsidP="00743F38">
      <w:pPr>
        <w:pStyle w:val="PargrafodaLista"/>
        <w:numPr>
          <w:ilvl w:val="0"/>
          <w:numId w:val="44"/>
        </w:numPr>
        <w:shd w:val="clear" w:color="auto" w:fill="FFFFFF"/>
        <w:spacing w:line="240" w:lineRule="auto"/>
        <w:contextualSpacing w:val="0"/>
        <w:rPr>
          <w:ins w:id="353" w:author="Mateus Berardo de Souza Terra" w:date="2016-02-08T22:23:00Z"/>
          <w:rFonts w:ascii="Times New Roman" w:eastAsia="Times New Roman" w:hAnsi="Times New Roman" w:cs="Times New Roman"/>
          <w:b/>
          <w:vanish/>
          <w:color w:val="000000"/>
          <w:sz w:val="36"/>
          <w:szCs w:val="36"/>
          <w:u w:val="single"/>
        </w:rPr>
      </w:pPr>
    </w:p>
    <w:p w14:paraId="610CC091" w14:textId="77777777" w:rsidR="00743F38" w:rsidRPr="00743F38" w:rsidRDefault="00743F38" w:rsidP="00743F38">
      <w:pPr>
        <w:pStyle w:val="PargrafodaLista"/>
        <w:numPr>
          <w:ilvl w:val="0"/>
          <w:numId w:val="44"/>
        </w:numPr>
        <w:shd w:val="clear" w:color="auto" w:fill="FFFFFF"/>
        <w:spacing w:line="240" w:lineRule="auto"/>
        <w:contextualSpacing w:val="0"/>
        <w:rPr>
          <w:ins w:id="354" w:author="Mateus Berardo de Souza Terra" w:date="2016-02-08T22:23:00Z"/>
          <w:rFonts w:ascii="Times New Roman" w:eastAsia="Times New Roman" w:hAnsi="Times New Roman" w:cs="Times New Roman"/>
          <w:b/>
          <w:vanish/>
          <w:color w:val="000000"/>
          <w:sz w:val="36"/>
          <w:szCs w:val="36"/>
          <w:u w:val="single"/>
        </w:rPr>
      </w:pPr>
    </w:p>
    <w:p w14:paraId="4DE0E73F" w14:textId="4F789C30" w:rsidR="006D32FE" w:rsidRPr="007D7E6F" w:rsidRDefault="00B92820">
      <w:pPr>
        <w:pStyle w:val="NormalWeb"/>
        <w:numPr>
          <w:ilvl w:val="0"/>
          <w:numId w:val="44"/>
        </w:numPr>
        <w:shd w:val="clear" w:color="auto" w:fill="FFFFFF"/>
        <w:spacing w:before="0" w:beforeAutospacing="0" w:after="160" w:afterAutospacing="0"/>
        <w:rPr>
          <w:b/>
          <w:color w:val="000000"/>
          <w:sz w:val="36"/>
          <w:szCs w:val="36"/>
          <w:u w:val="single"/>
        </w:rPr>
        <w:pPrChange w:id="355"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r w:rsidRPr="007D7E6F">
        <w:rPr>
          <w:b/>
          <w:color w:val="000000"/>
          <w:sz w:val="36"/>
          <w:szCs w:val="36"/>
          <w:u w:val="single"/>
        </w:rPr>
        <w:t>Introdução à Programação</w:t>
      </w:r>
    </w:p>
    <w:p w14:paraId="43DCAA52" w14:textId="77777777" w:rsidR="006D32FE" w:rsidRPr="007D7E6F" w:rsidRDefault="006D32FE" w:rsidP="006D32FE">
      <w:pPr>
        <w:pStyle w:val="NormalWeb"/>
        <w:shd w:val="clear" w:color="auto" w:fill="FFFFFF"/>
        <w:spacing w:before="0" w:beforeAutospacing="0" w:after="160" w:afterAutospacing="0"/>
        <w:jc w:val="both"/>
        <w:rPr>
          <w:b/>
          <w:color w:val="000000"/>
          <w:sz w:val="36"/>
          <w:szCs w:val="36"/>
          <w:u w:val="single"/>
        </w:rPr>
      </w:pPr>
    </w:p>
    <w:p w14:paraId="3A709599" w14:textId="77777777" w:rsidR="008324AC" w:rsidRPr="007D7E6F" w:rsidRDefault="006D32FE" w:rsidP="006D32FE">
      <w:pPr>
        <w:pStyle w:val="NormalWeb"/>
        <w:shd w:val="clear" w:color="auto" w:fill="FFFFFF"/>
        <w:spacing w:before="0" w:beforeAutospacing="0" w:after="160" w:afterAutospacing="0"/>
        <w:jc w:val="both"/>
        <w:rPr>
          <w:color w:val="000000"/>
        </w:rPr>
      </w:pPr>
      <w:r w:rsidRPr="007D7E6F">
        <w:rPr>
          <w:color w:val="000000"/>
        </w:rPr>
        <w:tab/>
        <w:t xml:space="preserve">Para criar nossos próprios códigos é </w:t>
      </w:r>
      <w:r w:rsidR="00970BBB" w:rsidRPr="007D7E6F">
        <w:rPr>
          <w:color w:val="000000"/>
        </w:rPr>
        <w:t>necessário</w:t>
      </w:r>
      <w:r w:rsidRPr="007D7E6F">
        <w:rPr>
          <w:color w:val="000000"/>
        </w:rPr>
        <w:t xml:space="preserve"> </w:t>
      </w:r>
      <w:r w:rsidR="008324AC" w:rsidRPr="007D7E6F">
        <w:rPr>
          <w:color w:val="000000"/>
        </w:rPr>
        <w:t>aprender palavras-</w:t>
      </w:r>
      <w:r w:rsidRPr="007D7E6F">
        <w:rPr>
          <w:color w:val="000000"/>
        </w:rPr>
        <w:t>chaves e suas estruturas.</w:t>
      </w:r>
      <w:r w:rsidR="008324AC" w:rsidRPr="007D7E6F">
        <w:rPr>
          <w:color w:val="000000"/>
        </w:rPr>
        <w:t xml:space="preserve"> Assim como um texto em língua Portuguesa ou em inglês, programas de computador utilizam linguagens com regras específicas de sintaxe para que o computador possa compreender o que queremos que ele faça. </w:t>
      </w:r>
      <w:r w:rsidRPr="007D7E6F">
        <w:rPr>
          <w:color w:val="000000"/>
        </w:rPr>
        <w:t xml:space="preserve"> </w:t>
      </w:r>
    </w:p>
    <w:p w14:paraId="037ED60C" w14:textId="58BB6A9B" w:rsidR="006D32FE" w:rsidRPr="007D7E6F" w:rsidRDefault="006D32FE" w:rsidP="006D32FE">
      <w:pPr>
        <w:pStyle w:val="NormalWeb"/>
        <w:shd w:val="clear" w:color="auto" w:fill="FFFFFF"/>
        <w:spacing w:before="0" w:beforeAutospacing="0" w:after="160" w:afterAutospacing="0"/>
        <w:jc w:val="both"/>
        <w:rPr>
          <w:color w:val="000000"/>
        </w:rPr>
      </w:pPr>
      <w:r w:rsidRPr="007D7E6F">
        <w:rPr>
          <w:color w:val="000000"/>
        </w:rPr>
        <w:t xml:space="preserve">Nesse capitulo </w:t>
      </w:r>
      <w:r w:rsidR="008324AC" w:rsidRPr="007D7E6F">
        <w:rPr>
          <w:color w:val="000000"/>
        </w:rPr>
        <w:t>abordaremos</w:t>
      </w:r>
      <w:r w:rsidRPr="007D7E6F">
        <w:rPr>
          <w:color w:val="000000"/>
        </w:rPr>
        <w:t xml:space="preserve"> assuntos como:</w:t>
      </w:r>
    </w:p>
    <w:p w14:paraId="3A2B64E4" w14:textId="78DD1EDD" w:rsidR="00D15BF2" w:rsidRPr="007D7E6F" w:rsidRDefault="00970BBB">
      <w:pPr>
        <w:pStyle w:val="NormalWeb"/>
        <w:numPr>
          <w:ilvl w:val="0"/>
          <w:numId w:val="3"/>
        </w:numPr>
        <w:shd w:val="clear" w:color="auto" w:fill="FFFFFF"/>
        <w:spacing w:before="0" w:beforeAutospacing="0" w:after="160" w:afterAutospacing="0"/>
        <w:jc w:val="both"/>
        <w:rPr>
          <w:color w:val="000000"/>
        </w:rPr>
      </w:pPr>
      <w:r w:rsidRPr="007D7E6F">
        <w:rPr>
          <w:color w:val="000000"/>
        </w:rPr>
        <w:t>Variáveis;</w:t>
      </w:r>
      <w:ins w:id="356" w:author="Mateus Berardo de Souza Terra" w:date="2016-02-07T16:36:00Z">
        <w:r w:rsidR="00B4777A" w:rsidRPr="007D7E6F" w:rsidDel="00B4777A">
          <w:rPr>
            <w:color w:val="000000"/>
          </w:rPr>
          <w:t xml:space="preserve"> </w:t>
        </w:r>
      </w:ins>
    </w:p>
    <w:p w14:paraId="454D8D3C" w14:textId="2B1BF6EF" w:rsidR="00970BBB" w:rsidRPr="007D7E6F" w:rsidRDefault="00970BBB"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Comentários;</w:t>
      </w:r>
    </w:p>
    <w:p w14:paraId="5335759F" w14:textId="44EE2D41" w:rsidR="009E1979" w:rsidRPr="007D7E6F" w:rsidRDefault="009E1979"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Incrementadores;</w:t>
      </w:r>
    </w:p>
    <w:p w14:paraId="37D3F526" w14:textId="30AFBBCE" w:rsidR="00970BBB" w:rsidRPr="007D7E6F" w:rsidRDefault="00970BBB"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 xml:space="preserve">Instruções </w:t>
      </w:r>
      <w:r w:rsidR="00B4777A" w:rsidRPr="007D7E6F">
        <w:rPr>
          <w:color w:val="000000"/>
        </w:rPr>
        <w:t xml:space="preserve">e laços </w:t>
      </w:r>
      <w:r w:rsidRPr="007D7E6F">
        <w:rPr>
          <w:color w:val="000000"/>
        </w:rPr>
        <w:t>de controle;</w:t>
      </w:r>
    </w:p>
    <w:p w14:paraId="30995429" w14:textId="1350086E" w:rsidR="00CC2AAE" w:rsidRPr="007D7E6F" w:rsidRDefault="00CC2AAE"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Operadores lógicos;</w:t>
      </w:r>
    </w:p>
    <w:p w14:paraId="54ACAF59" w14:textId="5F686D33" w:rsidR="00F97CF1" w:rsidRPr="007D7E6F" w:rsidRDefault="00F97CF1" w:rsidP="00F97CF1">
      <w:pPr>
        <w:pStyle w:val="NormalWeb"/>
        <w:numPr>
          <w:ilvl w:val="0"/>
          <w:numId w:val="3"/>
        </w:numPr>
        <w:shd w:val="clear" w:color="auto" w:fill="FFFFFF"/>
        <w:spacing w:before="0" w:beforeAutospacing="0" w:after="160" w:afterAutospacing="0"/>
        <w:jc w:val="both"/>
        <w:rPr>
          <w:color w:val="000000"/>
        </w:rPr>
      </w:pPr>
      <w:r w:rsidRPr="007D7E6F">
        <w:rPr>
          <w:color w:val="000000"/>
        </w:rPr>
        <w:t>Funções ou Métodos.</w:t>
      </w:r>
    </w:p>
    <w:p w14:paraId="46D9C9E0" w14:textId="77777777" w:rsidR="00970BBB" w:rsidRPr="007D7E6F" w:rsidRDefault="00970BBB" w:rsidP="00970BBB">
      <w:pPr>
        <w:pStyle w:val="NormalWeb"/>
        <w:shd w:val="clear" w:color="auto" w:fill="FFFFFF"/>
        <w:spacing w:before="0" w:beforeAutospacing="0" w:after="160" w:afterAutospacing="0"/>
        <w:jc w:val="both"/>
        <w:rPr>
          <w:color w:val="000000"/>
        </w:rPr>
      </w:pPr>
    </w:p>
    <w:p w14:paraId="2C227E74" w14:textId="77777777" w:rsidR="00970BBB" w:rsidRPr="007D7E6F" w:rsidRDefault="00970BBB" w:rsidP="00970BBB">
      <w:pPr>
        <w:pStyle w:val="NormalWeb"/>
        <w:shd w:val="clear" w:color="auto" w:fill="FFFFFF"/>
        <w:spacing w:before="0" w:beforeAutospacing="0" w:after="160" w:afterAutospacing="0"/>
        <w:jc w:val="both"/>
        <w:rPr>
          <w:color w:val="000000"/>
        </w:rPr>
      </w:pPr>
    </w:p>
    <w:p w14:paraId="4259E715" w14:textId="69E8D290" w:rsidR="00970BBB" w:rsidRPr="007D7E6F" w:rsidRDefault="0017119E">
      <w:pPr>
        <w:pStyle w:val="NormalWeb"/>
        <w:numPr>
          <w:ilvl w:val="1"/>
          <w:numId w:val="44"/>
        </w:numPr>
        <w:shd w:val="clear" w:color="auto" w:fill="FFFFFF"/>
        <w:spacing w:before="0" w:beforeAutospacing="0" w:after="160" w:afterAutospacing="0"/>
        <w:ind w:left="851" w:hanging="491"/>
        <w:jc w:val="both"/>
        <w:rPr>
          <w:b/>
          <w:color w:val="000000"/>
          <w:sz w:val="32"/>
          <w:szCs w:val="32"/>
        </w:rPr>
        <w:pPrChange w:id="357" w:author="Mateus Berardo de Souza Terra" w:date="2016-02-08T22:23:00Z">
          <w:pPr>
            <w:pStyle w:val="NormalWeb"/>
            <w:shd w:val="clear" w:color="auto" w:fill="FFFFFF"/>
            <w:spacing w:before="0" w:beforeAutospacing="0" w:after="160" w:afterAutospacing="0"/>
            <w:ind w:left="1080"/>
            <w:jc w:val="both"/>
          </w:pPr>
        </w:pPrChange>
      </w:pPr>
      <w:ins w:id="358" w:author="granix pacheco" w:date="2016-02-08T11:18:00Z">
        <w:del w:id="359" w:author="Mateus Berardo de Souza Terra" w:date="2016-02-08T22:23:00Z">
          <w:r w:rsidRPr="007D7E6F" w:rsidDel="00743F38">
            <w:rPr>
              <w:b/>
              <w:color w:val="000000"/>
              <w:sz w:val="32"/>
              <w:szCs w:val="32"/>
            </w:rPr>
            <w:delText>5.1</w:delText>
          </w:r>
        </w:del>
        <w:r w:rsidRPr="007D7E6F">
          <w:rPr>
            <w:b/>
            <w:color w:val="000000"/>
            <w:sz w:val="32"/>
            <w:szCs w:val="32"/>
          </w:rPr>
          <w:t xml:space="preserve"> </w:t>
        </w:r>
      </w:ins>
      <w:r w:rsidR="00970BBB" w:rsidRPr="007D7E6F">
        <w:rPr>
          <w:b/>
          <w:color w:val="000000"/>
          <w:sz w:val="32"/>
          <w:szCs w:val="32"/>
        </w:rPr>
        <w:t>Variáveis:</w:t>
      </w:r>
      <w:ins w:id="360" w:author="granix pacheco" w:date="2016-02-08T11:18:00Z">
        <w:r w:rsidRPr="007D7E6F">
          <w:rPr>
            <w:b/>
            <w:color w:val="000000"/>
            <w:sz w:val="32"/>
            <w:szCs w:val="32"/>
          </w:rPr>
          <w:t xml:space="preserve"> </w:t>
        </w:r>
      </w:ins>
    </w:p>
    <w:p w14:paraId="14162DAB" w14:textId="61887724" w:rsidR="00970BBB" w:rsidRPr="007D7E6F" w:rsidRDefault="00970BBB" w:rsidP="002146AC">
      <w:pPr>
        <w:pStyle w:val="NormalWeb"/>
        <w:shd w:val="clear" w:color="auto" w:fill="FFFFFF"/>
        <w:spacing w:before="0" w:beforeAutospacing="0" w:after="160" w:afterAutospacing="0"/>
        <w:ind w:firstLine="720"/>
        <w:jc w:val="both"/>
        <w:rPr>
          <w:color w:val="000000"/>
        </w:rPr>
      </w:pPr>
      <w:r w:rsidRPr="007D7E6F">
        <w:rPr>
          <w:color w:val="000000"/>
        </w:rPr>
        <w:t xml:space="preserve">Variáveis são muito usadas na programação pois elas são capazes de armazenar dados. Uma das formas mais simples de </w:t>
      </w:r>
      <w:del w:id="361" w:author="granix pacheco" w:date="2016-02-07T10:20:00Z">
        <w:r w:rsidRPr="007D7E6F" w:rsidDel="00AC39A2">
          <w:rPr>
            <w:color w:val="000000"/>
          </w:rPr>
          <w:delText xml:space="preserve">se </w:delText>
        </w:r>
      </w:del>
      <w:r w:rsidRPr="007D7E6F">
        <w:rPr>
          <w:color w:val="000000"/>
        </w:rPr>
        <w:t xml:space="preserve">pensar em uma variável é como uma caixa ou balde onde o computador pode armazenar ou ler dados. O uso de variáveis torna o código mais fácil de se entender e mais fácil de ser mantido. </w:t>
      </w:r>
      <w:r w:rsidR="002145E1" w:rsidRPr="007D7E6F">
        <w:rPr>
          <w:color w:val="000000"/>
        </w:rPr>
        <w:t>Por exemplo, s</w:t>
      </w:r>
      <w:r w:rsidRPr="007D7E6F">
        <w:rPr>
          <w:color w:val="000000"/>
        </w:rPr>
        <w:t xml:space="preserve">e você possuir uma variável chamada </w:t>
      </w:r>
      <w:r w:rsidRPr="007D7E6F">
        <w:rPr>
          <w:i/>
          <w:color w:val="000000"/>
        </w:rPr>
        <w:t>pinoLED</w:t>
      </w:r>
      <w:r w:rsidR="002145E1" w:rsidRPr="007D7E6F">
        <w:rPr>
          <w:color w:val="000000"/>
        </w:rPr>
        <w:t xml:space="preserve"> que define o pino 13</w:t>
      </w:r>
      <w:r w:rsidRPr="007D7E6F">
        <w:rPr>
          <w:color w:val="000000"/>
        </w:rPr>
        <w:t xml:space="preserve"> como uma saída para um LED e, mais a frente, decidir usar o pino 8 para isso, </w:t>
      </w:r>
      <w:r w:rsidR="002145E1" w:rsidRPr="007D7E6F">
        <w:rPr>
          <w:color w:val="000000"/>
        </w:rPr>
        <w:t>será fácil a troca</w:t>
      </w:r>
      <w:ins w:id="362" w:author="Mateus Berardo de Souza Terra" w:date="2016-02-08T19:01:00Z">
        <w:r w:rsidR="008D4450" w:rsidRPr="007D7E6F">
          <w:rPr>
            <w:color w:val="000000"/>
          </w:rPr>
          <w:t>,</w:t>
        </w:r>
      </w:ins>
      <w:r w:rsidR="002145E1" w:rsidRPr="007D7E6F">
        <w:rPr>
          <w:color w:val="000000"/>
        </w:rPr>
        <w:t xml:space="preserve"> sendo necessária apenas a troca do valor 13 pelo valor 8.</w:t>
      </w:r>
    </w:p>
    <w:p w14:paraId="0EFD8649" w14:textId="586B3B19" w:rsidR="002145E1" w:rsidRPr="007D7E6F" w:rsidRDefault="002145E1" w:rsidP="002146AC">
      <w:pPr>
        <w:pStyle w:val="NormalWeb"/>
        <w:shd w:val="clear" w:color="auto" w:fill="FFFFFF"/>
        <w:spacing w:before="0" w:beforeAutospacing="0" w:after="160" w:afterAutospacing="0"/>
        <w:ind w:firstLine="720"/>
        <w:jc w:val="both"/>
        <w:rPr>
          <w:color w:val="000000"/>
        </w:rPr>
      </w:pPr>
      <w:r w:rsidRPr="007D7E6F">
        <w:rPr>
          <w:color w:val="000000"/>
        </w:rPr>
        <w:t>Esse exemplo poderia ser aplicado no segmento a seguir:</w:t>
      </w:r>
    </w:p>
    <w:p w14:paraId="2B122AE0" w14:textId="77777777" w:rsidR="005C6334" w:rsidRPr="007D7E6F" w:rsidRDefault="005C6334" w:rsidP="00225C8D">
      <w:pPr>
        <w:pStyle w:val="NormalWeb"/>
        <w:shd w:val="clear" w:color="auto" w:fill="FFFFFF"/>
        <w:spacing w:before="0" w:beforeAutospacing="0" w:after="160" w:afterAutospacing="0"/>
        <w:ind w:firstLine="360"/>
        <w:jc w:val="both"/>
        <w:rPr>
          <w:color w:val="000000"/>
        </w:rPr>
      </w:pPr>
    </w:p>
    <w:tbl>
      <w:tblPr>
        <w:tblStyle w:val="Tabelacomgrade"/>
        <w:tblW w:w="8991" w:type="dxa"/>
        <w:tblInd w:w="360" w:type="dxa"/>
        <w:tblLook w:val="04A0" w:firstRow="1" w:lastRow="0" w:firstColumn="1" w:lastColumn="0" w:noHBand="0" w:noVBand="1"/>
      </w:tblPr>
      <w:tblGrid>
        <w:gridCol w:w="8991"/>
      </w:tblGrid>
      <w:tr w:rsidR="002145E1" w:rsidRPr="00A164E9" w14:paraId="46FCAB43" w14:textId="77777777" w:rsidTr="001136EC">
        <w:tc>
          <w:tcPr>
            <w:tcW w:w="8991" w:type="dxa"/>
          </w:tcPr>
          <w:p w14:paraId="405522E0" w14:textId="77777777" w:rsidR="001136EC" w:rsidRPr="007D7E6F" w:rsidRDefault="001136EC" w:rsidP="002145E1">
            <w:pPr>
              <w:pStyle w:val="NormalWeb"/>
              <w:shd w:val="clear" w:color="auto" w:fill="FFFFFF"/>
              <w:ind w:left="360" w:firstLine="360"/>
              <w:jc w:val="both"/>
              <w:rPr>
                <w:color w:val="000000"/>
              </w:rPr>
            </w:pPr>
          </w:p>
          <w:p w14:paraId="60D03060" w14:textId="0093F008" w:rsidR="002145E1" w:rsidRPr="007D7E6F" w:rsidRDefault="00A97E5F" w:rsidP="002145E1">
            <w:pPr>
              <w:pStyle w:val="NormalWeb"/>
              <w:shd w:val="clear" w:color="auto" w:fill="FFFFFF"/>
              <w:ind w:left="360" w:firstLine="360"/>
              <w:jc w:val="both"/>
              <w:rPr>
                <w:color w:val="000000"/>
              </w:rPr>
            </w:pPr>
            <w:r w:rsidRPr="007D7E6F">
              <w:rPr>
                <w:color w:val="000000"/>
              </w:rPr>
              <w:t>Numero pinoLED = 13</w:t>
            </w:r>
            <w:ins w:id="363" w:author="Mateus Berardo de Souza Terra" w:date="2016-02-08T19:01:00Z">
              <w:r w:rsidR="008D4450" w:rsidRPr="007D7E6F">
                <w:rPr>
                  <w:color w:val="000000"/>
                </w:rPr>
                <w:t>;</w:t>
              </w:r>
            </w:ins>
            <w:r w:rsidRPr="007D7E6F">
              <w:rPr>
                <w:color w:val="000000"/>
              </w:rPr>
              <w:t xml:space="preserve">          &lt;= Aqui está a nossa variável!</w:t>
            </w:r>
          </w:p>
          <w:p w14:paraId="66CAE7CD" w14:textId="77777777" w:rsidR="002145E1" w:rsidRPr="007D7E6F" w:rsidRDefault="002145E1" w:rsidP="002145E1">
            <w:pPr>
              <w:pStyle w:val="NormalWeb"/>
              <w:shd w:val="clear" w:color="auto" w:fill="FFFFFF"/>
              <w:ind w:left="360" w:firstLine="360"/>
              <w:jc w:val="both"/>
              <w:rPr>
                <w:color w:val="000000"/>
              </w:rPr>
            </w:pPr>
            <w:r w:rsidRPr="007D7E6F">
              <w:rPr>
                <w:color w:val="000000"/>
              </w:rPr>
              <w:t>Configuracao() {</w:t>
            </w:r>
          </w:p>
          <w:p w14:paraId="112B89AE" w14:textId="561BF5F5" w:rsidR="002145E1" w:rsidRPr="007D7E6F" w:rsidRDefault="00A97E5F" w:rsidP="002145E1">
            <w:pPr>
              <w:pStyle w:val="NormalWeb"/>
              <w:shd w:val="clear" w:color="auto" w:fill="FFFFFF"/>
              <w:ind w:left="360" w:firstLine="360"/>
              <w:jc w:val="both"/>
              <w:rPr>
                <w:color w:val="000000"/>
              </w:rPr>
            </w:pPr>
            <w:r w:rsidRPr="007D7E6F">
              <w:rPr>
                <w:color w:val="000000"/>
              </w:rPr>
              <w:t xml:space="preserve">  Pino.definirModo(pinoLED</w:t>
            </w:r>
            <w:r w:rsidR="002145E1" w:rsidRPr="007D7E6F">
              <w:rPr>
                <w:color w:val="000000"/>
              </w:rPr>
              <w:t>, Saida);</w:t>
            </w:r>
            <w:r w:rsidRPr="007D7E6F">
              <w:rPr>
                <w:color w:val="000000"/>
              </w:rPr>
              <w:t xml:space="preserve">     </w:t>
            </w:r>
          </w:p>
          <w:p w14:paraId="4E4D8265" w14:textId="77777777" w:rsidR="002145E1" w:rsidRPr="007D7E6F" w:rsidRDefault="002145E1" w:rsidP="002145E1">
            <w:pPr>
              <w:pStyle w:val="NormalWeb"/>
              <w:shd w:val="clear" w:color="auto" w:fill="FFFFFF"/>
              <w:ind w:left="360" w:firstLine="360"/>
              <w:jc w:val="both"/>
              <w:rPr>
                <w:color w:val="000000"/>
              </w:rPr>
            </w:pPr>
            <w:r w:rsidRPr="007D7E6F">
              <w:rPr>
                <w:color w:val="000000"/>
              </w:rPr>
              <w:t>}</w:t>
            </w:r>
          </w:p>
          <w:p w14:paraId="0E9040A6" w14:textId="77777777" w:rsidR="002145E1" w:rsidRPr="007D7E6F" w:rsidRDefault="002145E1" w:rsidP="002145E1">
            <w:pPr>
              <w:pStyle w:val="NormalWeb"/>
              <w:shd w:val="clear" w:color="auto" w:fill="FFFFFF"/>
              <w:ind w:firstLine="720"/>
              <w:jc w:val="both"/>
              <w:rPr>
                <w:color w:val="000000"/>
              </w:rPr>
            </w:pPr>
            <w:r w:rsidRPr="007D7E6F">
              <w:rPr>
                <w:color w:val="000000"/>
              </w:rPr>
              <w:lastRenderedPageBreak/>
              <w:t>Principal() {</w:t>
            </w:r>
          </w:p>
          <w:p w14:paraId="4F0CDF9E" w14:textId="59CE09BF" w:rsidR="002145E1" w:rsidRPr="007D7E6F" w:rsidRDefault="00A97E5F" w:rsidP="002145E1">
            <w:pPr>
              <w:pStyle w:val="NormalWeb"/>
              <w:shd w:val="clear" w:color="auto" w:fill="FFFFFF"/>
              <w:ind w:left="360" w:firstLine="360"/>
              <w:jc w:val="both"/>
              <w:rPr>
                <w:color w:val="000000"/>
              </w:rPr>
            </w:pPr>
            <w:r w:rsidRPr="007D7E6F">
              <w:rPr>
                <w:color w:val="000000"/>
              </w:rPr>
              <w:t xml:space="preserve">  Pino.ligar(</w:t>
            </w:r>
            <w:ins w:id="364" w:author="Mateus Berardo de Souza Terra" w:date="2016-02-08T19:01:00Z">
              <w:r w:rsidR="008D4450" w:rsidRPr="007D7E6F">
                <w:rPr>
                  <w:color w:val="000000"/>
                </w:rPr>
                <w:t>Digital.</w:t>
              </w:r>
            </w:ins>
            <w:r w:rsidRPr="007D7E6F">
              <w:rPr>
                <w:color w:val="000000"/>
              </w:rPr>
              <w:t>pinoLED</w:t>
            </w:r>
            <w:r w:rsidR="002145E1" w:rsidRPr="007D7E6F">
              <w:rPr>
                <w:color w:val="000000"/>
              </w:rPr>
              <w:t xml:space="preserve">);        </w:t>
            </w:r>
            <w:r w:rsidR="009D1FA1" w:rsidRPr="007D7E6F">
              <w:rPr>
                <w:color w:val="000000"/>
              </w:rPr>
              <w:t xml:space="preserve">    </w:t>
            </w:r>
            <w:r w:rsidR="002145E1" w:rsidRPr="007D7E6F">
              <w:rPr>
                <w:color w:val="000000"/>
              </w:rPr>
              <w:t xml:space="preserve">  </w:t>
            </w:r>
            <w:r w:rsidR="002145E1" w:rsidRPr="007D7E6F">
              <w:rPr>
                <w:color w:val="000000"/>
              </w:rPr>
              <w:tab/>
              <w:t>// liga a porta digital acedendo o LED</w:t>
            </w:r>
          </w:p>
          <w:p w14:paraId="3BEB9CE5" w14:textId="78C358C2" w:rsidR="002145E1" w:rsidRPr="007D7E6F" w:rsidRDefault="002145E1" w:rsidP="002145E1">
            <w:pPr>
              <w:pStyle w:val="NormalWeb"/>
              <w:shd w:val="clear" w:color="auto" w:fill="FFFFFF"/>
              <w:ind w:left="360" w:firstLine="360"/>
              <w:jc w:val="both"/>
              <w:rPr>
                <w:color w:val="000000"/>
              </w:rPr>
            </w:pPr>
            <w:r w:rsidRPr="007D7E6F">
              <w:rPr>
                <w:color w:val="000000"/>
              </w:rPr>
              <w:t xml:space="preserve">  esperar(1000);       </w:t>
            </w:r>
            <w:r w:rsidRPr="007D7E6F">
              <w:rPr>
                <w:color w:val="000000"/>
              </w:rPr>
              <w:tab/>
            </w:r>
            <w:r w:rsidRPr="007D7E6F">
              <w:rPr>
                <w:color w:val="000000"/>
              </w:rPr>
              <w:tab/>
            </w:r>
            <w:r w:rsidR="009D1FA1" w:rsidRPr="007D7E6F">
              <w:rPr>
                <w:color w:val="000000"/>
              </w:rPr>
              <w:t xml:space="preserve">            </w:t>
            </w:r>
            <w:r w:rsidRPr="007D7E6F">
              <w:rPr>
                <w:color w:val="000000"/>
              </w:rPr>
              <w:t>// espera por um segundo</w:t>
            </w:r>
          </w:p>
          <w:p w14:paraId="58EED7A1" w14:textId="07D13440" w:rsidR="002145E1" w:rsidRPr="007D7E6F" w:rsidRDefault="00A97E5F" w:rsidP="002145E1">
            <w:pPr>
              <w:pStyle w:val="NormalWeb"/>
              <w:shd w:val="clear" w:color="auto" w:fill="FFFFFF"/>
              <w:ind w:left="360" w:firstLine="360"/>
              <w:jc w:val="both"/>
              <w:rPr>
                <w:color w:val="000000"/>
              </w:rPr>
            </w:pPr>
            <w:r w:rsidRPr="007D7E6F">
              <w:rPr>
                <w:color w:val="000000"/>
              </w:rPr>
              <w:t xml:space="preserve">  Pino.desligar(</w:t>
            </w:r>
            <w:ins w:id="365" w:author="Mateus Berardo de Souza Terra" w:date="2016-02-08T19:02:00Z">
              <w:r w:rsidR="008D4450" w:rsidRPr="007D7E6F">
                <w:rPr>
                  <w:color w:val="000000"/>
                </w:rPr>
                <w:t>Digital.</w:t>
              </w:r>
            </w:ins>
            <w:r w:rsidRPr="007D7E6F">
              <w:rPr>
                <w:color w:val="000000"/>
              </w:rPr>
              <w:t>pinoLED</w:t>
            </w:r>
            <w:r w:rsidR="002145E1" w:rsidRPr="007D7E6F">
              <w:rPr>
                <w:color w:val="000000"/>
              </w:rPr>
              <w:t xml:space="preserve">);        </w:t>
            </w:r>
            <w:r w:rsidR="009D1FA1" w:rsidRPr="007D7E6F">
              <w:rPr>
                <w:color w:val="000000"/>
              </w:rPr>
              <w:t xml:space="preserve">       </w:t>
            </w:r>
            <w:del w:id="366" w:author="Mateus Berardo de Souza Terra" w:date="2016-02-08T19:02:00Z">
              <w:r w:rsidR="009D1FA1" w:rsidRPr="007D7E6F" w:rsidDel="008D4450">
                <w:rPr>
                  <w:color w:val="000000"/>
                </w:rPr>
                <w:delText xml:space="preserve">   </w:delText>
              </w:r>
            </w:del>
            <w:r w:rsidR="002145E1" w:rsidRPr="007D7E6F">
              <w:rPr>
                <w:color w:val="000000"/>
              </w:rPr>
              <w:t>// desliga a porta digital apagando o LED</w:t>
            </w:r>
          </w:p>
          <w:p w14:paraId="5DD31E8B" w14:textId="77777777" w:rsidR="002145E1" w:rsidRPr="007D7E6F" w:rsidRDefault="002145E1">
            <w:pPr>
              <w:pStyle w:val="NormalWeb"/>
              <w:shd w:val="clear" w:color="auto" w:fill="FFFFFF"/>
              <w:ind w:left="360" w:firstLine="360"/>
              <w:jc w:val="both"/>
              <w:rPr>
                <w:color w:val="000000"/>
              </w:rPr>
            </w:pPr>
            <w:r w:rsidRPr="007D7E6F">
              <w:rPr>
                <w:color w:val="000000"/>
              </w:rPr>
              <w:t xml:space="preserve">  esperar(1000);   </w:t>
            </w:r>
            <w:r w:rsidRPr="007D7E6F">
              <w:rPr>
                <w:color w:val="000000"/>
              </w:rPr>
              <w:tab/>
            </w:r>
            <w:r w:rsidRPr="007D7E6F">
              <w:rPr>
                <w:color w:val="000000"/>
              </w:rPr>
              <w:tab/>
            </w:r>
            <w:r w:rsidRPr="007D7E6F">
              <w:rPr>
                <w:color w:val="000000"/>
              </w:rPr>
              <w:tab/>
              <w:t>// espera por um segundo</w:t>
            </w:r>
          </w:p>
          <w:p w14:paraId="07479949" w14:textId="77777777" w:rsidR="002145E1" w:rsidRPr="007D7E6F" w:rsidRDefault="002145E1" w:rsidP="002145E1">
            <w:pPr>
              <w:pStyle w:val="NormalWeb"/>
              <w:shd w:val="clear" w:color="auto" w:fill="FFFFFF"/>
              <w:spacing w:before="0" w:beforeAutospacing="0" w:after="160" w:afterAutospacing="0"/>
              <w:ind w:left="360" w:firstLine="360"/>
              <w:jc w:val="both"/>
              <w:rPr>
                <w:color w:val="000000"/>
              </w:rPr>
            </w:pPr>
            <w:r w:rsidRPr="007D7E6F">
              <w:rPr>
                <w:color w:val="000000"/>
              </w:rPr>
              <w:t>}</w:t>
            </w:r>
          </w:p>
          <w:p w14:paraId="605C10C8" w14:textId="77777777" w:rsidR="002145E1" w:rsidRPr="007D7E6F" w:rsidRDefault="002145E1" w:rsidP="002145E1">
            <w:pPr>
              <w:pStyle w:val="NormalWeb"/>
              <w:spacing w:before="0" w:beforeAutospacing="0" w:after="160" w:afterAutospacing="0"/>
              <w:jc w:val="both"/>
              <w:rPr>
                <w:color w:val="000000"/>
              </w:rPr>
            </w:pPr>
          </w:p>
        </w:tc>
      </w:tr>
    </w:tbl>
    <w:p w14:paraId="5FB04FC9" w14:textId="17F3105B" w:rsidR="007F69FA" w:rsidRPr="007D7E6F" w:rsidRDefault="007F69FA" w:rsidP="007F69FA">
      <w:pPr>
        <w:pStyle w:val="NormalWeb"/>
        <w:shd w:val="clear" w:color="auto" w:fill="FFFFFF"/>
        <w:spacing w:before="0" w:beforeAutospacing="0" w:after="160" w:afterAutospacing="0"/>
        <w:ind w:left="360" w:firstLine="360"/>
        <w:jc w:val="both"/>
        <w:rPr>
          <w:color w:val="000000"/>
        </w:rPr>
      </w:pPr>
    </w:p>
    <w:p w14:paraId="5EA921CC" w14:textId="414E9408" w:rsidR="002145E1" w:rsidRPr="007D7E6F" w:rsidRDefault="007F69FA" w:rsidP="002146AC">
      <w:pPr>
        <w:pStyle w:val="NormalWeb"/>
        <w:shd w:val="clear" w:color="auto" w:fill="FFFFFF"/>
        <w:spacing w:before="0" w:beforeAutospacing="0" w:after="160" w:afterAutospacing="0"/>
        <w:ind w:firstLine="720"/>
        <w:jc w:val="both"/>
        <w:rPr>
          <w:color w:val="000000"/>
        </w:rPr>
      </w:pPr>
      <w:r w:rsidRPr="007D7E6F">
        <w:rPr>
          <w:color w:val="000000"/>
        </w:rPr>
        <w:t>Variáveis</w:t>
      </w:r>
      <w:r w:rsidR="009E1979" w:rsidRPr="007D7E6F">
        <w:rPr>
          <w:color w:val="000000"/>
        </w:rPr>
        <w:t xml:space="preserve"> podem ser locais ou globais, dependendo da parte do código em que ela for declarada. </w:t>
      </w:r>
      <w:r w:rsidR="00AC39A2" w:rsidRPr="007D7E6F">
        <w:rPr>
          <w:color w:val="000000"/>
        </w:rPr>
        <w:t>As</w:t>
      </w:r>
      <w:r w:rsidR="009E1979" w:rsidRPr="007D7E6F">
        <w:rPr>
          <w:color w:val="000000"/>
        </w:rPr>
        <w:t xml:space="preserve"> locais são as que são declaradas dentro de uma função (Principal(), para(), if(), etc.)</w:t>
      </w:r>
      <w:r w:rsidRPr="007D7E6F">
        <w:rPr>
          <w:color w:val="000000"/>
        </w:rPr>
        <w:t>, as</w:t>
      </w:r>
      <w:r w:rsidR="009E1979" w:rsidRPr="007D7E6F">
        <w:rPr>
          <w:color w:val="000000"/>
        </w:rPr>
        <w:t xml:space="preserve"> globais</w:t>
      </w:r>
      <w:r w:rsidRPr="007D7E6F">
        <w:rPr>
          <w:color w:val="000000"/>
        </w:rPr>
        <w:t xml:space="preserve"> são declaradas fora delas</w:t>
      </w:r>
      <w:r w:rsidR="009E1979" w:rsidRPr="007D7E6F">
        <w:rPr>
          <w:color w:val="000000"/>
        </w:rPr>
        <w:t>. As variáveis locais só podem ser usadas dentro de suas funções enquanto as globais podem ser usadas em qualquer parte do programa.</w:t>
      </w:r>
    </w:p>
    <w:p w14:paraId="73F4C32A" w14:textId="0D2A2305" w:rsidR="009E1979" w:rsidRPr="007D7E6F" w:rsidRDefault="009E1979" w:rsidP="002146AC">
      <w:pPr>
        <w:pStyle w:val="NormalWeb"/>
        <w:shd w:val="clear" w:color="auto" w:fill="FFFFFF"/>
        <w:spacing w:before="0" w:beforeAutospacing="0" w:after="160" w:afterAutospacing="0"/>
        <w:ind w:firstLine="720"/>
        <w:jc w:val="both"/>
        <w:rPr>
          <w:color w:val="000000"/>
        </w:rPr>
      </w:pPr>
      <w:r w:rsidRPr="007D7E6F">
        <w:rPr>
          <w:b/>
          <w:color w:val="000000"/>
        </w:rPr>
        <w:t xml:space="preserve">Nota: </w:t>
      </w:r>
      <w:r w:rsidRPr="007D7E6F">
        <w:rPr>
          <w:color w:val="000000"/>
        </w:rPr>
        <w:t xml:space="preserve">É possível criar duas variáveis locais com o mesmo nome em funções diferentes, mas tome cuidado para não se esquecer que elas serão independentes. </w:t>
      </w:r>
    </w:p>
    <w:p w14:paraId="10DF8227" w14:textId="50E99EC3" w:rsidR="002145E1" w:rsidRPr="007D7E6F" w:rsidRDefault="00A97E5F" w:rsidP="002146AC">
      <w:pPr>
        <w:pStyle w:val="NormalWeb"/>
        <w:shd w:val="clear" w:color="auto" w:fill="FFFFFF"/>
        <w:spacing w:before="0" w:beforeAutospacing="0" w:after="160" w:afterAutospacing="0"/>
        <w:ind w:firstLine="720"/>
        <w:jc w:val="both"/>
        <w:rPr>
          <w:color w:val="000000"/>
        </w:rPr>
      </w:pPr>
      <w:r w:rsidRPr="007D7E6F">
        <w:rPr>
          <w:color w:val="000000"/>
        </w:rPr>
        <w:t>Agora que entendemos qual a utilidade das variáveis em nossos programas vamos examinar os seus tipos:</w:t>
      </w:r>
    </w:p>
    <w:p w14:paraId="42642C87" w14:textId="4C973BC2"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 xml:space="preserve">Numero: As variáveis do tipo </w:t>
      </w:r>
      <w:r w:rsidR="007F69FA" w:rsidRPr="007D7E6F">
        <w:rPr>
          <w:color w:val="000000"/>
        </w:rPr>
        <w:t>Numero (deve ser escrito dessa forma para ser entendido pelo compilador, sem acento e com letra maiúscula. Isso se aplica a diversas palavras que serão abordadas no capítulo!)</w:t>
      </w:r>
      <w:r w:rsidRPr="007D7E6F">
        <w:rPr>
          <w:color w:val="000000"/>
        </w:rPr>
        <w:t xml:space="preserve"> são muito usadas pois elas são capazes de, como o próprio nome sugere, armazenar números inteiros entre</w:t>
      </w:r>
    </w:p>
    <w:p w14:paraId="02B9E28F" w14:textId="2F69640E" w:rsidR="00A97E5F" w:rsidRPr="007D7E6F" w:rsidRDefault="00EC5F23" w:rsidP="00A97E5F">
      <w:pPr>
        <w:pStyle w:val="NormalWeb"/>
        <w:shd w:val="clear" w:color="auto" w:fill="FFFFFF"/>
        <w:spacing w:before="0" w:beforeAutospacing="0" w:after="160" w:afterAutospacing="0"/>
        <w:ind w:left="2160"/>
        <w:jc w:val="both"/>
        <w:rPr>
          <w:color w:val="000000"/>
        </w:rPr>
      </w:pPr>
      <w:r w:rsidRPr="007D7E6F">
        <w:rPr>
          <w:color w:val="000000"/>
        </w:rPr>
        <w:t>-32.768</w:t>
      </w:r>
      <w:r w:rsidR="00A97E5F" w:rsidRPr="007D7E6F">
        <w:rPr>
          <w:color w:val="000000"/>
        </w:rPr>
        <w:t xml:space="preserve"> a 32.767, ou seja, um numero de 16 bits</w:t>
      </w:r>
      <w:r w:rsidR="00D5643C" w:rsidRPr="007D7E6F">
        <w:rPr>
          <w:color w:val="000000"/>
        </w:rPr>
        <w:t>.</w:t>
      </w:r>
    </w:p>
    <w:p w14:paraId="5CB5FC68" w14:textId="73D6BC7F" w:rsidR="00D5643C" w:rsidRPr="007D7E6F" w:rsidRDefault="00D5643C" w:rsidP="00D5643C">
      <w:pPr>
        <w:pStyle w:val="NormalWeb"/>
        <w:shd w:val="clear" w:color="auto" w:fill="FFFFFF"/>
        <w:spacing w:before="0" w:beforeAutospacing="0" w:after="160" w:afterAutospacing="0"/>
        <w:ind w:left="2160"/>
        <w:jc w:val="both"/>
        <w:rPr>
          <w:color w:val="000000"/>
        </w:rPr>
      </w:pPr>
      <w:r w:rsidRPr="007D7E6F">
        <w:rPr>
          <w:color w:val="000000"/>
        </w:rPr>
        <w:t>Ex.: Numero minhaVariavel = 3600;</w:t>
      </w:r>
    </w:p>
    <w:p w14:paraId="5751EF64" w14:textId="77777777" w:rsidR="00D5643C" w:rsidRPr="007D7E6F" w:rsidRDefault="00D5643C" w:rsidP="00D5643C">
      <w:pPr>
        <w:pStyle w:val="NormalWeb"/>
        <w:shd w:val="clear" w:color="auto" w:fill="FFFFFF"/>
        <w:spacing w:before="0" w:beforeAutospacing="0" w:after="160" w:afterAutospacing="0"/>
        <w:ind w:left="2160"/>
        <w:jc w:val="both"/>
        <w:rPr>
          <w:color w:val="000000"/>
        </w:rPr>
      </w:pPr>
    </w:p>
    <w:p w14:paraId="3B424C9D" w14:textId="7B5FA5D4" w:rsidR="00A97E5F" w:rsidRPr="007D7E6F" w:rsidRDefault="00A97E5F" w:rsidP="00D5643C">
      <w:pPr>
        <w:pStyle w:val="NormalWeb"/>
        <w:numPr>
          <w:ilvl w:val="0"/>
          <w:numId w:val="5"/>
        </w:numPr>
        <w:shd w:val="clear" w:color="auto" w:fill="FFFFFF"/>
        <w:spacing w:before="0" w:beforeAutospacing="0" w:after="160" w:afterAutospacing="0"/>
        <w:jc w:val="both"/>
        <w:rPr>
          <w:color w:val="000000"/>
        </w:rPr>
      </w:pPr>
      <w:r w:rsidRPr="007D7E6F">
        <w:rPr>
          <w:color w:val="000000"/>
        </w:rPr>
        <w:t>NumeroDecimal:</w:t>
      </w:r>
      <w:r w:rsidR="00D5643C" w:rsidRPr="007D7E6F">
        <w:rPr>
          <w:color w:val="000000"/>
        </w:rPr>
        <w:t xml:space="preserve"> Esse tipo de variável é capaz de armazenar números de até 32 bits com um ponto decimal.</w:t>
      </w:r>
    </w:p>
    <w:p w14:paraId="3EBDFC1F" w14:textId="357BEC7C"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Ex.: Numero</w:t>
      </w:r>
      <w:r w:rsidR="00D15BF2" w:rsidRPr="007D7E6F">
        <w:rPr>
          <w:color w:val="000000"/>
        </w:rPr>
        <w:t>Decimal raio = 3,5</w:t>
      </w:r>
      <w:r w:rsidRPr="007D7E6F">
        <w:rPr>
          <w:color w:val="000000"/>
        </w:rPr>
        <w:t>;</w:t>
      </w:r>
    </w:p>
    <w:p w14:paraId="023C1A16" w14:textId="77777777" w:rsidR="00EC5F23" w:rsidRPr="007D7E6F" w:rsidRDefault="00EC5F23" w:rsidP="00EC5F23">
      <w:pPr>
        <w:pStyle w:val="NormalWeb"/>
        <w:shd w:val="clear" w:color="auto" w:fill="FFFFFF"/>
        <w:spacing w:before="0" w:beforeAutospacing="0" w:after="160" w:afterAutospacing="0"/>
        <w:ind w:left="2160"/>
        <w:jc w:val="both"/>
        <w:rPr>
          <w:color w:val="000000"/>
        </w:rPr>
      </w:pPr>
    </w:p>
    <w:p w14:paraId="5A8E426C" w14:textId="6765657B" w:rsidR="00606AE5" w:rsidRPr="007D7E6F" w:rsidRDefault="00606AE5" w:rsidP="00606AE5">
      <w:pPr>
        <w:pStyle w:val="NormalWeb"/>
        <w:numPr>
          <w:ilvl w:val="0"/>
          <w:numId w:val="5"/>
        </w:numPr>
        <w:shd w:val="clear" w:color="auto" w:fill="FFFFFF"/>
        <w:spacing w:before="0" w:beforeAutospacing="0" w:after="160" w:afterAutospacing="0"/>
        <w:jc w:val="both"/>
        <w:rPr>
          <w:color w:val="000000"/>
        </w:rPr>
      </w:pPr>
      <w:r w:rsidRPr="007D7E6F">
        <w:rPr>
          <w:color w:val="000000"/>
        </w:rPr>
        <w:t xml:space="preserve">Letra: Essa variável armazena um caractere ASCII (iremos abordar isso mais a frente), ou seja, ela é capaz de armazenar qualquer caractere (a, A, 1, &amp;, entre outros). </w:t>
      </w:r>
      <w:r w:rsidR="00F0423D" w:rsidRPr="007D7E6F">
        <w:rPr>
          <w:color w:val="000000"/>
        </w:rPr>
        <w:t>Operações</w:t>
      </w:r>
      <w:r w:rsidRPr="007D7E6F">
        <w:rPr>
          <w:color w:val="000000"/>
        </w:rPr>
        <w:t xml:space="preserve"> </w:t>
      </w:r>
      <w:r w:rsidR="00F0423D" w:rsidRPr="007D7E6F">
        <w:rPr>
          <w:color w:val="000000"/>
        </w:rPr>
        <w:t>aritméticas</w:t>
      </w:r>
      <w:r w:rsidRPr="007D7E6F">
        <w:rPr>
          <w:color w:val="000000"/>
        </w:rPr>
        <w:t xml:space="preserve"> podem ser aplicadas sobre esses dados (também estudaremos isso mais a fundo). Seu dado deve vir entre aspas simples (‘ ‘).</w:t>
      </w:r>
    </w:p>
    <w:p w14:paraId="4823975B" w14:textId="1A47E676" w:rsidR="00606AE5" w:rsidRPr="007D7E6F" w:rsidRDefault="00606AE5" w:rsidP="00606AE5">
      <w:pPr>
        <w:pStyle w:val="NormalWeb"/>
        <w:shd w:val="clear" w:color="auto" w:fill="FFFFFF"/>
        <w:spacing w:before="0" w:beforeAutospacing="0" w:after="160" w:afterAutospacing="0"/>
        <w:ind w:left="2160"/>
        <w:jc w:val="both"/>
        <w:rPr>
          <w:color w:val="000000"/>
        </w:rPr>
      </w:pPr>
      <w:r w:rsidRPr="007D7E6F">
        <w:rPr>
          <w:color w:val="000000"/>
        </w:rPr>
        <w:lastRenderedPageBreak/>
        <w:t>Ex.: Letra nota = ‘A’;</w:t>
      </w:r>
    </w:p>
    <w:p w14:paraId="18725B7F" w14:textId="77777777" w:rsidR="00606AE5" w:rsidRPr="007D7E6F" w:rsidRDefault="00606AE5" w:rsidP="00606AE5">
      <w:pPr>
        <w:pStyle w:val="NormalWeb"/>
        <w:shd w:val="clear" w:color="auto" w:fill="FFFFFF"/>
        <w:spacing w:before="0" w:beforeAutospacing="0" w:after="160" w:afterAutospacing="0"/>
        <w:ind w:left="2160"/>
        <w:jc w:val="both"/>
        <w:rPr>
          <w:color w:val="000000"/>
        </w:rPr>
      </w:pPr>
    </w:p>
    <w:p w14:paraId="094520C5" w14:textId="7E5A676C"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Palavra:</w:t>
      </w:r>
      <w:r w:rsidR="00D5643C" w:rsidRPr="007D7E6F">
        <w:rPr>
          <w:color w:val="000000"/>
        </w:rPr>
        <w:t xml:space="preserve"> Esse tipo especial de variável pode ser comparada a uma serie</w:t>
      </w:r>
      <w:r w:rsidR="00EC5F23" w:rsidRPr="007D7E6F">
        <w:rPr>
          <w:color w:val="000000"/>
        </w:rPr>
        <w:t xml:space="preserve"> de caracteres. Ela é usada para armazenar palavras e frases. Seu dado deve vir entre aspas </w:t>
      </w:r>
      <w:ins w:id="367" w:author="Mateus Berardo de Souza Terra" w:date="2016-02-07T16:33:00Z">
        <w:r w:rsidR="00B4777A" w:rsidRPr="007D7E6F">
          <w:rPr>
            <w:color w:val="000000"/>
          </w:rPr>
          <w:t>simples</w:t>
        </w:r>
      </w:ins>
      <w:r w:rsidR="001508B9">
        <w:rPr>
          <w:color w:val="000000"/>
        </w:rPr>
        <w:t xml:space="preserve"> ou duplas</w:t>
      </w:r>
      <w:del w:id="368" w:author="Mateus Berardo de Souza Terra" w:date="2016-02-07T16:33:00Z">
        <w:r w:rsidR="00EC5F23" w:rsidRPr="007D7E6F" w:rsidDel="00B4777A">
          <w:rPr>
            <w:color w:val="000000"/>
          </w:rPr>
          <w:delText>duplas</w:delText>
        </w:r>
      </w:del>
      <w:r w:rsidR="00606AE5" w:rsidRPr="007D7E6F">
        <w:rPr>
          <w:color w:val="000000"/>
        </w:rPr>
        <w:t xml:space="preserve"> </w:t>
      </w:r>
      <w:r w:rsidR="00EC5F23" w:rsidRPr="007D7E6F">
        <w:rPr>
          <w:color w:val="000000"/>
        </w:rPr>
        <w:t>(</w:t>
      </w:r>
      <w:ins w:id="369" w:author="Mateus Berardo de Souza Terra" w:date="2016-02-07T16:33:00Z">
        <w:r w:rsidR="00B4777A" w:rsidRPr="007D7E6F">
          <w:rPr>
            <w:color w:val="000000"/>
          </w:rPr>
          <w:t>‘’</w:t>
        </w:r>
      </w:ins>
      <w:r w:rsidR="001508B9">
        <w:rPr>
          <w:color w:val="000000"/>
        </w:rPr>
        <w:t xml:space="preserve"> ou “”</w:t>
      </w:r>
      <w:del w:id="370" w:author="Mateus Berardo de Souza Terra" w:date="2016-02-07T16:33:00Z">
        <w:r w:rsidR="00EC5F23" w:rsidRPr="007D7E6F" w:rsidDel="00B4777A">
          <w:rPr>
            <w:color w:val="000000"/>
          </w:rPr>
          <w:delText>“ ”</w:delText>
        </w:r>
      </w:del>
      <w:r w:rsidR="00EC5F23" w:rsidRPr="007D7E6F">
        <w:rPr>
          <w:color w:val="000000"/>
        </w:rPr>
        <w:t>).</w:t>
      </w:r>
    </w:p>
    <w:p w14:paraId="2246A7B3" w14:textId="2751D29E"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Palavra saudacao = </w:t>
      </w:r>
      <w:ins w:id="371" w:author="Mateus Berardo de Souza Terra" w:date="2016-02-07T16:33:00Z">
        <w:r w:rsidR="00B4777A" w:rsidRPr="007D7E6F">
          <w:rPr>
            <w:color w:val="000000"/>
          </w:rPr>
          <w:t>‘</w:t>
        </w:r>
      </w:ins>
      <w:del w:id="372" w:author="Mateus Berardo de Souza Terra" w:date="2016-02-07T16:33:00Z">
        <w:r w:rsidRPr="007D7E6F" w:rsidDel="00B4777A">
          <w:rPr>
            <w:color w:val="000000"/>
          </w:rPr>
          <w:delText>“</w:delText>
        </w:r>
      </w:del>
      <w:r w:rsidRPr="007D7E6F">
        <w:rPr>
          <w:color w:val="000000"/>
        </w:rPr>
        <w:t>oi</w:t>
      </w:r>
      <w:ins w:id="373" w:author="Mateus Berardo de Souza Terra" w:date="2016-02-07T16:33:00Z">
        <w:r w:rsidR="00B4777A" w:rsidRPr="007D7E6F">
          <w:rPr>
            <w:color w:val="000000"/>
          </w:rPr>
          <w:t>’</w:t>
        </w:r>
      </w:ins>
      <w:del w:id="374" w:author="Mateus Berardo de Souza Terra" w:date="2016-02-07T16:33:00Z">
        <w:r w:rsidRPr="007D7E6F" w:rsidDel="00B4777A">
          <w:rPr>
            <w:color w:val="000000"/>
          </w:rPr>
          <w:delText>”</w:delText>
        </w:r>
      </w:del>
      <w:r w:rsidRPr="007D7E6F">
        <w:rPr>
          <w:color w:val="000000"/>
        </w:rPr>
        <w:t>;</w:t>
      </w:r>
    </w:p>
    <w:p w14:paraId="5360EAA6" w14:textId="77777777" w:rsidR="00606AE5" w:rsidRPr="007D7E6F" w:rsidRDefault="00606AE5" w:rsidP="00EC5F23">
      <w:pPr>
        <w:pStyle w:val="NormalWeb"/>
        <w:shd w:val="clear" w:color="auto" w:fill="FFFFFF"/>
        <w:spacing w:before="0" w:beforeAutospacing="0" w:after="160" w:afterAutospacing="0"/>
        <w:ind w:left="2160"/>
        <w:jc w:val="both"/>
        <w:rPr>
          <w:color w:val="000000"/>
        </w:rPr>
      </w:pPr>
    </w:p>
    <w:p w14:paraId="6C122010" w14:textId="31BF876C"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Condicao:</w:t>
      </w:r>
      <w:r w:rsidR="00EC5F23" w:rsidRPr="007D7E6F">
        <w:rPr>
          <w:color w:val="000000"/>
        </w:rPr>
        <w:t xml:space="preserve"> A menor variável que vamos estudar é usada para guardar apenas dois valores, Verdadeiro ou Falso, e será muito usada em operações logicas e como controle.</w:t>
      </w:r>
    </w:p>
    <w:p w14:paraId="46A8D5ED" w14:textId="7F05980A"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Condicao chovendo = </w:t>
      </w:r>
      <w:r w:rsidR="00606AE5" w:rsidRPr="007D7E6F">
        <w:rPr>
          <w:color w:val="000000"/>
        </w:rPr>
        <w:t xml:space="preserve"> </w:t>
      </w:r>
      <w:r w:rsidRPr="007D7E6F">
        <w:rPr>
          <w:color w:val="000000"/>
        </w:rPr>
        <w:t>Falso</w:t>
      </w:r>
      <w:r w:rsidR="00606AE5" w:rsidRPr="007D7E6F">
        <w:rPr>
          <w:color w:val="000000"/>
        </w:rPr>
        <w:t>;</w:t>
      </w:r>
    </w:p>
    <w:p w14:paraId="71BEBF54" w14:textId="77777777" w:rsidR="002145E1" w:rsidRPr="007D7E6F" w:rsidRDefault="002145E1" w:rsidP="002145E1">
      <w:pPr>
        <w:pStyle w:val="NormalWeb"/>
        <w:shd w:val="clear" w:color="auto" w:fill="FFFFFF"/>
        <w:spacing w:before="0" w:beforeAutospacing="0" w:after="160" w:afterAutospacing="0"/>
        <w:jc w:val="both"/>
        <w:rPr>
          <w:color w:val="000000"/>
        </w:rPr>
      </w:pPr>
    </w:p>
    <w:p w14:paraId="14A6B584" w14:textId="74F2080C" w:rsidR="00606AE5" w:rsidRPr="007D7E6F" w:rsidRDefault="00606AE5" w:rsidP="002145E1">
      <w:pPr>
        <w:pStyle w:val="NormalWeb"/>
        <w:shd w:val="clear" w:color="auto" w:fill="FFFFFF"/>
        <w:spacing w:before="0" w:beforeAutospacing="0" w:after="160" w:afterAutospacing="0"/>
        <w:jc w:val="both"/>
        <w:rPr>
          <w:color w:val="000000"/>
        </w:rPr>
      </w:pPr>
      <w:r w:rsidRPr="007D7E6F">
        <w:rPr>
          <w:color w:val="000000"/>
        </w:rPr>
        <w:tab/>
        <w:t>Outro ponto importante quanto as variáveis são os nomes que elas podem receber, que pode ser quase qualquer coisa, desde que não seja nenhuma palavra palavra-chave. Mesmo com toda essa liberdade</w:t>
      </w:r>
      <w:ins w:id="375" w:author="Mateus Berardo de Souza Terra" w:date="2016-02-08T19:03:00Z">
        <w:r w:rsidR="008D4450" w:rsidRPr="007D7E6F">
          <w:rPr>
            <w:color w:val="000000"/>
          </w:rPr>
          <w:t>,</w:t>
        </w:r>
      </w:ins>
      <w:r w:rsidRPr="007D7E6F">
        <w:rPr>
          <w:color w:val="000000"/>
        </w:rPr>
        <w:t xml:space="preserve"> recomendamos </w:t>
      </w:r>
      <w:r w:rsidR="00F0423D" w:rsidRPr="007D7E6F">
        <w:rPr>
          <w:color w:val="000000"/>
        </w:rPr>
        <w:t>fortemente</w:t>
      </w:r>
      <w:r w:rsidRPr="007D7E6F">
        <w:rPr>
          <w:color w:val="000000"/>
        </w:rPr>
        <w:t xml:space="preserve"> </w:t>
      </w:r>
      <w:r w:rsidR="00F0423D" w:rsidRPr="007D7E6F">
        <w:rPr>
          <w:color w:val="000000"/>
        </w:rPr>
        <w:t>que não usem acentos ou caracteres especiais, como ç, @, “ e coisas do tipo, e que seja dada a preferência a nom</w:t>
      </w:r>
      <w:r w:rsidR="001508B9">
        <w:rPr>
          <w:color w:val="000000"/>
        </w:rPr>
        <w:t>es sugestivos (não, variável_123</w:t>
      </w:r>
      <w:r w:rsidR="00F0423D" w:rsidRPr="007D7E6F">
        <w:rPr>
          <w:color w:val="000000"/>
        </w:rPr>
        <w:t xml:space="preserve"> não é nada sugestivo) para que o código possa ser mais facilmente entendido pelos outros e por você mesmo.</w:t>
      </w:r>
      <w:ins w:id="376" w:author="Mateus Berardo de Souza Terra" w:date="2016-02-08T19:03:00Z">
        <w:r w:rsidR="008D4450" w:rsidRPr="007D7E6F">
          <w:rPr>
            <w:color w:val="000000"/>
          </w:rPr>
          <w:t xml:space="preserve"> Além disso, devem começar com uma letra ou uma underline.</w:t>
        </w:r>
      </w:ins>
      <w:r w:rsidR="00F0423D" w:rsidRPr="007D7E6F">
        <w:rPr>
          <w:color w:val="000000"/>
        </w:rPr>
        <w:t xml:space="preserve"> São exemplos de bons nomes: valorSensor, motorDireito, porta</w:t>
      </w:r>
      <w:ins w:id="377" w:author="Mateus Berardo de Souza Terra" w:date="2016-02-08T19:03:00Z">
        <w:r w:rsidR="008D4450" w:rsidRPr="007D7E6F">
          <w:rPr>
            <w:color w:val="000000"/>
          </w:rPr>
          <w:t>_</w:t>
        </w:r>
      </w:ins>
      <w:r w:rsidR="00F0423D" w:rsidRPr="007D7E6F">
        <w:rPr>
          <w:color w:val="000000"/>
        </w:rPr>
        <w:t>LED e leituraDistancia.</w:t>
      </w:r>
    </w:p>
    <w:p w14:paraId="418E2D90" w14:textId="3CF9BA24" w:rsidR="00D15BF2" w:rsidRPr="007D7E6F" w:rsidRDefault="00D15BF2" w:rsidP="002145E1">
      <w:pPr>
        <w:pStyle w:val="NormalWeb"/>
        <w:shd w:val="clear" w:color="auto" w:fill="FFFFFF"/>
        <w:spacing w:before="0" w:beforeAutospacing="0" w:after="160" w:afterAutospacing="0"/>
        <w:jc w:val="both"/>
        <w:rPr>
          <w:color w:val="000000"/>
        </w:rPr>
      </w:pPr>
      <w:r w:rsidRPr="007D7E6F">
        <w:rPr>
          <w:color w:val="000000"/>
        </w:rPr>
        <w:tab/>
        <w:t>Caso se deseje trabalhar com uma constante a palavra-chave Constante pode ser adicionada ao início da variável, tornando-a invariável.</w:t>
      </w:r>
    </w:p>
    <w:p w14:paraId="5366D0C4" w14:textId="688963D5" w:rsidR="00D15BF2" w:rsidRPr="007D7E6F" w:rsidRDefault="00D15BF2" w:rsidP="002145E1">
      <w:pPr>
        <w:pStyle w:val="NormalWeb"/>
        <w:shd w:val="clear" w:color="auto" w:fill="FFFFFF"/>
        <w:spacing w:before="0" w:beforeAutospacing="0" w:after="160" w:afterAutospacing="0"/>
        <w:jc w:val="both"/>
        <w:rPr>
          <w:color w:val="000000"/>
        </w:rPr>
      </w:pPr>
      <w:r w:rsidRPr="007D7E6F">
        <w:rPr>
          <w:color w:val="000000"/>
        </w:rPr>
        <w:tab/>
        <w:t>Ex.: Constante Numero minhaVariavel = 3600;</w:t>
      </w:r>
    </w:p>
    <w:p w14:paraId="6A3A38BD" w14:textId="77777777" w:rsidR="00A73B7D" w:rsidRPr="007D7E6F" w:rsidRDefault="00A73B7D" w:rsidP="002145E1">
      <w:pPr>
        <w:pStyle w:val="NormalWeb"/>
        <w:shd w:val="clear" w:color="auto" w:fill="FFFFFF"/>
        <w:spacing w:before="0" w:beforeAutospacing="0" w:after="160" w:afterAutospacing="0"/>
        <w:jc w:val="both"/>
        <w:rPr>
          <w:color w:val="000000"/>
        </w:rPr>
      </w:pPr>
    </w:p>
    <w:p w14:paraId="6C191207" w14:textId="106D42B3" w:rsidR="008324AC" w:rsidRPr="007D7E6F" w:rsidRDefault="00D15BF2" w:rsidP="008324AC">
      <w:pPr>
        <w:pStyle w:val="NormalWeb"/>
        <w:shd w:val="clear" w:color="auto" w:fill="FFFFFF"/>
        <w:spacing w:before="0" w:beforeAutospacing="0" w:after="160" w:afterAutospacing="0"/>
        <w:jc w:val="both"/>
        <w:rPr>
          <w:color w:val="000000"/>
        </w:rPr>
      </w:pPr>
      <w:r w:rsidRPr="007D7E6F">
        <w:rPr>
          <w:color w:val="000000"/>
        </w:rPr>
        <w:tab/>
      </w:r>
      <w:r w:rsidRPr="007D7E6F">
        <w:rPr>
          <w:b/>
          <w:color w:val="000000"/>
        </w:rPr>
        <w:t xml:space="preserve">Nota: </w:t>
      </w:r>
      <w:r w:rsidRPr="007D7E6F">
        <w:rPr>
          <w:color w:val="000000"/>
        </w:rPr>
        <w:t>Com os tipos de números inteiros, você pode obter uma situação chamada</w:t>
      </w:r>
      <w:r w:rsidRPr="007D7E6F">
        <w:rPr>
          <w:i/>
          <w:color w:val="000000"/>
        </w:rPr>
        <w:t xml:space="preserve"> roll over</w:t>
      </w:r>
      <w:r w:rsidRPr="007D7E6F">
        <w:rPr>
          <w:color w:val="000000"/>
        </w:rPr>
        <w:t xml:space="preserve">, em que um valor é somado ou subtraído extrapolando os limites da variável fazendo com que o fim de um intervalo role </w:t>
      </w:r>
      <w:r w:rsidR="0056468A" w:rsidRPr="007D7E6F">
        <w:rPr>
          <w:color w:val="000000"/>
        </w:rPr>
        <w:t>para</w:t>
      </w:r>
      <w:r w:rsidRPr="007D7E6F">
        <w:rPr>
          <w:color w:val="000000"/>
        </w:rPr>
        <w:t xml:space="preserve"> outra extremidade. Por exemplo, temos uma variável do tipo Numero com o valor armazenado de 32.767 e somamos 1 a ela. O valor resultante dessa operação será de -32.768 e não 32.768.</w:t>
      </w:r>
    </w:p>
    <w:p w14:paraId="154026F7" w14:textId="50099070" w:rsidR="00D15BF2" w:rsidRPr="007D7E6F" w:rsidRDefault="00D15BF2">
      <w:pPr>
        <w:pStyle w:val="NormalWeb"/>
        <w:numPr>
          <w:ilvl w:val="1"/>
          <w:numId w:val="44"/>
        </w:numPr>
        <w:shd w:val="clear" w:color="auto" w:fill="FFFFFF"/>
        <w:spacing w:before="0" w:beforeAutospacing="0" w:after="160" w:afterAutospacing="0"/>
        <w:ind w:left="993" w:hanging="633"/>
        <w:jc w:val="both"/>
        <w:rPr>
          <w:b/>
          <w:color w:val="000000"/>
          <w:sz w:val="32"/>
          <w:szCs w:val="32"/>
        </w:rPr>
        <w:pPrChange w:id="378" w:author="Mateus Berardo de Souza Terra" w:date="2016-02-08T22:24:00Z">
          <w:pPr>
            <w:pStyle w:val="NormalWeb"/>
            <w:numPr>
              <w:ilvl w:val="1"/>
              <w:numId w:val="30"/>
            </w:numPr>
            <w:shd w:val="clear" w:color="auto" w:fill="FFFFFF"/>
            <w:spacing w:before="0" w:beforeAutospacing="0" w:after="160" w:afterAutospacing="0"/>
            <w:ind w:left="1800" w:hanging="720"/>
            <w:jc w:val="both"/>
          </w:pPr>
        </w:pPrChange>
      </w:pPr>
      <w:r w:rsidRPr="007D7E6F">
        <w:rPr>
          <w:b/>
          <w:color w:val="000000"/>
          <w:sz w:val="32"/>
          <w:szCs w:val="32"/>
        </w:rPr>
        <w:t>Comentários:</w:t>
      </w:r>
    </w:p>
    <w:p w14:paraId="5E7B1F71" w14:textId="0D434244" w:rsidR="008324AC" w:rsidRPr="007D7E6F" w:rsidRDefault="00225C8D" w:rsidP="002146AC">
      <w:pPr>
        <w:pStyle w:val="NormalWeb"/>
        <w:shd w:val="clear" w:color="auto" w:fill="FFFFFF"/>
        <w:spacing w:before="0" w:beforeAutospacing="0" w:after="160" w:afterAutospacing="0"/>
        <w:ind w:firstLine="720"/>
        <w:jc w:val="both"/>
        <w:rPr>
          <w:color w:val="000000"/>
        </w:rPr>
      </w:pPr>
      <w:r w:rsidRPr="007D7E6F">
        <w:rPr>
          <w:color w:val="000000"/>
        </w:rPr>
        <w:t>Comentários são um recurso muito utilizados na programação que ajuda no entendimento do código por meio de “notas do autor”</w:t>
      </w:r>
      <w:r w:rsidR="00354A3E" w:rsidRPr="007D7E6F">
        <w:rPr>
          <w:color w:val="000000"/>
        </w:rPr>
        <w:t xml:space="preserve"> e uma ótima forma de manter o código organizado para o </w:t>
      </w:r>
      <w:r w:rsidR="002146AC" w:rsidRPr="007D7E6F">
        <w:rPr>
          <w:color w:val="000000"/>
        </w:rPr>
        <w:t>entendimento</w:t>
      </w:r>
      <w:r w:rsidR="00354A3E" w:rsidRPr="007D7E6F">
        <w:rPr>
          <w:color w:val="000000"/>
        </w:rPr>
        <w:t xml:space="preserve"> do próprio autor e de todos </w:t>
      </w:r>
      <w:del w:id="379" w:author="granix pacheco" w:date="2016-02-07T10:36:00Z">
        <w:r w:rsidRPr="007D7E6F" w:rsidDel="00354A3E">
          <w:rPr>
            <w:color w:val="000000"/>
          </w:rPr>
          <w:delText>.</w:delText>
        </w:r>
      </w:del>
      <w:ins w:id="380" w:author="granix pacheco" w:date="2016-02-07T10:36:00Z">
        <w:r w:rsidR="00354A3E" w:rsidRPr="007D7E6F">
          <w:rPr>
            <w:color w:val="000000"/>
          </w:rPr>
          <w:t>.</w:t>
        </w:r>
      </w:ins>
      <w:r w:rsidRPr="007D7E6F">
        <w:rPr>
          <w:color w:val="000000"/>
        </w:rPr>
        <w:t xml:space="preserve"> Eles são ignorados na hora da compilação, ou seja, não são lidos pela máquina, apenas pelos desenvolvedores. É muito importante deixar notas pelo código explicando o que está sendo feito e qual o seu objetivo com cada bloco.</w:t>
      </w:r>
      <w:r w:rsidR="008324AC" w:rsidRPr="007D7E6F">
        <w:rPr>
          <w:color w:val="000000"/>
        </w:rPr>
        <w:t xml:space="preserve"> Eles são importantes, principalmente, para algoritmos complexos e extensos. Imagine procurar um bug, ou consertar um erro em um código com 500 linhas</w:t>
      </w:r>
      <w:ins w:id="381" w:author="Mateus Berardo de Souza Terra" w:date="2016-02-07T16:34:00Z">
        <w:r w:rsidR="00B4777A" w:rsidRPr="007D7E6F">
          <w:rPr>
            <w:color w:val="000000"/>
          </w:rPr>
          <w:t xml:space="preserve"> </w:t>
        </w:r>
      </w:ins>
      <w:r w:rsidR="008324AC" w:rsidRPr="007D7E6F">
        <w:rPr>
          <w:color w:val="000000"/>
        </w:rPr>
        <w:t>(não é uma marca muito difícil de ser alcançada) sem ter a menor ideia de onde procurar...</w:t>
      </w:r>
    </w:p>
    <w:p w14:paraId="13469148" w14:textId="71C0CF59" w:rsidR="00D15BF2" w:rsidRPr="007D7E6F" w:rsidRDefault="00225C8D" w:rsidP="002146AC">
      <w:pPr>
        <w:pStyle w:val="NormalWeb"/>
        <w:shd w:val="clear" w:color="auto" w:fill="FFFFFF"/>
        <w:spacing w:before="0" w:beforeAutospacing="0" w:after="160" w:afterAutospacing="0"/>
        <w:ind w:firstLine="720"/>
        <w:jc w:val="both"/>
        <w:rPr>
          <w:color w:val="000000"/>
        </w:rPr>
      </w:pPr>
      <w:r w:rsidRPr="007D7E6F">
        <w:rPr>
          <w:color w:val="000000"/>
        </w:rPr>
        <w:lastRenderedPageBreak/>
        <w:t xml:space="preserve"> No caso do Brino os comentários podem ser introduzidos por meio de uma barra dupla na frente da linha (//) fazendo com que essa linha em especifico seja um comentário. Outra forma de usar essa ferramenta é pelo uso de uma barra acompanhada por um asterisco (/*) abrindo um bloco de comentário que só terminar</w:t>
      </w:r>
      <w:r w:rsidR="00B4777A" w:rsidRPr="007D7E6F">
        <w:rPr>
          <w:color w:val="000000"/>
        </w:rPr>
        <w:t>á</w:t>
      </w:r>
      <w:r w:rsidRPr="007D7E6F">
        <w:rPr>
          <w:color w:val="000000"/>
        </w:rPr>
        <w:t xml:space="preserve"> em um asterisco seguido por uma barra (*/).</w:t>
      </w:r>
    </w:p>
    <w:p w14:paraId="33CB6512" w14:textId="3C78D5AE" w:rsidR="008324AC" w:rsidRPr="007D7E6F" w:rsidRDefault="008324AC" w:rsidP="002146AC">
      <w:pPr>
        <w:pStyle w:val="NormalWeb"/>
        <w:shd w:val="clear" w:color="auto" w:fill="FFFFFF"/>
        <w:spacing w:before="0" w:beforeAutospacing="0" w:after="160" w:afterAutospacing="0"/>
        <w:ind w:firstLine="720"/>
        <w:jc w:val="both"/>
        <w:rPr>
          <w:color w:val="000000"/>
        </w:rPr>
      </w:pPr>
      <w:r w:rsidRPr="007D7E6F">
        <w:rPr>
          <w:color w:val="000000"/>
        </w:rPr>
        <w:t>Obs.: evite colocar acentos em um comentário e em todo o código no geral. Ao abrir o código em diferentes editores de texto, eles podem não entender um caractere acentuado da mesma forma. De forma simples, nem todos os editores de texto “escrevem” na mesma língua, por isso entendem os acentos de forma diferente.</w:t>
      </w:r>
    </w:p>
    <w:p w14:paraId="04455A9C" w14:textId="53C68F50" w:rsidR="008324AC" w:rsidRPr="007D7E6F" w:rsidRDefault="008324AC" w:rsidP="002146AC">
      <w:pPr>
        <w:pStyle w:val="NormalWeb"/>
        <w:shd w:val="clear" w:color="auto" w:fill="FFFFFF"/>
        <w:spacing w:before="0" w:beforeAutospacing="0" w:after="160" w:afterAutospacing="0"/>
        <w:ind w:firstLine="720"/>
        <w:jc w:val="both"/>
        <w:rPr>
          <w:color w:val="000000"/>
        </w:rPr>
      </w:pPr>
      <w:r w:rsidRPr="007D7E6F">
        <w:rPr>
          <w:color w:val="000000"/>
        </w:rPr>
        <w:t xml:space="preserve">Ex.: </w:t>
      </w:r>
      <w:r w:rsidRPr="007D7E6F">
        <w:rPr>
          <w:color w:val="000000"/>
        </w:rPr>
        <w:tab/>
        <w:t>// Isso e um comenta</w:t>
      </w:r>
      <w:r w:rsidR="00225C8D" w:rsidRPr="007D7E6F">
        <w:rPr>
          <w:color w:val="000000"/>
        </w:rPr>
        <w:t>rio.</w:t>
      </w:r>
    </w:p>
    <w:p w14:paraId="6021E0F8" w14:textId="050E10A5" w:rsidR="008324AC" w:rsidRPr="007D7E6F" w:rsidRDefault="008324AC" w:rsidP="002146AC">
      <w:pPr>
        <w:pStyle w:val="NormalWeb"/>
        <w:shd w:val="clear" w:color="auto" w:fill="FFFFFF"/>
        <w:spacing w:before="0" w:beforeAutospacing="0" w:after="160" w:afterAutospacing="0"/>
        <w:ind w:firstLine="720"/>
        <w:jc w:val="both"/>
        <w:rPr>
          <w:color w:val="000000"/>
        </w:rPr>
      </w:pPr>
      <w:r w:rsidRPr="007D7E6F">
        <w:rPr>
          <w:color w:val="000000"/>
        </w:rPr>
        <w:t xml:space="preserve">Ex. 2: </w:t>
      </w:r>
      <w:r w:rsidRPr="007D7E6F">
        <w:rPr>
          <w:color w:val="000000"/>
        </w:rPr>
        <w:tab/>
        <w:t>/*</w:t>
      </w:r>
    </w:p>
    <w:p w14:paraId="6B624A1C" w14:textId="0437ACA5" w:rsidR="008324AC" w:rsidRPr="007D7E6F" w:rsidRDefault="008324AC" w:rsidP="008324AC">
      <w:pPr>
        <w:pStyle w:val="NormalWeb"/>
        <w:shd w:val="clear" w:color="auto" w:fill="FFFFFF"/>
        <w:spacing w:before="0" w:beforeAutospacing="0" w:after="160" w:afterAutospacing="0"/>
        <w:ind w:firstLine="360"/>
        <w:jc w:val="both"/>
        <w:rPr>
          <w:color w:val="000000"/>
        </w:rPr>
      </w:pPr>
      <w:r w:rsidRPr="007D7E6F">
        <w:rPr>
          <w:color w:val="000000"/>
        </w:rPr>
        <w:tab/>
        <w:t xml:space="preserve">     </w:t>
      </w:r>
      <w:r w:rsidRPr="007D7E6F">
        <w:rPr>
          <w:color w:val="000000"/>
        </w:rPr>
        <w:tab/>
        <w:t xml:space="preserve"> *</w:t>
      </w:r>
      <w:ins w:id="382" w:author="granix pacheco" w:date="2016-02-07T08:37:00Z">
        <w:r w:rsidR="002E0F1F" w:rsidRPr="007D7E6F">
          <w:rPr>
            <w:color w:val="000000"/>
          </w:rPr>
          <w:t xml:space="preserve"> </w:t>
        </w:r>
      </w:ins>
      <w:r w:rsidRPr="007D7E6F">
        <w:rPr>
          <w:color w:val="000000"/>
        </w:rPr>
        <w:t>Isso e um comentario de bloco</w:t>
      </w:r>
    </w:p>
    <w:p w14:paraId="698AA476" w14:textId="0192353B" w:rsidR="008324AC" w:rsidRPr="007D7E6F" w:rsidRDefault="008324AC" w:rsidP="008324AC">
      <w:pPr>
        <w:pStyle w:val="NormalWeb"/>
        <w:shd w:val="clear" w:color="auto" w:fill="FFFFFF"/>
        <w:spacing w:before="0" w:beforeAutospacing="0" w:after="160" w:afterAutospacing="0"/>
        <w:ind w:firstLine="360"/>
        <w:jc w:val="both"/>
        <w:rPr>
          <w:color w:val="000000"/>
        </w:rPr>
      </w:pPr>
      <w:r w:rsidRPr="007D7E6F">
        <w:rPr>
          <w:color w:val="000000"/>
        </w:rPr>
        <w:tab/>
      </w:r>
      <w:r w:rsidRPr="007D7E6F">
        <w:rPr>
          <w:color w:val="000000"/>
        </w:rPr>
        <w:tab/>
        <w:t xml:space="preserve"> */</w:t>
      </w:r>
    </w:p>
    <w:p w14:paraId="70564AF6" w14:textId="4B973633" w:rsidR="00970BBB" w:rsidRPr="007D7E6F" w:rsidRDefault="0017119E" w:rsidP="00A164E9">
      <w:pPr>
        <w:pStyle w:val="NormalWeb"/>
        <w:shd w:val="clear" w:color="auto" w:fill="FFFFFF"/>
        <w:spacing w:before="0" w:beforeAutospacing="0" w:after="160" w:afterAutospacing="0"/>
        <w:ind w:left="1560" w:hanging="840"/>
        <w:jc w:val="both"/>
        <w:rPr>
          <w:color w:val="000000"/>
        </w:rPr>
      </w:pPr>
      <w:ins w:id="383" w:author="granix pacheco" w:date="2016-02-08T11:20:00Z">
        <w:r w:rsidRPr="007D7E6F">
          <w:rPr>
            <w:b/>
            <w:color w:val="000000"/>
            <w:sz w:val="32"/>
            <w:szCs w:val="32"/>
          </w:rPr>
          <w:t xml:space="preserve">     </w:t>
        </w:r>
      </w:ins>
      <w:r w:rsidR="00A164E9" w:rsidRPr="007D7E6F">
        <w:rPr>
          <w:b/>
          <w:color w:val="000000"/>
          <w:sz w:val="32"/>
          <w:szCs w:val="32"/>
        </w:rPr>
        <w:t>5.3 Incrementadores</w:t>
      </w:r>
      <w:r w:rsidR="009E1979" w:rsidRPr="007D7E6F">
        <w:rPr>
          <w:b/>
          <w:color w:val="000000"/>
          <w:sz w:val="32"/>
          <w:szCs w:val="32"/>
        </w:rPr>
        <w:t>:</w:t>
      </w:r>
    </w:p>
    <w:p w14:paraId="22DD124E" w14:textId="49755F85" w:rsidR="003E483A" w:rsidRPr="007D7E6F" w:rsidRDefault="003E483A">
      <w:pPr>
        <w:pStyle w:val="NormalWeb"/>
        <w:shd w:val="clear" w:color="auto" w:fill="FFFFFF"/>
        <w:spacing w:before="0" w:beforeAutospacing="0" w:after="160" w:afterAutospacing="0"/>
        <w:ind w:firstLine="720"/>
        <w:jc w:val="both"/>
        <w:rPr>
          <w:color w:val="000000"/>
        </w:rPr>
        <w:pPrChange w:id="384" w:author="granix pacheco" w:date="2016-02-08T16:17:00Z">
          <w:pPr>
            <w:pStyle w:val="NormalWeb"/>
            <w:shd w:val="clear" w:color="auto" w:fill="FFFFFF"/>
            <w:spacing w:before="0" w:beforeAutospacing="0" w:after="160" w:afterAutospacing="0"/>
            <w:jc w:val="both"/>
          </w:pPr>
        </w:pPrChange>
      </w:pPr>
      <w:r w:rsidRPr="007D7E6F">
        <w:rPr>
          <w:color w:val="000000"/>
        </w:rPr>
        <w:t xml:space="preserve">No Brino existem alguns operadores que podem incrementar ou decrementar o valor </w:t>
      </w:r>
      <w:r w:rsidR="006C182E" w:rsidRPr="007D7E6F">
        <w:rPr>
          <w:color w:val="000000"/>
        </w:rPr>
        <w:t>de uma</w:t>
      </w:r>
      <w:r w:rsidRPr="007D7E6F">
        <w:rPr>
          <w:color w:val="000000"/>
        </w:rPr>
        <w:t xml:space="preserve"> variável.</w:t>
      </w:r>
      <w:r w:rsidR="00C23A32" w:rsidRPr="007D7E6F">
        <w:rPr>
          <w:color w:val="000000"/>
        </w:rPr>
        <w:t xml:space="preserve"> Além daqueles com que estamos acostumados (+, -, *, /</w:t>
      </w:r>
      <w:r w:rsidR="00F03805" w:rsidRPr="007D7E6F">
        <w:rPr>
          <w:color w:val="000000"/>
        </w:rPr>
        <w:t>),</w:t>
      </w:r>
      <w:r w:rsidR="00C23A32" w:rsidRPr="007D7E6F">
        <w:rPr>
          <w:color w:val="000000"/>
        </w:rPr>
        <w:t xml:space="preserve"> existem outros especiais.</w:t>
      </w:r>
      <w:r w:rsidRPr="007D7E6F">
        <w:rPr>
          <w:color w:val="000000"/>
        </w:rPr>
        <w:t xml:space="preserve"> São eles:</w:t>
      </w:r>
    </w:p>
    <w:tbl>
      <w:tblPr>
        <w:tblStyle w:val="Tabelacomgrade"/>
        <w:tblW w:w="0" w:type="auto"/>
        <w:tblLook w:val="04A0" w:firstRow="1" w:lastRow="0" w:firstColumn="1" w:lastColumn="0" w:noHBand="0" w:noVBand="1"/>
      </w:tblPr>
      <w:tblGrid>
        <w:gridCol w:w="3219"/>
        <w:gridCol w:w="3281"/>
        <w:gridCol w:w="2850"/>
      </w:tblGrid>
      <w:tr w:rsidR="003E483A" w:rsidRPr="007D7E6F" w14:paraId="3A88FEE5" w14:textId="1A232790" w:rsidTr="000B0103">
        <w:tc>
          <w:tcPr>
            <w:tcW w:w="3219" w:type="dxa"/>
          </w:tcPr>
          <w:p w14:paraId="5D38F6A0" w14:textId="3F65CB20" w:rsidR="003E483A" w:rsidRPr="007D7E6F" w:rsidRDefault="003E483A" w:rsidP="003E483A">
            <w:pPr>
              <w:pStyle w:val="NormalWeb"/>
              <w:spacing w:before="0" w:beforeAutospacing="0" w:after="160" w:afterAutospacing="0"/>
              <w:jc w:val="center"/>
              <w:rPr>
                <w:color w:val="000000"/>
              </w:rPr>
            </w:pPr>
            <w:r w:rsidRPr="007D7E6F">
              <w:rPr>
                <w:color w:val="000000"/>
              </w:rPr>
              <w:t>Operador</w:t>
            </w:r>
          </w:p>
        </w:tc>
        <w:tc>
          <w:tcPr>
            <w:tcW w:w="3281" w:type="dxa"/>
          </w:tcPr>
          <w:p w14:paraId="6D5A4153" w14:textId="2EC5C35B" w:rsidR="003E483A" w:rsidRPr="007D7E6F" w:rsidRDefault="003E483A" w:rsidP="003E483A">
            <w:pPr>
              <w:pStyle w:val="NormalWeb"/>
              <w:spacing w:before="0" w:beforeAutospacing="0" w:after="160" w:afterAutospacing="0"/>
              <w:jc w:val="center"/>
              <w:rPr>
                <w:color w:val="000000"/>
              </w:rPr>
            </w:pPr>
            <w:r w:rsidRPr="007D7E6F">
              <w:rPr>
                <w:color w:val="000000"/>
              </w:rPr>
              <w:t>Exemplo</w:t>
            </w:r>
          </w:p>
        </w:tc>
        <w:tc>
          <w:tcPr>
            <w:tcW w:w="2850" w:type="dxa"/>
          </w:tcPr>
          <w:p w14:paraId="51B16D2B" w14:textId="09AA48EA" w:rsidR="003E483A" w:rsidRPr="007D7E6F" w:rsidRDefault="003E483A" w:rsidP="003E483A">
            <w:pPr>
              <w:pStyle w:val="NormalWeb"/>
              <w:spacing w:before="0" w:beforeAutospacing="0" w:after="160" w:afterAutospacing="0"/>
              <w:jc w:val="center"/>
              <w:rPr>
                <w:color w:val="000000"/>
              </w:rPr>
            </w:pPr>
            <w:ins w:id="385" w:author="Mateus Berardo de Souza Terra" w:date="2016-02-06T23:17:00Z">
              <w:r w:rsidRPr="007D7E6F">
                <w:rPr>
                  <w:color w:val="000000"/>
                </w:rPr>
                <w:t>Resultado</w:t>
              </w:r>
            </w:ins>
          </w:p>
        </w:tc>
      </w:tr>
      <w:tr w:rsidR="003E483A" w:rsidRPr="00A164E9" w14:paraId="334EF307" w14:textId="1EB5EAC2" w:rsidTr="000B0103">
        <w:tc>
          <w:tcPr>
            <w:tcW w:w="3219" w:type="dxa"/>
          </w:tcPr>
          <w:p w14:paraId="34A766D7" w14:textId="14FB63B4" w:rsidR="003E483A" w:rsidRPr="007D7E6F" w:rsidRDefault="003E483A" w:rsidP="000B0103">
            <w:pPr>
              <w:pStyle w:val="NormalWeb"/>
              <w:spacing w:before="0" w:beforeAutospacing="0" w:after="160" w:afterAutospacing="0"/>
              <w:jc w:val="center"/>
              <w:rPr>
                <w:color w:val="000000"/>
              </w:rPr>
            </w:pPr>
            <w:ins w:id="386" w:author="Mateus Berardo de Souza Terra" w:date="2016-02-06T23:16:00Z">
              <w:r w:rsidRPr="007D7E6F">
                <w:rPr>
                  <w:color w:val="000000"/>
                </w:rPr>
                <w:t>++</w:t>
              </w:r>
            </w:ins>
          </w:p>
        </w:tc>
        <w:tc>
          <w:tcPr>
            <w:tcW w:w="3281" w:type="dxa"/>
          </w:tcPr>
          <w:p w14:paraId="1521232B" w14:textId="5015E0F0" w:rsidR="003E483A" w:rsidRPr="007D7E6F" w:rsidRDefault="00B92820" w:rsidP="003E483A">
            <w:pPr>
              <w:pStyle w:val="NormalWeb"/>
              <w:spacing w:before="0" w:beforeAutospacing="0" w:after="160" w:afterAutospacing="0"/>
              <w:jc w:val="center"/>
              <w:rPr>
                <w:color w:val="000000"/>
              </w:rPr>
            </w:pPr>
            <w:r w:rsidRPr="007D7E6F">
              <w:rPr>
                <w:color w:val="000000"/>
              </w:rPr>
              <w:t>Variável</w:t>
            </w:r>
            <w:r w:rsidR="003E483A" w:rsidRPr="007D7E6F">
              <w:rPr>
                <w:color w:val="000000"/>
              </w:rPr>
              <w:t>++</w:t>
            </w:r>
          </w:p>
        </w:tc>
        <w:tc>
          <w:tcPr>
            <w:tcW w:w="2850" w:type="dxa"/>
          </w:tcPr>
          <w:p w14:paraId="43FBC9AD" w14:textId="53A07165" w:rsidR="003E483A" w:rsidRPr="007D7E6F" w:rsidRDefault="00B92820" w:rsidP="000B0103">
            <w:pPr>
              <w:pStyle w:val="NormalWeb"/>
              <w:spacing w:before="0" w:beforeAutospacing="0" w:after="160" w:afterAutospacing="0"/>
              <w:jc w:val="both"/>
              <w:rPr>
                <w:color w:val="000000"/>
              </w:rPr>
            </w:pPr>
            <w:r w:rsidRPr="007D7E6F">
              <w:rPr>
                <w:color w:val="000000"/>
              </w:rPr>
              <w:t>O valor da variável vai ser incrementado em uma unidade</w:t>
            </w:r>
          </w:p>
        </w:tc>
      </w:tr>
      <w:tr w:rsidR="003E483A" w:rsidRPr="00A164E9" w14:paraId="787DEE35" w14:textId="2D74CA57" w:rsidTr="000B0103">
        <w:tc>
          <w:tcPr>
            <w:tcW w:w="3219" w:type="dxa"/>
          </w:tcPr>
          <w:p w14:paraId="76CE152D" w14:textId="2C89202F" w:rsidR="003E483A" w:rsidRPr="007D7E6F" w:rsidRDefault="00B92820" w:rsidP="000B0103">
            <w:pPr>
              <w:pStyle w:val="NormalWeb"/>
              <w:spacing w:before="0" w:beforeAutospacing="0" w:after="160" w:afterAutospacing="0"/>
              <w:jc w:val="center"/>
              <w:rPr>
                <w:color w:val="000000"/>
              </w:rPr>
            </w:pPr>
            <w:ins w:id="387" w:author="Mateus Berardo de Souza Terra" w:date="2016-02-06T23:18:00Z">
              <w:r w:rsidRPr="007D7E6F">
                <w:rPr>
                  <w:color w:val="000000"/>
                </w:rPr>
                <w:t>--</w:t>
              </w:r>
            </w:ins>
          </w:p>
        </w:tc>
        <w:tc>
          <w:tcPr>
            <w:tcW w:w="3281" w:type="dxa"/>
          </w:tcPr>
          <w:p w14:paraId="5B0F640B" w14:textId="18E45E3E" w:rsidR="003E483A" w:rsidRPr="007D7E6F" w:rsidRDefault="00B92820" w:rsidP="000B0103">
            <w:pPr>
              <w:pStyle w:val="NormalWeb"/>
              <w:spacing w:before="0" w:beforeAutospacing="0" w:after="160" w:afterAutospacing="0"/>
              <w:jc w:val="center"/>
              <w:rPr>
                <w:color w:val="000000"/>
              </w:rPr>
            </w:pPr>
            <w:r w:rsidRPr="007D7E6F">
              <w:rPr>
                <w:color w:val="000000"/>
              </w:rPr>
              <w:t>Variável--</w:t>
            </w:r>
          </w:p>
        </w:tc>
        <w:tc>
          <w:tcPr>
            <w:tcW w:w="2850" w:type="dxa"/>
          </w:tcPr>
          <w:p w14:paraId="748332EF" w14:textId="0C1DF1EA" w:rsidR="003E483A" w:rsidRPr="007D7E6F" w:rsidRDefault="00B92820" w:rsidP="00B92820">
            <w:pPr>
              <w:pStyle w:val="NormalWeb"/>
              <w:spacing w:before="0" w:beforeAutospacing="0" w:after="160" w:afterAutospacing="0"/>
              <w:jc w:val="both"/>
              <w:rPr>
                <w:color w:val="000000"/>
              </w:rPr>
            </w:pPr>
            <w:r w:rsidRPr="007D7E6F">
              <w:rPr>
                <w:color w:val="000000"/>
              </w:rPr>
              <w:t>O valor da variável vai ser decrementado em uma unidade</w:t>
            </w:r>
          </w:p>
        </w:tc>
      </w:tr>
      <w:tr w:rsidR="003E483A" w:rsidRPr="00A164E9" w14:paraId="287795E6" w14:textId="6845F807" w:rsidTr="000B0103">
        <w:tc>
          <w:tcPr>
            <w:tcW w:w="3219" w:type="dxa"/>
          </w:tcPr>
          <w:p w14:paraId="12285CE5" w14:textId="7F928897" w:rsidR="003E483A" w:rsidRPr="007D7E6F" w:rsidRDefault="00B92820" w:rsidP="000B0103">
            <w:pPr>
              <w:pStyle w:val="NormalWeb"/>
              <w:spacing w:before="0" w:beforeAutospacing="0" w:after="160" w:afterAutospacing="0"/>
              <w:jc w:val="center"/>
              <w:rPr>
                <w:color w:val="000000"/>
              </w:rPr>
            </w:pPr>
            <w:ins w:id="388" w:author="Mateus Berardo de Souza Terra" w:date="2016-02-06T23:20:00Z">
              <w:r w:rsidRPr="007D7E6F">
                <w:rPr>
                  <w:color w:val="000000"/>
                </w:rPr>
                <w:t>+=</w:t>
              </w:r>
            </w:ins>
          </w:p>
        </w:tc>
        <w:tc>
          <w:tcPr>
            <w:tcW w:w="3281" w:type="dxa"/>
          </w:tcPr>
          <w:p w14:paraId="31807790" w14:textId="2FB92152" w:rsidR="003E483A" w:rsidRPr="007D7E6F" w:rsidRDefault="00B92820" w:rsidP="000B0103">
            <w:pPr>
              <w:pStyle w:val="NormalWeb"/>
              <w:spacing w:before="0" w:beforeAutospacing="0" w:after="160" w:afterAutospacing="0"/>
              <w:jc w:val="center"/>
              <w:rPr>
                <w:color w:val="000000"/>
              </w:rPr>
            </w:pPr>
            <w:r w:rsidRPr="007D7E6F">
              <w:rPr>
                <w:color w:val="000000"/>
              </w:rPr>
              <w:t>Variável += n</w:t>
            </w:r>
          </w:p>
        </w:tc>
        <w:tc>
          <w:tcPr>
            <w:tcW w:w="2850" w:type="dxa"/>
          </w:tcPr>
          <w:p w14:paraId="5F491276" w14:textId="702768A2" w:rsidR="003E483A" w:rsidRPr="007D7E6F" w:rsidRDefault="00B92820" w:rsidP="003E483A">
            <w:pPr>
              <w:pStyle w:val="NormalWeb"/>
              <w:spacing w:before="0" w:beforeAutospacing="0" w:after="160" w:afterAutospacing="0"/>
              <w:jc w:val="both"/>
              <w:rPr>
                <w:color w:val="000000"/>
              </w:rPr>
            </w:pPr>
            <w:r w:rsidRPr="007D7E6F">
              <w:rPr>
                <w:color w:val="000000"/>
              </w:rPr>
              <w:t>O valor da variável será incrementado em n unidades</w:t>
            </w:r>
            <w:ins w:id="389" w:author="Mateus Berardo de Souza Terra" w:date="2016-02-08T19:04:00Z">
              <w:r w:rsidR="008D4450" w:rsidRPr="007D7E6F">
                <w:rPr>
                  <w:color w:val="000000"/>
                </w:rPr>
                <w:t xml:space="preserve"> </w:t>
              </w:r>
            </w:ins>
            <w:r w:rsidRPr="007D7E6F">
              <w:rPr>
                <w:color w:val="000000"/>
              </w:rPr>
              <w:t>(no caso de Palavras, o trecho n será adicionado ao final)</w:t>
            </w:r>
          </w:p>
        </w:tc>
      </w:tr>
      <w:tr w:rsidR="003E483A" w:rsidRPr="00A164E9" w14:paraId="0C327D41" w14:textId="1156249E" w:rsidTr="000B0103">
        <w:tc>
          <w:tcPr>
            <w:tcW w:w="3219" w:type="dxa"/>
          </w:tcPr>
          <w:p w14:paraId="0EBE5014" w14:textId="601D818A" w:rsidR="003E483A" w:rsidRPr="007D7E6F" w:rsidRDefault="00B92820" w:rsidP="000B0103">
            <w:pPr>
              <w:pStyle w:val="NormalWeb"/>
              <w:spacing w:before="0" w:beforeAutospacing="0" w:after="160" w:afterAutospacing="0"/>
              <w:jc w:val="center"/>
              <w:rPr>
                <w:color w:val="000000"/>
              </w:rPr>
            </w:pPr>
            <w:ins w:id="390" w:author="Mateus Berardo de Souza Terra" w:date="2016-02-06T23:22:00Z">
              <w:r w:rsidRPr="007D7E6F">
                <w:rPr>
                  <w:color w:val="000000"/>
                </w:rPr>
                <w:t>-=</w:t>
              </w:r>
            </w:ins>
          </w:p>
        </w:tc>
        <w:tc>
          <w:tcPr>
            <w:tcW w:w="3281" w:type="dxa"/>
          </w:tcPr>
          <w:p w14:paraId="3612D998" w14:textId="3474D8B6" w:rsidR="003E483A" w:rsidRPr="007D7E6F" w:rsidRDefault="00B92820" w:rsidP="000B0103">
            <w:pPr>
              <w:pStyle w:val="NormalWeb"/>
              <w:spacing w:before="0" w:beforeAutospacing="0" w:after="160" w:afterAutospacing="0"/>
              <w:jc w:val="center"/>
              <w:rPr>
                <w:color w:val="000000"/>
              </w:rPr>
            </w:pPr>
            <w:ins w:id="391" w:author="Mateus Berardo de Souza Terra" w:date="2016-02-06T23:22:00Z">
              <w:r w:rsidRPr="007D7E6F">
                <w:rPr>
                  <w:color w:val="000000"/>
                </w:rPr>
                <w:t>Variável -= n</w:t>
              </w:r>
            </w:ins>
          </w:p>
        </w:tc>
        <w:tc>
          <w:tcPr>
            <w:tcW w:w="2850" w:type="dxa"/>
          </w:tcPr>
          <w:p w14:paraId="30C77C85" w14:textId="5B096D2D" w:rsidR="003E483A" w:rsidRPr="007D7E6F" w:rsidRDefault="00B92820" w:rsidP="003E483A">
            <w:pPr>
              <w:pStyle w:val="NormalWeb"/>
              <w:spacing w:before="0" w:beforeAutospacing="0" w:after="160" w:afterAutospacing="0"/>
              <w:jc w:val="both"/>
              <w:rPr>
                <w:color w:val="000000"/>
              </w:rPr>
            </w:pPr>
            <w:r w:rsidRPr="007D7E6F">
              <w:rPr>
                <w:color w:val="000000"/>
              </w:rPr>
              <w:t>O valor da variável será decrementado em n unidades</w:t>
            </w:r>
          </w:p>
        </w:tc>
      </w:tr>
      <w:tr w:rsidR="003E483A" w:rsidRPr="00A164E9" w14:paraId="3E60555C" w14:textId="7000B9DA" w:rsidTr="000B0103">
        <w:tc>
          <w:tcPr>
            <w:tcW w:w="3219" w:type="dxa"/>
          </w:tcPr>
          <w:p w14:paraId="07FBE2B6" w14:textId="328A8752" w:rsidR="003E483A" w:rsidRPr="007D7E6F" w:rsidRDefault="00B92820" w:rsidP="000B0103">
            <w:pPr>
              <w:pStyle w:val="NormalWeb"/>
              <w:spacing w:before="0" w:beforeAutospacing="0" w:after="160" w:afterAutospacing="0"/>
              <w:jc w:val="center"/>
              <w:rPr>
                <w:color w:val="000000"/>
              </w:rPr>
            </w:pPr>
            <w:ins w:id="392" w:author="Mateus Berardo de Souza Terra" w:date="2016-02-06T23:22:00Z">
              <w:r w:rsidRPr="007D7E6F">
                <w:rPr>
                  <w:color w:val="000000"/>
                </w:rPr>
                <w:t>*=</w:t>
              </w:r>
            </w:ins>
          </w:p>
        </w:tc>
        <w:tc>
          <w:tcPr>
            <w:tcW w:w="3281" w:type="dxa"/>
          </w:tcPr>
          <w:p w14:paraId="65350727" w14:textId="65BDF81F" w:rsidR="003E483A" w:rsidRPr="007D7E6F" w:rsidRDefault="00B92820" w:rsidP="000B0103">
            <w:pPr>
              <w:pStyle w:val="NormalWeb"/>
              <w:spacing w:before="0" w:beforeAutospacing="0" w:after="160" w:afterAutospacing="0"/>
              <w:jc w:val="center"/>
              <w:rPr>
                <w:color w:val="000000"/>
              </w:rPr>
            </w:pPr>
            <w:ins w:id="393" w:author="Mateus Berardo de Souza Terra" w:date="2016-02-06T23:23:00Z">
              <w:r w:rsidRPr="007D7E6F">
                <w:rPr>
                  <w:color w:val="000000"/>
                </w:rPr>
                <w:t>Variável *= n</w:t>
              </w:r>
            </w:ins>
          </w:p>
        </w:tc>
        <w:tc>
          <w:tcPr>
            <w:tcW w:w="2850" w:type="dxa"/>
          </w:tcPr>
          <w:p w14:paraId="66E6E198" w14:textId="799C4EBB" w:rsidR="003E483A" w:rsidRPr="007D7E6F" w:rsidRDefault="00B92820" w:rsidP="003E483A">
            <w:pPr>
              <w:pStyle w:val="NormalWeb"/>
              <w:spacing w:before="0" w:beforeAutospacing="0" w:after="160" w:afterAutospacing="0"/>
              <w:jc w:val="both"/>
              <w:rPr>
                <w:color w:val="000000"/>
              </w:rPr>
            </w:pPr>
            <w:r w:rsidRPr="007D7E6F">
              <w:rPr>
                <w:color w:val="000000"/>
              </w:rPr>
              <w:t>O valor da variável será igual ao produto do seu antigo valor e n</w:t>
            </w:r>
          </w:p>
        </w:tc>
      </w:tr>
      <w:tr w:rsidR="00B92820" w:rsidRPr="00A164E9" w14:paraId="5897AE9A" w14:textId="77777777" w:rsidTr="003E483A">
        <w:tc>
          <w:tcPr>
            <w:tcW w:w="3219" w:type="dxa"/>
          </w:tcPr>
          <w:p w14:paraId="2B910B6B" w14:textId="2AB133A6" w:rsidR="00B92820" w:rsidRPr="007D7E6F" w:rsidRDefault="00B92820" w:rsidP="00B92820">
            <w:pPr>
              <w:pStyle w:val="NormalWeb"/>
              <w:spacing w:before="0" w:beforeAutospacing="0" w:after="160" w:afterAutospacing="0"/>
              <w:jc w:val="center"/>
              <w:rPr>
                <w:color w:val="000000"/>
              </w:rPr>
            </w:pPr>
            <w:r w:rsidRPr="007D7E6F">
              <w:rPr>
                <w:color w:val="000000"/>
              </w:rPr>
              <w:t>/=</w:t>
            </w:r>
          </w:p>
        </w:tc>
        <w:tc>
          <w:tcPr>
            <w:tcW w:w="3281" w:type="dxa"/>
          </w:tcPr>
          <w:p w14:paraId="766FD438" w14:textId="26850F1E" w:rsidR="00B92820" w:rsidRPr="007D7E6F" w:rsidRDefault="00B92820" w:rsidP="00B92820">
            <w:pPr>
              <w:pStyle w:val="NormalWeb"/>
              <w:spacing w:before="0" w:beforeAutospacing="0" w:after="160" w:afterAutospacing="0"/>
              <w:jc w:val="center"/>
              <w:rPr>
                <w:color w:val="000000"/>
              </w:rPr>
            </w:pPr>
            <w:r w:rsidRPr="007D7E6F">
              <w:rPr>
                <w:color w:val="000000"/>
              </w:rPr>
              <w:t>Variável /= n</w:t>
            </w:r>
          </w:p>
        </w:tc>
        <w:tc>
          <w:tcPr>
            <w:tcW w:w="2850" w:type="dxa"/>
          </w:tcPr>
          <w:p w14:paraId="3B2D6C11" w14:textId="6E01E208" w:rsidR="00B92820" w:rsidRPr="007D7E6F" w:rsidRDefault="00B92820" w:rsidP="00B92820">
            <w:pPr>
              <w:pStyle w:val="NormalWeb"/>
              <w:spacing w:before="0" w:beforeAutospacing="0" w:after="160" w:afterAutospacing="0"/>
              <w:jc w:val="both"/>
              <w:rPr>
                <w:color w:val="000000"/>
              </w:rPr>
            </w:pPr>
            <w:r w:rsidRPr="007D7E6F">
              <w:rPr>
                <w:color w:val="000000"/>
              </w:rPr>
              <w:t>O valor da variável será igual ao quociente do seu antigo valor e n</w:t>
            </w:r>
          </w:p>
        </w:tc>
      </w:tr>
    </w:tbl>
    <w:p w14:paraId="58E788FE" w14:textId="77777777" w:rsidR="003E483A" w:rsidRPr="007D7E6F" w:rsidRDefault="003E483A" w:rsidP="003E483A">
      <w:pPr>
        <w:pStyle w:val="NormalWeb"/>
        <w:shd w:val="clear" w:color="auto" w:fill="FFFFFF"/>
        <w:spacing w:before="0" w:beforeAutospacing="0" w:after="160" w:afterAutospacing="0"/>
        <w:jc w:val="both"/>
        <w:rPr>
          <w:color w:val="000000"/>
        </w:rPr>
      </w:pPr>
    </w:p>
    <w:p w14:paraId="004ADDF3" w14:textId="2AD30E02" w:rsidR="009E1979" w:rsidRPr="007D7E6F" w:rsidRDefault="00344057">
      <w:pPr>
        <w:pStyle w:val="NormalWeb"/>
        <w:shd w:val="clear" w:color="auto" w:fill="FFFFFF"/>
        <w:spacing w:before="0" w:beforeAutospacing="0" w:after="160" w:afterAutospacing="0"/>
        <w:ind w:firstLine="720"/>
        <w:jc w:val="both"/>
        <w:rPr>
          <w:ins w:id="394" w:author="granix pacheco" w:date="2016-02-07T08:59:00Z"/>
          <w:color w:val="000000"/>
        </w:rPr>
        <w:pPrChange w:id="395" w:author="granix pacheco" w:date="2016-02-07T08:59:00Z">
          <w:pPr>
            <w:pStyle w:val="NormalWeb"/>
            <w:shd w:val="clear" w:color="auto" w:fill="FFFFFF"/>
            <w:spacing w:before="0" w:beforeAutospacing="0" w:after="160" w:afterAutospacing="0"/>
            <w:jc w:val="both"/>
          </w:pPr>
        </w:pPrChange>
      </w:pPr>
      <w:ins w:id="396" w:author="granix pacheco" w:date="2016-02-07T08:55:00Z">
        <w:r w:rsidRPr="007D7E6F">
          <w:rPr>
            <w:b/>
            <w:color w:val="000000"/>
          </w:rPr>
          <w:t xml:space="preserve">Nota: </w:t>
        </w:r>
      </w:ins>
      <w:ins w:id="397" w:author="granix pacheco" w:date="2016-02-07T08:56:00Z">
        <w:r w:rsidRPr="007D7E6F">
          <w:rPr>
            <w:color w:val="000000"/>
          </w:rPr>
          <w:t xml:space="preserve">Quando estamos falando de programação os símbolos da divisão e da multiplicação costumam ser </w:t>
        </w:r>
      </w:ins>
      <w:ins w:id="398" w:author="granix pacheco" w:date="2016-02-07T08:57:00Z">
        <w:r w:rsidRPr="007D7E6F">
          <w:rPr>
            <w:color w:val="000000"/>
          </w:rPr>
          <w:t>substituídos</w:t>
        </w:r>
      </w:ins>
      <w:ins w:id="399" w:author="granix pacheco" w:date="2016-02-07T08:56:00Z">
        <w:r w:rsidRPr="007D7E6F">
          <w:rPr>
            <w:color w:val="000000"/>
          </w:rPr>
          <w:t xml:space="preserve"> </w:t>
        </w:r>
      </w:ins>
      <w:ins w:id="400" w:author="granix pacheco" w:date="2016-02-07T08:57:00Z">
        <w:r w:rsidRPr="007D7E6F">
          <w:rPr>
            <w:color w:val="000000"/>
          </w:rPr>
          <w:t>por uma barra simples (/) e por um asterisco (*) respectivamente.</w:t>
        </w:r>
      </w:ins>
    </w:p>
    <w:p w14:paraId="7DCD21E3" w14:textId="10B8CAB9" w:rsidR="00344057" w:rsidRPr="007D7E6F" w:rsidRDefault="00344057">
      <w:pPr>
        <w:pStyle w:val="NormalWeb"/>
        <w:shd w:val="clear" w:color="auto" w:fill="FFFFFF"/>
        <w:spacing w:before="0" w:beforeAutospacing="0" w:after="160" w:afterAutospacing="0"/>
        <w:ind w:firstLine="720"/>
        <w:rPr>
          <w:ins w:id="401" w:author="granix pacheco" w:date="2016-02-07T09:01:00Z"/>
          <w:color w:val="000000"/>
        </w:rPr>
        <w:pPrChange w:id="402" w:author="granix pacheco" w:date="2016-02-07T09:00:00Z">
          <w:pPr>
            <w:pStyle w:val="NormalWeb"/>
            <w:shd w:val="clear" w:color="auto" w:fill="FFFFFF"/>
            <w:spacing w:before="0" w:beforeAutospacing="0" w:after="160" w:afterAutospacing="0"/>
            <w:jc w:val="both"/>
          </w:pPr>
        </w:pPrChange>
      </w:pPr>
      <w:ins w:id="403" w:author="granix pacheco" w:date="2016-02-07T08:59:00Z">
        <w:r w:rsidRPr="007D7E6F">
          <w:rPr>
            <w:b/>
            <w:color w:val="000000"/>
          </w:rPr>
          <w:t>Nota:</w:t>
        </w:r>
        <w:r w:rsidRPr="007D7E6F">
          <w:rPr>
            <w:color w:val="000000"/>
          </w:rPr>
          <w:t xml:space="preserve"> </w:t>
        </w:r>
      </w:ins>
      <w:ins w:id="404" w:author="granix pacheco" w:date="2016-02-07T09:00:00Z">
        <w:r w:rsidRPr="007D7E6F">
          <w:rPr>
            <w:color w:val="000000"/>
          </w:rPr>
          <w:t>Quando atribuímos o valor por meio de uma igualdade (=), o valor da direita é atribuído ao lado esquerdo.</w:t>
        </w:r>
      </w:ins>
    </w:p>
    <w:p w14:paraId="1C45CB63" w14:textId="3C9866F0" w:rsidR="00344057" w:rsidRPr="007D7E6F" w:rsidRDefault="00344057">
      <w:pPr>
        <w:pStyle w:val="NormalWeb"/>
        <w:shd w:val="clear" w:color="auto" w:fill="FFFFFF"/>
        <w:spacing w:before="0" w:beforeAutospacing="0" w:after="160" w:afterAutospacing="0"/>
        <w:ind w:firstLine="720"/>
        <w:rPr>
          <w:ins w:id="405" w:author="granix pacheco" w:date="2016-02-07T08:57:00Z"/>
          <w:color w:val="000000"/>
        </w:rPr>
        <w:pPrChange w:id="406" w:author="granix pacheco" w:date="2016-02-07T09:00:00Z">
          <w:pPr>
            <w:pStyle w:val="NormalWeb"/>
            <w:shd w:val="clear" w:color="auto" w:fill="FFFFFF"/>
            <w:spacing w:before="0" w:beforeAutospacing="0" w:after="160" w:afterAutospacing="0"/>
            <w:jc w:val="both"/>
          </w:pPr>
        </w:pPrChange>
      </w:pPr>
      <w:ins w:id="407" w:author="granix pacheco" w:date="2016-02-07T09:01:00Z">
        <w:r w:rsidRPr="007D7E6F">
          <w:rPr>
            <w:color w:val="000000"/>
          </w:rPr>
          <w:t>Ex.: X = 2 * 5</w:t>
        </w:r>
      </w:ins>
    </w:p>
    <w:p w14:paraId="55003B6F" w14:textId="77777777" w:rsidR="00344057" w:rsidRPr="007D7E6F" w:rsidRDefault="00344057" w:rsidP="009E1979">
      <w:pPr>
        <w:pStyle w:val="NormalWeb"/>
        <w:shd w:val="clear" w:color="auto" w:fill="FFFFFF"/>
        <w:spacing w:before="0" w:beforeAutospacing="0" w:after="160" w:afterAutospacing="0"/>
        <w:jc w:val="both"/>
        <w:rPr>
          <w:color w:val="000000"/>
        </w:rPr>
      </w:pPr>
    </w:p>
    <w:p w14:paraId="3681327F" w14:textId="64731990" w:rsidR="009E1979" w:rsidRPr="007D7E6F" w:rsidRDefault="008324AC">
      <w:pPr>
        <w:pStyle w:val="NormalWeb"/>
        <w:numPr>
          <w:ilvl w:val="1"/>
          <w:numId w:val="44"/>
        </w:numPr>
        <w:shd w:val="clear" w:color="auto" w:fill="FFFFFF"/>
        <w:spacing w:before="0" w:beforeAutospacing="0" w:after="160" w:afterAutospacing="0"/>
        <w:ind w:left="993" w:hanging="633"/>
        <w:jc w:val="both"/>
        <w:rPr>
          <w:b/>
          <w:color w:val="000000"/>
          <w:sz w:val="32"/>
          <w:szCs w:val="32"/>
        </w:rPr>
        <w:pPrChange w:id="408" w:author="Mateus Berardo de Souza Terra" w:date="2016-02-08T22:24:00Z">
          <w:pPr>
            <w:pStyle w:val="NormalWeb"/>
            <w:numPr>
              <w:ilvl w:val="1"/>
              <w:numId w:val="31"/>
            </w:numPr>
            <w:shd w:val="clear" w:color="auto" w:fill="FFFFFF"/>
            <w:spacing w:before="0" w:beforeAutospacing="0" w:after="160" w:afterAutospacing="0"/>
            <w:ind w:left="2520" w:hanging="720"/>
            <w:jc w:val="both"/>
          </w:pPr>
        </w:pPrChange>
      </w:pPr>
      <w:r w:rsidRPr="007D7E6F">
        <w:rPr>
          <w:b/>
          <w:color w:val="000000"/>
          <w:sz w:val="32"/>
          <w:szCs w:val="32"/>
        </w:rPr>
        <w:t>Instruçõ</w:t>
      </w:r>
      <w:r w:rsidR="009E1979" w:rsidRPr="007D7E6F">
        <w:rPr>
          <w:b/>
          <w:color w:val="000000"/>
          <w:sz w:val="32"/>
          <w:szCs w:val="32"/>
        </w:rPr>
        <w:t>es</w:t>
      </w:r>
      <w:r w:rsidR="00B4777A" w:rsidRPr="007D7E6F">
        <w:rPr>
          <w:b/>
          <w:color w:val="000000"/>
          <w:sz w:val="32"/>
          <w:szCs w:val="32"/>
        </w:rPr>
        <w:t xml:space="preserve"> e laços</w:t>
      </w:r>
      <w:r w:rsidR="009E1979" w:rsidRPr="007D7E6F">
        <w:rPr>
          <w:b/>
          <w:color w:val="000000"/>
          <w:sz w:val="32"/>
          <w:szCs w:val="32"/>
        </w:rPr>
        <w:t xml:space="preserve"> de controle:</w:t>
      </w:r>
    </w:p>
    <w:p w14:paraId="61EA5606" w14:textId="159B7BB5" w:rsidR="00225C8D" w:rsidRPr="007D7E6F" w:rsidRDefault="008324AC" w:rsidP="006C182E">
      <w:pPr>
        <w:pStyle w:val="NormalWeb"/>
        <w:shd w:val="clear" w:color="auto" w:fill="FFFFFF"/>
        <w:spacing w:before="0" w:beforeAutospacing="0" w:after="160" w:afterAutospacing="0"/>
        <w:ind w:firstLine="720"/>
        <w:jc w:val="both"/>
        <w:rPr>
          <w:color w:val="000000"/>
        </w:rPr>
      </w:pPr>
      <w:r w:rsidRPr="007D7E6F">
        <w:rPr>
          <w:color w:val="000000"/>
        </w:rPr>
        <w:t>Assim como nó</w:t>
      </w:r>
      <w:r w:rsidR="00F00845" w:rsidRPr="007D7E6F">
        <w:rPr>
          <w:color w:val="000000"/>
        </w:rPr>
        <w:t>s, as maquinas são capazes de tomarem decisões, porém de maneira muito mais simples. Os códigos fazem decisões por meio das chamadas operações booleanas.</w:t>
      </w:r>
      <w:r w:rsidR="000A4FCC" w:rsidRPr="007D7E6F">
        <w:rPr>
          <w:color w:val="000000"/>
        </w:rPr>
        <w:t xml:space="preserve"> Para essas operações podem existir apenas dois resultados. Uma forma de pensar quanto a isso é usando ideias </w:t>
      </w:r>
      <w:r w:rsidRPr="007D7E6F">
        <w:rPr>
          <w:color w:val="000000"/>
        </w:rPr>
        <w:t>d</w:t>
      </w:r>
      <w:r w:rsidR="000A4FCC" w:rsidRPr="007D7E6F">
        <w:rPr>
          <w:color w:val="000000"/>
        </w:rPr>
        <w:t xml:space="preserve">o cotidiano. Por exemplo, se estiver chovendo devo pegar o guarda-chuva, </w:t>
      </w:r>
      <w:r w:rsidRPr="007D7E6F">
        <w:rPr>
          <w:color w:val="000000"/>
        </w:rPr>
        <w:t>caso contrário, não preciso pegá</w:t>
      </w:r>
      <w:r w:rsidR="000A4FCC" w:rsidRPr="007D7E6F">
        <w:rPr>
          <w:color w:val="000000"/>
        </w:rPr>
        <w:t>-lo.  Nesse caso a expressão booleana seria o estado de estar chovendo ou não e a instrução de controle seria pegar ou não o guarda-chuva.</w:t>
      </w:r>
    </w:p>
    <w:p w14:paraId="626E0D66" w14:textId="77777777" w:rsidR="00E752F0" w:rsidRPr="007D7E6F" w:rsidRDefault="000A4FCC" w:rsidP="006C182E">
      <w:pPr>
        <w:pStyle w:val="NormalWeb"/>
        <w:shd w:val="clear" w:color="auto" w:fill="FFFFFF"/>
        <w:spacing w:before="0" w:beforeAutospacing="0" w:after="160" w:afterAutospacing="0"/>
        <w:ind w:firstLine="720"/>
        <w:jc w:val="both"/>
        <w:rPr>
          <w:noProof/>
          <w:color w:val="000000"/>
          <w:lang w:eastAsia="pt-BR"/>
        </w:rPr>
      </w:pPr>
      <w:r w:rsidRPr="007D7E6F">
        <w:rPr>
          <w:color w:val="000000"/>
        </w:rPr>
        <w:t xml:space="preserve">Uma forma muito usada para representar essas situações é </w:t>
      </w:r>
      <w:r w:rsidR="00E752F0" w:rsidRPr="007D7E6F">
        <w:rPr>
          <w:color w:val="000000"/>
        </w:rPr>
        <w:t>por meio de diagramas de blocos como o representado a seguir:</w:t>
      </w:r>
      <w:r w:rsidR="00E752F0" w:rsidRPr="007D7E6F">
        <w:rPr>
          <w:noProof/>
          <w:color w:val="000000"/>
          <w:lang w:eastAsia="pt-BR"/>
        </w:rPr>
        <w:t xml:space="preserve"> </w:t>
      </w:r>
    </w:p>
    <w:p w14:paraId="2E0DA6EE" w14:textId="6D90B724" w:rsidR="000A4FCC" w:rsidRPr="007D7E6F" w:rsidRDefault="00E752F0" w:rsidP="00F00845">
      <w:pPr>
        <w:pStyle w:val="NormalWeb"/>
        <w:shd w:val="clear" w:color="auto" w:fill="FFFFFF"/>
        <w:spacing w:before="0" w:beforeAutospacing="0" w:after="160" w:afterAutospacing="0"/>
        <w:ind w:firstLine="360"/>
        <w:jc w:val="both"/>
        <w:rPr>
          <w:color w:val="000000"/>
        </w:rPr>
      </w:pPr>
      <w:r w:rsidRPr="004A7414">
        <w:rPr>
          <w:noProof/>
          <w:color w:val="000000"/>
          <w:lang w:eastAsia="pt-BR"/>
        </w:rPr>
        <w:drawing>
          <wp:inline distT="0" distB="0" distL="0" distR="0" wp14:anchorId="63CEC36E" wp14:editId="5FC1FDE3">
            <wp:extent cx="5486400" cy="3200400"/>
            <wp:effectExtent l="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CB38466" w14:textId="77777777" w:rsidR="00385CC7" w:rsidRDefault="00385CC7" w:rsidP="00385CC7">
      <w:pPr>
        <w:pStyle w:val="NormalWeb"/>
        <w:shd w:val="clear" w:color="auto" w:fill="FFFFFF"/>
        <w:spacing w:before="0" w:beforeAutospacing="0" w:after="160" w:afterAutospacing="0"/>
        <w:ind w:firstLine="720"/>
        <w:jc w:val="both"/>
        <w:rPr>
          <w:color w:val="000000"/>
        </w:rPr>
      </w:pPr>
    </w:p>
    <w:p w14:paraId="38F7F140" w14:textId="4517CA2A" w:rsidR="00E752F0" w:rsidRPr="007D7E6F" w:rsidDel="00344057" w:rsidRDefault="00E752F0">
      <w:pPr>
        <w:pStyle w:val="NormalWeb"/>
        <w:shd w:val="clear" w:color="auto" w:fill="FFFFFF"/>
        <w:spacing w:before="0" w:beforeAutospacing="0" w:after="160" w:afterAutospacing="0"/>
        <w:ind w:firstLine="720"/>
        <w:jc w:val="both"/>
        <w:rPr>
          <w:del w:id="409" w:author="granix pacheco" w:date="2016-02-07T09:03:00Z"/>
          <w:color w:val="000000"/>
        </w:rPr>
        <w:pPrChange w:id="410" w:author="granix pacheco" w:date="2016-02-07T09:21:00Z">
          <w:pPr>
            <w:pStyle w:val="NormalWeb"/>
            <w:shd w:val="clear" w:color="auto" w:fill="FFFFFF"/>
            <w:spacing w:before="0" w:beforeAutospacing="0" w:after="160" w:afterAutospacing="0"/>
            <w:ind w:firstLine="360"/>
            <w:jc w:val="both"/>
          </w:pPr>
        </w:pPrChange>
      </w:pPr>
      <w:r w:rsidRPr="007D7E6F">
        <w:rPr>
          <w:color w:val="000000"/>
        </w:rPr>
        <w:t>Agora que temos uma noção do que se trata</w:t>
      </w:r>
      <w:r w:rsidR="008324AC" w:rsidRPr="007D7E6F">
        <w:rPr>
          <w:color w:val="000000"/>
        </w:rPr>
        <w:t>,</w:t>
      </w:r>
      <w:r w:rsidRPr="007D7E6F">
        <w:rPr>
          <w:color w:val="000000"/>
        </w:rPr>
        <w:t xml:space="preserve"> podemos estudar os Operadores Relacionais. Eles nada mais são do que comparadores que usaremos para analisar informações tendo uma saída de Verdadeiro ou Falso.</w:t>
      </w:r>
      <w:ins w:id="411" w:author="Mateus Berardo de Souza Terra" w:date="2016-02-07T16:35:00Z">
        <w:r w:rsidR="00B4777A" w:rsidRPr="007D7E6F">
          <w:rPr>
            <w:color w:val="000000"/>
          </w:rPr>
          <w:t xml:space="preserve"> </w:t>
        </w:r>
      </w:ins>
    </w:p>
    <w:p w14:paraId="56C75FDF" w14:textId="39B5CEAC" w:rsidR="008324AC" w:rsidRPr="007D7E6F" w:rsidDel="00344057" w:rsidRDefault="008324AC" w:rsidP="00344057">
      <w:pPr>
        <w:pStyle w:val="NormalWeb"/>
        <w:shd w:val="clear" w:color="auto" w:fill="FFFFFF"/>
        <w:spacing w:before="0" w:beforeAutospacing="0" w:after="160" w:afterAutospacing="0"/>
        <w:ind w:firstLine="360"/>
        <w:jc w:val="both"/>
        <w:rPr>
          <w:del w:id="412" w:author="granix pacheco" w:date="2016-02-07T09:02:00Z"/>
          <w:color w:val="000000"/>
        </w:rPr>
      </w:pPr>
    </w:p>
    <w:p w14:paraId="0EC65C1A" w14:textId="6AC80D16" w:rsidR="008324AC" w:rsidRPr="007D7E6F" w:rsidDel="00344057" w:rsidRDefault="008324AC">
      <w:pPr>
        <w:pStyle w:val="NormalWeb"/>
        <w:shd w:val="clear" w:color="auto" w:fill="FFFFFF"/>
        <w:spacing w:before="0" w:beforeAutospacing="0" w:after="160" w:afterAutospacing="0"/>
        <w:jc w:val="both"/>
        <w:rPr>
          <w:del w:id="413" w:author="granix pacheco" w:date="2016-02-07T09:02:00Z"/>
          <w:color w:val="000000"/>
        </w:rPr>
        <w:pPrChange w:id="414" w:author="granix pacheco" w:date="2016-02-07T09:02:00Z">
          <w:pPr>
            <w:pStyle w:val="NormalWeb"/>
            <w:shd w:val="clear" w:color="auto" w:fill="FFFFFF"/>
            <w:spacing w:before="0" w:beforeAutospacing="0" w:after="160" w:afterAutospacing="0"/>
            <w:ind w:firstLine="360"/>
            <w:jc w:val="both"/>
          </w:pPr>
        </w:pPrChange>
      </w:pPr>
    </w:p>
    <w:p w14:paraId="17AAF550" w14:textId="3DB1D416" w:rsidR="008324AC" w:rsidRPr="007D7E6F" w:rsidDel="00344057" w:rsidRDefault="008324AC">
      <w:pPr>
        <w:pStyle w:val="NormalWeb"/>
        <w:shd w:val="clear" w:color="auto" w:fill="FFFFFF"/>
        <w:spacing w:before="0" w:beforeAutospacing="0" w:after="160" w:afterAutospacing="0"/>
        <w:jc w:val="both"/>
        <w:rPr>
          <w:del w:id="415" w:author="granix pacheco" w:date="2016-02-07T09:02:00Z"/>
          <w:color w:val="000000"/>
        </w:rPr>
        <w:pPrChange w:id="416" w:author="granix pacheco" w:date="2016-02-07T09:02:00Z">
          <w:pPr>
            <w:pStyle w:val="NormalWeb"/>
            <w:shd w:val="clear" w:color="auto" w:fill="FFFFFF"/>
            <w:spacing w:before="0" w:beforeAutospacing="0" w:after="160" w:afterAutospacing="0"/>
            <w:ind w:firstLine="360"/>
            <w:jc w:val="both"/>
          </w:pPr>
        </w:pPrChange>
      </w:pPr>
    </w:p>
    <w:p w14:paraId="708432D2" w14:textId="37E7F1FE" w:rsidR="00E752F0" w:rsidRPr="007D7E6F" w:rsidRDefault="00E752F0">
      <w:pPr>
        <w:pStyle w:val="NormalWeb"/>
        <w:shd w:val="clear" w:color="auto" w:fill="FFFFFF"/>
        <w:spacing w:before="0" w:beforeAutospacing="0" w:after="160" w:afterAutospacing="0"/>
        <w:ind w:firstLine="720"/>
        <w:jc w:val="both"/>
        <w:rPr>
          <w:color w:val="000000"/>
        </w:rPr>
        <w:pPrChange w:id="417" w:author="granix pacheco" w:date="2016-02-07T09:21:00Z">
          <w:pPr>
            <w:pStyle w:val="NormalWeb"/>
            <w:shd w:val="clear" w:color="auto" w:fill="FFFFFF"/>
            <w:spacing w:before="0" w:beforeAutospacing="0" w:after="160" w:afterAutospacing="0"/>
            <w:ind w:firstLine="360"/>
            <w:jc w:val="both"/>
          </w:pPr>
        </w:pPrChange>
      </w:pPr>
      <w:r w:rsidRPr="007D7E6F">
        <w:rPr>
          <w:color w:val="000000"/>
        </w:rPr>
        <w:t>Os operadores estão representados na tabela a seguir:</w:t>
      </w:r>
    </w:p>
    <w:p w14:paraId="16FB7CDE" w14:textId="77777777" w:rsidR="00DC3764" w:rsidRPr="007D7E6F" w:rsidRDefault="00DC3764" w:rsidP="00DC3764">
      <w:pPr>
        <w:pStyle w:val="NormalWeb"/>
        <w:shd w:val="clear" w:color="auto" w:fill="FFFFFF"/>
        <w:spacing w:before="0" w:beforeAutospacing="0" w:after="160" w:afterAutospacing="0"/>
        <w:ind w:firstLine="360"/>
        <w:jc w:val="center"/>
        <w:rPr>
          <w:color w:val="000000"/>
        </w:rPr>
      </w:pPr>
    </w:p>
    <w:tbl>
      <w:tblPr>
        <w:tblStyle w:val="Tabelacomgrade"/>
        <w:tblW w:w="0" w:type="auto"/>
        <w:tblInd w:w="917" w:type="dxa"/>
        <w:tblLook w:val="04A0" w:firstRow="1" w:lastRow="0" w:firstColumn="1" w:lastColumn="0" w:noHBand="0" w:noVBand="1"/>
      </w:tblPr>
      <w:tblGrid>
        <w:gridCol w:w="1123"/>
        <w:gridCol w:w="1909"/>
        <w:gridCol w:w="2334"/>
        <w:gridCol w:w="2148"/>
      </w:tblGrid>
      <w:tr w:rsidR="00DC3764" w:rsidRPr="007D7E6F" w14:paraId="4455FA41" w14:textId="77777777" w:rsidTr="003B25A9">
        <w:tc>
          <w:tcPr>
            <w:tcW w:w="1123" w:type="dxa"/>
          </w:tcPr>
          <w:p w14:paraId="48F1FEBB" w14:textId="77777777" w:rsidR="00DC3764" w:rsidRPr="007D7E6F" w:rsidRDefault="00DC3764" w:rsidP="003B25A9">
            <w:pPr>
              <w:pStyle w:val="NormalWeb"/>
              <w:spacing w:before="0" w:beforeAutospacing="0" w:after="160" w:afterAutospacing="0"/>
              <w:rPr>
                <w:color w:val="000000"/>
              </w:rPr>
            </w:pPr>
            <w:r w:rsidRPr="007D7E6F">
              <w:rPr>
                <w:color w:val="000000"/>
              </w:rPr>
              <w:lastRenderedPageBreak/>
              <w:t>Operador</w:t>
            </w:r>
          </w:p>
        </w:tc>
        <w:tc>
          <w:tcPr>
            <w:tcW w:w="1909" w:type="dxa"/>
          </w:tcPr>
          <w:p w14:paraId="06C61A9D"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Descrição</w:t>
            </w:r>
          </w:p>
        </w:tc>
        <w:tc>
          <w:tcPr>
            <w:tcW w:w="2334" w:type="dxa"/>
          </w:tcPr>
          <w:p w14:paraId="78F7A1DE"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Exemplo</w:t>
            </w:r>
          </w:p>
        </w:tc>
        <w:tc>
          <w:tcPr>
            <w:tcW w:w="2148" w:type="dxa"/>
          </w:tcPr>
          <w:p w14:paraId="4F09C1A0"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Resultado</w:t>
            </w:r>
          </w:p>
        </w:tc>
      </w:tr>
      <w:tr w:rsidR="00DC3764" w:rsidRPr="007D7E6F" w14:paraId="4E4BD612" w14:textId="77777777" w:rsidTr="003B25A9">
        <w:tc>
          <w:tcPr>
            <w:tcW w:w="1123" w:type="dxa"/>
          </w:tcPr>
          <w:p w14:paraId="316E755E"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&gt;</w:t>
            </w:r>
          </w:p>
        </w:tc>
        <w:tc>
          <w:tcPr>
            <w:tcW w:w="1909" w:type="dxa"/>
          </w:tcPr>
          <w:p w14:paraId="7599643F"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Maior que</w:t>
            </w:r>
          </w:p>
        </w:tc>
        <w:tc>
          <w:tcPr>
            <w:tcW w:w="2334" w:type="dxa"/>
          </w:tcPr>
          <w:p w14:paraId="18A7C192" w14:textId="64F1D3F5" w:rsidR="00DC3764" w:rsidRPr="007D7E6F" w:rsidRDefault="00DC3764" w:rsidP="00DC3764">
            <w:pPr>
              <w:pStyle w:val="NormalWeb"/>
              <w:spacing w:before="0" w:beforeAutospacing="0" w:after="160" w:afterAutospacing="0"/>
              <w:jc w:val="center"/>
              <w:rPr>
                <w:color w:val="000000"/>
              </w:rPr>
            </w:pPr>
            <w:r w:rsidRPr="007D7E6F">
              <w:rPr>
                <w:color w:val="000000"/>
              </w:rPr>
              <w:t>2 &gt; 1</w:t>
            </w:r>
          </w:p>
        </w:tc>
        <w:tc>
          <w:tcPr>
            <w:tcW w:w="2148" w:type="dxa"/>
          </w:tcPr>
          <w:p w14:paraId="76B9BB1A" w14:textId="2B729B9E"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256660A6" w14:textId="77777777" w:rsidTr="003B25A9">
        <w:tc>
          <w:tcPr>
            <w:tcW w:w="1123" w:type="dxa"/>
          </w:tcPr>
          <w:p w14:paraId="4E6053A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&gt;=</w:t>
            </w:r>
          </w:p>
        </w:tc>
        <w:tc>
          <w:tcPr>
            <w:tcW w:w="1909" w:type="dxa"/>
          </w:tcPr>
          <w:p w14:paraId="6076ACDF"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Maior ou igual a</w:t>
            </w:r>
          </w:p>
        </w:tc>
        <w:tc>
          <w:tcPr>
            <w:tcW w:w="2334" w:type="dxa"/>
          </w:tcPr>
          <w:p w14:paraId="43D2DA7A" w14:textId="2D45AC5A" w:rsidR="00DC3764" w:rsidRPr="007D7E6F" w:rsidRDefault="00DC3764" w:rsidP="00DC3764">
            <w:pPr>
              <w:pStyle w:val="NormalWeb"/>
              <w:spacing w:before="0" w:beforeAutospacing="0" w:after="160" w:afterAutospacing="0"/>
              <w:jc w:val="center"/>
              <w:rPr>
                <w:color w:val="000000"/>
              </w:rPr>
            </w:pPr>
            <w:r w:rsidRPr="007D7E6F">
              <w:rPr>
                <w:color w:val="000000"/>
              </w:rPr>
              <w:t>2 &gt;= 2</w:t>
            </w:r>
          </w:p>
        </w:tc>
        <w:tc>
          <w:tcPr>
            <w:tcW w:w="2148" w:type="dxa"/>
          </w:tcPr>
          <w:p w14:paraId="0B1450A4" w14:textId="3755DF09"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11AE48FE" w14:textId="77777777" w:rsidTr="003B25A9">
        <w:tc>
          <w:tcPr>
            <w:tcW w:w="1123" w:type="dxa"/>
          </w:tcPr>
          <w:p w14:paraId="63967534"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&lt;</w:t>
            </w:r>
          </w:p>
        </w:tc>
        <w:tc>
          <w:tcPr>
            <w:tcW w:w="1909" w:type="dxa"/>
          </w:tcPr>
          <w:p w14:paraId="1E1B2EE0"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Menor que</w:t>
            </w:r>
          </w:p>
        </w:tc>
        <w:tc>
          <w:tcPr>
            <w:tcW w:w="2334" w:type="dxa"/>
          </w:tcPr>
          <w:p w14:paraId="13E1F8D5" w14:textId="113805DD" w:rsidR="00DC3764" w:rsidRPr="007D7E6F" w:rsidRDefault="00DC3764" w:rsidP="00DC3764">
            <w:pPr>
              <w:pStyle w:val="NormalWeb"/>
              <w:spacing w:before="0" w:beforeAutospacing="0" w:after="160" w:afterAutospacing="0"/>
              <w:jc w:val="center"/>
              <w:rPr>
                <w:color w:val="000000"/>
              </w:rPr>
            </w:pPr>
            <w:r w:rsidRPr="007D7E6F">
              <w:rPr>
                <w:color w:val="000000"/>
              </w:rPr>
              <w:t>2 &lt; 1</w:t>
            </w:r>
          </w:p>
        </w:tc>
        <w:tc>
          <w:tcPr>
            <w:tcW w:w="2148" w:type="dxa"/>
          </w:tcPr>
          <w:p w14:paraId="5F13B25B" w14:textId="3F69FFE0" w:rsidR="00DC3764" w:rsidRPr="007D7E6F" w:rsidRDefault="00DC3764" w:rsidP="003B25A9">
            <w:pPr>
              <w:pStyle w:val="NormalWeb"/>
              <w:spacing w:before="0" w:beforeAutospacing="0" w:after="160" w:afterAutospacing="0"/>
              <w:jc w:val="center"/>
              <w:rPr>
                <w:color w:val="000000"/>
              </w:rPr>
            </w:pPr>
            <w:r w:rsidRPr="007D7E6F">
              <w:rPr>
                <w:color w:val="000000"/>
              </w:rPr>
              <w:t>Falso</w:t>
            </w:r>
          </w:p>
        </w:tc>
      </w:tr>
      <w:tr w:rsidR="00DC3764" w:rsidRPr="007D7E6F" w14:paraId="243BCA84" w14:textId="77777777" w:rsidTr="003B25A9">
        <w:tc>
          <w:tcPr>
            <w:tcW w:w="1123" w:type="dxa"/>
          </w:tcPr>
          <w:p w14:paraId="6632FC6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&lt;=</w:t>
            </w:r>
          </w:p>
        </w:tc>
        <w:tc>
          <w:tcPr>
            <w:tcW w:w="1909" w:type="dxa"/>
          </w:tcPr>
          <w:p w14:paraId="4D0919B6"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Menor ou igual a</w:t>
            </w:r>
          </w:p>
        </w:tc>
        <w:tc>
          <w:tcPr>
            <w:tcW w:w="2334" w:type="dxa"/>
          </w:tcPr>
          <w:p w14:paraId="712C3A59" w14:textId="73369D28" w:rsidR="00DC3764" w:rsidRPr="007D7E6F" w:rsidRDefault="00DC3764" w:rsidP="00DC3764">
            <w:pPr>
              <w:pStyle w:val="NormalWeb"/>
              <w:spacing w:before="0" w:beforeAutospacing="0" w:after="160" w:afterAutospacing="0"/>
              <w:jc w:val="center"/>
              <w:rPr>
                <w:color w:val="000000"/>
              </w:rPr>
            </w:pPr>
            <w:r w:rsidRPr="007D7E6F">
              <w:rPr>
                <w:color w:val="000000"/>
              </w:rPr>
              <w:t>2 &lt;= 2</w:t>
            </w:r>
          </w:p>
        </w:tc>
        <w:tc>
          <w:tcPr>
            <w:tcW w:w="2148" w:type="dxa"/>
          </w:tcPr>
          <w:p w14:paraId="48C7635D" w14:textId="50E7C4F5"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2B9D48C8" w14:textId="77777777" w:rsidTr="003B25A9">
        <w:tc>
          <w:tcPr>
            <w:tcW w:w="1123" w:type="dxa"/>
          </w:tcPr>
          <w:p w14:paraId="24D4FABA"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w:t>
            </w:r>
          </w:p>
        </w:tc>
        <w:tc>
          <w:tcPr>
            <w:tcW w:w="1909" w:type="dxa"/>
          </w:tcPr>
          <w:p w14:paraId="19A3841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Igualdade</w:t>
            </w:r>
          </w:p>
        </w:tc>
        <w:tc>
          <w:tcPr>
            <w:tcW w:w="2334" w:type="dxa"/>
          </w:tcPr>
          <w:p w14:paraId="310E597E" w14:textId="702AE39C" w:rsidR="00DC3764" w:rsidRPr="007D7E6F" w:rsidRDefault="00DC3764" w:rsidP="00DC3764">
            <w:pPr>
              <w:pStyle w:val="NormalWeb"/>
              <w:spacing w:before="0" w:beforeAutospacing="0" w:after="160" w:afterAutospacing="0"/>
              <w:jc w:val="center"/>
              <w:rPr>
                <w:color w:val="000000"/>
              </w:rPr>
            </w:pPr>
            <w:r w:rsidRPr="007D7E6F">
              <w:rPr>
                <w:color w:val="000000"/>
              </w:rPr>
              <w:t>A == A</w:t>
            </w:r>
          </w:p>
        </w:tc>
        <w:tc>
          <w:tcPr>
            <w:tcW w:w="2148" w:type="dxa"/>
          </w:tcPr>
          <w:p w14:paraId="0E8BFE09" w14:textId="56AB67E6"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66771145" w14:textId="77777777" w:rsidTr="003B25A9">
        <w:tc>
          <w:tcPr>
            <w:tcW w:w="1123" w:type="dxa"/>
          </w:tcPr>
          <w:p w14:paraId="4BFDEC4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w:t>
            </w:r>
          </w:p>
        </w:tc>
        <w:tc>
          <w:tcPr>
            <w:tcW w:w="1909" w:type="dxa"/>
          </w:tcPr>
          <w:p w14:paraId="675D8461"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Desigualdade</w:t>
            </w:r>
          </w:p>
        </w:tc>
        <w:tc>
          <w:tcPr>
            <w:tcW w:w="2334" w:type="dxa"/>
          </w:tcPr>
          <w:p w14:paraId="09AC665E" w14:textId="2EBEFE34" w:rsidR="00DC3764" w:rsidRPr="007D7E6F" w:rsidRDefault="00DC3764" w:rsidP="00DC3764">
            <w:pPr>
              <w:pStyle w:val="NormalWeb"/>
              <w:spacing w:before="0" w:beforeAutospacing="0" w:after="160" w:afterAutospacing="0"/>
              <w:jc w:val="center"/>
              <w:rPr>
                <w:color w:val="000000"/>
              </w:rPr>
            </w:pPr>
            <w:r w:rsidRPr="007D7E6F">
              <w:rPr>
                <w:color w:val="000000"/>
              </w:rPr>
              <w:t>A != A</w:t>
            </w:r>
          </w:p>
        </w:tc>
        <w:tc>
          <w:tcPr>
            <w:tcW w:w="2148" w:type="dxa"/>
          </w:tcPr>
          <w:p w14:paraId="35DFD18E" w14:textId="2BE94313" w:rsidR="00DC3764" w:rsidRPr="007D7E6F" w:rsidRDefault="00DC3764" w:rsidP="003B25A9">
            <w:pPr>
              <w:pStyle w:val="NormalWeb"/>
              <w:spacing w:before="0" w:beforeAutospacing="0" w:after="160" w:afterAutospacing="0"/>
              <w:jc w:val="center"/>
              <w:rPr>
                <w:color w:val="000000"/>
              </w:rPr>
            </w:pPr>
            <w:r w:rsidRPr="007D7E6F">
              <w:rPr>
                <w:color w:val="000000"/>
              </w:rPr>
              <w:t>Falso</w:t>
            </w:r>
          </w:p>
        </w:tc>
      </w:tr>
    </w:tbl>
    <w:p w14:paraId="7B7A145F" w14:textId="77777777" w:rsidR="005C6334" w:rsidRPr="007D7E6F" w:rsidRDefault="005C6334" w:rsidP="00DC3764">
      <w:pPr>
        <w:pStyle w:val="NormalWeb"/>
        <w:shd w:val="clear" w:color="auto" w:fill="FFFFFF"/>
        <w:spacing w:before="0" w:beforeAutospacing="0" w:after="160" w:afterAutospacing="0"/>
        <w:ind w:firstLine="360"/>
        <w:jc w:val="center"/>
        <w:rPr>
          <w:color w:val="000000"/>
        </w:rPr>
      </w:pPr>
    </w:p>
    <w:p w14:paraId="6CBD5EBA" w14:textId="3012B789" w:rsidR="00E752F0" w:rsidRPr="007D7E6F" w:rsidRDefault="00E752F0">
      <w:pPr>
        <w:pStyle w:val="NormalWeb"/>
        <w:shd w:val="clear" w:color="auto" w:fill="FFFFFF"/>
        <w:spacing w:before="0" w:beforeAutospacing="0" w:after="160" w:afterAutospacing="0"/>
        <w:ind w:firstLine="720"/>
        <w:jc w:val="both"/>
        <w:rPr>
          <w:color w:val="000000"/>
        </w:rPr>
        <w:pPrChange w:id="418" w:author="granix pacheco" w:date="2016-02-07T09:21:00Z">
          <w:pPr>
            <w:pStyle w:val="NormalWeb"/>
            <w:shd w:val="clear" w:color="auto" w:fill="FFFFFF"/>
            <w:spacing w:before="0" w:beforeAutospacing="0" w:after="160" w:afterAutospacing="0"/>
            <w:ind w:firstLine="360"/>
            <w:jc w:val="both"/>
          </w:pPr>
        </w:pPrChange>
      </w:pPr>
      <w:r w:rsidRPr="007D7E6F">
        <w:rPr>
          <w:color w:val="000000"/>
        </w:rPr>
        <w:t>Assim como podemos observar os operadores não estão limitados a comparar apenas números, mas também podem comparar Letras e outras variáveis.</w:t>
      </w:r>
    </w:p>
    <w:p w14:paraId="5917D51D" w14:textId="257BEE7C" w:rsidR="00E752F0" w:rsidRPr="007D7E6F" w:rsidRDefault="00E752F0">
      <w:pPr>
        <w:pStyle w:val="NormalWeb"/>
        <w:shd w:val="clear" w:color="auto" w:fill="FFFFFF"/>
        <w:spacing w:before="0" w:beforeAutospacing="0" w:after="160" w:afterAutospacing="0"/>
        <w:ind w:firstLine="720"/>
        <w:jc w:val="both"/>
        <w:rPr>
          <w:color w:val="000000"/>
        </w:rPr>
        <w:pPrChange w:id="419" w:author="granix pacheco" w:date="2016-02-07T09:21:00Z">
          <w:pPr>
            <w:pStyle w:val="NormalWeb"/>
            <w:shd w:val="clear" w:color="auto" w:fill="FFFFFF"/>
            <w:spacing w:before="0" w:beforeAutospacing="0" w:after="160" w:afterAutospacing="0"/>
            <w:ind w:firstLine="360"/>
            <w:jc w:val="both"/>
          </w:pPr>
        </w:pPrChange>
      </w:pPr>
      <w:r w:rsidRPr="007D7E6F">
        <w:rPr>
          <w:b/>
          <w:color w:val="000000"/>
        </w:rPr>
        <w:t xml:space="preserve">Nota: </w:t>
      </w:r>
      <w:r w:rsidRPr="007D7E6F">
        <w:rPr>
          <w:color w:val="000000"/>
        </w:rPr>
        <w:t>Tome cuidado!!! Não se esqueça que o símbolo = faz uma atribuição sendo diferente do == que faz uma comparação.</w:t>
      </w:r>
    </w:p>
    <w:p w14:paraId="6A223418" w14:textId="3D357055" w:rsidR="00344057" w:rsidRPr="007D7E6F" w:rsidRDefault="00B3554A">
      <w:pPr>
        <w:pStyle w:val="NormalWeb"/>
        <w:shd w:val="clear" w:color="auto" w:fill="FFFFFF"/>
        <w:spacing w:before="0" w:beforeAutospacing="0" w:after="160" w:afterAutospacing="0"/>
        <w:ind w:firstLine="720"/>
        <w:jc w:val="both"/>
        <w:rPr>
          <w:color w:val="000000"/>
        </w:rPr>
        <w:pPrChange w:id="420" w:author="granix pacheco" w:date="2016-02-07T09:21:00Z">
          <w:pPr>
            <w:pStyle w:val="NormalWeb"/>
            <w:shd w:val="clear" w:color="auto" w:fill="FFFFFF"/>
            <w:spacing w:before="0" w:beforeAutospacing="0" w:after="160" w:afterAutospacing="0"/>
            <w:ind w:firstLine="360"/>
            <w:jc w:val="both"/>
          </w:pPr>
        </w:pPrChange>
      </w:pPr>
      <w:r w:rsidRPr="007D7E6F">
        <w:rPr>
          <w:color w:val="000000"/>
        </w:rPr>
        <w:t xml:space="preserve">Tendo uma ideia de como obter resultados Verdadeiros e Falsos podemos desenvolver um pouco mais a ideia usando os operadores condicionais. Esses são os operadores que vamos usar para tomar decisões quando associados aos comparadores. </w:t>
      </w:r>
      <w:r w:rsidR="00556FCB" w:rsidRPr="007D7E6F">
        <w:rPr>
          <w:color w:val="000000"/>
        </w:rPr>
        <w:t>Veremos a seguir como usar os operadores se, senao e o senao se.</w:t>
      </w:r>
    </w:p>
    <w:p w14:paraId="68EA2157" w14:textId="1B3B7DB4" w:rsidR="00556FCB" w:rsidRPr="007D7E6F" w:rsidRDefault="00556FCB">
      <w:pPr>
        <w:pStyle w:val="NormalWeb"/>
        <w:shd w:val="clear" w:color="auto" w:fill="FFFFFF"/>
        <w:spacing w:before="0" w:beforeAutospacing="0" w:after="160" w:afterAutospacing="0"/>
        <w:ind w:firstLine="720"/>
        <w:jc w:val="both"/>
        <w:rPr>
          <w:color w:val="000000"/>
        </w:rPr>
        <w:pPrChange w:id="421" w:author="granix pacheco" w:date="2016-02-07T09:21:00Z">
          <w:pPr>
            <w:pStyle w:val="NormalWeb"/>
            <w:shd w:val="clear" w:color="auto" w:fill="FFFFFF"/>
            <w:spacing w:before="0" w:beforeAutospacing="0" w:after="160" w:afterAutospacing="0"/>
            <w:ind w:firstLine="360"/>
            <w:jc w:val="both"/>
          </w:pPr>
        </w:pPrChange>
      </w:pPr>
      <w:r w:rsidRPr="007D7E6F">
        <w:rPr>
          <w:color w:val="000000"/>
        </w:rPr>
        <w:t>Eles seguem as estruturas exemplificada abaixo:</w:t>
      </w:r>
    </w:p>
    <w:p w14:paraId="156C6CA3" w14:textId="77777777" w:rsidR="005C6334" w:rsidRPr="007D7E6F" w:rsidRDefault="005C6334"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5881"/>
      </w:tblGrid>
      <w:tr w:rsidR="00556FCB" w:rsidRPr="00A164E9" w14:paraId="59CC801E" w14:textId="77777777" w:rsidTr="005C6334">
        <w:trPr>
          <w:trHeight w:val="1975"/>
        </w:trPr>
        <w:tc>
          <w:tcPr>
            <w:tcW w:w="0" w:type="auto"/>
          </w:tcPr>
          <w:p w14:paraId="3A31EC3D" w14:textId="04A7FAC0" w:rsidR="00556FCB" w:rsidRPr="007D7E6F" w:rsidRDefault="00556FCB" w:rsidP="00F00845">
            <w:pPr>
              <w:pStyle w:val="NormalWeb"/>
              <w:spacing w:before="0" w:beforeAutospacing="0" w:after="160" w:afterAutospacing="0"/>
              <w:jc w:val="both"/>
              <w:rPr>
                <w:color w:val="000000"/>
              </w:rPr>
            </w:pPr>
            <w:r w:rsidRPr="007D7E6F">
              <w:rPr>
                <w:color w:val="000000"/>
              </w:rPr>
              <w:t>se(expressão booleana){</w:t>
            </w:r>
          </w:p>
          <w:p w14:paraId="553AEE89" w14:textId="1ED09D41" w:rsidR="00556FCB" w:rsidRPr="007D7E6F" w:rsidRDefault="00556FCB" w:rsidP="00F00845">
            <w:pPr>
              <w:pStyle w:val="NormalWeb"/>
              <w:spacing w:before="0" w:beforeAutospacing="0" w:after="160" w:afterAutospacing="0"/>
              <w:jc w:val="both"/>
              <w:rPr>
                <w:color w:val="000000"/>
              </w:rPr>
            </w:pPr>
            <w:r w:rsidRPr="007D7E6F">
              <w:rPr>
                <w:color w:val="000000"/>
              </w:rPr>
              <w:t>// Se a expressão for Verdadeira esse bloco será executado.</w:t>
            </w:r>
          </w:p>
          <w:p w14:paraId="3678097C" w14:textId="77777777" w:rsidR="00556FCB" w:rsidRPr="007D7E6F" w:rsidRDefault="00556FCB" w:rsidP="00F00845">
            <w:pPr>
              <w:pStyle w:val="NormalWeb"/>
              <w:spacing w:before="0" w:beforeAutospacing="0" w:after="160" w:afterAutospacing="0"/>
              <w:jc w:val="both"/>
              <w:rPr>
                <w:color w:val="000000"/>
              </w:rPr>
            </w:pPr>
            <w:r w:rsidRPr="007D7E6F">
              <w:rPr>
                <w:color w:val="000000"/>
              </w:rPr>
              <w:t>}</w:t>
            </w:r>
          </w:p>
          <w:p w14:paraId="77BAF16B" w14:textId="0FA09714" w:rsidR="00556FCB" w:rsidRPr="007D7E6F" w:rsidRDefault="00556FCB" w:rsidP="00F00845">
            <w:pPr>
              <w:pStyle w:val="NormalWeb"/>
              <w:spacing w:before="0" w:beforeAutospacing="0" w:after="160" w:afterAutospacing="0"/>
              <w:jc w:val="both"/>
              <w:rPr>
                <w:color w:val="000000"/>
              </w:rPr>
            </w:pPr>
            <w:r w:rsidRPr="007D7E6F">
              <w:rPr>
                <w:color w:val="000000"/>
              </w:rPr>
              <w:t>// Se ela for Falsa o bloco será ignorado.</w:t>
            </w:r>
          </w:p>
        </w:tc>
      </w:tr>
    </w:tbl>
    <w:p w14:paraId="7CE4BC27" w14:textId="2C5D40FC" w:rsidR="00556FCB" w:rsidRPr="007D7E6F" w:rsidDel="00F97CF1" w:rsidRDefault="00556FCB" w:rsidP="00F00845">
      <w:pPr>
        <w:pStyle w:val="NormalWeb"/>
        <w:shd w:val="clear" w:color="auto" w:fill="FFFFFF"/>
        <w:spacing w:before="0" w:beforeAutospacing="0" w:after="160" w:afterAutospacing="0"/>
        <w:ind w:firstLine="360"/>
        <w:jc w:val="both"/>
        <w:rPr>
          <w:del w:id="422" w:author="granix pacheco" w:date="2016-02-07T09:28:00Z"/>
          <w:color w:val="000000"/>
        </w:rPr>
      </w:pPr>
    </w:p>
    <w:p w14:paraId="1092DB5E" w14:textId="6CF65420" w:rsidR="00DC3764" w:rsidRPr="007D7E6F" w:rsidDel="00F97CF1" w:rsidRDefault="00DC3764" w:rsidP="00F00845">
      <w:pPr>
        <w:pStyle w:val="NormalWeb"/>
        <w:shd w:val="clear" w:color="auto" w:fill="FFFFFF"/>
        <w:spacing w:before="0" w:beforeAutospacing="0" w:after="160" w:afterAutospacing="0"/>
        <w:ind w:firstLine="360"/>
        <w:jc w:val="both"/>
        <w:rPr>
          <w:del w:id="423" w:author="granix pacheco" w:date="2016-02-07T09:28:00Z"/>
          <w:color w:val="000000"/>
        </w:rPr>
      </w:pPr>
    </w:p>
    <w:p w14:paraId="41064B8F" w14:textId="298D7136" w:rsidR="00DC3764" w:rsidRPr="007D7E6F" w:rsidDel="00F97CF1" w:rsidRDefault="00DC3764" w:rsidP="00F00845">
      <w:pPr>
        <w:pStyle w:val="NormalWeb"/>
        <w:shd w:val="clear" w:color="auto" w:fill="FFFFFF"/>
        <w:spacing w:before="0" w:beforeAutospacing="0" w:after="160" w:afterAutospacing="0"/>
        <w:ind w:firstLine="360"/>
        <w:jc w:val="both"/>
        <w:rPr>
          <w:del w:id="424" w:author="granix pacheco" w:date="2016-02-07T09:28:00Z"/>
          <w:color w:val="000000"/>
        </w:rPr>
      </w:pPr>
    </w:p>
    <w:p w14:paraId="323CEA4D" w14:textId="65F562F6" w:rsidR="00DC3764" w:rsidRPr="007D7E6F" w:rsidDel="00F97CF1" w:rsidRDefault="00DC3764" w:rsidP="00F00845">
      <w:pPr>
        <w:pStyle w:val="NormalWeb"/>
        <w:shd w:val="clear" w:color="auto" w:fill="FFFFFF"/>
        <w:spacing w:before="0" w:beforeAutospacing="0" w:after="160" w:afterAutospacing="0"/>
        <w:ind w:firstLine="360"/>
        <w:jc w:val="both"/>
        <w:rPr>
          <w:del w:id="425" w:author="granix pacheco" w:date="2016-02-07T09:28:00Z"/>
          <w:color w:val="000000"/>
        </w:rPr>
      </w:pPr>
    </w:p>
    <w:p w14:paraId="11E27327" w14:textId="37685558" w:rsidR="00DC3764" w:rsidRPr="007D7E6F" w:rsidRDefault="00DC3764" w:rsidP="00F00845">
      <w:pPr>
        <w:pStyle w:val="NormalWeb"/>
        <w:shd w:val="clear" w:color="auto" w:fill="FFFFFF"/>
        <w:spacing w:before="0" w:beforeAutospacing="0" w:after="160" w:afterAutospacing="0"/>
        <w:ind w:firstLine="360"/>
        <w:jc w:val="both"/>
        <w:rPr>
          <w:color w:val="000000"/>
        </w:rPr>
      </w:pPr>
    </w:p>
    <w:p w14:paraId="389ED0F5" w14:textId="77777777" w:rsidR="00DC3764" w:rsidRPr="007D7E6F" w:rsidRDefault="00DC3764"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5881"/>
      </w:tblGrid>
      <w:tr w:rsidR="00556FCB" w:rsidRPr="007D7E6F" w14:paraId="54B36784" w14:textId="77777777" w:rsidTr="005C6334">
        <w:tc>
          <w:tcPr>
            <w:tcW w:w="0" w:type="auto"/>
          </w:tcPr>
          <w:p w14:paraId="25EF599E" w14:textId="77777777" w:rsidR="00556FCB" w:rsidRPr="007D7E6F" w:rsidRDefault="00556FCB" w:rsidP="00556FCB">
            <w:pPr>
              <w:pStyle w:val="NormalWeb"/>
              <w:spacing w:before="0" w:beforeAutospacing="0" w:after="160" w:afterAutospacing="0"/>
              <w:jc w:val="both"/>
              <w:rPr>
                <w:color w:val="000000"/>
              </w:rPr>
            </w:pPr>
            <w:r w:rsidRPr="007D7E6F">
              <w:rPr>
                <w:color w:val="000000"/>
              </w:rPr>
              <w:t>se(expressão booleana){</w:t>
            </w:r>
          </w:p>
          <w:p w14:paraId="6A4DC30F" w14:textId="49424D69" w:rsidR="00556FCB" w:rsidRPr="007D7E6F" w:rsidRDefault="00556FCB" w:rsidP="00556FCB">
            <w:pPr>
              <w:pStyle w:val="NormalWeb"/>
              <w:spacing w:before="0" w:beforeAutospacing="0" w:after="160" w:afterAutospacing="0"/>
              <w:jc w:val="both"/>
              <w:rPr>
                <w:color w:val="000000"/>
              </w:rPr>
            </w:pPr>
            <w:r w:rsidRPr="007D7E6F">
              <w:rPr>
                <w:color w:val="000000"/>
              </w:rPr>
              <w:t>// Se a expressão for Verdadeira esse bloco será executado.</w:t>
            </w:r>
          </w:p>
          <w:p w14:paraId="44410D49" w14:textId="77777777" w:rsidR="00556FCB" w:rsidRPr="007D7E6F" w:rsidRDefault="00556FCB" w:rsidP="00556FCB">
            <w:pPr>
              <w:pStyle w:val="NormalWeb"/>
              <w:spacing w:before="0" w:beforeAutospacing="0" w:after="160" w:afterAutospacing="0"/>
              <w:jc w:val="both"/>
              <w:rPr>
                <w:color w:val="000000"/>
              </w:rPr>
            </w:pPr>
            <w:r w:rsidRPr="007D7E6F">
              <w:rPr>
                <w:color w:val="000000"/>
              </w:rPr>
              <w:t>}</w:t>
            </w:r>
          </w:p>
          <w:p w14:paraId="4BDFECA9" w14:textId="01BC9EC9" w:rsidR="00556FCB" w:rsidRPr="007D7E6F" w:rsidRDefault="00556FCB" w:rsidP="00556FCB">
            <w:pPr>
              <w:pStyle w:val="NormalWeb"/>
              <w:spacing w:before="0" w:beforeAutospacing="0" w:after="160" w:afterAutospacing="0"/>
              <w:jc w:val="both"/>
              <w:rPr>
                <w:color w:val="000000"/>
              </w:rPr>
            </w:pPr>
            <w:r w:rsidRPr="007D7E6F">
              <w:rPr>
                <w:color w:val="000000"/>
              </w:rPr>
              <w:t>senao{</w:t>
            </w:r>
          </w:p>
          <w:p w14:paraId="5A41286C" w14:textId="72A1EE5D" w:rsidR="00556FCB" w:rsidRPr="007D7E6F" w:rsidRDefault="00556FCB" w:rsidP="00556FCB">
            <w:pPr>
              <w:pStyle w:val="NormalWeb"/>
              <w:spacing w:before="0" w:beforeAutospacing="0" w:after="160" w:afterAutospacing="0"/>
              <w:jc w:val="both"/>
              <w:rPr>
                <w:color w:val="000000"/>
              </w:rPr>
            </w:pPr>
            <w:r w:rsidRPr="007D7E6F">
              <w:rPr>
                <w:color w:val="000000"/>
              </w:rPr>
              <w:t>// Se ela for Falsa esse bloco será executado.</w:t>
            </w:r>
          </w:p>
          <w:p w14:paraId="32612ACA" w14:textId="3F140D18" w:rsidR="00556FCB" w:rsidRPr="007D7E6F" w:rsidRDefault="00556FCB" w:rsidP="00556FCB">
            <w:pPr>
              <w:pStyle w:val="NormalWeb"/>
              <w:spacing w:before="0" w:beforeAutospacing="0" w:after="160" w:afterAutospacing="0"/>
              <w:jc w:val="both"/>
              <w:rPr>
                <w:color w:val="000000"/>
              </w:rPr>
            </w:pPr>
            <w:r w:rsidRPr="007D7E6F">
              <w:rPr>
                <w:color w:val="000000"/>
              </w:rPr>
              <w:t>}</w:t>
            </w:r>
          </w:p>
        </w:tc>
      </w:tr>
    </w:tbl>
    <w:p w14:paraId="43C3E62D" w14:textId="12F0ABF6" w:rsidR="00E752F0" w:rsidRPr="007D7E6F" w:rsidRDefault="00E752F0"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5881"/>
      </w:tblGrid>
      <w:tr w:rsidR="00556FCB" w:rsidRPr="007D7E6F" w14:paraId="75BCE418" w14:textId="77777777" w:rsidTr="005C6334">
        <w:tc>
          <w:tcPr>
            <w:tcW w:w="0" w:type="auto"/>
          </w:tcPr>
          <w:p w14:paraId="285F0BFE" w14:textId="77777777" w:rsidR="00556FCB" w:rsidRPr="007D7E6F" w:rsidRDefault="00556FCB" w:rsidP="00556FCB">
            <w:pPr>
              <w:pStyle w:val="NormalWeb"/>
              <w:spacing w:before="0" w:beforeAutospacing="0" w:after="160" w:afterAutospacing="0"/>
              <w:jc w:val="both"/>
              <w:rPr>
                <w:color w:val="000000"/>
              </w:rPr>
            </w:pPr>
            <w:r w:rsidRPr="007D7E6F">
              <w:rPr>
                <w:color w:val="000000"/>
              </w:rPr>
              <w:lastRenderedPageBreak/>
              <w:t>se(expressão booleana){</w:t>
            </w:r>
          </w:p>
          <w:p w14:paraId="615BC66B" w14:textId="3F2B13C3" w:rsidR="00556FCB" w:rsidRPr="007D7E6F" w:rsidRDefault="00556FCB" w:rsidP="00556FCB">
            <w:pPr>
              <w:pStyle w:val="NormalWeb"/>
              <w:spacing w:before="0" w:beforeAutospacing="0" w:after="160" w:afterAutospacing="0"/>
              <w:jc w:val="both"/>
              <w:rPr>
                <w:color w:val="000000"/>
              </w:rPr>
            </w:pPr>
            <w:r w:rsidRPr="007D7E6F">
              <w:rPr>
                <w:color w:val="000000"/>
              </w:rPr>
              <w:t>// Se a expressão for Verdadeira esse bloco será executado.</w:t>
            </w:r>
          </w:p>
          <w:p w14:paraId="18D7EB16" w14:textId="77777777" w:rsidR="00556FCB" w:rsidRPr="007D7E6F" w:rsidRDefault="00556FCB" w:rsidP="00556FCB">
            <w:pPr>
              <w:pStyle w:val="NormalWeb"/>
              <w:spacing w:before="0" w:beforeAutospacing="0" w:after="160" w:afterAutospacing="0"/>
              <w:jc w:val="both"/>
              <w:rPr>
                <w:color w:val="000000"/>
              </w:rPr>
            </w:pPr>
            <w:r w:rsidRPr="007D7E6F">
              <w:rPr>
                <w:color w:val="000000"/>
              </w:rPr>
              <w:t>}</w:t>
            </w:r>
          </w:p>
          <w:p w14:paraId="2E627A45" w14:textId="1C3EE43F" w:rsidR="00556FCB" w:rsidRPr="007D7E6F" w:rsidRDefault="00556FCB" w:rsidP="00556FCB">
            <w:pPr>
              <w:pStyle w:val="NormalWeb"/>
              <w:spacing w:before="0" w:beforeAutospacing="0" w:after="160" w:afterAutospacing="0"/>
              <w:jc w:val="both"/>
              <w:rPr>
                <w:color w:val="000000"/>
              </w:rPr>
            </w:pPr>
            <w:r w:rsidRPr="007D7E6F">
              <w:rPr>
                <w:color w:val="000000"/>
              </w:rPr>
              <w:t>senao se(outra expressão booleana){</w:t>
            </w:r>
          </w:p>
          <w:p w14:paraId="442D88ED" w14:textId="77777777" w:rsidR="00556FCB" w:rsidRPr="007D7E6F" w:rsidRDefault="00556FCB" w:rsidP="00556FCB">
            <w:pPr>
              <w:pStyle w:val="NormalWeb"/>
              <w:spacing w:before="0" w:beforeAutospacing="0" w:after="160" w:afterAutospacing="0"/>
              <w:jc w:val="both"/>
              <w:rPr>
                <w:color w:val="000000"/>
              </w:rPr>
            </w:pPr>
            <w:r w:rsidRPr="007D7E6F">
              <w:rPr>
                <w:color w:val="000000"/>
              </w:rPr>
              <w:t xml:space="preserve">// Se a segunda expressão for Verdadeira </w:t>
            </w:r>
          </w:p>
          <w:p w14:paraId="12F9634A" w14:textId="454B4A49" w:rsidR="00556FCB" w:rsidRPr="007D7E6F" w:rsidRDefault="00556FCB" w:rsidP="00556FCB">
            <w:pPr>
              <w:pStyle w:val="NormalWeb"/>
              <w:spacing w:before="0" w:beforeAutospacing="0" w:after="160" w:afterAutospacing="0"/>
              <w:jc w:val="both"/>
              <w:rPr>
                <w:color w:val="000000"/>
              </w:rPr>
            </w:pPr>
            <w:r w:rsidRPr="007D7E6F">
              <w:rPr>
                <w:color w:val="000000"/>
              </w:rPr>
              <w:t>// esse bloco será executado.</w:t>
            </w:r>
          </w:p>
          <w:p w14:paraId="32D8E1D9" w14:textId="77777777" w:rsidR="00556FCB" w:rsidRPr="007D7E6F" w:rsidRDefault="00556FCB" w:rsidP="00556FCB">
            <w:pPr>
              <w:pStyle w:val="NormalWeb"/>
              <w:spacing w:before="0" w:beforeAutospacing="0" w:after="160" w:afterAutospacing="0"/>
              <w:jc w:val="both"/>
              <w:rPr>
                <w:color w:val="000000"/>
              </w:rPr>
            </w:pPr>
            <w:r w:rsidRPr="007D7E6F">
              <w:rPr>
                <w:color w:val="000000"/>
              </w:rPr>
              <w:t>}</w:t>
            </w:r>
          </w:p>
          <w:p w14:paraId="4A8BF192" w14:textId="0C3EADB4" w:rsidR="00556FCB" w:rsidRPr="007D7E6F" w:rsidRDefault="00556FCB" w:rsidP="00556FCB">
            <w:pPr>
              <w:pStyle w:val="NormalWeb"/>
              <w:spacing w:before="0" w:beforeAutospacing="0" w:after="160" w:afterAutospacing="0"/>
              <w:jc w:val="both"/>
              <w:rPr>
                <w:color w:val="000000"/>
              </w:rPr>
            </w:pPr>
            <w:r w:rsidRPr="007D7E6F">
              <w:rPr>
                <w:color w:val="000000"/>
              </w:rPr>
              <w:t>senao{</w:t>
            </w:r>
          </w:p>
          <w:p w14:paraId="746D9E32" w14:textId="77777777" w:rsidR="00556FCB" w:rsidRPr="007D7E6F" w:rsidRDefault="00556FCB" w:rsidP="00556FCB">
            <w:pPr>
              <w:pStyle w:val="NormalWeb"/>
              <w:spacing w:before="0" w:beforeAutospacing="0" w:after="160" w:afterAutospacing="0"/>
              <w:jc w:val="both"/>
              <w:rPr>
                <w:color w:val="000000"/>
              </w:rPr>
            </w:pPr>
            <w:r w:rsidRPr="007D7E6F">
              <w:rPr>
                <w:color w:val="000000"/>
              </w:rPr>
              <w:t>// Se nenhuma dos blocos anteriores forem executados,</w:t>
            </w:r>
          </w:p>
          <w:p w14:paraId="75BF5729" w14:textId="32D89FD9" w:rsidR="00556FCB" w:rsidRPr="007D7E6F" w:rsidRDefault="00556FCB" w:rsidP="00556FCB">
            <w:pPr>
              <w:pStyle w:val="NormalWeb"/>
              <w:spacing w:before="0" w:beforeAutospacing="0" w:after="160" w:afterAutospacing="0"/>
              <w:jc w:val="both"/>
              <w:rPr>
                <w:color w:val="000000"/>
              </w:rPr>
            </w:pPr>
            <w:r w:rsidRPr="007D7E6F">
              <w:rPr>
                <w:color w:val="000000"/>
              </w:rPr>
              <w:t>// esse será.</w:t>
            </w:r>
          </w:p>
          <w:p w14:paraId="710C08DC" w14:textId="487FBA07" w:rsidR="00556FCB" w:rsidRPr="007D7E6F" w:rsidRDefault="00556FCB" w:rsidP="00556FCB">
            <w:pPr>
              <w:pStyle w:val="NormalWeb"/>
              <w:spacing w:before="0" w:beforeAutospacing="0" w:after="160" w:afterAutospacing="0"/>
              <w:jc w:val="both"/>
              <w:rPr>
                <w:color w:val="000000"/>
              </w:rPr>
            </w:pPr>
            <w:r w:rsidRPr="007D7E6F">
              <w:rPr>
                <w:color w:val="000000"/>
              </w:rPr>
              <w:t>}</w:t>
            </w:r>
          </w:p>
        </w:tc>
      </w:tr>
    </w:tbl>
    <w:p w14:paraId="73039E3A" w14:textId="0EDE56CB" w:rsidR="005C6334" w:rsidRPr="007D7E6F" w:rsidRDefault="005C6334" w:rsidP="00225C8D">
      <w:pPr>
        <w:pStyle w:val="NormalWeb"/>
        <w:shd w:val="clear" w:color="auto" w:fill="FFFFFF"/>
        <w:spacing w:before="0" w:beforeAutospacing="0" w:after="160" w:afterAutospacing="0"/>
        <w:jc w:val="both"/>
        <w:rPr>
          <w:b/>
          <w:color w:val="000000"/>
          <w:sz w:val="32"/>
          <w:szCs w:val="32"/>
        </w:rPr>
      </w:pPr>
    </w:p>
    <w:p w14:paraId="09810B74" w14:textId="134C94ED" w:rsidR="001B6C03" w:rsidRPr="007D7E6F" w:rsidRDefault="001B6C03">
      <w:pPr>
        <w:pStyle w:val="NormalWeb"/>
        <w:shd w:val="clear" w:color="auto" w:fill="FFFFFF"/>
        <w:spacing w:before="0" w:beforeAutospacing="0" w:after="160" w:afterAutospacing="0"/>
        <w:ind w:firstLine="720"/>
        <w:jc w:val="both"/>
        <w:rPr>
          <w:color w:val="000000"/>
        </w:rPr>
        <w:pPrChange w:id="426" w:author="granix pacheco" w:date="2016-02-07T09:20:00Z">
          <w:pPr>
            <w:pStyle w:val="NormalWeb"/>
            <w:shd w:val="clear" w:color="auto" w:fill="FFFFFF"/>
            <w:spacing w:before="0" w:beforeAutospacing="0" w:after="160" w:afterAutospacing="0"/>
            <w:jc w:val="both"/>
          </w:pPr>
        </w:pPrChange>
      </w:pPr>
      <w:r w:rsidRPr="007D7E6F">
        <w:rPr>
          <w:color w:val="000000"/>
        </w:rPr>
        <w:t xml:space="preserve">Além do </w:t>
      </w:r>
      <w:r w:rsidRPr="007D7E6F">
        <w:rPr>
          <w:i/>
          <w:color w:val="000000"/>
        </w:rPr>
        <w:t xml:space="preserve">se </w:t>
      </w:r>
      <w:r w:rsidRPr="007D7E6F">
        <w:rPr>
          <w:color w:val="000000"/>
        </w:rPr>
        <w:t xml:space="preserve">e do </w:t>
      </w:r>
      <w:r w:rsidRPr="007D7E6F">
        <w:rPr>
          <w:i/>
        </w:rPr>
        <w:t xml:space="preserve">senao, </w:t>
      </w:r>
      <w:r w:rsidRPr="007D7E6F">
        <w:t>existe a instrução enquanto</w:t>
      </w:r>
      <w:r w:rsidRPr="007D7E6F">
        <w:rPr>
          <w:color w:val="000000"/>
        </w:rPr>
        <w:t>().</w:t>
      </w:r>
      <w:r w:rsidR="003E483A" w:rsidRPr="007D7E6F">
        <w:rPr>
          <w:color w:val="000000"/>
        </w:rPr>
        <w:t xml:space="preserve"> O laço</w:t>
      </w:r>
      <w:r w:rsidRPr="007D7E6F">
        <w:rPr>
          <w:color w:val="000000"/>
        </w:rPr>
        <w:t xml:space="preserve"> enquanto(), como o próprio nome sugere, executa um bloco de código enquanto uma condição, entre os seus parênteses, for verdadeira. Ele é usado para realizar um processo enquanto for necessário,</w:t>
      </w:r>
      <w:r w:rsidR="003E483A" w:rsidRPr="007D7E6F">
        <w:rPr>
          <w:color w:val="000000"/>
        </w:rPr>
        <w:t xml:space="preserve"> enquanto</w:t>
      </w:r>
      <w:r w:rsidRPr="007D7E6F">
        <w:rPr>
          <w:color w:val="000000"/>
        </w:rPr>
        <w:t xml:space="preserve"> a expressão for verdadeira, e para quando não for mais necessário, a expressão se tornar falsa.</w:t>
      </w:r>
    </w:p>
    <w:p w14:paraId="36A10ABA" w14:textId="77777777" w:rsidR="001B6C03" w:rsidRPr="007D7E6F" w:rsidRDefault="001B6C03" w:rsidP="001B6C03">
      <w:pPr>
        <w:pStyle w:val="PargrafodaLista"/>
        <w:ind w:left="0" w:firstLine="720"/>
        <w:rPr>
          <w:color w:val="000000"/>
        </w:rPr>
      </w:pPr>
    </w:p>
    <w:tbl>
      <w:tblPr>
        <w:tblStyle w:val="Tabelacomgrade"/>
        <w:tblW w:w="0" w:type="auto"/>
        <w:tblInd w:w="1850" w:type="dxa"/>
        <w:tblLook w:val="04A0" w:firstRow="1" w:lastRow="0" w:firstColumn="1" w:lastColumn="0" w:noHBand="0" w:noVBand="1"/>
      </w:tblPr>
      <w:tblGrid>
        <w:gridCol w:w="5648"/>
      </w:tblGrid>
      <w:tr w:rsidR="001B6C03" w:rsidRPr="007D7E6F" w14:paraId="50F2A8FB" w14:textId="77777777" w:rsidTr="003B25A9">
        <w:tc>
          <w:tcPr>
            <w:tcW w:w="0" w:type="auto"/>
          </w:tcPr>
          <w:p w14:paraId="5B255424" w14:textId="416FEC24" w:rsidR="001B6C03" w:rsidRPr="007D7E6F" w:rsidRDefault="00A76C84" w:rsidP="003B25A9">
            <w:pPr>
              <w:pStyle w:val="PargrafodaLista"/>
              <w:ind w:left="0"/>
              <w:rPr>
                <w:color w:val="000000"/>
              </w:rPr>
            </w:pPr>
            <w:ins w:id="427" w:author="Mateus Berardo de Souza Terra" w:date="2016-02-08T22:04:00Z">
              <w:r>
                <w:rPr>
                  <w:color w:val="000000"/>
                </w:rPr>
                <w:t>e</w:t>
              </w:r>
            </w:ins>
            <w:del w:id="428" w:author="Mateus Berardo de Souza Terra" w:date="2016-02-08T22:04:00Z">
              <w:r w:rsidR="003E483A" w:rsidRPr="007D7E6F" w:rsidDel="00A76C84">
                <w:rPr>
                  <w:color w:val="000000"/>
                </w:rPr>
                <w:delText>E</w:delText>
              </w:r>
            </w:del>
            <w:r w:rsidR="003E483A" w:rsidRPr="007D7E6F">
              <w:rPr>
                <w:color w:val="000000"/>
              </w:rPr>
              <w:t>nquanto(Condicao</w:t>
            </w:r>
            <w:r w:rsidR="001B6C03" w:rsidRPr="007D7E6F">
              <w:rPr>
                <w:color w:val="000000"/>
              </w:rPr>
              <w:t>){</w:t>
            </w:r>
          </w:p>
          <w:p w14:paraId="4219C95C" w14:textId="77777777" w:rsidR="001B6C03" w:rsidRPr="007D7E6F" w:rsidRDefault="001B6C03" w:rsidP="003B25A9">
            <w:pPr>
              <w:pStyle w:val="PargrafodaLista"/>
              <w:ind w:left="0"/>
              <w:rPr>
                <w:color w:val="000000"/>
              </w:rPr>
            </w:pPr>
            <w:r w:rsidRPr="007D7E6F">
              <w:rPr>
                <w:color w:val="000000"/>
              </w:rPr>
              <w:t>// Esse bloco é repetido enquanto a condição for verdadeira.</w:t>
            </w:r>
          </w:p>
          <w:p w14:paraId="724EB7EB" w14:textId="77777777" w:rsidR="001B6C03" w:rsidRPr="007D7E6F" w:rsidRDefault="001B6C03" w:rsidP="003B25A9">
            <w:pPr>
              <w:pStyle w:val="PargrafodaLista"/>
              <w:ind w:left="0"/>
              <w:rPr>
                <w:color w:val="000000"/>
              </w:rPr>
            </w:pPr>
            <w:r w:rsidRPr="007D7E6F">
              <w:rPr>
                <w:color w:val="000000"/>
              </w:rPr>
              <w:t>}</w:t>
            </w:r>
          </w:p>
        </w:tc>
      </w:tr>
    </w:tbl>
    <w:p w14:paraId="61B4E068" w14:textId="36CCBA92" w:rsidR="001B6C03" w:rsidRPr="007D7E6F" w:rsidRDefault="001B6C03" w:rsidP="003E483A">
      <w:pPr>
        <w:pStyle w:val="NormalWeb"/>
        <w:shd w:val="clear" w:color="auto" w:fill="FFFFFF"/>
        <w:spacing w:before="0" w:beforeAutospacing="0" w:after="160" w:afterAutospacing="0"/>
        <w:jc w:val="both"/>
        <w:rPr>
          <w:color w:val="000000"/>
        </w:rPr>
      </w:pPr>
    </w:p>
    <w:p w14:paraId="7311DEAE" w14:textId="0492FD0E" w:rsidR="001B6C03" w:rsidRPr="007D7E6F" w:rsidRDefault="003E483A" w:rsidP="003E483A">
      <w:pPr>
        <w:pStyle w:val="NormalWeb"/>
        <w:shd w:val="clear" w:color="auto" w:fill="FFFFFF"/>
        <w:spacing w:before="0" w:beforeAutospacing="0" w:after="160" w:afterAutospacing="0"/>
        <w:ind w:firstLine="720"/>
        <w:jc w:val="both"/>
        <w:rPr>
          <w:ins w:id="429" w:author="granix pacheco" w:date="2016-02-07T09:27:00Z"/>
          <w:color w:val="000000"/>
        </w:rPr>
      </w:pPr>
      <w:r w:rsidRPr="007D7E6F">
        <w:rPr>
          <w:color w:val="000000"/>
        </w:rPr>
        <w:t>O laço</w:t>
      </w:r>
      <w:r w:rsidR="001B6C03" w:rsidRPr="007D7E6F">
        <w:rPr>
          <w:color w:val="000000"/>
        </w:rPr>
        <w:t xml:space="preserve"> para() é usado para repetir um d</w:t>
      </w:r>
      <w:r w:rsidRPr="007D7E6F">
        <w:rPr>
          <w:color w:val="000000"/>
        </w:rPr>
        <w:t>eterminado bloco de código um nú</w:t>
      </w:r>
      <w:r w:rsidR="001B6C03" w:rsidRPr="007D7E6F">
        <w:rPr>
          <w:color w:val="000000"/>
        </w:rPr>
        <w:t>mero determinado de vezes usando, para isso, uma v</w:t>
      </w:r>
      <w:r w:rsidRPr="007D7E6F">
        <w:rPr>
          <w:color w:val="000000"/>
        </w:rPr>
        <w:t>ariável como contador. Ao contrá</w:t>
      </w:r>
      <w:r w:rsidR="001B6C03" w:rsidRPr="007D7E6F">
        <w:rPr>
          <w:color w:val="000000"/>
        </w:rPr>
        <w:t>rio dos outros anteriormente citados, o para() aceita mais parâmetros. O primeiro é a declaração das variáveis locais, sendo seguido pela e</w:t>
      </w:r>
      <w:r w:rsidRPr="007D7E6F">
        <w:rPr>
          <w:color w:val="000000"/>
        </w:rPr>
        <w:t>xpressa booleana e por uma expressão de incremento ou decremento</w:t>
      </w:r>
      <w:r w:rsidR="001B6C03" w:rsidRPr="007D7E6F">
        <w:rPr>
          <w:color w:val="000000"/>
        </w:rPr>
        <w:t xml:space="preserve"> </w:t>
      </w:r>
      <w:r w:rsidRPr="007D7E6F">
        <w:rPr>
          <w:color w:val="000000"/>
        </w:rPr>
        <w:t>d</w:t>
      </w:r>
      <w:r w:rsidR="001B6C03" w:rsidRPr="007D7E6F">
        <w:rPr>
          <w:color w:val="000000"/>
        </w:rPr>
        <w:t>o valor da variável.</w:t>
      </w:r>
    </w:p>
    <w:p w14:paraId="182D5994" w14:textId="77777777" w:rsidR="00F97CF1" w:rsidRPr="007D7E6F" w:rsidRDefault="00F97CF1" w:rsidP="003E483A">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3E483A" w:rsidRPr="007D7E6F" w14:paraId="273F1850" w14:textId="77777777" w:rsidTr="003E483A">
        <w:tc>
          <w:tcPr>
            <w:tcW w:w="9350" w:type="dxa"/>
          </w:tcPr>
          <w:p w14:paraId="199C01BB" w14:textId="77777777" w:rsidR="003E483A" w:rsidRPr="007D7E6F" w:rsidRDefault="003E483A" w:rsidP="003E483A">
            <w:pPr>
              <w:pStyle w:val="NormalWeb"/>
              <w:spacing w:before="0" w:beforeAutospacing="0" w:after="160" w:afterAutospacing="0"/>
              <w:rPr>
                <w:color w:val="000000"/>
              </w:rPr>
            </w:pPr>
            <w:r w:rsidRPr="007D7E6F">
              <w:rPr>
                <w:color w:val="000000"/>
              </w:rPr>
              <w:t>para(Tipo &lt;nome&gt; = &lt;valor&gt;; &lt;nome&gt; &lt;operador&gt; &lt;valorReferencia&gt;; &lt;incremento&gt;){</w:t>
            </w:r>
          </w:p>
          <w:p w14:paraId="0F12A3BB" w14:textId="37C767E4" w:rsidR="003E483A" w:rsidRPr="007D7E6F" w:rsidRDefault="003E483A" w:rsidP="003E483A">
            <w:pPr>
              <w:pStyle w:val="NormalWeb"/>
              <w:spacing w:before="0" w:beforeAutospacing="0" w:after="160" w:afterAutospacing="0"/>
              <w:rPr>
                <w:color w:val="000000"/>
              </w:rPr>
            </w:pPr>
            <w:r w:rsidRPr="007D7E6F">
              <w:rPr>
                <w:color w:val="000000"/>
              </w:rPr>
              <w:t xml:space="preserve">     //</w:t>
            </w:r>
            <w:ins w:id="430" w:author="granix pacheco" w:date="2016-02-07T09:04:00Z">
              <w:r w:rsidR="00344057" w:rsidRPr="007D7E6F">
                <w:rPr>
                  <w:color w:val="000000"/>
                </w:rPr>
                <w:t xml:space="preserve"> B</w:t>
              </w:r>
            </w:ins>
            <w:del w:id="431" w:author="granix pacheco" w:date="2016-02-07T09:04:00Z">
              <w:r w:rsidRPr="007D7E6F" w:rsidDel="00344057">
                <w:rPr>
                  <w:color w:val="000000"/>
                </w:rPr>
                <w:delText>b</w:delText>
              </w:r>
            </w:del>
            <w:r w:rsidRPr="007D7E6F">
              <w:rPr>
                <w:color w:val="000000"/>
              </w:rPr>
              <w:t>loco que será repetido</w:t>
            </w:r>
            <w:ins w:id="432" w:author="granix pacheco" w:date="2016-02-07T09:37:00Z">
              <w:r w:rsidR="006220FC" w:rsidRPr="007D7E6F">
                <w:rPr>
                  <w:color w:val="000000"/>
                </w:rPr>
                <w:t>.</w:t>
              </w:r>
            </w:ins>
          </w:p>
          <w:p w14:paraId="049019EC" w14:textId="591FE46B" w:rsidR="003E483A" w:rsidRPr="007D7E6F" w:rsidRDefault="003E483A" w:rsidP="003E483A">
            <w:pPr>
              <w:pStyle w:val="NormalWeb"/>
              <w:spacing w:before="0" w:beforeAutospacing="0" w:after="160" w:afterAutospacing="0"/>
              <w:rPr>
                <w:color w:val="000000"/>
              </w:rPr>
            </w:pPr>
            <w:r w:rsidRPr="007D7E6F">
              <w:rPr>
                <w:color w:val="000000"/>
              </w:rPr>
              <w:t>}</w:t>
            </w:r>
          </w:p>
        </w:tc>
      </w:tr>
    </w:tbl>
    <w:p w14:paraId="0F989E71" w14:textId="3A504963" w:rsidR="001B6C03" w:rsidRPr="007D7E6F" w:rsidRDefault="001B6C03" w:rsidP="001B6C03">
      <w:pPr>
        <w:pStyle w:val="NormalWeb"/>
        <w:shd w:val="clear" w:color="auto" w:fill="FFFFFF"/>
        <w:spacing w:before="0" w:beforeAutospacing="0" w:after="160" w:afterAutospacing="0"/>
        <w:jc w:val="both"/>
        <w:rPr>
          <w:color w:val="000000"/>
        </w:rPr>
      </w:pPr>
    </w:p>
    <w:p w14:paraId="351C3A20" w14:textId="21A295CD" w:rsidR="003E483A" w:rsidRPr="007D7E6F" w:rsidRDefault="003E483A" w:rsidP="001B6C03">
      <w:pPr>
        <w:pStyle w:val="NormalWeb"/>
        <w:shd w:val="clear" w:color="auto" w:fill="FFFFFF"/>
        <w:spacing w:before="0" w:beforeAutospacing="0" w:after="160" w:afterAutospacing="0"/>
        <w:jc w:val="both"/>
        <w:rPr>
          <w:color w:val="000000"/>
        </w:rPr>
      </w:pPr>
      <w:r w:rsidRPr="007D7E6F">
        <w:rPr>
          <w:color w:val="000000"/>
        </w:rPr>
        <w:t>Ex.:</w:t>
      </w:r>
    </w:p>
    <w:tbl>
      <w:tblPr>
        <w:tblStyle w:val="Tabelacomgrade"/>
        <w:tblW w:w="0" w:type="auto"/>
        <w:tblLook w:val="04A0" w:firstRow="1" w:lastRow="0" w:firstColumn="1" w:lastColumn="0" w:noHBand="0" w:noVBand="1"/>
      </w:tblPr>
      <w:tblGrid>
        <w:gridCol w:w="9350"/>
      </w:tblGrid>
      <w:tr w:rsidR="003E483A" w:rsidRPr="007D7E6F" w14:paraId="5F325C19" w14:textId="77777777" w:rsidTr="003E483A">
        <w:tc>
          <w:tcPr>
            <w:tcW w:w="9350" w:type="dxa"/>
          </w:tcPr>
          <w:p w14:paraId="3EFF9906" w14:textId="49A0E477" w:rsidR="003E483A" w:rsidRPr="007D7E6F" w:rsidRDefault="003E483A" w:rsidP="003E483A">
            <w:pPr>
              <w:pStyle w:val="NormalWeb"/>
              <w:spacing w:before="0" w:beforeAutospacing="0" w:after="160" w:afterAutospacing="0"/>
              <w:rPr>
                <w:color w:val="000000"/>
              </w:rPr>
            </w:pPr>
            <w:r w:rsidRPr="007D7E6F">
              <w:rPr>
                <w:color w:val="000000"/>
              </w:rPr>
              <w:t>para(Numero x = 0; x &lt;= 10; x++){</w:t>
            </w:r>
          </w:p>
          <w:p w14:paraId="3C698013" w14:textId="79009740" w:rsidR="003E483A" w:rsidRPr="007D7E6F" w:rsidRDefault="00DB3356" w:rsidP="003E483A">
            <w:pPr>
              <w:pStyle w:val="NormalWeb"/>
              <w:spacing w:before="0" w:beforeAutospacing="0" w:after="160" w:afterAutospacing="0"/>
              <w:rPr>
                <w:color w:val="000000"/>
              </w:rPr>
            </w:pPr>
            <w:r>
              <w:rPr>
                <w:color w:val="000000"/>
              </w:rPr>
              <w:lastRenderedPageBreak/>
              <w:t xml:space="preserve">     //Bloco a ser repetido</w:t>
            </w:r>
            <w:r w:rsidR="003E483A" w:rsidRPr="007D7E6F">
              <w:rPr>
                <w:color w:val="000000"/>
              </w:rPr>
              <w:t>;</w:t>
            </w:r>
          </w:p>
          <w:p w14:paraId="5916EA96" w14:textId="6E9E4A9A" w:rsidR="003E483A" w:rsidRPr="007D7E6F" w:rsidRDefault="003E483A" w:rsidP="003E483A">
            <w:pPr>
              <w:pStyle w:val="NormalWeb"/>
              <w:spacing w:before="0" w:beforeAutospacing="0" w:after="160" w:afterAutospacing="0"/>
              <w:rPr>
                <w:color w:val="000000"/>
              </w:rPr>
            </w:pPr>
            <w:r w:rsidRPr="007D7E6F">
              <w:rPr>
                <w:color w:val="000000"/>
              </w:rPr>
              <w:t>}</w:t>
            </w:r>
          </w:p>
        </w:tc>
      </w:tr>
    </w:tbl>
    <w:p w14:paraId="7559A2AD" w14:textId="77777777" w:rsidR="003E483A" w:rsidRPr="007D7E6F" w:rsidRDefault="003E483A" w:rsidP="003E483A">
      <w:pPr>
        <w:pStyle w:val="NormalWeb"/>
        <w:shd w:val="clear" w:color="auto" w:fill="FFFFFF"/>
        <w:spacing w:before="0" w:beforeAutospacing="0" w:after="160" w:afterAutospacing="0"/>
        <w:jc w:val="center"/>
        <w:rPr>
          <w:ins w:id="433" w:author="granix pacheco" w:date="2016-02-07T09:28:00Z"/>
          <w:b/>
          <w:color w:val="000000"/>
          <w:sz w:val="32"/>
          <w:szCs w:val="32"/>
        </w:rPr>
      </w:pPr>
    </w:p>
    <w:p w14:paraId="1ED2489A" w14:textId="77777777" w:rsidR="00F97CF1" w:rsidRPr="007D7E6F" w:rsidRDefault="00F97CF1" w:rsidP="003E483A">
      <w:pPr>
        <w:pStyle w:val="NormalWeb"/>
        <w:shd w:val="clear" w:color="auto" w:fill="FFFFFF"/>
        <w:spacing w:before="0" w:beforeAutospacing="0" w:after="160" w:afterAutospacing="0"/>
        <w:jc w:val="center"/>
        <w:rPr>
          <w:b/>
          <w:color w:val="000000"/>
          <w:sz w:val="32"/>
          <w:szCs w:val="32"/>
        </w:rPr>
      </w:pPr>
    </w:p>
    <w:p w14:paraId="1F2B8C71" w14:textId="64B01AE5" w:rsidR="00CC2AAE" w:rsidRPr="007D7E6F" w:rsidRDefault="00CC2AAE">
      <w:pPr>
        <w:pStyle w:val="NormalWeb"/>
        <w:numPr>
          <w:ilvl w:val="1"/>
          <w:numId w:val="44"/>
        </w:numPr>
        <w:shd w:val="clear" w:color="auto" w:fill="FFFFFF"/>
        <w:spacing w:before="0" w:beforeAutospacing="0" w:after="160" w:afterAutospacing="0"/>
        <w:ind w:left="993" w:hanging="633"/>
        <w:jc w:val="both"/>
        <w:rPr>
          <w:b/>
          <w:color w:val="000000"/>
          <w:sz w:val="32"/>
          <w:szCs w:val="32"/>
        </w:rPr>
        <w:pPrChange w:id="434" w:author="Mateus Berardo de Souza Terra" w:date="2016-02-08T22:24:00Z">
          <w:pPr>
            <w:pStyle w:val="NormalWeb"/>
            <w:numPr>
              <w:numId w:val="11"/>
            </w:numPr>
            <w:shd w:val="clear" w:color="auto" w:fill="FFFFFF"/>
            <w:spacing w:before="0" w:beforeAutospacing="0" w:after="160" w:afterAutospacing="0"/>
            <w:ind w:left="1080" w:hanging="360"/>
            <w:jc w:val="both"/>
          </w:pPr>
        </w:pPrChange>
      </w:pPr>
      <w:r w:rsidRPr="007D7E6F">
        <w:rPr>
          <w:b/>
          <w:color w:val="000000"/>
          <w:sz w:val="32"/>
          <w:szCs w:val="32"/>
        </w:rPr>
        <w:t xml:space="preserve">Operadores lógicos: </w:t>
      </w:r>
    </w:p>
    <w:p w14:paraId="7CC55D3E" w14:textId="258717CA" w:rsidR="00467F98" w:rsidRPr="007D7E6F" w:rsidRDefault="00344057">
      <w:pPr>
        <w:pStyle w:val="NormalWeb"/>
        <w:shd w:val="clear" w:color="auto" w:fill="FFFFFF"/>
        <w:spacing w:before="0" w:beforeAutospacing="0" w:after="160" w:afterAutospacing="0"/>
        <w:ind w:firstLine="720"/>
        <w:jc w:val="both"/>
        <w:rPr>
          <w:ins w:id="435" w:author="granix pacheco" w:date="2016-02-07T09:13:00Z"/>
          <w:color w:val="000000"/>
        </w:rPr>
        <w:pPrChange w:id="436" w:author="granix pacheco" w:date="2016-02-07T09:13:00Z">
          <w:pPr>
            <w:pStyle w:val="NormalWeb"/>
            <w:shd w:val="clear" w:color="auto" w:fill="FFFFFF"/>
            <w:spacing w:before="0" w:beforeAutospacing="0" w:after="160" w:afterAutospacing="0"/>
            <w:ind w:left="1080"/>
            <w:jc w:val="both"/>
          </w:pPr>
        </w:pPrChange>
      </w:pPr>
      <w:ins w:id="437" w:author="granix pacheco" w:date="2016-02-07T09:04:00Z">
        <w:r w:rsidRPr="007D7E6F">
          <w:rPr>
            <w:color w:val="000000"/>
          </w:rPr>
          <w:t xml:space="preserve">Os operadores lógicos são usados quando uma </w:t>
        </w:r>
      </w:ins>
      <w:ins w:id="438" w:author="granix pacheco" w:date="2016-02-07T09:05:00Z">
        <w:r w:rsidRPr="007D7E6F">
          <w:rPr>
            <w:color w:val="000000"/>
          </w:rPr>
          <w:t>expressão</w:t>
        </w:r>
      </w:ins>
      <w:ins w:id="439" w:author="granix pacheco" w:date="2016-02-07T09:04:00Z">
        <w:r w:rsidRPr="007D7E6F">
          <w:rPr>
            <w:color w:val="000000"/>
          </w:rPr>
          <w:t xml:space="preserve"> </w:t>
        </w:r>
      </w:ins>
      <w:ins w:id="440" w:author="granix pacheco" w:date="2016-02-07T09:05:00Z">
        <w:r w:rsidRPr="007D7E6F">
          <w:rPr>
            <w:color w:val="000000"/>
          </w:rPr>
          <w:t xml:space="preserve">booleana não é o suficiente para a tomada de decisões, </w:t>
        </w:r>
      </w:ins>
      <w:ins w:id="441" w:author="granix pacheco" w:date="2016-02-07T09:08:00Z">
        <w:r w:rsidR="00467F98" w:rsidRPr="007D7E6F">
          <w:rPr>
            <w:color w:val="000000"/>
          </w:rPr>
          <w:t>então</w:t>
        </w:r>
      </w:ins>
      <w:ins w:id="442" w:author="granix pacheco" w:date="2016-02-07T09:05:00Z">
        <w:r w:rsidRPr="007D7E6F">
          <w:rPr>
            <w:color w:val="000000"/>
          </w:rPr>
          <w:t xml:space="preserve">, por meio deles, </w:t>
        </w:r>
      </w:ins>
      <w:ins w:id="443" w:author="granix pacheco" w:date="2016-02-07T09:08:00Z">
        <w:r w:rsidR="00467F98" w:rsidRPr="007D7E6F">
          <w:rPr>
            <w:color w:val="000000"/>
          </w:rPr>
          <w:t>nós</w:t>
        </w:r>
      </w:ins>
      <w:ins w:id="444" w:author="granix pacheco" w:date="2016-02-07T09:05:00Z">
        <w:r w:rsidRPr="007D7E6F">
          <w:rPr>
            <w:color w:val="000000"/>
          </w:rPr>
          <w:t xml:space="preserve"> podemos ter mais do que uma expressão booleana com apenas uma </w:t>
        </w:r>
      </w:ins>
      <w:ins w:id="445" w:author="granix pacheco" w:date="2016-02-07T09:06:00Z">
        <w:r w:rsidRPr="007D7E6F">
          <w:rPr>
            <w:color w:val="000000"/>
          </w:rPr>
          <w:t>saída</w:t>
        </w:r>
      </w:ins>
      <w:ins w:id="446" w:author="granix pacheco" w:date="2016-02-07T09:05:00Z">
        <w:r w:rsidRPr="007D7E6F">
          <w:rPr>
            <w:color w:val="000000"/>
          </w:rPr>
          <w:t>.</w:t>
        </w:r>
      </w:ins>
      <w:ins w:id="447" w:author="granix pacheco" w:date="2016-02-07T09:06:00Z">
        <w:r w:rsidR="00467F98" w:rsidRPr="007D7E6F">
          <w:rPr>
            <w:color w:val="000000"/>
          </w:rPr>
          <w:t xml:space="preserve"> Um jeito interessante de pensar nesses problemas é voltando ao exemplo do guarda-chuva. </w:t>
        </w:r>
      </w:ins>
      <w:ins w:id="448" w:author="granix pacheco" w:date="2016-02-07T09:07:00Z">
        <w:r w:rsidR="00467F98" w:rsidRPr="007D7E6F">
          <w:rPr>
            <w:color w:val="000000"/>
          </w:rPr>
          <w:t>Eu estou saindo de casa, se estiver ensolarado eu não</w:t>
        </w:r>
      </w:ins>
      <w:ins w:id="449" w:author="granix pacheco" w:date="2016-02-07T09:08:00Z">
        <w:r w:rsidR="00467F98" w:rsidRPr="007D7E6F">
          <w:rPr>
            <w:color w:val="000000"/>
          </w:rPr>
          <w:t xml:space="preserve"> irei</w:t>
        </w:r>
      </w:ins>
      <w:ins w:id="450" w:author="granix pacheco" w:date="2016-02-07T09:07:00Z">
        <w:r w:rsidR="00467F98" w:rsidRPr="007D7E6F">
          <w:rPr>
            <w:color w:val="000000"/>
          </w:rPr>
          <w:t xml:space="preserve"> </w:t>
        </w:r>
      </w:ins>
      <w:ins w:id="451" w:author="granix pacheco" w:date="2016-02-07T09:08:00Z">
        <w:r w:rsidR="00467F98" w:rsidRPr="007D7E6F">
          <w:rPr>
            <w:color w:val="000000"/>
          </w:rPr>
          <w:t>pegar</w:t>
        </w:r>
      </w:ins>
      <w:ins w:id="452" w:author="granix pacheco" w:date="2016-02-07T09:07:00Z">
        <w:r w:rsidR="00467F98" w:rsidRPr="007D7E6F">
          <w:rPr>
            <w:color w:val="000000"/>
          </w:rPr>
          <w:t xml:space="preserve"> o </w:t>
        </w:r>
      </w:ins>
      <w:ins w:id="453" w:author="granix pacheco" w:date="2016-02-07T09:08:00Z">
        <w:r w:rsidR="00467F98" w:rsidRPr="007D7E6F">
          <w:rPr>
            <w:color w:val="000000"/>
          </w:rPr>
          <w:t>guarda-chuva</w:t>
        </w:r>
      </w:ins>
      <w:ins w:id="454" w:author="granix pacheco" w:date="2016-02-07T09:07:00Z">
        <w:r w:rsidR="00467F98" w:rsidRPr="007D7E6F">
          <w:rPr>
            <w:color w:val="000000"/>
          </w:rPr>
          <w:t>, mas caso esteja chovendo ou pareça que vai chover, devo pega-lo.</w:t>
        </w:r>
      </w:ins>
      <w:ins w:id="455" w:author="granix pacheco" w:date="2016-02-07T09:09:00Z">
        <w:r w:rsidR="00467F98" w:rsidRPr="007D7E6F">
          <w:rPr>
            <w:color w:val="000000"/>
          </w:rPr>
          <w:t xml:space="preserve"> </w:t>
        </w:r>
      </w:ins>
      <w:ins w:id="456" w:author="granix pacheco" w:date="2016-02-07T09:14:00Z">
        <w:r w:rsidR="00467F98" w:rsidRPr="007D7E6F">
          <w:rPr>
            <w:color w:val="000000"/>
          </w:rPr>
          <w:t>A seguir estão representados os operadores:</w:t>
        </w:r>
      </w:ins>
    </w:p>
    <w:p w14:paraId="71E23131" w14:textId="7AF193BA" w:rsidR="00467F98" w:rsidRPr="007D7E6F" w:rsidRDefault="00467F98">
      <w:pPr>
        <w:pStyle w:val="NormalWeb"/>
        <w:shd w:val="clear" w:color="auto" w:fill="FFFFFF"/>
        <w:spacing w:before="0" w:beforeAutospacing="0" w:after="160" w:afterAutospacing="0"/>
        <w:ind w:firstLine="720"/>
        <w:jc w:val="both"/>
        <w:rPr>
          <w:color w:val="000000"/>
          <w:rPrChange w:id="457" w:author="Mateus Berardo de Souza Terra" w:date="2016-02-08T20:05:00Z">
            <w:rPr>
              <w:b/>
              <w:color w:val="000000"/>
              <w:sz w:val="32"/>
              <w:szCs w:val="32"/>
            </w:rPr>
          </w:rPrChange>
        </w:rPr>
        <w:pPrChange w:id="458" w:author="granix pacheco" w:date="2016-02-07T09:06:00Z">
          <w:pPr>
            <w:pStyle w:val="NormalWeb"/>
            <w:shd w:val="clear" w:color="auto" w:fill="FFFFFF"/>
            <w:spacing w:before="0" w:beforeAutospacing="0" w:after="160" w:afterAutospacing="0"/>
            <w:ind w:left="1080"/>
            <w:jc w:val="both"/>
          </w:pPr>
        </w:pPrChange>
      </w:pPr>
    </w:p>
    <w:tbl>
      <w:tblPr>
        <w:tblStyle w:val="Tabelacomgrade"/>
        <w:tblW w:w="0" w:type="auto"/>
        <w:tblLook w:val="04A0" w:firstRow="1" w:lastRow="0" w:firstColumn="1" w:lastColumn="0" w:noHBand="0" w:noVBand="1"/>
      </w:tblPr>
      <w:tblGrid>
        <w:gridCol w:w="1882"/>
        <w:gridCol w:w="2645"/>
        <w:gridCol w:w="2675"/>
        <w:gridCol w:w="2148"/>
      </w:tblGrid>
      <w:tr w:rsidR="00DC3764" w:rsidRPr="007D7E6F" w14:paraId="1A02A779" w14:textId="77777777" w:rsidTr="00DC3764">
        <w:tc>
          <w:tcPr>
            <w:tcW w:w="1882" w:type="dxa"/>
          </w:tcPr>
          <w:p w14:paraId="14D77C62" w14:textId="77777777" w:rsidR="00DC3764" w:rsidRPr="007D7E6F" w:rsidRDefault="00DC3764" w:rsidP="003B25A9">
            <w:pPr>
              <w:pStyle w:val="NormalWeb"/>
              <w:spacing w:before="0" w:beforeAutospacing="0" w:after="160" w:afterAutospacing="0"/>
              <w:rPr>
                <w:color w:val="000000"/>
              </w:rPr>
            </w:pPr>
            <w:r w:rsidRPr="007D7E6F">
              <w:rPr>
                <w:color w:val="000000"/>
              </w:rPr>
              <w:t>Operador</w:t>
            </w:r>
          </w:p>
        </w:tc>
        <w:tc>
          <w:tcPr>
            <w:tcW w:w="2645" w:type="dxa"/>
          </w:tcPr>
          <w:p w14:paraId="29CB6F3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Descrição</w:t>
            </w:r>
          </w:p>
        </w:tc>
        <w:tc>
          <w:tcPr>
            <w:tcW w:w="2675" w:type="dxa"/>
          </w:tcPr>
          <w:p w14:paraId="7C76E3AD"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Exemplo</w:t>
            </w:r>
          </w:p>
        </w:tc>
        <w:tc>
          <w:tcPr>
            <w:tcW w:w="2148" w:type="dxa"/>
          </w:tcPr>
          <w:p w14:paraId="78095B5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Resultado</w:t>
            </w:r>
          </w:p>
        </w:tc>
      </w:tr>
      <w:tr w:rsidR="00DC3764" w:rsidRPr="007D7E6F" w14:paraId="42F639A8" w14:textId="77777777" w:rsidTr="00DC3764">
        <w:tc>
          <w:tcPr>
            <w:tcW w:w="1882" w:type="dxa"/>
          </w:tcPr>
          <w:p w14:paraId="72DF98B5" w14:textId="30F68364" w:rsidR="00DC3764" w:rsidRPr="007D7E6F" w:rsidRDefault="00C25799" w:rsidP="003B25A9">
            <w:pPr>
              <w:pStyle w:val="NormalWeb"/>
              <w:spacing w:before="0" w:beforeAutospacing="0" w:after="160" w:afterAutospacing="0"/>
              <w:jc w:val="center"/>
              <w:rPr>
                <w:color w:val="000000"/>
              </w:rPr>
            </w:pPr>
            <w:r w:rsidRPr="007D7E6F">
              <w:rPr>
                <w:color w:val="000000"/>
              </w:rPr>
              <w:t>E</w:t>
            </w:r>
          </w:p>
        </w:tc>
        <w:tc>
          <w:tcPr>
            <w:tcW w:w="2645" w:type="dxa"/>
          </w:tcPr>
          <w:p w14:paraId="06F24A19" w14:textId="3FA859AE" w:rsidR="00DC3764" w:rsidRPr="007D7E6F" w:rsidRDefault="00DC3764" w:rsidP="003B25A9">
            <w:pPr>
              <w:pStyle w:val="NormalWeb"/>
              <w:spacing w:before="0" w:beforeAutospacing="0" w:after="160" w:afterAutospacing="0"/>
              <w:jc w:val="center"/>
              <w:rPr>
                <w:color w:val="000000"/>
              </w:rPr>
            </w:pPr>
            <w:r w:rsidRPr="007D7E6F">
              <w:rPr>
                <w:color w:val="000000"/>
              </w:rPr>
              <w:t>Se ambas forem verdadeiras</w:t>
            </w:r>
          </w:p>
        </w:tc>
        <w:tc>
          <w:tcPr>
            <w:tcW w:w="2675" w:type="dxa"/>
          </w:tcPr>
          <w:p w14:paraId="18115BC1" w14:textId="414DAA1B" w:rsidR="00DC3764" w:rsidRPr="007D7E6F" w:rsidRDefault="00DC3764" w:rsidP="002F0B8B">
            <w:pPr>
              <w:pStyle w:val="NormalWeb"/>
              <w:spacing w:before="0" w:beforeAutospacing="0" w:after="160" w:afterAutospacing="0"/>
              <w:jc w:val="center"/>
              <w:rPr>
                <w:color w:val="000000"/>
              </w:rPr>
            </w:pPr>
            <w:r w:rsidRPr="007D7E6F">
              <w:rPr>
                <w:color w:val="000000"/>
              </w:rPr>
              <w:t xml:space="preserve">2 &gt; 1 </w:t>
            </w:r>
            <w:del w:id="459" w:author="granix pacheco" w:date="2016-02-07T09:17:00Z">
              <w:r w:rsidRPr="007D7E6F" w:rsidDel="002F0B8B">
                <w:rPr>
                  <w:color w:val="000000"/>
                </w:rPr>
                <w:delText xml:space="preserve">&amp;&amp; </w:delText>
              </w:r>
            </w:del>
            <w:ins w:id="460" w:author="granix pacheco" w:date="2016-02-07T09:17:00Z">
              <w:r w:rsidR="002F0B8B" w:rsidRPr="007D7E6F">
                <w:rPr>
                  <w:color w:val="000000"/>
                </w:rPr>
                <w:t xml:space="preserve">e </w:t>
              </w:r>
            </w:ins>
            <w:r w:rsidRPr="007D7E6F">
              <w:rPr>
                <w:color w:val="000000"/>
              </w:rPr>
              <w:t>2&gt;=2</w:t>
            </w:r>
          </w:p>
        </w:tc>
        <w:tc>
          <w:tcPr>
            <w:tcW w:w="2148" w:type="dxa"/>
          </w:tcPr>
          <w:p w14:paraId="6CF9B734"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0778CDFF" w14:textId="77777777" w:rsidTr="00DC3764">
        <w:tc>
          <w:tcPr>
            <w:tcW w:w="1882" w:type="dxa"/>
          </w:tcPr>
          <w:p w14:paraId="7B0EADEE" w14:textId="5DB8FA7A" w:rsidR="00DC3764" w:rsidRPr="007D7E6F" w:rsidRDefault="00C25799" w:rsidP="003B25A9">
            <w:pPr>
              <w:pStyle w:val="NormalWeb"/>
              <w:spacing w:before="0" w:beforeAutospacing="0" w:after="160" w:afterAutospacing="0"/>
              <w:jc w:val="center"/>
              <w:rPr>
                <w:color w:val="000000"/>
              </w:rPr>
            </w:pPr>
            <w:r w:rsidRPr="007D7E6F">
              <w:rPr>
                <w:color w:val="000000"/>
              </w:rPr>
              <w:t>O</w:t>
            </w:r>
            <w:r w:rsidR="00DC3764" w:rsidRPr="007D7E6F">
              <w:rPr>
                <w:color w:val="000000"/>
              </w:rPr>
              <w:t>u</w:t>
            </w:r>
          </w:p>
        </w:tc>
        <w:tc>
          <w:tcPr>
            <w:tcW w:w="2645" w:type="dxa"/>
          </w:tcPr>
          <w:p w14:paraId="7D3383BC" w14:textId="11AF7805" w:rsidR="00DC3764" w:rsidRPr="007D7E6F" w:rsidRDefault="00DC3764" w:rsidP="003B25A9">
            <w:pPr>
              <w:pStyle w:val="NormalWeb"/>
              <w:spacing w:before="0" w:beforeAutospacing="0" w:after="160" w:afterAutospacing="0"/>
              <w:jc w:val="center"/>
              <w:rPr>
                <w:color w:val="000000"/>
              </w:rPr>
            </w:pPr>
            <w:r w:rsidRPr="007D7E6F">
              <w:rPr>
                <w:color w:val="000000"/>
              </w:rPr>
              <w:t>Se uma das duas for verdadeira</w:t>
            </w:r>
          </w:p>
        </w:tc>
        <w:tc>
          <w:tcPr>
            <w:tcW w:w="2675" w:type="dxa"/>
          </w:tcPr>
          <w:p w14:paraId="3C51C24D" w14:textId="2EB05855" w:rsidR="00DC3764" w:rsidRPr="007D7E6F" w:rsidRDefault="00DC3764" w:rsidP="003B25A9">
            <w:pPr>
              <w:pStyle w:val="NormalWeb"/>
              <w:spacing w:before="0" w:beforeAutospacing="0" w:after="160" w:afterAutospacing="0"/>
              <w:jc w:val="center"/>
              <w:rPr>
                <w:color w:val="000000"/>
              </w:rPr>
            </w:pPr>
            <w:r w:rsidRPr="007D7E6F">
              <w:rPr>
                <w:color w:val="000000"/>
              </w:rPr>
              <w:t>2 &gt;= 2 ou 1&gt;3</w:t>
            </w:r>
          </w:p>
        </w:tc>
        <w:tc>
          <w:tcPr>
            <w:tcW w:w="2148" w:type="dxa"/>
          </w:tcPr>
          <w:p w14:paraId="2797D951"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bl>
    <w:p w14:paraId="0437FA84" w14:textId="77777777" w:rsidR="00F97CF1" w:rsidRPr="007D7E6F" w:rsidRDefault="00F97CF1" w:rsidP="00DC3764">
      <w:pPr>
        <w:pStyle w:val="NormalWeb"/>
        <w:shd w:val="clear" w:color="auto" w:fill="FFFFFF"/>
        <w:spacing w:before="0" w:beforeAutospacing="0" w:after="160" w:afterAutospacing="0"/>
        <w:jc w:val="both"/>
        <w:rPr>
          <w:ins w:id="461" w:author="granix pacheco" w:date="2016-02-07T09:15:00Z"/>
          <w:b/>
          <w:color w:val="000000"/>
          <w:sz w:val="32"/>
          <w:szCs w:val="32"/>
        </w:rPr>
      </w:pPr>
    </w:p>
    <w:p w14:paraId="4AA87008" w14:textId="6DD4CDA2" w:rsidR="00467F98" w:rsidRPr="007D7E6F" w:rsidRDefault="00467F98" w:rsidP="00DC3764">
      <w:pPr>
        <w:pStyle w:val="NormalWeb"/>
        <w:shd w:val="clear" w:color="auto" w:fill="FFFFFF"/>
        <w:spacing w:before="0" w:beforeAutospacing="0" w:after="160" w:afterAutospacing="0"/>
        <w:jc w:val="both"/>
        <w:rPr>
          <w:ins w:id="462" w:author="granix pacheco" w:date="2016-02-07T09:20:00Z"/>
          <w:color w:val="000000"/>
        </w:rPr>
      </w:pPr>
      <w:ins w:id="463" w:author="granix pacheco" w:date="2016-02-07T09:15:00Z">
        <w:r w:rsidRPr="007D7E6F">
          <w:rPr>
            <w:b/>
            <w:color w:val="000000"/>
            <w:sz w:val="32"/>
            <w:szCs w:val="32"/>
          </w:rPr>
          <w:tab/>
        </w:r>
        <w:r w:rsidRPr="007D7E6F">
          <w:rPr>
            <w:color w:val="000000"/>
          </w:rPr>
          <w:t>Repare nos exemplos, para saber a saída, devemos fazer essa operação por etapas. N</w:t>
        </w:r>
      </w:ins>
      <w:ins w:id="464" w:author="granix pacheco" w:date="2016-02-07T09:16:00Z">
        <w:r w:rsidR="002F0B8B" w:rsidRPr="007D7E6F">
          <w:rPr>
            <w:color w:val="000000"/>
          </w:rPr>
          <w:t xml:space="preserve">o caso </w:t>
        </w:r>
      </w:ins>
      <w:ins w:id="465" w:author="granix pacheco" w:date="2016-02-07T09:17:00Z">
        <w:r w:rsidR="002F0B8B" w:rsidRPr="007D7E6F">
          <w:rPr>
            <w:color w:val="000000"/>
          </w:rPr>
          <w:t xml:space="preserve">2 &gt; 1 e 2&gt;=2 podemos observar duas expressões booleanas. Como </w:t>
        </w:r>
      </w:ins>
      <w:ins w:id="466" w:author="granix pacheco" w:date="2016-02-07T09:18:00Z">
        <w:r w:rsidR="002F0B8B" w:rsidRPr="007D7E6F">
          <w:rPr>
            <w:color w:val="000000"/>
          </w:rPr>
          <w:t>já</w:t>
        </w:r>
      </w:ins>
      <w:ins w:id="467" w:author="granix pacheco" w:date="2016-02-07T09:17:00Z">
        <w:r w:rsidR="002F0B8B" w:rsidRPr="007D7E6F">
          <w:rPr>
            <w:color w:val="000000"/>
          </w:rPr>
          <w:t xml:space="preserve"> </w:t>
        </w:r>
      </w:ins>
      <w:ins w:id="468" w:author="granix pacheco" w:date="2016-02-07T09:18:00Z">
        <w:r w:rsidR="002F0B8B" w:rsidRPr="007D7E6F">
          <w:rPr>
            <w:color w:val="000000"/>
          </w:rPr>
          <w:t>sabemos resolv</w:t>
        </w:r>
        <w:del w:id="469" w:author="Mateus Berardo de Souza Terra" w:date="2016-02-08T19:06:00Z">
          <w:r w:rsidR="002F0B8B" w:rsidRPr="007D7E6F" w:rsidDel="008D4450">
            <w:rPr>
              <w:color w:val="000000"/>
            </w:rPr>
            <w:delText>e</w:delText>
          </w:r>
        </w:del>
      </w:ins>
      <w:ins w:id="470" w:author="Mateus Berardo de Souza Terra" w:date="2016-02-08T19:06:00Z">
        <w:r w:rsidR="008D4450" w:rsidRPr="007D7E6F">
          <w:rPr>
            <w:color w:val="000000"/>
          </w:rPr>
          <w:t>ê</w:t>
        </w:r>
      </w:ins>
      <w:ins w:id="471" w:author="granix pacheco" w:date="2016-02-07T09:18:00Z">
        <w:r w:rsidR="002F0B8B" w:rsidRPr="007D7E6F">
          <w:rPr>
            <w:color w:val="000000"/>
          </w:rPr>
          <w:t>-las podemos dizer que o problema fica Verdadeiro e Verdadeiro. Podemos observar</w:t>
        </w:r>
      </w:ins>
      <w:ins w:id="472" w:author="granix pacheco" w:date="2016-02-07T09:19:00Z">
        <w:r w:rsidR="002F0B8B" w:rsidRPr="007D7E6F">
          <w:rPr>
            <w:color w:val="000000"/>
          </w:rPr>
          <w:t xml:space="preserve"> que</w:t>
        </w:r>
      </w:ins>
      <w:ins w:id="473" w:author="granix pacheco" w:date="2016-02-07T09:18:00Z">
        <w:r w:rsidR="002F0B8B" w:rsidRPr="007D7E6F">
          <w:rPr>
            <w:color w:val="000000"/>
          </w:rPr>
          <w:t xml:space="preserve">, ambas as </w:t>
        </w:r>
      </w:ins>
      <w:ins w:id="474" w:author="granix pacheco" w:date="2016-02-07T09:19:00Z">
        <w:r w:rsidR="002F0B8B" w:rsidRPr="007D7E6F">
          <w:rPr>
            <w:color w:val="000000"/>
          </w:rPr>
          <w:t>expressões</w:t>
        </w:r>
      </w:ins>
      <w:ins w:id="475" w:author="granix pacheco" w:date="2016-02-07T09:18:00Z">
        <w:r w:rsidR="002F0B8B" w:rsidRPr="007D7E6F">
          <w:rPr>
            <w:color w:val="000000"/>
          </w:rPr>
          <w:t xml:space="preserve"> </w:t>
        </w:r>
      </w:ins>
      <w:ins w:id="476" w:author="granix pacheco" w:date="2016-02-07T09:19:00Z">
        <w:r w:rsidR="002F0B8B" w:rsidRPr="007D7E6F">
          <w:rPr>
            <w:color w:val="000000"/>
          </w:rPr>
          <w:t xml:space="preserve">tem uma saída verdadeira e estão ligadas pelo operador </w:t>
        </w:r>
        <w:r w:rsidR="002F0B8B" w:rsidRPr="007D7E6F">
          <w:rPr>
            <w:i/>
            <w:color w:val="000000"/>
          </w:rPr>
          <w:t>e</w:t>
        </w:r>
        <w:r w:rsidR="002F0B8B" w:rsidRPr="007D7E6F">
          <w:rPr>
            <w:color w:val="000000"/>
          </w:rPr>
          <w:t>, logo o resultado ser</w:t>
        </w:r>
      </w:ins>
      <w:ins w:id="477" w:author="granix pacheco" w:date="2016-02-07T09:20:00Z">
        <w:r w:rsidR="002F0B8B" w:rsidRPr="007D7E6F">
          <w:rPr>
            <w:color w:val="000000"/>
          </w:rPr>
          <w:t>á Verdadeiro.</w:t>
        </w:r>
      </w:ins>
    </w:p>
    <w:p w14:paraId="7E88073D" w14:textId="77777777" w:rsidR="002F0B8B" w:rsidRPr="007D7E6F" w:rsidRDefault="002F0B8B" w:rsidP="00DC3764">
      <w:pPr>
        <w:pStyle w:val="NormalWeb"/>
        <w:shd w:val="clear" w:color="auto" w:fill="FFFFFF"/>
        <w:spacing w:before="0" w:beforeAutospacing="0" w:after="160" w:afterAutospacing="0"/>
        <w:jc w:val="both"/>
        <w:rPr>
          <w:color w:val="000000"/>
          <w:rPrChange w:id="478" w:author="Mateus Berardo de Souza Terra" w:date="2016-02-08T20:05:00Z">
            <w:rPr>
              <w:b/>
              <w:color w:val="000000"/>
              <w:sz w:val="32"/>
              <w:szCs w:val="32"/>
            </w:rPr>
          </w:rPrChange>
        </w:rPr>
      </w:pPr>
    </w:p>
    <w:p w14:paraId="236C24F5" w14:textId="5CB24979" w:rsidR="00CC2AAE" w:rsidRPr="007D7E6F" w:rsidRDefault="008D4450">
      <w:pPr>
        <w:pStyle w:val="NormalWeb"/>
        <w:numPr>
          <w:ilvl w:val="1"/>
          <w:numId w:val="44"/>
        </w:numPr>
        <w:shd w:val="clear" w:color="auto" w:fill="FFFFFF"/>
        <w:spacing w:before="0" w:beforeAutospacing="0" w:after="160" w:afterAutospacing="0"/>
        <w:ind w:left="993" w:hanging="633"/>
        <w:jc w:val="both"/>
        <w:rPr>
          <w:b/>
          <w:color w:val="000000"/>
          <w:sz w:val="32"/>
          <w:szCs w:val="32"/>
        </w:rPr>
        <w:pPrChange w:id="479" w:author="Mateus Berardo de Souza Terra" w:date="2016-02-08T22:24:00Z">
          <w:pPr>
            <w:pStyle w:val="NormalWeb"/>
            <w:numPr>
              <w:numId w:val="11"/>
            </w:numPr>
            <w:shd w:val="clear" w:color="auto" w:fill="FFFFFF"/>
            <w:spacing w:before="0" w:beforeAutospacing="0" w:after="160" w:afterAutospacing="0"/>
            <w:ind w:left="1080" w:hanging="360"/>
            <w:jc w:val="both"/>
          </w:pPr>
        </w:pPrChange>
      </w:pPr>
      <w:ins w:id="480" w:author="Mateus Berardo de Souza Terra" w:date="2016-02-08T19:06:00Z">
        <w:r w:rsidRPr="007D7E6F">
          <w:rPr>
            <w:b/>
            <w:color w:val="000000"/>
            <w:sz w:val="32"/>
            <w:szCs w:val="32"/>
          </w:rPr>
          <w:t>Funções</w:t>
        </w:r>
      </w:ins>
      <w:del w:id="481" w:author="granix pacheco" w:date="2016-02-08T11:20:00Z">
        <w:r w:rsidR="00DC3764" w:rsidRPr="007D7E6F" w:rsidDel="0017119E">
          <w:rPr>
            <w:b/>
            <w:color w:val="000000"/>
            <w:sz w:val="32"/>
            <w:szCs w:val="32"/>
          </w:rPr>
          <w:delText>Funções</w:delText>
        </w:r>
        <w:r w:rsidR="00E53A05" w:rsidRPr="007D7E6F" w:rsidDel="0017119E">
          <w:rPr>
            <w:b/>
            <w:color w:val="000000"/>
            <w:sz w:val="32"/>
            <w:szCs w:val="32"/>
          </w:rPr>
          <w:delText xml:space="preserve"> </w:delText>
        </w:r>
      </w:del>
      <w:ins w:id="482" w:author="granix pacheco" w:date="2016-02-08T11:20:00Z">
        <w:r w:rsidR="0017119E" w:rsidRPr="007D7E6F">
          <w:rPr>
            <w:b/>
            <w:color w:val="000000"/>
            <w:sz w:val="32"/>
            <w:szCs w:val="32"/>
          </w:rPr>
          <w:t xml:space="preserve"> </w:t>
        </w:r>
      </w:ins>
      <w:r w:rsidR="00E53A05" w:rsidRPr="007D7E6F">
        <w:rPr>
          <w:b/>
          <w:color w:val="000000"/>
          <w:sz w:val="32"/>
          <w:szCs w:val="32"/>
        </w:rPr>
        <w:t>ou Métodos</w:t>
      </w:r>
      <w:r w:rsidR="00CC2AAE" w:rsidRPr="007D7E6F">
        <w:rPr>
          <w:b/>
          <w:color w:val="000000"/>
          <w:sz w:val="32"/>
          <w:szCs w:val="32"/>
        </w:rPr>
        <w:t>:</w:t>
      </w:r>
    </w:p>
    <w:p w14:paraId="63C3DCA5" w14:textId="7C4E4900" w:rsidR="00E53A05" w:rsidRPr="007D7E6F" w:rsidRDefault="00DC3764" w:rsidP="00E53A05">
      <w:pPr>
        <w:pStyle w:val="NormalWeb"/>
        <w:shd w:val="clear" w:color="auto" w:fill="FFFFFF"/>
        <w:spacing w:before="0" w:beforeAutospacing="0" w:after="160" w:afterAutospacing="0"/>
        <w:ind w:firstLine="720"/>
        <w:jc w:val="both"/>
        <w:rPr>
          <w:ins w:id="483" w:author="granix pacheco" w:date="2016-02-07T09:28:00Z"/>
          <w:color w:val="000000"/>
        </w:rPr>
      </w:pPr>
      <w:r w:rsidRPr="007D7E6F">
        <w:rPr>
          <w:color w:val="000000"/>
        </w:rPr>
        <w:t>Funções</w:t>
      </w:r>
      <w:r w:rsidR="00E53A05" w:rsidRPr="007D7E6F">
        <w:rPr>
          <w:color w:val="000000"/>
        </w:rPr>
        <w:t xml:space="preserve"> ou métodos</w:t>
      </w:r>
      <w:r w:rsidR="009733F6" w:rsidRPr="007D7E6F">
        <w:rPr>
          <w:color w:val="000000"/>
        </w:rPr>
        <w:t xml:space="preserve"> co</w:t>
      </w:r>
      <w:r w:rsidRPr="007D7E6F">
        <w:rPr>
          <w:color w:val="000000"/>
        </w:rPr>
        <w:t>nsistem basicamente em um</w:t>
      </w:r>
      <w:r w:rsidR="009733F6" w:rsidRPr="007D7E6F">
        <w:rPr>
          <w:color w:val="000000"/>
        </w:rPr>
        <w:t xml:space="preserve"> determinado bloco </w:t>
      </w:r>
      <w:r w:rsidRPr="007D7E6F">
        <w:rPr>
          <w:color w:val="000000"/>
        </w:rPr>
        <w:t>de código escrito pelo desenvolvedor para evitar repetir um conjunto de instruções</w:t>
      </w:r>
      <w:r w:rsidR="009733F6" w:rsidRPr="007D7E6F">
        <w:rPr>
          <w:color w:val="000000"/>
        </w:rPr>
        <w:t>. O Brino reque</w:t>
      </w:r>
      <w:r w:rsidRPr="007D7E6F">
        <w:rPr>
          <w:color w:val="000000"/>
        </w:rPr>
        <w:t>r o uso de pelo menos duas funções</w:t>
      </w:r>
      <w:r w:rsidR="009733F6" w:rsidRPr="007D7E6F">
        <w:rPr>
          <w:color w:val="000000"/>
        </w:rPr>
        <w:t>.</w:t>
      </w:r>
      <w:r w:rsidRPr="007D7E6F">
        <w:rPr>
          <w:color w:val="000000"/>
        </w:rPr>
        <w:t xml:space="preserve"> Essa ferramenta é extremamente importante para reduzir o tamanho dos códigos e otimizar a utilização da memória do computador</w:t>
      </w:r>
      <w:r w:rsidR="00E53A05" w:rsidRPr="007D7E6F">
        <w:rPr>
          <w:color w:val="000000"/>
        </w:rPr>
        <w:t xml:space="preserve">. Para se declarar uma função, é necessário dizer que tipo de dado ela nos retornará, ou seja, qual a resposta que ela nos fornece após efetuar todas as suas instruções, que pode ser qualquer tipo de variável ou </w:t>
      </w:r>
      <w:r w:rsidR="00E53A05" w:rsidRPr="007D7E6F">
        <w:rPr>
          <w:i/>
          <w:color w:val="000000"/>
        </w:rPr>
        <w:t xml:space="preserve">SemRetorno </w:t>
      </w:r>
      <w:r w:rsidR="00E53A05" w:rsidRPr="007D7E6F">
        <w:rPr>
          <w:color w:val="000000"/>
        </w:rPr>
        <w:t>se ela não responde nada. Além do retorno, precisamos declarar os dados, ou argumentos, que ela receberá para efetuar suas operações. A declaração de uma função segue o modelo:</w:t>
      </w:r>
    </w:p>
    <w:p w14:paraId="729240C3" w14:textId="77777777" w:rsidR="00F97CF1" w:rsidRPr="007D7E6F" w:rsidRDefault="00F97CF1" w:rsidP="00E53A05">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E53A05" w:rsidRPr="007D7E6F" w14:paraId="4A803108" w14:textId="77777777" w:rsidTr="00E53A05">
        <w:tc>
          <w:tcPr>
            <w:tcW w:w="9350" w:type="dxa"/>
          </w:tcPr>
          <w:p w14:paraId="5250CD3B" w14:textId="3AF23A61" w:rsidR="00E53A05" w:rsidRPr="007D7E6F" w:rsidRDefault="00E53A05" w:rsidP="00E53A05">
            <w:pPr>
              <w:pStyle w:val="NormalWeb"/>
              <w:spacing w:before="0" w:beforeAutospacing="0" w:after="160" w:afterAutospacing="0"/>
              <w:rPr>
                <w:color w:val="000000"/>
              </w:rPr>
            </w:pPr>
            <w:r w:rsidRPr="007D7E6F">
              <w:rPr>
                <w:color w:val="000000"/>
              </w:rPr>
              <w:t>TipoDeRetorno &lt;nome&gt;(TipoDeVariável &lt;nome_argumento_1&gt;, ..., argumento n){</w:t>
            </w:r>
          </w:p>
          <w:p w14:paraId="2C378309" w14:textId="148B1C3F" w:rsidR="00E53A05" w:rsidRPr="007D7E6F" w:rsidRDefault="00E53A05" w:rsidP="00E53A05">
            <w:pPr>
              <w:pStyle w:val="NormalWeb"/>
              <w:spacing w:before="0" w:beforeAutospacing="0" w:after="160" w:afterAutospacing="0"/>
              <w:rPr>
                <w:color w:val="000000"/>
              </w:rPr>
            </w:pPr>
            <w:r w:rsidRPr="007D7E6F">
              <w:rPr>
                <w:color w:val="000000"/>
              </w:rPr>
              <w:lastRenderedPageBreak/>
              <w:t xml:space="preserve">     //</w:t>
            </w:r>
            <w:ins w:id="484" w:author="granix pacheco" w:date="2016-02-07T08:38:00Z">
              <w:r w:rsidR="002E0F1F" w:rsidRPr="007D7E6F">
                <w:rPr>
                  <w:color w:val="000000"/>
                </w:rPr>
                <w:t xml:space="preserve"> </w:t>
              </w:r>
            </w:ins>
            <w:ins w:id="485" w:author="granix pacheco" w:date="2016-02-07T08:39:00Z">
              <w:r w:rsidR="002E0F1F" w:rsidRPr="007D7E6F">
                <w:rPr>
                  <w:color w:val="000000"/>
                </w:rPr>
                <w:t>B</w:t>
              </w:r>
            </w:ins>
            <w:del w:id="486" w:author="granix pacheco" w:date="2016-02-07T08:39:00Z">
              <w:r w:rsidRPr="007D7E6F" w:rsidDel="002E0F1F">
                <w:rPr>
                  <w:color w:val="000000"/>
                </w:rPr>
                <w:delText>b</w:delText>
              </w:r>
            </w:del>
            <w:ins w:id="487" w:author="granix pacheco" w:date="2016-02-07T08:39:00Z">
              <w:r w:rsidR="002E0F1F" w:rsidRPr="007D7E6F">
                <w:rPr>
                  <w:color w:val="000000"/>
                </w:rPr>
                <w:t>l</w:t>
              </w:r>
            </w:ins>
            <w:del w:id="488" w:author="granix pacheco" w:date="2016-02-07T08:39:00Z">
              <w:r w:rsidRPr="007D7E6F" w:rsidDel="002E0F1F">
                <w:rPr>
                  <w:color w:val="000000"/>
                </w:rPr>
                <w:delText>l</w:delText>
              </w:r>
            </w:del>
            <w:r w:rsidRPr="007D7E6F">
              <w:rPr>
                <w:color w:val="000000"/>
              </w:rPr>
              <w:t>oco de instruções da função ou método</w:t>
            </w:r>
            <w:ins w:id="489" w:author="granix pacheco" w:date="2016-02-07T09:37:00Z">
              <w:r w:rsidR="006220FC" w:rsidRPr="007D7E6F">
                <w:rPr>
                  <w:color w:val="000000"/>
                </w:rPr>
                <w:t>.</w:t>
              </w:r>
            </w:ins>
          </w:p>
          <w:p w14:paraId="101681DA" w14:textId="6966EA4D" w:rsidR="00E53A05" w:rsidRPr="007D7E6F" w:rsidRDefault="00E53A05" w:rsidP="00E53A05">
            <w:pPr>
              <w:pStyle w:val="NormalWeb"/>
              <w:spacing w:before="0" w:beforeAutospacing="0" w:after="160" w:afterAutospacing="0"/>
              <w:rPr>
                <w:color w:val="000000"/>
              </w:rPr>
            </w:pPr>
            <w:r w:rsidRPr="007D7E6F">
              <w:rPr>
                <w:color w:val="000000"/>
              </w:rPr>
              <w:t>}</w:t>
            </w:r>
          </w:p>
        </w:tc>
      </w:tr>
    </w:tbl>
    <w:p w14:paraId="30B491E0" w14:textId="77777777" w:rsidR="00E53A05" w:rsidRPr="007D7E6F" w:rsidRDefault="00E53A05" w:rsidP="00E53A05">
      <w:pPr>
        <w:pStyle w:val="NormalWeb"/>
        <w:shd w:val="clear" w:color="auto" w:fill="FFFFFF"/>
        <w:spacing w:before="0" w:beforeAutospacing="0" w:after="160" w:afterAutospacing="0"/>
        <w:ind w:firstLine="360"/>
        <w:jc w:val="center"/>
        <w:rPr>
          <w:color w:val="000000"/>
        </w:rPr>
      </w:pPr>
    </w:p>
    <w:p w14:paraId="2021AD8B" w14:textId="77777777" w:rsidR="00E53A05" w:rsidRPr="007D7E6F" w:rsidRDefault="00E53A05" w:rsidP="00E53A05">
      <w:pPr>
        <w:pStyle w:val="NormalWeb"/>
        <w:shd w:val="clear" w:color="auto" w:fill="FFFFFF"/>
        <w:spacing w:before="0" w:beforeAutospacing="0" w:after="160" w:afterAutospacing="0"/>
        <w:jc w:val="both"/>
        <w:rPr>
          <w:color w:val="000000"/>
        </w:rPr>
      </w:pPr>
      <w:r w:rsidRPr="007D7E6F">
        <w:rPr>
          <w:color w:val="000000"/>
        </w:rPr>
        <w:tab/>
        <w:t>O Brino possui duas funções obrigatórias que iremos debater:</w:t>
      </w:r>
    </w:p>
    <w:p w14:paraId="28001051" w14:textId="4EC0D846" w:rsidR="001B6C03" w:rsidRPr="007D7E6F" w:rsidRDefault="00E53A05" w:rsidP="001B6C03">
      <w:pPr>
        <w:pStyle w:val="NormalWeb"/>
        <w:numPr>
          <w:ilvl w:val="0"/>
          <w:numId w:val="22"/>
        </w:numPr>
        <w:shd w:val="clear" w:color="auto" w:fill="FFFFFF"/>
        <w:spacing w:before="0" w:beforeAutospacing="0" w:after="160" w:afterAutospacing="0"/>
        <w:jc w:val="both"/>
        <w:rPr>
          <w:color w:val="000000"/>
        </w:rPr>
      </w:pPr>
      <w:r w:rsidRPr="007D7E6F">
        <w:rPr>
          <w:color w:val="000000"/>
        </w:rPr>
        <w:t>Configuraç</w:t>
      </w:r>
      <w:ins w:id="490" w:author="granix pacheco" w:date="2016-02-08T09:46:00Z">
        <w:r w:rsidR="00F03805" w:rsidRPr="007D7E6F">
          <w:rPr>
            <w:color w:val="000000"/>
          </w:rPr>
          <w:t>a</w:t>
        </w:r>
      </w:ins>
      <w:del w:id="491" w:author="granix pacheco" w:date="2016-02-08T09:46:00Z">
        <w:r w:rsidRPr="007D7E6F" w:rsidDel="00F03805">
          <w:rPr>
            <w:color w:val="000000"/>
          </w:rPr>
          <w:delText>ã</w:delText>
        </w:r>
      </w:del>
      <w:r w:rsidRPr="007D7E6F">
        <w:rPr>
          <w:color w:val="000000"/>
        </w:rPr>
        <w:t>o</w:t>
      </w:r>
      <w:r w:rsidR="009733F6" w:rsidRPr="007D7E6F">
        <w:rPr>
          <w:color w:val="000000"/>
        </w:rPr>
        <w:t>():</w:t>
      </w:r>
      <w:r w:rsidRPr="007D7E6F">
        <w:rPr>
          <w:color w:val="000000"/>
        </w:rPr>
        <w:t xml:space="preserve"> </w:t>
      </w:r>
    </w:p>
    <w:p w14:paraId="46246A4C" w14:textId="1B77FEEF" w:rsidR="001B6C03" w:rsidRPr="007D7E6F" w:rsidRDefault="00E53A05">
      <w:pPr>
        <w:pStyle w:val="NormalWeb"/>
        <w:shd w:val="clear" w:color="auto" w:fill="FFFFFF"/>
        <w:spacing w:before="0" w:beforeAutospacing="0" w:after="160" w:afterAutospacing="0"/>
        <w:ind w:firstLine="720"/>
        <w:jc w:val="both"/>
        <w:rPr>
          <w:color w:val="000000"/>
        </w:rPr>
        <w:pPrChange w:id="492" w:author="granix pacheco" w:date="2016-02-07T09:20:00Z">
          <w:pPr>
            <w:pStyle w:val="NormalWeb"/>
            <w:shd w:val="clear" w:color="auto" w:fill="FFFFFF"/>
            <w:spacing w:before="0" w:beforeAutospacing="0" w:after="160" w:afterAutospacing="0"/>
            <w:jc w:val="both"/>
          </w:pPr>
        </w:pPrChange>
      </w:pPr>
      <w:r w:rsidRPr="007D7E6F">
        <w:rPr>
          <w:color w:val="000000"/>
        </w:rPr>
        <w:t>Executada uma vez quando o arduino é inicializado. É responsável por preparar o hardware para a execução do loop principal</w:t>
      </w:r>
      <w:r w:rsidR="00385CC7">
        <w:rPr>
          <w:color w:val="000000"/>
        </w:rPr>
        <w:t xml:space="preserve">. </w:t>
      </w:r>
      <w:r w:rsidR="001B6C03" w:rsidRPr="007D7E6F">
        <w:rPr>
          <w:color w:val="000000"/>
        </w:rPr>
        <w:t>O método de Configuracao() é executado uma única vez quando o Arduino é ligado e é ignorado ate que seja reiniciado. É nele que definimos a conexão com a porta USB, os modos de operação dos pinos, entre outros parâmetros.</w:t>
      </w:r>
    </w:p>
    <w:p w14:paraId="7E0ECE22" w14:textId="77777777" w:rsidR="001B6C03" w:rsidRPr="007D7E6F" w:rsidRDefault="001B6C03" w:rsidP="001B6C03">
      <w:pPr>
        <w:pStyle w:val="NormalWeb"/>
        <w:shd w:val="clear" w:color="auto" w:fill="FFFFFF"/>
        <w:spacing w:before="0" w:beforeAutospacing="0" w:after="160" w:afterAutospacing="0"/>
        <w:ind w:left="1800"/>
        <w:jc w:val="both"/>
        <w:rPr>
          <w:color w:val="000000"/>
        </w:rPr>
      </w:pPr>
    </w:p>
    <w:tbl>
      <w:tblPr>
        <w:tblStyle w:val="Tabelacomgrade"/>
        <w:tblW w:w="0" w:type="auto"/>
        <w:tblInd w:w="1836" w:type="dxa"/>
        <w:tblLook w:val="04A0" w:firstRow="1" w:lastRow="0" w:firstColumn="1" w:lastColumn="0" w:noHBand="0" w:noVBand="1"/>
      </w:tblPr>
      <w:tblGrid>
        <w:gridCol w:w="5665"/>
      </w:tblGrid>
      <w:tr w:rsidR="001B6C03" w:rsidRPr="007D7E6F" w14:paraId="58F798B0" w14:textId="77777777" w:rsidTr="003B25A9">
        <w:tc>
          <w:tcPr>
            <w:tcW w:w="5665" w:type="dxa"/>
          </w:tcPr>
          <w:p w14:paraId="3C3A8DD6" w14:textId="77777777" w:rsidR="001B6C03" w:rsidRPr="007D7E6F" w:rsidRDefault="001B6C03" w:rsidP="001B6C03">
            <w:pPr>
              <w:pStyle w:val="NormalWeb"/>
              <w:spacing w:before="0" w:beforeAutospacing="0" w:after="160" w:afterAutospacing="0"/>
              <w:jc w:val="both"/>
              <w:rPr>
                <w:color w:val="000000"/>
              </w:rPr>
            </w:pPr>
            <w:r w:rsidRPr="007D7E6F">
              <w:rPr>
                <w:color w:val="000000"/>
              </w:rPr>
              <w:t>Configuracao(){</w:t>
            </w:r>
          </w:p>
          <w:p w14:paraId="2D6015BF" w14:textId="77777777" w:rsidR="001B6C03" w:rsidRPr="007D7E6F" w:rsidRDefault="001B6C03" w:rsidP="001B6C03">
            <w:pPr>
              <w:pStyle w:val="NormalWeb"/>
              <w:spacing w:before="0" w:beforeAutospacing="0" w:after="160" w:afterAutospacing="0"/>
              <w:jc w:val="both"/>
              <w:rPr>
                <w:color w:val="000000"/>
              </w:rPr>
            </w:pPr>
            <w:r w:rsidRPr="007D7E6F">
              <w:rPr>
                <w:color w:val="000000"/>
              </w:rPr>
              <w:t>// Esse bloco é repetido apenas uma vez na inicialização.</w:t>
            </w:r>
          </w:p>
          <w:p w14:paraId="0844F855" w14:textId="5A2F1368" w:rsidR="001B6C03" w:rsidRPr="007D7E6F" w:rsidRDefault="001B6C03" w:rsidP="001B6C03">
            <w:pPr>
              <w:pStyle w:val="NormalWeb"/>
              <w:spacing w:before="0" w:beforeAutospacing="0" w:after="160" w:afterAutospacing="0"/>
              <w:jc w:val="both"/>
              <w:rPr>
                <w:color w:val="000000"/>
              </w:rPr>
            </w:pPr>
            <w:r w:rsidRPr="007D7E6F">
              <w:rPr>
                <w:color w:val="000000"/>
              </w:rPr>
              <w:t>}</w:t>
            </w:r>
          </w:p>
        </w:tc>
      </w:tr>
    </w:tbl>
    <w:p w14:paraId="600F4DB1" w14:textId="77777777" w:rsidR="001B6C03" w:rsidRPr="007D7E6F" w:rsidRDefault="001B6C03" w:rsidP="001B6C03">
      <w:pPr>
        <w:pStyle w:val="NormalWeb"/>
        <w:shd w:val="clear" w:color="auto" w:fill="FFFFFF"/>
        <w:spacing w:before="0" w:beforeAutospacing="0" w:after="160" w:afterAutospacing="0"/>
        <w:ind w:left="1800"/>
        <w:jc w:val="right"/>
        <w:rPr>
          <w:color w:val="000000"/>
        </w:rPr>
      </w:pPr>
    </w:p>
    <w:p w14:paraId="1DFE7506" w14:textId="77777777" w:rsidR="001B6C03" w:rsidRPr="007D7E6F" w:rsidRDefault="00E53A05" w:rsidP="001B6C03">
      <w:pPr>
        <w:pStyle w:val="NormalWeb"/>
        <w:numPr>
          <w:ilvl w:val="0"/>
          <w:numId w:val="22"/>
        </w:numPr>
        <w:shd w:val="clear" w:color="auto" w:fill="FFFFFF"/>
        <w:spacing w:before="0" w:beforeAutospacing="0" w:after="160" w:afterAutospacing="0"/>
        <w:jc w:val="both"/>
        <w:rPr>
          <w:color w:val="000000"/>
        </w:rPr>
      </w:pPr>
      <w:r w:rsidRPr="007D7E6F">
        <w:rPr>
          <w:color w:val="000000"/>
        </w:rPr>
        <w:t>Principal()</w:t>
      </w:r>
      <w:r w:rsidR="001B6C03" w:rsidRPr="007D7E6F">
        <w:rPr>
          <w:color w:val="000000"/>
        </w:rPr>
        <w:t>:</w:t>
      </w:r>
    </w:p>
    <w:p w14:paraId="7BB27EF6" w14:textId="275CF8DD" w:rsidR="00691175" w:rsidRPr="007D7E6F" w:rsidRDefault="00E53A05">
      <w:pPr>
        <w:pStyle w:val="NormalWeb"/>
        <w:shd w:val="clear" w:color="auto" w:fill="FFFFFF"/>
        <w:spacing w:before="0" w:beforeAutospacing="0" w:after="160" w:afterAutospacing="0"/>
        <w:ind w:firstLine="720"/>
        <w:jc w:val="both"/>
        <w:rPr>
          <w:color w:val="000000"/>
        </w:rPr>
        <w:pPrChange w:id="493" w:author="granix pacheco" w:date="2016-02-07T09:20:00Z">
          <w:pPr>
            <w:pStyle w:val="NormalWeb"/>
            <w:shd w:val="clear" w:color="auto" w:fill="FFFFFF"/>
            <w:spacing w:before="0" w:beforeAutospacing="0" w:after="160" w:afterAutospacing="0"/>
            <w:jc w:val="both"/>
          </w:pPr>
        </w:pPrChange>
      </w:pPr>
      <w:r w:rsidRPr="007D7E6F">
        <w:rPr>
          <w:color w:val="000000"/>
        </w:rPr>
        <w:t>O método</w:t>
      </w:r>
      <w:r w:rsidR="001760BC" w:rsidRPr="007D7E6F">
        <w:rPr>
          <w:color w:val="000000"/>
        </w:rPr>
        <w:t xml:space="preserve"> Principal() é um dos mais usados para se colocar a parte principal do programa. Ele é executado a partir do momento que o Arduino é ligado</w:t>
      </w:r>
      <w:r w:rsidRPr="007D7E6F">
        <w:rPr>
          <w:color w:val="000000"/>
        </w:rPr>
        <w:t>, após a execução da configuração,</w:t>
      </w:r>
      <w:r w:rsidR="001760BC" w:rsidRPr="007D7E6F">
        <w:rPr>
          <w:color w:val="000000"/>
        </w:rPr>
        <w:t xml:space="preserve"> até o momento em que ele é desligado podendo ser repetido incontáveis vezes.</w:t>
      </w:r>
      <w:r w:rsidR="001B6C03" w:rsidRPr="007D7E6F">
        <w:rPr>
          <w:color w:val="000000"/>
        </w:rPr>
        <w:t xml:space="preserve"> Nele colocamos todas as operações necessárias para o funcionamento contínuo do projeto.</w:t>
      </w:r>
    </w:p>
    <w:p w14:paraId="1439E9E5" w14:textId="77777777" w:rsidR="008526A1" w:rsidRPr="007D7E6F" w:rsidRDefault="008526A1" w:rsidP="001760BC">
      <w:pPr>
        <w:pStyle w:val="NormalWeb"/>
        <w:shd w:val="clear" w:color="auto" w:fill="FFFFFF"/>
        <w:spacing w:before="0" w:beforeAutospacing="0" w:after="160" w:afterAutospacing="0"/>
        <w:ind w:firstLine="720"/>
        <w:jc w:val="both"/>
        <w:rPr>
          <w:color w:val="000000"/>
        </w:rPr>
      </w:pPr>
    </w:p>
    <w:tbl>
      <w:tblPr>
        <w:tblStyle w:val="Tabelacomgrade"/>
        <w:tblW w:w="0" w:type="auto"/>
        <w:tblInd w:w="1843" w:type="dxa"/>
        <w:tblLook w:val="04A0" w:firstRow="1" w:lastRow="0" w:firstColumn="1" w:lastColumn="0" w:noHBand="0" w:noVBand="1"/>
      </w:tblPr>
      <w:tblGrid>
        <w:gridCol w:w="5712"/>
      </w:tblGrid>
      <w:tr w:rsidR="001760BC" w:rsidRPr="007D7E6F" w14:paraId="6D3929AD" w14:textId="77777777" w:rsidTr="001B6C03">
        <w:tc>
          <w:tcPr>
            <w:tcW w:w="5712" w:type="dxa"/>
          </w:tcPr>
          <w:p w14:paraId="0CE815A6" w14:textId="77777777" w:rsidR="001B6C03" w:rsidRPr="007D7E6F" w:rsidRDefault="001B6C03" w:rsidP="001B6C03">
            <w:pPr>
              <w:pStyle w:val="NormalWeb"/>
              <w:spacing w:before="0" w:beforeAutospacing="0" w:after="160" w:afterAutospacing="0"/>
              <w:jc w:val="both"/>
              <w:rPr>
                <w:color w:val="000000"/>
              </w:rPr>
            </w:pPr>
            <w:r w:rsidRPr="007D7E6F">
              <w:rPr>
                <w:color w:val="000000"/>
              </w:rPr>
              <w:t>Principal(){</w:t>
            </w:r>
          </w:p>
          <w:p w14:paraId="3E934B42" w14:textId="77777777" w:rsidR="001B6C03" w:rsidRPr="007D7E6F" w:rsidRDefault="001B6C03" w:rsidP="001B6C03">
            <w:pPr>
              <w:pStyle w:val="NormalWeb"/>
              <w:spacing w:before="0" w:beforeAutospacing="0" w:after="160" w:afterAutospacing="0"/>
              <w:jc w:val="both"/>
              <w:rPr>
                <w:color w:val="000000"/>
              </w:rPr>
            </w:pPr>
            <w:r w:rsidRPr="007D7E6F">
              <w:rPr>
                <w:color w:val="000000"/>
              </w:rPr>
              <w:t>// Esse bloco é repetido continuamente.</w:t>
            </w:r>
          </w:p>
          <w:p w14:paraId="17D54EB5" w14:textId="0EAA8789" w:rsidR="008526A1" w:rsidRPr="007D7E6F" w:rsidRDefault="001B6C03" w:rsidP="001760BC">
            <w:pPr>
              <w:pStyle w:val="NormalWeb"/>
              <w:spacing w:before="0" w:beforeAutospacing="0" w:after="160" w:afterAutospacing="0"/>
              <w:jc w:val="both"/>
              <w:rPr>
                <w:color w:val="000000"/>
              </w:rPr>
            </w:pPr>
            <w:r w:rsidRPr="007D7E6F">
              <w:rPr>
                <w:color w:val="000000"/>
              </w:rPr>
              <w:t>}</w:t>
            </w:r>
          </w:p>
        </w:tc>
      </w:tr>
    </w:tbl>
    <w:p w14:paraId="1C2A7295" w14:textId="4802E5D1" w:rsidR="00D0691F" w:rsidRPr="007D7E6F" w:rsidRDefault="00D0691F" w:rsidP="003E483A">
      <w:pPr>
        <w:pStyle w:val="NormalWeb"/>
        <w:shd w:val="clear" w:color="auto" w:fill="FFFFFF"/>
        <w:spacing w:before="0" w:beforeAutospacing="0" w:after="160" w:afterAutospacing="0"/>
        <w:jc w:val="both"/>
        <w:rPr>
          <w:ins w:id="494" w:author="granix pacheco" w:date="2016-02-07T09:38:00Z"/>
          <w:b/>
          <w:color w:val="000000"/>
          <w:sz w:val="36"/>
          <w:szCs w:val="36"/>
          <w:u w:val="single"/>
        </w:rPr>
      </w:pPr>
    </w:p>
    <w:p w14:paraId="77E968D8" w14:textId="77777777" w:rsidR="006220FC" w:rsidRPr="007D7E6F" w:rsidRDefault="006220FC">
      <w:pPr>
        <w:pStyle w:val="NormalWeb"/>
        <w:shd w:val="clear" w:color="auto" w:fill="FFFFFF"/>
        <w:spacing w:before="0" w:beforeAutospacing="0" w:after="160" w:afterAutospacing="0"/>
        <w:jc w:val="center"/>
        <w:rPr>
          <w:ins w:id="495" w:author="granix pacheco" w:date="2016-02-07T09:38:00Z"/>
          <w:b/>
          <w:sz w:val="36"/>
          <w:szCs w:val="36"/>
          <w:u w:val="single"/>
          <w:rPrChange w:id="496" w:author="Mateus Berardo de Souza Terra" w:date="2016-02-08T20:05:00Z">
            <w:rPr>
              <w:ins w:id="497" w:author="granix pacheco" w:date="2016-02-07T09:38:00Z"/>
              <w:b/>
              <w:color w:val="000000"/>
              <w:sz w:val="36"/>
              <w:szCs w:val="36"/>
              <w:u w:val="single"/>
            </w:rPr>
          </w:rPrChange>
        </w:rPr>
        <w:pPrChange w:id="498" w:author="granix pacheco" w:date="2016-02-07T09:38:00Z">
          <w:pPr>
            <w:pStyle w:val="NormalWeb"/>
            <w:shd w:val="clear" w:color="auto" w:fill="FFFFFF"/>
            <w:spacing w:before="0" w:beforeAutospacing="0" w:after="160" w:afterAutospacing="0"/>
            <w:jc w:val="both"/>
          </w:pPr>
        </w:pPrChange>
      </w:pPr>
    </w:p>
    <w:p w14:paraId="50683090" w14:textId="6C47A56A" w:rsidR="006220FC" w:rsidRPr="007D7E6F" w:rsidRDefault="0017119E">
      <w:pPr>
        <w:pStyle w:val="NormalWeb"/>
        <w:numPr>
          <w:ilvl w:val="0"/>
          <w:numId w:val="44"/>
        </w:numPr>
        <w:shd w:val="clear" w:color="auto" w:fill="FFFFFF"/>
        <w:spacing w:before="0" w:beforeAutospacing="0" w:after="160" w:afterAutospacing="0"/>
        <w:rPr>
          <w:ins w:id="499" w:author="granix pacheco" w:date="2016-02-08T13:45:00Z"/>
          <w:b/>
          <w:sz w:val="36"/>
          <w:szCs w:val="36"/>
          <w:u w:val="single"/>
        </w:rPr>
        <w:pPrChange w:id="500" w:author="Mateus Berardo de Souza Terra" w:date="2016-02-08T22:25:00Z">
          <w:pPr>
            <w:pStyle w:val="NormalWeb"/>
            <w:shd w:val="clear" w:color="auto" w:fill="FFFFFF"/>
            <w:spacing w:before="0" w:beforeAutospacing="0" w:after="160" w:afterAutospacing="0"/>
            <w:jc w:val="both"/>
          </w:pPr>
        </w:pPrChange>
      </w:pPr>
      <w:ins w:id="501" w:author="granix pacheco" w:date="2016-02-07T09:39:00Z">
        <w:r w:rsidRPr="007D7E6F">
          <w:rPr>
            <w:b/>
            <w:sz w:val="36"/>
            <w:szCs w:val="36"/>
            <w:u w:val="single"/>
          </w:rPr>
          <w:t>In</w:t>
        </w:r>
        <w:r w:rsidR="006220FC" w:rsidRPr="007D7E6F">
          <w:rPr>
            <w:b/>
            <w:sz w:val="36"/>
            <w:szCs w:val="36"/>
            <w:u w:val="single"/>
            <w:rPrChange w:id="502" w:author="Mateus Berardo de Souza Terra" w:date="2016-02-08T20:05:00Z">
              <w:rPr>
                <w:b/>
                <w:color w:val="000000"/>
                <w:sz w:val="36"/>
                <w:szCs w:val="36"/>
                <w:u w:val="single"/>
              </w:rPr>
            </w:rPrChange>
          </w:rPr>
          <w:t>trodução</w:t>
        </w:r>
      </w:ins>
      <w:ins w:id="503" w:author="granix pacheco" w:date="2016-02-07T09:38:00Z">
        <w:r w:rsidR="006220FC" w:rsidRPr="007D7E6F">
          <w:rPr>
            <w:b/>
            <w:sz w:val="36"/>
            <w:szCs w:val="36"/>
            <w:u w:val="single"/>
            <w:rPrChange w:id="504" w:author="Mateus Berardo de Souza Terra" w:date="2016-02-08T20:05:00Z">
              <w:rPr>
                <w:b/>
                <w:color w:val="000000"/>
                <w:sz w:val="36"/>
                <w:szCs w:val="36"/>
                <w:u w:val="single"/>
              </w:rPr>
            </w:rPrChange>
          </w:rPr>
          <w:t xml:space="preserve"> a eletrônica </w:t>
        </w:r>
      </w:ins>
      <w:ins w:id="505" w:author="granix pacheco" w:date="2016-02-07T09:39:00Z">
        <w:r w:rsidR="006220FC" w:rsidRPr="007D7E6F">
          <w:rPr>
            <w:b/>
            <w:sz w:val="36"/>
            <w:szCs w:val="36"/>
            <w:u w:val="single"/>
            <w:rPrChange w:id="506" w:author="Mateus Berardo de Souza Terra" w:date="2016-02-08T20:05:00Z">
              <w:rPr>
                <w:b/>
                <w:color w:val="000000"/>
                <w:sz w:val="36"/>
                <w:szCs w:val="36"/>
                <w:u w:val="single"/>
              </w:rPr>
            </w:rPrChange>
          </w:rPr>
          <w:t>básica</w:t>
        </w:r>
      </w:ins>
    </w:p>
    <w:p w14:paraId="48DBA821" w14:textId="77777777" w:rsidR="0030141A" w:rsidRPr="007D7E6F" w:rsidRDefault="0030141A">
      <w:pPr>
        <w:pStyle w:val="NormalWeb"/>
        <w:shd w:val="clear" w:color="auto" w:fill="FFFFFF"/>
        <w:spacing w:before="0" w:beforeAutospacing="0" w:after="160" w:afterAutospacing="0"/>
        <w:jc w:val="center"/>
        <w:rPr>
          <w:ins w:id="507" w:author="granix pacheco" w:date="2016-02-07T09:39:00Z"/>
          <w:b/>
          <w:sz w:val="36"/>
          <w:szCs w:val="36"/>
          <w:u w:val="single"/>
        </w:rPr>
        <w:pPrChange w:id="508" w:author="granix pacheco" w:date="2016-02-08T13:45:00Z">
          <w:pPr>
            <w:pStyle w:val="NormalWeb"/>
            <w:shd w:val="clear" w:color="auto" w:fill="FFFFFF"/>
            <w:spacing w:before="0" w:beforeAutospacing="0" w:after="160" w:afterAutospacing="0"/>
            <w:jc w:val="both"/>
          </w:pPr>
        </w:pPrChange>
      </w:pPr>
    </w:p>
    <w:p w14:paraId="1DAF026D" w14:textId="3D04C66F" w:rsidR="006220FC" w:rsidRPr="00385CC7" w:rsidRDefault="006220FC" w:rsidP="006220FC">
      <w:pPr>
        <w:pStyle w:val="NormalWeb"/>
        <w:shd w:val="clear" w:color="auto" w:fill="FFFFFF"/>
        <w:spacing w:before="0" w:beforeAutospacing="0" w:after="160" w:afterAutospacing="0"/>
        <w:jc w:val="both"/>
        <w:rPr>
          <w:ins w:id="509" w:author="granix pacheco" w:date="2016-02-07T09:44:00Z"/>
        </w:rPr>
      </w:pPr>
      <w:ins w:id="510" w:author="granix pacheco" w:date="2016-02-07T09:39:00Z">
        <w:r w:rsidRPr="007D7E6F">
          <w:tab/>
          <w:t>Uma parte muito</w:t>
        </w:r>
      </w:ins>
      <w:ins w:id="511" w:author="granix pacheco" w:date="2016-02-07T09:40:00Z">
        <w:r w:rsidRPr="007D7E6F">
          <w:t xml:space="preserve"> importante da robótica é a parte da </w:t>
        </w:r>
      </w:ins>
      <w:ins w:id="512" w:author="granix pacheco" w:date="2016-02-07T09:41:00Z">
        <w:r w:rsidRPr="007D7E6F">
          <w:t>eletrônica</w:t>
        </w:r>
      </w:ins>
      <w:ins w:id="513" w:author="Mateus Berardo de Souza Terra" w:date="2016-02-08T19:07:00Z">
        <w:r w:rsidR="008D4450" w:rsidRPr="007D7E6F">
          <w:t>, ou o hardware,</w:t>
        </w:r>
      </w:ins>
      <w:ins w:id="514" w:author="granix pacheco" w:date="2016-02-07T09:40:00Z">
        <w:r w:rsidRPr="007D7E6F">
          <w:t xml:space="preserve"> </w:t>
        </w:r>
      </w:ins>
      <w:ins w:id="515" w:author="granix pacheco" w:date="2016-02-07T09:41:00Z">
        <w:r w:rsidRPr="007D7E6F">
          <w:t xml:space="preserve">pois ela que é capaz de interagir com o meio externo ao robô. </w:t>
        </w:r>
      </w:ins>
      <w:ins w:id="516" w:author="granix pacheco" w:date="2016-02-07T09:42:00Z">
        <w:r w:rsidRPr="007D7E6F">
          <w:t>É por meio de atuadores (motores e servomotores) e sensores que ele ser</w:t>
        </w:r>
      </w:ins>
      <w:ins w:id="517" w:author="granix pacheco" w:date="2016-02-07T09:43:00Z">
        <w:r w:rsidRPr="007D7E6F">
          <w:t xml:space="preserve">á capaz de analisar e se locomover interagindo com o ambiente a sua volta. </w:t>
        </w:r>
      </w:ins>
      <w:ins w:id="518" w:author="granix pacheco" w:date="2016-02-07T09:44:00Z">
        <w:r w:rsidRPr="007D7E6F">
          <w:t xml:space="preserve">Esse é um assunto muito amplo e que pode requerer muitos cálculos, mas como esse </w:t>
        </w:r>
        <w:r w:rsidRPr="007D7E6F">
          <w:lastRenderedPageBreak/>
          <w:t xml:space="preserve">material possui apenas caráter introdutório iremos abordar apenas as partes realmente </w:t>
        </w:r>
      </w:ins>
      <w:ins w:id="519" w:author="granix pacheco" w:date="2016-02-07T09:45:00Z">
        <w:r w:rsidRPr="007D7E6F">
          <w:t>necessárias</w:t>
        </w:r>
      </w:ins>
      <w:ins w:id="520" w:author="granix pacheco" w:date="2016-02-07T09:44:00Z">
        <w:r w:rsidRPr="007D7E6F">
          <w:t xml:space="preserve"> como:</w:t>
        </w:r>
      </w:ins>
    </w:p>
    <w:p w14:paraId="0169349B" w14:textId="0931F9FA" w:rsidR="006220FC" w:rsidRDefault="00D336ED">
      <w:pPr>
        <w:pStyle w:val="NormalWeb"/>
        <w:numPr>
          <w:ilvl w:val="0"/>
          <w:numId w:val="5"/>
        </w:numPr>
        <w:shd w:val="clear" w:color="auto" w:fill="FFFFFF"/>
        <w:spacing w:before="0" w:beforeAutospacing="0" w:after="160" w:afterAutospacing="0"/>
        <w:jc w:val="both"/>
        <w:pPrChange w:id="521" w:author="granix pacheco" w:date="2016-02-07T09:45:00Z">
          <w:pPr>
            <w:pStyle w:val="NormalWeb"/>
            <w:shd w:val="clear" w:color="auto" w:fill="FFFFFF"/>
            <w:spacing w:before="0" w:beforeAutospacing="0" w:after="160" w:afterAutospacing="0"/>
            <w:jc w:val="both"/>
          </w:pPr>
        </w:pPrChange>
      </w:pPr>
      <w:r>
        <w:t>Unidades</w:t>
      </w:r>
      <w:ins w:id="522" w:author="granix pacheco" w:date="2016-02-07T09:46:00Z">
        <w:r w:rsidR="006220FC" w:rsidRPr="007D7E6F">
          <w:t>;</w:t>
        </w:r>
      </w:ins>
      <w:r>
        <w:t xml:space="preserve"> //coloca-las na frente</w:t>
      </w:r>
    </w:p>
    <w:p w14:paraId="213964F8" w14:textId="31E336D1" w:rsidR="00D336ED" w:rsidRPr="007D7E6F" w:rsidRDefault="00D336ED" w:rsidP="00D336ED">
      <w:pPr>
        <w:pStyle w:val="NormalWeb"/>
        <w:numPr>
          <w:ilvl w:val="0"/>
          <w:numId w:val="5"/>
        </w:numPr>
        <w:shd w:val="clear" w:color="auto" w:fill="FFFFFF"/>
        <w:spacing w:before="0" w:beforeAutospacing="0" w:after="160" w:afterAutospacing="0"/>
        <w:jc w:val="both"/>
        <w:rPr>
          <w:ins w:id="523" w:author="granix pacheco" w:date="2016-02-08T14:10:00Z"/>
        </w:rPr>
      </w:pPr>
      <w:r>
        <w:t>Resistores;</w:t>
      </w:r>
    </w:p>
    <w:p w14:paraId="440D9E59" w14:textId="59809845" w:rsidR="00FB6808" w:rsidRPr="007D7E6F" w:rsidRDefault="00FB6808">
      <w:pPr>
        <w:pStyle w:val="NormalWeb"/>
        <w:numPr>
          <w:ilvl w:val="1"/>
          <w:numId w:val="5"/>
        </w:numPr>
        <w:shd w:val="clear" w:color="auto" w:fill="FFFFFF"/>
        <w:spacing w:before="0" w:beforeAutospacing="0" w:after="160" w:afterAutospacing="0"/>
        <w:jc w:val="both"/>
        <w:rPr>
          <w:ins w:id="524" w:author="granix pacheco" w:date="2016-02-08T14:13:00Z"/>
        </w:rPr>
        <w:pPrChange w:id="525" w:author="Mateus Berardo de Souza Terra" w:date="2016-02-08T19:08:00Z">
          <w:pPr>
            <w:pStyle w:val="NormalWeb"/>
            <w:shd w:val="clear" w:color="auto" w:fill="FFFFFF"/>
            <w:spacing w:before="0" w:beforeAutospacing="0" w:after="160" w:afterAutospacing="0"/>
            <w:jc w:val="both"/>
          </w:pPr>
        </w:pPrChange>
      </w:pPr>
      <w:ins w:id="526" w:author="granix pacheco" w:date="2016-02-08T14:10:00Z">
        <w:r w:rsidRPr="007D7E6F">
          <w:t>LDR;</w:t>
        </w:r>
      </w:ins>
    </w:p>
    <w:p w14:paraId="19533761" w14:textId="28804AE6" w:rsidR="00FB6808" w:rsidRPr="007D7E6F" w:rsidRDefault="00FB6808">
      <w:pPr>
        <w:pStyle w:val="NormalWeb"/>
        <w:numPr>
          <w:ilvl w:val="0"/>
          <w:numId w:val="5"/>
        </w:numPr>
        <w:shd w:val="clear" w:color="auto" w:fill="FFFFFF"/>
        <w:spacing w:before="0" w:beforeAutospacing="0" w:after="160" w:afterAutospacing="0"/>
        <w:jc w:val="both"/>
        <w:rPr>
          <w:ins w:id="527" w:author="granix pacheco" w:date="2016-02-07T09:47:00Z"/>
        </w:rPr>
        <w:pPrChange w:id="528" w:author="granix pacheco" w:date="2016-02-07T09:45:00Z">
          <w:pPr>
            <w:pStyle w:val="NormalWeb"/>
            <w:shd w:val="clear" w:color="auto" w:fill="FFFFFF"/>
            <w:spacing w:before="0" w:beforeAutospacing="0" w:after="160" w:afterAutospacing="0"/>
            <w:jc w:val="both"/>
          </w:pPr>
        </w:pPrChange>
      </w:pPr>
      <w:ins w:id="529" w:author="granix pacheco" w:date="2016-02-08T14:13:00Z">
        <w:r w:rsidRPr="007D7E6F">
          <w:t>Buzzer;</w:t>
        </w:r>
      </w:ins>
    </w:p>
    <w:p w14:paraId="2DA1A817" w14:textId="2DBA4A88" w:rsidR="006220FC" w:rsidRPr="007D7E6F" w:rsidRDefault="006220FC">
      <w:pPr>
        <w:pStyle w:val="NormalWeb"/>
        <w:numPr>
          <w:ilvl w:val="0"/>
          <w:numId w:val="5"/>
        </w:numPr>
        <w:shd w:val="clear" w:color="auto" w:fill="FFFFFF"/>
        <w:spacing w:before="0" w:beforeAutospacing="0" w:after="160" w:afterAutospacing="0"/>
        <w:jc w:val="both"/>
        <w:rPr>
          <w:ins w:id="530" w:author="granix pacheco" w:date="2016-02-07T09:45:00Z"/>
        </w:rPr>
        <w:pPrChange w:id="531" w:author="granix pacheco" w:date="2016-02-07T09:45:00Z">
          <w:pPr>
            <w:pStyle w:val="NormalWeb"/>
            <w:shd w:val="clear" w:color="auto" w:fill="FFFFFF"/>
            <w:spacing w:before="0" w:beforeAutospacing="0" w:after="160" w:afterAutospacing="0"/>
            <w:jc w:val="both"/>
          </w:pPr>
        </w:pPrChange>
      </w:pPr>
      <w:ins w:id="532" w:author="granix pacheco" w:date="2016-02-07T09:47:00Z">
        <w:r w:rsidRPr="007D7E6F">
          <w:t>Interruptores;</w:t>
        </w:r>
      </w:ins>
    </w:p>
    <w:p w14:paraId="775F74B3" w14:textId="3DB5552A" w:rsidR="006220FC" w:rsidRPr="007D7E6F" w:rsidRDefault="006220FC">
      <w:pPr>
        <w:pStyle w:val="NormalWeb"/>
        <w:numPr>
          <w:ilvl w:val="0"/>
          <w:numId w:val="5"/>
        </w:numPr>
        <w:shd w:val="clear" w:color="auto" w:fill="FFFFFF"/>
        <w:spacing w:before="0" w:beforeAutospacing="0" w:after="160" w:afterAutospacing="0"/>
        <w:jc w:val="both"/>
        <w:rPr>
          <w:ins w:id="533" w:author="granix pacheco" w:date="2016-02-07T09:45:00Z"/>
        </w:rPr>
        <w:pPrChange w:id="534" w:author="granix pacheco" w:date="2016-02-07T09:45:00Z">
          <w:pPr>
            <w:pStyle w:val="NormalWeb"/>
            <w:shd w:val="clear" w:color="auto" w:fill="FFFFFF"/>
            <w:spacing w:before="0" w:beforeAutospacing="0" w:after="160" w:afterAutospacing="0"/>
            <w:jc w:val="both"/>
          </w:pPr>
        </w:pPrChange>
      </w:pPr>
      <w:ins w:id="535" w:author="granix pacheco" w:date="2016-02-07T09:45:00Z">
        <w:r w:rsidRPr="007D7E6F">
          <w:t>Capacitores</w:t>
        </w:r>
      </w:ins>
      <w:ins w:id="536" w:author="granix pacheco" w:date="2016-02-07T09:46:00Z">
        <w:r w:rsidRPr="007D7E6F">
          <w:t>;</w:t>
        </w:r>
      </w:ins>
    </w:p>
    <w:p w14:paraId="1FF12A22" w14:textId="05AFA0B8" w:rsidR="006220FC" w:rsidRPr="007D7E6F" w:rsidRDefault="006220FC">
      <w:pPr>
        <w:pStyle w:val="NormalWeb"/>
        <w:numPr>
          <w:ilvl w:val="0"/>
          <w:numId w:val="5"/>
        </w:numPr>
        <w:shd w:val="clear" w:color="auto" w:fill="FFFFFF"/>
        <w:spacing w:before="0" w:beforeAutospacing="0" w:after="160" w:afterAutospacing="0"/>
        <w:jc w:val="both"/>
        <w:rPr>
          <w:ins w:id="537" w:author="granix pacheco" w:date="2016-02-07T09:45:00Z"/>
        </w:rPr>
        <w:pPrChange w:id="538" w:author="granix pacheco" w:date="2016-02-07T09:45:00Z">
          <w:pPr>
            <w:pStyle w:val="NormalWeb"/>
            <w:shd w:val="clear" w:color="auto" w:fill="FFFFFF"/>
            <w:spacing w:before="0" w:beforeAutospacing="0" w:after="160" w:afterAutospacing="0"/>
            <w:jc w:val="both"/>
          </w:pPr>
        </w:pPrChange>
      </w:pPr>
      <w:ins w:id="539" w:author="granix pacheco" w:date="2016-02-07T09:45:00Z">
        <w:r w:rsidRPr="007D7E6F">
          <w:t>Diodos</w:t>
        </w:r>
      </w:ins>
      <w:ins w:id="540" w:author="granix pacheco" w:date="2016-02-07T09:46:00Z">
        <w:r w:rsidRPr="007D7E6F">
          <w:t>;</w:t>
        </w:r>
      </w:ins>
    </w:p>
    <w:p w14:paraId="355E6409" w14:textId="5B4C4DD8" w:rsidR="00FB6808" w:rsidRPr="007D7E6F" w:rsidRDefault="006220FC">
      <w:pPr>
        <w:pStyle w:val="NormalWeb"/>
        <w:numPr>
          <w:ilvl w:val="1"/>
          <w:numId w:val="5"/>
        </w:numPr>
        <w:shd w:val="clear" w:color="auto" w:fill="FFFFFF"/>
        <w:spacing w:before="0" w:beforeAutospacing="0" w:after="160" w:afterAutospacing="0"/>
        <w:jc w:val="both"/>
        <w:rPr>
          <w:ins w:id="541" w:author="granix pacheco" w:date="2016-02-08T08:39:00Z"/>
        </w:rPr>
        <w:pPrChange w:id="542" w:author="Mateus Berardo de Souza Terra" w:date="2016-02-08T22:04:00Z">
          <w:pPr>
            <w:pStyle w:val="NormalWeb"/>
            <w:shd w:val="clear" w:color="auto" w:fill="FFFFFF"/>
            <w:spacing w:before="0" w:beforeAutospacing="0" w:after="160" w:afterAutospacing="0"/>
            <w:jc w:val="both"/>
          </w:pPr>
        </w:pPrChange>
      </w:pPr>
      <w:ins w:id="543" w:author="granix pacheco" w:date="2016-02-07T09:45:00Z">
        <w:r w:rsidRPr="007D7E6F">
          <w:t>LEDs</w:t>
        </w:r>
      </w:ins>
      <w:ins w:id="544" w:author="granix pacheco" w:date="2016-02-07T09:46:00Z">
        <w:r w:rsidR="00FB6808" w:rsidRPr="007D7E6F">
          <w:t>.</w:t>
        </w:r>
      </w:ins>
    </w:p>
    <w:p w14:paraId="5BE40493" w14:textId="77777777" w:rsidR="00A06F35" w:rsidRPr="007D7E6F" w:rsidRDefault="00A06F35" w:rsidP="00A06F35">
      <w:pPr>
        <w:pStyle w:val="NormalWeb"/>
        <w:shd w:val="clear" w:color="auto" w:fill="FFFFFF"/>
        <w:spacing w:before="0" w:beforeAutospacing="0" w:after="160" w:afterAutospacing="0"/>
        <w:jc w:val="both"/>
        <w:rPr>
          <w:ins w:id="545" w:author="granix pacheco" w:date="2016-02-07T09:49:00Z"/>
        </w:rPr>
      </w:pPr>
    </w:p>
    <w:p w14:paraId="6A3451C4" w14:textId="27311B1B" w:rsidR="00A06F35" w:rsidRPr="007D7E6F" w:rsidRDefault="00A06F35">
      <w:pPr>
        <w:pStyle w:val="NormalWeb"/>
        <w:numPr>
          <w:ilvl w:val="1"/>
          <w:numId w:val="44"/>
        </w:numPr>
        <w:shd w:val="clear" w:color="auto" w:fill="FFFFFF"/>
        <w:spacing w:before="0" w:beforeAutospacing="0" w:after="160" w:afterAutospacing="0"/>
        <w:ind w:left="993" w:hanging="633"/>
        <w:jc w:val="both"/>
        <w:rPr>
          <w:ins w:id="546" w:author="granix pacheco" w:date="2016-02-08T14:11:00Z"/>
          <w:b/>
          <w:sz w:val="32"/>
          <w:szCs w:val="32"/>
        </w:rPr>
        <w:pPrChange w:id="547" w:author="Mateus Berardo de Souza Terra" w:date="2016-02-08T22:25:00Z">
          <w:pPr>
            <w:pStyle w:val="NormalWeb"/>
            <w:shd w:val="clear" w:color="auto" w:fill="FFFFFF"/>
            <w:spacing w:before="0" w:beforeAutospacing="0" w:after="160" w:afterAutospacing="0"/>
            <w:jc w:val="both"/>
          </w:pPr>
        </w:pPrChange>
      </w:pPr>
      <w:ins w:id="548" w:author="granix pacheco" w:date="2016-02-08T08:36:00Z">
        <w:r w:rsidRPr="007D7E6F">
          <w:rPr>
            <w:b/>
            <w:sz w:val="32"/>
            <w:szCs w:val="32"/>
            <w:rPrChange w:id="549" w:author="Mateus Berardo de Souza Terra" w:date="2016-02-08T20:05:00Z">
              <w:rPr/>
            </w:rPrChange>
          </w:rPr>
          <w:t>Resistores:</w:t>
        </w:r>
      </w:ins>
    </w:p>
    <w:p w14:paraId="04A8C5C1" w14:textId="77777777" w:rsidR="00105911" w:rsidRPr="007D7E6F" w:rsidRDefault="006D3AB1">
      <w:pPr>
        <w:pStyle w:val="NormalWeb"/>
        <w:shd w:val="clear" w:color="auto" w:fill="FFFFFF"/>
        <w:spacing w:before="0" w:beforeAutospacing="0" w:after="160" w:afterAutospacing="0"/>
        <w:ind w:firstLine="720"/>
        <w:jc w:val="both"/>
        <w:rPr>
          <w:ins w:id="550" w:author="Mateus Berardo de Souza Terra" w:date="2016-02-08T19:21:00Z"/>
        </w:rPr>
        <w:pPrChange w:id="551" w:author="Mateus Berardo de Souza Terra" w:date="2016-02-08T19:18:00Z">
          <w:pPr>
            <w:pStyle w:val="NormalWeb"/>
            <w:shd w:val="clear" w:color="auto" w:fill="FFFFFF"/>
            <w:spacing w:before="0" w:beforeAutospacing="0" w:after="160" w:afterAutospacing="0"/>
            <w:jc w:val="both"/>
          </w:pPr>
        </w:pPrChange>
      </w:pPr>
      <w:ins w:id="552" w:author="Mateus Berardo de Souza Terra" w:date="2016-02-08T19:16:00Z">
        <w:r w:rsidRPr="007D7E6F">
          <w:t xml:space="preserve">Um resistor é um componente que </w:t>
        </w:r>
      </w:ins>
      <w:ins w:id="553" w:author="Mateus Berardo de Souza Terra" w:date="2016-02-08T19:17:00Z">
        <w:r w:rsidRPr="007D7E6F">
          <w:t>apresenta uma certa dificuldade ou resistência à passagem de corrente</w:t>
        </w:r>
      </w:ins>
      <w:ins w:id="554" w:author="Mateus Berardo de Souza Terra" w:date="2016-02-08T19:18:00Z">
        <w:r w:rsidRPr="007D7E6F">
          <w:t>. Os resistores são amplamente utilizados em circuitos, seja para regular tens</w:t>
        </w:r>
      </w:ins>
      <w:ins w:id="555" w:author="Mateus Berardo de Souza Terra" w:date="2016-02-08T19:19:00Z">
        <w:r w:rsidRPr="007D7E6F">
          <w:t xml:space="preserve">ão ou corrente. </w:t>
        </w:r>
      </w:ins>
      <w:ins w:id="556" w:author="Mateus Berardo de Souza Terra" w:date="2016-02-08T19:20:00Z">
        <w:r w:rsidRPr="007D7E6F">
          <w:t>A resistência de um resistor é medida em ohms. Para identificar os diferentes resistores de acordo com a resistência s</w:t>
        </w:r>
      </w:ins>
      <w:ins w:id="557" w:author="Mateus Berardo de Souza Terra" w:date="2016-02-08T19:21:00Z">
        <w:r w:rsidRPr="007D7E6F">
          <w:t>ão utilizadas listras coloridas de acordo com</w:t>
        </w:r>
        <w:r w:rsidR="00105911" w:rsidRPr="007D7E6F">
          <w:t xml:space="preserve"> um código de cores tabelado. </w:t>
        </w:r>
      </w:ins>
    </w:p>
    <w:p w14:paraId="3D503B3B" w14:textId="69CFA430" w:rsidR="00105911" w:rsidRPr="007D7E6F" w:rsidRDefault="00105911">
      <w:pPr>
        <w:pStyle w:val="NormalWeb"/>
        <w:shd w:val="clear" w:color="auto" w:fill="FFFFFF"/>
        <w:spacing w:before="0" w:beforeAutospacing="0" w:after="160" w:afterAutospacing="0"/>
        <w:ind w:firstLine="720"/>
        <w:jc w:val="both"/>
        <w:rPr>
          <w:ins w:id="558" w:author="Mateus Berardo de Souza Terra" w:date="2016-02-08T19:41:00Z"/>
        </w:rPr>
        <w:pPrChange w:id="559" w:author="Mateus Berardo de Souza Terra" w:date="2016-02-08T19:18:00Z">
          <w:pPr>
            <w:pStyle w:val="NormalWeb"/>
            <w:shd w:val="clear" w:color="auto" w:fill="FFFFFF"/>
            <w:spacing w:before="0" w:beforeAutospacing="0" w:after="160" w:afterAutospacing="0"/>
            <w:jc w:val="both"/>
          </w:pPr>
        </w:pPrChange>
      </w:pPr>
      <w:ins w:id="560" w:author="Mateus Berardo de Souza Terra" w:date="2016-02-08T19:21:00Z">
        <w:r w:rsidRPr="007D7E6F">
          <w:rPr>
            <w:b/>
          </w:rPr>
          <w:t>Nota</w:t>
        </w:r>
        <w:r w:rsidRPr="007D7E6F">
          <w:t>: A tabela está localizada no capítulo 8 para consulta.</w:t>
        </w:r>
      </w:ins>
    </w:p>
    <w:p w14:paraId="1CA3829E" w14:textId="77777777" w:rsidR="00A76C84" w:rsidRDefault="00A76C84">
      <w:pPr>
        <w:pStyle w:val="NormalWeb"/>
        <w:shd w:val="clear" w:color="auto" w:fill="FFFFFF"/>
        <w:ind w:firstLine="720"/>
        <w:jc w:val="both"/>
        <w:rPr>
          <w:ins w:id="561" w:author="Mateus Berardo de Souza Terra" w:date="2016-02-08T22:01:00Z"/>
        </w:rPr>
      </w:pPr>
      <w:ins w:id="562" w:author="Mateus Berardo de Souza Terra" w:date="2016-02-08T22:01:00Z">
        <w:r>
          <w:t xml:space="preserve">Os resistores podem ser associados para obter valores não disponíveis comercialmente, ou específicos para o projeto. Eles podem ser associados de três formas: </w:t>
        </w:r>
      </w:ins>
    </w:p>
    <w:p w14:paraId="47D6AE81" w14:textId="77777777" w:rsidR="00A76C84" w:rsidRDefault="00A76C84" w:rsidP="00A76C84">
      <w:pPr>
        <w:pStyle w:val="NormalWeb"/>
        <w:numPr>
          <w:ilvl w:val="0"/>
          <w:numId w:val="36"/>
        </w:numPr>
        <w:shd w:val="clear" w:color="auto" w:fill="FFFFFF"/>
        <w:spacing w:before="0" w:beforeAutospacing="0" w:after="160" w:afterAutospacing="0"/>
        <w:jc w:val="both"/>
        <w:rPr>
          <w:ins w:id="563" w:author="Mateus Berardo de Souza Terra" w:date="2016-02-08T22:01:00Z"/>
        </w:rPr>
      </w:pPr>
      <w:ins w:id="564" w:author="Mateus Berardo de Souza Terra" w:date="2016-02-08T22:01:00Z">
        <w:r>
          <w:t>Em série: os resistores são conectados um na frente do outro de forma que a corrente percorre todos. A resistência equivalente é igual à soma das n resistências em série.</w:t>
        </w:r>
      </w:ins>
    </w:p>
    <w:p w14:paraId="11F1732B" w14:textId="7F2CA35C" w:rsidR="00A76C84" w:rsidRDefault="00A76C84" w:rsidP="00A76C84">
      <w:pPr>
        <w:pStyle w:val="NormalWeb"/>
        <w:shd w:val="clear" w:color="auto" w:fill="FFFFFF"/>
        <w:ind w:left="1800"/>
        <w:jc w:val="both"/>
        <w:rPr>
          <w:ins w:id="565" w:author="Mateus Berardo de Souza Terra" w:date="2016-02-08T22:01:00Z"/>
        </w:rPr>
      </w:pPr>
      <w:ins w:id="566" w:author="Mateus Berardo de Souza Terra" w:date="2016-02-08T22:01:00Z">
        <w:r>
          <w:rPr>
            <w:noProof/>
            <w:lang w:eastAsia="pt-BR"/>
          </w:rPr>
          <w:drawing>
            <wp:anchor distT="0" distB="0" distL="114300" distR="114300" simplePos="0" relativeHeight="251663360" behindDoc="0" locked="0" layoutInCell="1" allowOverlap="1" wp14:anchorId="736DF75E" wp14:editId="7725C612">
              <wp:simplePos x="0" y="0"/>
              <wp:positionH relativeFrom="column">
                <wp:posOffset>1143000</wp:posOffset>
              </wp:positionH>
              <wp:positionV relativeFrom="paragraph">
                <wp:posOffset>3810</wp:posOffset>
              </wp:positionV>
              <wp:extent cx="2023110" cy="1151890"/>
              <wp:effectExtent l="0" t="0" r="0" b="0"/>
              <wp:wrapSquare wrapText="bothSides"/>
              <wp:docPr id="20" name="Imagem 20" descr="http://s2.glbimg.com/Kk72Ky_iiJyutNsM5nBO4TySDZU=/0x0:498x284/300x171/s.glbimg.com/po/ek/f/original/2014/05/15/resistores_em_se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descr="http://s2.glbimg.com/Kk72Ky_iiJyutNsM5nBO4TySDZU=/0x0:498x284/300x171/s.glbimg.com/po/ek/f/original/2014/05/15/resistores_em_seri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23110" cy="1151890"/>
                      </a:xfrm>
                      <a:prstGeom prst="rect">
                        <a:avLst/>
                      </a:prstGeom>
                      <a:noFill/>
                    </pic:spPr>
                  </pic:pic>
                </a:graphicData>
              </a:graphic>
              <wp14:sizeRelH relativeFrom="page">
                <wp14:pctWidth>0</wp14:pctWidth>
              </wp14:sizeRelH>
              <wp14:sizeRelV relativeFrom="page">
                <wp14:pctHeight>0</wp14:pctHeight>
              </wp14:sizeRelV>
            </wp:anchor>
          </w:drawing>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eq</m:t>
              </m:r>
            </m:sub>
          </m:sSub>
          <m:r>
            <w:rPr>
              <w:rFonts w:ascii="Cambria Math" w:hAnsi="Cambria Math"/>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1</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2</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n</m:t>
              </m:r>
            </m:sub>
          </m:sSub>
        </m:oMath>
      </w:ins>
    </w:p>
    <w:p w14:paraId="76DBE619" w14:textId="77777777" w:rsidR="00A76C84" w:rsidRDefault="00A76C84" w:rsidP="00A76C84">
      <w:pPr>
        <w:pStyle w:val="NormalWeb"/>
        <w:shd w:val="clear" w:color="auto" w:fill="FFFFFF"/>
        <w:ind w:firstLine="720"/>
        <w:jc w:val="both"/>
        <w:rPr>
          <w:ins w:id="567" w:author="Mateus Berardo de Souza Terra" w:date="2016-02-08T22:01:00Z"/>
        </w:rPr>
      </w:pPr>
      <w:ins w:id="568" w:author="Mateus Berardo de Souza Terra" w:date="2016-02-08T22:01:00Z">
        <w:r>
          <w:t xml:space="preserve">                                                                                              </w:t>
        </w:r>
      </w:ins>
    </w:p>
    <w:p w14:paraId="6D175719" w14:textId="77777777" w:rsidR="00A76C84" w:rsidRDefault="00A76C84" w:rsidP="00A76C84">
      <w:pPr>
        <w:pStyle w:val="NormalWeb"/>
        <w:shd w:val="clear" w:color="auto" w:fill="FFFFFF"/>
        <w:ind w:firstLine="720"/>
        <w:jc w:val="both"/>
        <w:rPr>
          <w:ins w:id="569" w:author="Mateus Berardo de Souza Terra" w:date="2016-02-08T22:01:00Z"/>
        </w:rPr>
      </w:pPr>
    </w:p>
    <w:p w14:paraId="33754A67" w14:textId="77777777" w:rsidR="00A76C84" w:rsidRDefault="00A76C84" w:rsidP="00A76C84">
      <w:pPr>
        <w:pStyle w:val="NormalWeb"/>
        <w:shd w:val="clear" w:color="auto" w:fill="FFFFFF"/>
        <w:ind w:firstLine="720"/>
        <w:jc w:val="both"/>
        <w:rPr>
          <w:ins w:id="570" w:author="Mateus Berardo de Souza Terra" w:date="2016-02-08T22:01:00Z"/>
        </w:rPr>
      </w:pPr>
    </w:p>
    <w:p w14:paraId="35B40FAF" w14:textId="77777777" w:rsidR="00A76C84" w:rsidRDefault="00A76C84">
      <w:pPr>
        <w:pStyle w:val="NormalWeb"/>
        <w:shd w:val="clear" w:color="auto" w:fill="FFFFFF"/>
        <w:ind w:left="1440"/>
        <w:jc w:val="both"/>
        <w:rPr>
          <w:ins w:id="571" w:author="Mateus Berardo de Souza Terra" w:date="2016-02-08T22:01:00Z"/>
        </w:rPr>
      </w:pPr>
    </w:p>
    <w:p w14:paraId="57CA843D" w14:textId="77777777" w:rsidR="00A76C84" w:rsidRDefault="00A76C84" w:rsidP="00A76C84">
      <w:pPr>
        <w:pStyle w:val="NormalWeb"/>
        <w:numPr>
          <w:ilvl w:val="0"/>
          <w:numId w:val="36"/>
        </w:numPr>
        <w:shd w:val="clear" w:color="auto" w:fill="FFFFFF"/>
        <w:spacing w:before="0" w:beforeAutospacing="0" w:after="160" w:afterAutospacing="0"/>
        <w:jc w:val="both"/>
        <w:rPr>
          <w:ins w:id="572" w:author="Mateus Berardo de Souza Terra" w:date="2016-02-08T22:01:00Z"/>
        </w:rPr>
      </w:pPr>
      <w:ins w:id="573" w:author="Mateus Berardo de Souza Terra" w:date="2016-02-08T22:01:00Z">
        <w:r>
          <w:t>Em paralelo: os resistores são conectados paralelamente, dessa forma, a corrente se divide entre eles. A resistência equivalente segue a fórmula a seguir:</w:t>
        </w:r>
      </w:ins>
    </w:p>
    <w:p w14:paraId="0F4005EF" w14:textId="696CA642" w:rsidR="00A76C84" w:rsidRDefault="00A76C84" w:rsidP="00A76C84">
      <w:pPr>
        <w:pStyle w:val="NormalWeb"/>
        <w:shd w:val="clear" w:color="auto" w:fill="FFFFFF"/>
        <w:ind w:left="1800"/>
        <w:jc w:val="both"/>
        <w:rPr>
          <w:ins w:id="574" w:author="Mateus Berardo de Souza Terra" w:date="2016-02-08T22:01:00Z"/>
        </w:rPr>
      </w:pPr>
      <w:ins w:id="575" w:author="Mateus Berardo de Souza Terra" w:date="2016-02-08T22:01:00Z">
        <w:r>
          <w:rPr>
            <w:noProof/>
            <w:lang w:eastAsia="pt-BR"/>
          </w:rPr>
          <w:lastRenderedPageBreak/>
          <w:drawing>
            <wp:anchor distT="0" distB="0" distL="114300" distR="114300" simplePos="0" relativeHeight="251664384" behindDoc="0" locked="0" layoutInCell="1" allowOverlap="1" wp14:anchorId="5CB7CFED" wp14:editId="3CAA3980">
              <wp:simplePos x="0" y="0"/>
              <wp:positionH relativeFrom="column">
                <wp:posOffset>1143000</wp:posOffset>
              </wp:positionH>
              <wp:positionV relativeFrom="paragraph">
                <wp:posOffset>0</wp:posOffset>
              </wp:positionV>
              <wp:extent cx="1960245" cy="1116330"/>
              <wp:effectExtent l="0" t="0" r="1905" b="7620"/>
              <wp:wrapSquare wrapText="bothSides"/>
              <wp:docPr id="19" name="Imagem 19" descr="http://mundoeducacao.bol.uol.com.br/upload/conteudo/associa%C3%A7%C3%A3o%20em%20paral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descr="http://mundoeducacao.bol.uol.com.br/upload/conteudo/associa%C3%A7%C3%A3o%20em%20paralel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0245" cy="1116330"/>
                      </a:xfrm>
                      <a:prstGeom prst="rect">
                        <a:avLst/>
                      </a:prstGeom>
                      <a:noFill/>
                    </pic:spPr>
                  </pic:pic>
                </a:graphicData>
              </a:graphic>
              <wp14:sizeRelH relativeFrom="page">
                <wp14:pctWidth>0</wp14:pctWidth>
              </wp14:sizeRelH>
              <wp14:sizeRelV relativeFrom="page">
                <wp14:pctHeight>0</wp14:pctHeight>
              </wp14:sizeRelV>
            </wp:anchor>
          </w:drawing>
        </w:r>
        <m:oMath>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eq</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1</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2</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n</m:t>
                  </m:r>
                </m:sub>
              </m:sSub>
            </m:den>
          </m:f>
        </m:oMath>
      </w:ins>
    </w:p>
    <w:p w14:paraId="26305946" w14:textId="77777777" w:rsidR="00A76C84" w:rsidRDefault="00A76C84" w:rsidP="00A76C84">
      <w:pPr>
        <w:pStyle w:val="NormalWeb"/>
        <w:shd w:val="clear" w:color="auto" w:fill="FFFFFF"/>
        <w:ind w:firstLine="720"/>
        <w:jc w:val="both"/>
        <w:rPr>
          <w:ins w:id="576" w:author="Mateus Berardo de Souza Terra" w:date="2016-02-08T22:01:00Z"/>
        </w:rPr>
      </w:pPr>
    </w:p>
    <w:p w14:paraId="27DD95CB" w14:textId="77777777" w:rsidR="00A76C84" w:rsidRDefault="00A76C84" w:rsidP="00A76C84">
      <w:pPr>
        <w:pStyle w:val="NormalWeb"/>
        <w:shd w:val="clear" w:color="auto" w:fill="FFFFFF"/>
        <w:ind w:firstLine="720"/>
        <w:jc w:val="both"/>
        <w:rPr>
          <w:ins w:id="577" w:author="Mateus Berardo de Souza Terra" w:date="2016-02-08T22:01:00Z"/>
        </w:rPr>
      </w:pPr>
    </w:p>
    <w:p w14:paraId="7AC84B88" w14:textId="77777777" w:rsidR="00A76C84" w:rsidRDefault="00A76C84">
      <w:pPr>
        <w:pStyle w:val="NormalWeb"/>
        <w:shd w:val="clear" w:color="auto" w:fill="FFFFFF"/>
        <w:ind w:firstLine="720"/>
        <w:jc w:val="both"/>
        <w:rPr>
          <w:ins w:id="578" w:author="Mateus Berardo de Souza Terra" w:date="2016-02-08T22:01:00Z"/>
        </w:rPr>
      </w:pPr>
    </w:p>
    <w:p w14:paraId="7106A8D9" w14:textId="77777777" w:rsidR="00A76C84" w:rsidRDefault="00A76C84" w:rsidP="00A76C84">
      <w:pPr>
        <w:pStyle w:val="NormalWeb"/>
        <w:numPr>
          <w:ilvl w:val="0"/>
          <w:numId w:val="36"/>
        </w:numPr>
        <w:shd w:val="clear" w:color="auto" w:fill="FFFFFF"/>
        <w:spacing w:before="0" w:beforeAutospacing="0" w:after="160" w:afterAutospacing="0"/>
        <w:jc w:val="both"/>
        <w:rPr>
          <w:ins w:id="579" w:author="Mateus Berardo de Souza Terra" w:date="2016-02-08T22:01:00Z"/>
        </w:rPr>
      </w:pPr>
      <w:ins w:id="580" w:author="Mateus Berardo de Souza Terra" w:date="2016-02-08T22:01:00Z">
        <w:r>
          <w:t>Mista: os resistores são conectados tanto em paralelo quanto em série. A resistência equivalente será calculada utilizando as fórmulas de associações em série e em paralelo.</w:t>
        </w:r>
      </w:ins>
    </w:p>
    <w:p w14:paraId="27888432" w14:textId="77777777" w:rsidR="00A76C84" w:rsidRDefault="00A76C84" w:rsidP="00A76C84">
      <w:pPr>
        <w:pStyle w:val="NormalWeb"/>
        <w:shd w:val="clear" w:color="auto" w:fill="FFFFFF"/>
        <w:ind w:left="1800"/>
        <w:jc w:val="both"/>
        <w:rPr>
          <w:ins w:id="581" w:author="Mateus Berardo de Souza Terra" w:date="2016-02-08T22:01:00Z"/>
        </w:rPr>
      </w:pPr>
    </w:p>
    <w:p w14:paraId="3B443347" w14:textId="77BB0FA3" w:rsidR="00A76C84" w:rsidRDefault="00A76C84" w:rsidP="00A76C84">
      <w:pPr>
        <w:pStyle w:val="NormalWeb"/>
        <w:shd w:val="clear" w:color="auto" w:fill="FFFFFF"/>
        <w:ind w:firstLine="720"/>
        <w:jc w:val="both"/>
        <w:rPr>
          <w:ins w:id="582" w:author="Mateus Berardo de Souza Terra" w:date="2016-02-08T22:01:00Z"/>
        </w:rPr>
      </w:pPr>
      <w:ins w:id="583" w:author="Mateus Berardo de Souza Terra" w:date="2016-02-08T22:01:00Z">
        <w:r>
          <w:rPr>
            <w:noProof/>
            <w:lang w:eastAsia="pt-BR"/>
          </w:rPr>
          <w:drawing>
            <wp:anchor distT="0" distB="0" distL="114300" distR="114300" simplePos="0" relativeHeight="251665408" behindDoc="0" locked="0" layoutInCell="1" allowOverlap="1" wp14:anchorId="12B09DD4" wp14:editId="3149CFF1">
              <wp:simplePos x="0" y="0"/>
              <wp:positionH relativeFrom="margin">
                <wp:align>center</wp:align>
              </wp:positionH>
              <wp:positionV relativeFrom="paragraph">
                <wp:posOffset>58420</wp:posOffset>
              </wp:positionV>
              <wp:extent cx="2552065" cy="1555750"/>
              <wp:effectExtent l="0" t="0" r="635" b="6350"/>
              <wp:wrapSquare wrapText="bothSides"/>
              <wp:docPr id="18" name="Imagem 18" descr="http://s3.static.brasilescola.com/img/2014/03/resist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descr="http://s3.static.brasilescola.com/img/2014/03/resistenci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2065" cy="1555750"/>
                      </a:xfrm>
                      <a:prstGeom prst="rect">
                        <a:avLst/>
                      </a:prstGeom>
                      <a:noFill/>
                    </pic:spPr>
                  </pic:pic>
                </a:graphicData>
              </a:graphic>
              <wp14:sizeRelH relativeFrom="margin">
                <wp14:pctWidth>0</wp14:pctWidth>
              </wp14:sizeRelH>
              <wp14:sizeRelV relativeFrom="margin">
                <wp14:pctHeight>0</wp14:pctHeight>
              </wp14:sizeRelV>
            </wp:anchor>
          </w:drawing>
        </w:r>
      </w:ins>
    </w:p>
    <w:p w14:paraId="426FFEB6" w14:textId="77777777" w:rsidR="00A76C84" w:rsidRDefault="00A76C84" w:rsidP="00A76C84">
      <w:pPr>
        <w:pStyle w:val="NormalWeb"/>
        <w:shd w:val="clear" w:color="auto" w:fill="FFFFFF"/>
        <w:ind w:firstLine="720"/>
        <w:jc w:val="both"/>
        <w:rPr>
          <w:ins w:id="584" w:author="Mateus Berardo de Souza Terra" w:date="2016-02-08T22:01:00Z"/>
        </w:rPr>
      </w:pPr>
    </w:p>
    <w:p w14:paraId="5D8B76BD" w14:textId="77777777" w:rsidR="00A76C84" w:rsidRDefault="00A76C84" w:rsidP="00A76C84">
      <w:pPr>
        <w:pStyle w:val="NormalWeb"/>
        <w:shd w:val="clear" w:color="auto" w:fill="FFFFFF"/>
        <w:ind w:firstLine="720"/>
        <w:jc w:val="both"/>
        <w:rPr>
          <w:ins w:id="585" w:author="Mateus Berardo de Souza Terra" w:date="2016-02-08T22:01:00Z"/>
        </w:rPr>
      </w:pPr>
    </w:p>
    <w:p w14:paraId="4A571CB5" w14:textId="77777777" w:rsidR="00A76C84" w:rsidRDefault="00A76C84">
      <w:pPr>
        <w:pStyle w:val="NormalWeb"/>
        <w:shd w:val="clear" w:color="auto" w:fill="FFFFFF"/>
        <w:ind w:firstLine="720"/>
        <w:jc w:val="both"/>
        <w:rPr>
          <w:ins w:id="586" w:author="Mateus Berardo de Souza Terra" w:date="2016-02-08T22:01:00Z"/>
        </w:rPr>
      </w:pPr>
    </w:p>
    <w:p w14:paraId="558F2A1E" w14:textId="77777777" w:rsidR="00A76C84" w:rsidRDefault="00A76C84">
      <w:pPr>
        <w:pStyle w:val="NormalWeb"/>
        <w:shd w:val="clear" w:color="auto" w:fill="FFFFFF"/>
        <w:spacing w:before="0" w:beforeAutospacing="0" w:after="160" w:afterAutospacing="0"/>
        <w:ind w:firstLine="720"/>
        <w:jc w:val="both"/>
        <w:rPr>
          <w:ins w:id="587" w:author="Mateus Berardo de Souza Terra" w:date="2016-02-08T22:01:00Z"/>
        </w:rPr>
        <w:pPrChange w:id="588" w:author="Mateus Berardo de Souza Terra" w:date="2016-02-08T19:25:00Z">
          <w:pPr>
            <w:pStyle w:val="NormalWeb"/>
            <w:shd w:val="clear" w:color="auto" w:fill="FFFFFF"/>
            <w:spacing w:before="0" w:beforeAutospacing="0" w:after="160" w:afterAutospacing="0"/>
            <w:jc w:val="both"/>
          </w:pPr>
        </w:pPrChange>
      </w:pPr>
    </w:p>
    <w:p w14:paraId="26DF9EEC" w14:textId="77777777" w:rsidR="00A76C84" w:rsidRDefault="00A76C84">
      <w:pPr>
        <w:pStyle w:val="NormalWeb"/>
        <w:shd w:val="clear" w:color="auto" w:fill="FFFFFF"/>
        <w:spacing w:before="0" w:beforeAutospacing="0" w:after="160" w:afterAutospacing="0"/>
        <w:ind w:firstLine="720"/>
        <w:jc w:val="both"/>
        <w:rPr>
          <w:ins w:id="589" w:author="Mateus Berardo de Souza Terra" w:date="2016-02-08T22:01:00Z"/>
        </w:rPr>
        <w:pPrChange w:id="590" w:author="Mateus Berardo de Souza Terra" w:date="2016-02-08T19:25:00Z">
          <w:pPr>
            <w:pStyle w:val="NormalWeb"/>
            <w:shd w:val="clear" w:color="auto" w:fill="FFFFFF"/>
            <w:spacing w:before="0" w:beforeAutospacing="0" w:after="160" w:afterAutospacing="0"/>
            <w:jc w:val="both"/>
          </w:pPr>
        </w:pPrChange>
      </w:pPr>
    </w:p>
    <w:p w14:paraId="7D8CD3AE" w14:textId="2F609277" w:rsidR="00105911" w:rsidRPr="007D7E6F" w:rsidRDefault="00105911">
      <w:pPr>
        <w:pStyle w:val="NormalWeb"/>
        <w:shd w:val="clear" w:color="auto" w:fill="FFFFFF"/>
        <w:spacing w:before="0" w:beforeAutospacing="0" w:after="160" w:afterAutospacing="0"/>
        <w:ind w:firstLine="720"/>
        <w:jc w:val="both"/>
        <w:rPr>
          <w:ins w:id="591" w:author="granix pacheco" w:date="2016-02-08T14:38:00Z"/>
          <w:rPrChange w:id="592" w:author="Mateus Berardo de Souza Terra" w:date="2016-02-08T20:05:00Z">
            <w:rPr>
              <w:ins w:id="593" w:author="granix pacheco" w:date="2016-02-08T14:38:00Z"/>
              <w:b/>
              <w:sz w:val="32"/>
              <w:szCs w:val="32"/>
            </w:rPr>
          </w:rPrChange>
        </w:rPr>
        <w:pPrChange w:id="594" w:author="Mateus Berardo de Souza Terra" w:date="2016-02-08T19:25:00Z">
          <w:pPr>
            <w:pStyle w:val="NormalWeb"/>
            <w:shd w:val="clear" w:color="auto" w:fill="FFFFFF"/>
            <w:spacing w:before="0" w:beforeAutospacing="0" w:after="160" w:afterAutospacing="0"/>
            <w:jc w:val="both"/>
          </w:pPr>
        </w:pPrChange>
      </w:pPr>
      <w:ins w:id="595" w:author="Mateus Berardo de Souza Terra" w:date="2016-02-08T19:22:00Z">
        <w:r w:rsidRPr="007D7E6F">
          <w:t xml:space="preserve">Além dos resistores comuns, existem resistores que variam a sua resistência de acordo com fenômenos físicos como a luminosidade, no caso do LDR, ou a temperatura, no caso do Termistor. </w:t>
        </w:r>
      </w:ins>
      <w:ins w:id="596" w:author="Mateus Berardo de Souza Terra" w:date="2016-02-08T19:23:00Z">
        <w:r w:rsidRPr="007D7E6F">
          <w:t>Devido a suas propriedades, tais resistores são utilizados como sensores na rob</w:t>
        </w:r>
      </w:ins>
      <w:ins w:id="597" w:author="Mateus Berardo de Souza Terra" w:date="2016-02-08T19:24:00Z">
        <w:r w:rsidRPr="007D7E6F">
          <w:t>ótica. Depois de alguns capítulos, você perceberá que grande parte dos sensores são resistivos.</w:t>
        </w:r>
      </w:ins>
      <w:ins w:id="598" w:author="Mateus Berardo de Souza Terra" w:date="2016-02-08T19:25:00Z">
        <w:r w:rsidRPr="007D7E6F">
          <w:t xml:space="preserve"> Agora falaremos um pouco sobre o LDR e sobre o </w:t>
        </w:r>
      </w:ins>
      <w:ins w:id="599" w:author="Mateus Berardo de Souza Terra" w:date="2016-02-08T19:26:00Z">
        <w:r w:rsidRPr="007D7E6F">
          <w:t>potenciômetro, os resistores variáveis mais utilizados:</w:t>
        </w:r>
      </w:ins>
    </w:p>
    <w:p w14:paraId="2F9D10EE" w14:textId="1FDC20E4" w:rsidR="008A7B70" w:rsidRPr="007D7E6F" w:rsidRDefault="008A7B70">
      <w:pPr>
        <w:pStyle w:val="NormalWeb"/>
        <w:shd w:val="clear" w:color="auto" w:fill="FFFFFF"/>
        <w:spacing w:before="0" w:beforeAutospacing="0" w:after="160" w:afterAutospacing="0"/>
        <w:jc w:val="both"/>
        <w:rPr>
          <w:ins w:id="600" w:author="granix pacheco" w:date="2016-02-08T14:11:00Z"/>
          <w:b/>
          <w:sz w:val="32"/>
          <w:szCs w:val="32"/>
        </w:rPr>
      </w:pPr>
    </w:p>
    <w:p w14:paraId="50C6A895" w14:textId="703E4314" w:rsidR="00FB6808" w:rsidRPr="007D7E6F" w:rsidRDefault="00FB6808">
      <w:pPr>
        <w:pStyle w:val="NormalWeb"/>
        <w:numPr>
          <w:ilvl w:val="2"/>
          <w:numId w:val="44"/>
        </w:numPr>
        <w:shd w:val="clear" w:color="auto" w:fill="FFFFFF"/>
        <w:spacing w:before="0" w:beforeAutospacing="0" w:after="160" w:afterAutospacing="0"/>
        <w:ind w:left="1560" w:hanging="840"/>
        <w:jc w:val="both"/>
        <w:rPr>
          <w:ins w:id="601" w:author="granix pacheco" w:date="2016-02-08T14:13:00Z"/>
          <w:b/>
          <w:sz w:val="32"/>
          <w:szCs w:val="32"/>
        </w:rPr>
        <w:pPrChange w:id="602" w:author="Mateus Berardo de Souza Terra" w:date="2016-02-08T22:25:00Z">
          <w:pPr>
            <w:pStyle w:val="NormalWeb"/>
            <w:shd w:val="clear" w:color="auto" w:fill="FFFFFF"/>
            <w:spacing w:before="0" w:beforeAutospacing="0" w:after="160" w:afterAutospacing="0"/>
            <w:jc w:val="both"/>
          </w:pPr>
        </w:pPrChange>
      </w:pPr>
      <w:ins w:id="603" w:author="granix pacheco" w:date="2016-02-08T14:11:00Z">
        <w:r w:rsidRPr="007D7E6F">
          <w:rPr>
            <w:b/>
            <w:sz w:val="32"/>
            <w:szCs w:val="32"/>
          </w:rPr>
          <w:t>LDR:</w:t>
        </w:r>
      </w:ins>
    </w:p>
    <w:p w14:paraId="2A490940" w14:textId="356925F5" w:rsidR="0059787C" w:rsidRPr="007D7E6F" w:rsidRDefault="0059787C">
      <w:pPr>
        <w:ind w:firstLine="720"/>
        <w:jc w:val="both"/>
        <w:rPr>
          <w:ins w:id="604" w:author="granix pacheco" w:date="2016-02-08T14:29:00Z"/>
          <w:rFonts w:ascii="Times New Roman" w:eastAsia="Times New Roman" w:hAnsi="Times New Roman" w:cs="Times New Roman"/>
          <w:color w:val="222222"/>
          <w:sz w:val="24"/>
          <w:szCs w:val="24"/>
          <w:lang w:eastAsia="pt-BR"/>
          <w:rPrChange w:id="605" w:author="Mateus Berardo de Souza Terra" w:date="2016-02-08T20:05:00Z">
            <w:rPr>
              <w:ins w:id="606" w:author="granix pacheco" w:date="2016-02-08T14:29:00Z"/>
              <w:rFonts w:ascii="Arial" w:eastAsia="Times New Roman" w:hAnsi="Arial" w:cs="Arial"/>
              <w:color w:val="222222"/>
              <w:sz w:val="27"/>
              <w:szCs w:val="27"/>
              <w:lang w:val="pt-PT" w:eastAsia="pt-BR"/>
            </w:rPr>
          </w:rPrChange>
        </w:rPr>
        <w:pPrChange w:id="607" w:author="granix pacheco" w:date="2016-02-08T14:34:00Z">
          <w:pPr/>
        </w:pPrChange>
      </w:pPr>
      <w:ins w:id="608" w:author="granix pacheco" w:date="2016-02-08T14:31:00Z">
        <w:r w:rsidRPr="007D7E6F">
          <w:rPr>
            <w:rFonts w:ascii="Times New Roman" w:eastAsia="Times New Roman" w:hAnsi="Times New Roman" w:cs="Times New Roman"/>
            <w:color w:val="222222"/>
            <w:sz w:val="24"/>
            <w:szCs w:val="24"/>
            <w:lang w:eastAsia="pt-BR"/>
            <w:rPrChange w:id="609" w:author="Mateus Berardo de Souza Terra" w:date="2016-02-08T20:05:00Z">
              <w:rPr>
                <w:rFonts w:ascii="Times New Roman" w:eastAsia="Times New Roman" w:hAnsi="Times New Roman" w:cs="Times New Roman"/>
                <w:color w:val="222222"/>
                <w:sz w:val="24"/>
                <w:szCs w:val="24"/>
                <w:lang w:val="pt-PT" w:eastAsia="pt-BR"/>
              </w:rPr>
            </w:rPrChange>
          </w:rPr>
          <w:t>Um LDR (</w:t>
        </w:r>
        <w:r w:rsidRPr="007D7E6F">
          <w:rPr>
            <w:rFonts w:ascii="Times New Roman" w:hAnsi="Times New Roman" w:cs="Times New Roman"/>
            <w:bCs/>
            <w:iCs/>
            <w:sz w:val="24"/>
            <w:szCs w:val="24"/>
            <w:rPrChange w:id="610" w:author="Mateus Berardo de Souza Terra" w:date="2016-02-08T20:05:00Z">
              <w:rPr>
                <w:b/>
                <w:bCs/>
                <w:i/>
                <w:iCs/>
                <w:lang w:val="pt-PT"/>
              </w:rPr>
            </w:rPrChange>
          </w:rPr>
          <w:t>L</w:t>
        </w:r>
        <w:r w:rsidRPr="007D7E6F">
          <w:rPr>
            <w:rFonts w:ascii="Times New Roman" w:hAnsi="Times New Roman" w:cs="Times New Roman"/>
            <w:iCs/>
            <w:sz w:val="24"/>
            <w:szCs w:val="24"/>
            <w:rPrChange w:id="611" w:author="Mateus Berardo de Souza Terra" w:date="2016-02-08T20:05:00Z">
              <w:rPr>
                <w:i/>
                <w:iCs/>
                <w:lang w:val="pt-PT"/>
              </w:rPr>
            </w:rPrChange>
          </w:rPr>
          <w:t xml:space="preserve">ight </w:t>
        </w:r>
        <w:del w:id="612" w:author="Mateus Berardo de Souza Terra" w:date="2016-02-08T19:26:00Z">
          <w:r w:rsidRPr="007D7E6F" w:rsidDel="00105911">
            <w:rPr>
              <w:rFonts w:ascii="Times New Roman" w:hAnsi="Times New Roman" w:cs="Times New Roman"/>
              <w:bCs/>
              <w:iCs/>
              <w:sz w:val="24"/>
              <w:szCs w:val="24"/>
              <w:rPrChange w:id="613" w:author="Mateus Berardo de Souza Terra" w:date="2016-02-08T20:05:00Z">
                <w:rPr>
                  <w:b/>
                  <w:bCs/>
                  <w:i/>
                  <w:iCs/>
                  <w:lang w:val="pt-PT"/>
                </w:rPr>
              </w:rPrChange>
            </w:rPr>
            <w:delText>D</w:delText>
          </w:r>
          <w:r w:rsidRPr="007D7E6F" w:rsidDel="00105911">
            <w:rPr>
              <w:rFonts w:ascii="Times New Roman" w:hAnsi="Times New Roman" w:cs="Times New Roman"/>
              <w:iCs/>
              <w:sz w:val="24"/>
              <w:szCs w:val="24"/>
              <w:rPrChange w:id="614" w:author="Mateus Berardo de Souza Terra" w:date="2016-02-08T20:05:00Z">
                <w:rPr>
                  <w:i/>
                  <w:iCs/>
                  <w:lang w:val="pt-PT"/>
                </w:rPr>
              </w:rPrChange>
            </w:rPr>
            <w:delText>ependent</w:delText>
          </w:r>
        </w:del>
      </w:ins>
      <w:ins w:id="615" w:author="Mateus Berardo de Souza Terra" w:date="2016-02-08T19:26:00Z">
        <w:r w:rsidR="00105911" w:rsidRPr="007D7E6F">
          <w:rPr>
            <w:rFonts w:ascii="Times New Roman" w:hAnsi="Times New Roman" w:cs="Times New Roman"/>
            <w:bCs/>
            <w:iCs/>
            <w:sz w:val="24"/>
            <w:szCs w:val="24"/>
          </w:rPr>
          <w:t>D</w:t>
        </w:r>
        <w:r w:rsidR="00105911" w:rsidRPr="007D7E6F">
          <w:rPr>
            <w:rFonts w:ascii="Times New Roman" w:hAnsi="Times New Roman" w:cs="Times New Roman"/>
            <w:iCs/>
            <w:sz w:val="24"/>
            <w:szCs w:val="24"/>
          </w:rPr>
          <w:t>ependent</w:t>
        </w:r>
      </w:ins>
      <w:ins w:id="616" w:author="granix pacheco" w:date="2016-02-08T14:31:00Z">
        <w:r w:rsidRPr="007D7E6F">
          <w:rPr>
            <w:rFonts w:ascii="Times New Roman" w:hAnsi="Times New Roman" w:cs="Times New Roman"/>
            <w:iCs/>
            <w:sz w:val="24"/>
            <w:szCs w:val="24"/>
            <w:rPrChange w:id="617" w:author="Mateus Berardo de Souza Terra" w:date="2016-02-08T20:05:00Z">
              <w:rPr>
                <w:i/>
                <w:iCs/>
                <w:lang w:val="pt-PT"/>
              </w:rPr>
            </w:rPrChange>
          </w:rPr>
          <w:t xml:space="preserve"> </w:t>
        </w:r>
        <w:r w:rsidRPr="007D7E6F">
          <w:rPr>
            <w:rFonts w:ascii="Times New Roman" w:hAnsi="Times New Roman" w:cs="Times New Roman"/>
            <w:bCs/>
            <w:iCs/>
            <w:sz w:val="24"/>
            <w:szCs w:val="24"/>
            <w:rPrChange w:id="618" w:author="Mateus Berardo de Souza Terra" w:date="2016-02-08T20:05:00Z">
              <w:rPr>
                <w:b/>
                <w:bCs/>
                <w:i/>
                <w:iCs/>
                <w:lang w:val="pt-PT"/>
              </w:rPr>
            </w:rPrChange>
          </w:rPr>
          <w:t>R</w:t>
        </w:r>
        <w:r w:rsidRPr="007D7E6F">
          <w:rPr>
            <w:rFonts w:ascii="Times New Roman" w:hAnsi="Times New Roman" w:cs="Times New Roman"/>
            <w:iCs/>
            <w:sz w:val="24"/>
            <w:szCs w:val="24"/>
            <w:rPrChange w:id="619" w:author="Mateus Berardo de Souza Terra" w:date="2016-02-08T20:05:00Z">
              <w:rPr>
                <w:i/>
                <w:iCs/>
                <w:lang w:val="pt-PT"/>
              </w:rPr>
            </w:rPrChange>
          </w:rPr>
          <w:t>esistor</w:t>
        </w:r>
        <w:r w:rsidRPr="007D7E6F">
          <w:rPr>
            <w:rFonts w:ascii="Times New Roman" w:hAnsi="Times New Roman" w:cs="Times New Roman"/>
            <w:iCs/>
            <w:sz w:val="24"/>
            <w:szCs w:val="24"/>
            <w:rPrChange w:id="620" w:author="Mateus Berardo de Souza Terra" w:date="2016-02-08T20:05:00Z">
              <w:rPr>
                <w:rFonts w:ascii="Times New Roman" w:hAnsi="Times New Roman" w:cs="Times New Roman"/>
                <w:iCs/>
                <w:sz w:val="24"/>
                <w:szCs w:val="24"/>
                <w:lang w:val="pt-PT"/>
              </w:rPr>
            </w:rPrChange>
          </w:rPr>
          <w:t xml:space="preserve">) é um </w:t>
        </w:r>
      </w:ins>
      <w:ins w:id="621" w:author="granix pacheco" w:date="2016-02-08T14:32:00Z">
        <w:r w:rsidRPr="007D7E6F">
          <w:rPr>
            <w:rStyle w:val="no-conversion"/>
            <w:rFonts w:ascii="Times New Roman" w:hAnsi="Times New Roman" w:cs="Times New Roman"/>
            <w:bCs/>
            <w:sz w:val="24"/>
            <w:szCs w:val="24"/>
            <w:rPrChange w:id="622" w:author="Mateus Berardo de Souza Terra" w:date="2016-02-08T20:05:00Z">
              <w:rPr>
                <w:rStyle w:val="no-conversion"/>
                <w:b/>
                <w:bCs/>
              </w:rPr>
            </w:rPrChange>
          </w:rPr>
          <w:t>Resistor Dependente de Luz</w:t>
        </w:r>
        <w:r w:rsidRPr="007D7E6F">
          <w:rPr>
            <w:rStyle w:val="no-conversion"/>
            <w:rFonts w:ascii="Times New Roman" w:hAnsi="Times New Roman" w:cs="Times New Roman"/>
            <w:sz w:val="24"/>
            <w:szCs w:val="24"/>
            <w:rPrChange w:id="623" w:author="Mateus Berardo de Souza Terra" w:date="2016-02-08T20:05:00Z">
              <w:rPr>
                <w:rStyle w:val="no-conversion"/>
                <w:lang w:val="pt-PT"/>
              </w:rPr>
            </w:rPrChange>
          </w:rPr>
          <w:t xml:space="preserve"> ou </w:t>
        </w:r>
        <w:del w:id="624" w:author="Mateus Berardo de Souza Terra" w:date="2016-02-08T19:17:00Z">
          <w:r w:rsidRPr="007D7E6F" w:rsidDel="006D3AB1">
            <w:rPr>
              <w:rStyle w:val="no-conversion"/>
              <w:rFonts w:ascii="Times New Roman" w:hAnsi="Times New Roman" w:cs="Times New Roman"/>
              <w:bCs/>
              <w:sz w:val="24"/>
              <w:szCs w:val="24"/>
              <w:rPrChange w:id="625" w:author="Mateus Berardo de Souza Terra" w:date="2016-02-08T20:05:00Z">
                <w:rPr>
                  <w:rStyle w:val="no-conversion"/>
                  <w:b/>
                  <w:bCs/>
                  <w:lang w:val="pt-PT"/>
                </w:rPr>
              </w:rPrChange>
            </w:rPr>
            <w:delText>Fotoresistência</w:delText>
          </w:r>
        </w:del>
      </w:ins>
      <w:ins w:id="626" w:author="Mateus Berardo de Souza Terra" w:date="2016-02-08T19:17:00Z">
        <w:r w:rsidR="006D3AB1" w:rsidRPr="007D7E6F">
          <w:rPr>
            <w:rStyle w:val="no-conversion"/>
            <w:rFonts w:ascii="Times New Roman" w:hAnsi="Times New Roman" w:cs="Times New Roman"/>
            <w:bCs/>
            <w:sz w:val="24"/>
            <w:szCs w:val="24"/>
          </w:rPr>
          <w:t>Fotoresistência</w:t>
        </w:r>
      </w:ins>
      <w:ins w:id="627" w:author="granix pacheco" w:date="2016-02-08T14:32:00Z">
        <w:r w:rsidRPr="007D7E6F">
          <w:rPr>
            <w:rStyle w:val="no-conversion"/>
            <w:rFonts w:ascii="Times New Roman" w:hAnsi="Times New Roman" w:cs="Times New Roman"/>
            <w:bCs/>
            <w:sz w:val="24"/>
            <w:szCs w:val="24"/>
            <w:rPrChange w:id="628" w:author="Mateus Berardo de Souza Terra" w:date="2016-02-08T20:05:00Z">
              <w:rPr>
                <w:rStyle w:val="no-conversion"/>
                <w:rFonts w:ascii="Times New Roman" w:hAnsi="Times New Roman" w:cs="Times New Roman"/>
                <w:bCs/>
                <w:sz w:val="24"/>
                <w:szCs w:val="24"/>
                <w:lang w:val="pt-PT"/>
              </w:rPr>
            </w:rPrChange>
          </w:rPr>
          <w:t xml:space="preserve">. Ele tem a capacidade de variar </w:t>
        </w:r>
      </w:ins>
      <w:ins w:id="629" w:author="granix pacheco" w:date="2016-02-08T14:33:00Z">
        <w:r w:rsidR="00E96E41" w:rsidRPr="007D7E6F">
          <w:rPr>
            <w:rStyle w:val="no-conversion"/>
            <w:rFonts w:ascii="Times New Roman" w:hAnsi="Times New Roman" w:cs="Times New Roman"/>
            <w:bCs/>
            <w:sz w:val="24"/>
            <w:szCs w:val="24"/>
            <w:rPrChange w:id="630" w:author="Mateus Berardo de Souza Terra" w:date="2016-02-08T20:05:00Z">
              <w:rPr>
                <w:rStyle w:val="no-conversion"/>
                <w:rFonts w:ascii="Times New Roman" w:hAnsi="Times New Roman" w:cs="Times New Roman"/>
                <w:bCs/>
                <w:sz w:val="24"/>
                <w:szCs w:val="24"/>
                <w:lang w:val="pt-PT"/>
              </w:rPr>
            </w:rPrChange>
          </w:rPr>
          <w:t xml:space="preserve">a sua </w:t>
        </w:r>
        <w:del w:id="631" w:author="Mateus Berardo de Souza Terra" w:date="2016-02-08T19:17:00Z">
          <w:r w:rsidR="00E96E41" w:rsidRPr="007D7E6F" w:rsidDel="006D3AB1">
            <w:rPr>
              <w:rStyle w:val="no-conversion"/>
              <w:rFonts w:ascii="Times New Roman" w:hAnsi="Times New Roman" w:cs="Times New Roman"/>
              <w:bCs/>
              <w:sz w:val="24"/>
              <w:szCs w:val="24"/>
              <w:rPrChange w:id="632" w:author="Mateus Berardo de Souza Terra" w:date="2016-02-08T20:05:00Z">
                <w:rPr>
                  <w:rStyle w:val="no-conversion"/>
                  <w:rFonts w:ascii="Times New Roman" w:hAnsi="Times New Roman" w:cs="Times New Roman"/>
                  <w:bCs/>
                  <w:sz w:val="24"/>
                  <w:szCs w:val="24"/>
                  <w:lang w:val="pt-PT"/>
                </w:rPr>
              </w:rPrChange>
            </w:rPr>
            <w:delText>resistencia</w:delText>
          </w:r>
        </w:del>
      </w:ins>
      <w:ins w:id="633" w:author="Mateus Berardo de Souza Terra" w:date="2016-02-08T19:17:00Z">
        <w:r w:rsidR="006D3AB1" w:rsidRPr="007D7E6F">
          <w:rPr>
            <w:rStyle w:val="no-conversion"/>
            <w:rFonts w:ascii="Times New Roman" w:hAnsi="Times New Roman" w:cs="Times New Roman"/>
            <w:bCs/>
            <w:sz w:val="24"/>
            <w:szCs w:val="24"/>
          </w:rPr>
          <w:t>resistência</w:t>
        </w:r>
      </w:ins>
      <w:ins w:id="634" w:author="granix pacheco" w:date="2016-02-08T14:33:00Z">
        <w:r w:rsidR="00E96E41" w:rsidRPr="007D7E6F">
          <w:rPr>
            <w:rStyle w:val="no-conversion"/>
            <w:rFonts w:ascii="Times New Roman" w:hAnsi="Times New Roman" w:cs="Times New Roman"/>
            <w:bCs/>
            <w:sz w:val="24"/>
            <w:szCs w:val="24"/>
            <w:rPrChange w:id="635" w:author="Mateus Berardo de Souza Terra" w:date="2016-02-08T20:05:00Z">
              <w:rPr>
                <w:rStyle w:val="no-conversion"/>
                <w:rFonts w:ascii="Times New Roman" w:hAnsi="Times New Roman" w:cs="Times New Roman"/>
                <w:bCs/>
                <w:sz w:val="24"/>
                <w:szCs w:val="24"/>
                <w:lang w:val="pt-PT"/>
              </w:rPr>
            </w:rPrChange>
          </w:rPr>
          <w:t xml:space="preserve"> em funç</w:t>
        </w:r>
      </w:ins>
      <w:ins w:id="636" w:author="granix pacheco" w:date="2016-02-08T14:35:00Z">
        <w:r w:rsidR="00E96E41" w:rsidRPr="007D7E6F">
          <w:rPr>
            <w:rStyle w:val="no-conversion"/>
            <w:rFonts w:ascii="Times New Roman" w:hAnsi="Times New Roman" w:cs="Times New Roman"/>
            <w:bCs/>
            <w:sz w:val="24"/>
            <w:szCs w:val="24"/>
            <w:rPrChange w:id="637" w:author="Mateus Berardo de Souza Terra" w:date="2016-02-08T20:05:00Z">
              <w:rPr>
                <w:rStyle w:val="no-conversion"/>
                <w:rFonts w:ascii="Times New Roman" w:hAnsi="Times New Roman" w:cs="Times New Roman"/>
                <w:bCs/>
                <w:sz w:val="24"/>
                <w:szCs w:val="24"/>
                <w:lang w:val="pt-PT"/>
              </w:rPr>
            </w:rPrChange>
          </w:rPr>
          <w:t>ã</w:t>
        </w:r>
      </w:ins>
      <w:ins w:id="638" w:author="granix pacheco" w:date="2016-02-08T14:33:00Z">
        <w:r w:rsidRPr="007D7E6F">
          <w:rPr>
            <w:rStyle w:val="no-conversion"/>
            <w:rFonts w:ascii="Times New Roman" w:hAnsi="Times New Roman" w:cs="Times New Roman"/>
            <w:bCs/>
            <w:sz w:val="24"/>
            <w:szCs w:val="24"/>
            <w:rPrChange w:id="639" w:author="Mateus Berardo de Souza Terra" w:date="2016-02-08T20:05:00Z">
              <w:rPr>
                <w:rStyle w:val="no-conversion"/>
                <w:rFonts w:ascii="Times New Roman" w:hAnsi="Times New Roman" w:cs="Times New Roman"/>
                <w:bCs/>
                <w:sz w:val="24"/>
                <w:szCs w:val="24"/>
                <w:lang w:val="pt-PT"/>
              </w:rPr>
            </w:rPrChange>
          </w:rPr>
          <w:t xml:space="preserve">o da luz que incide sobre ele. </w:t>
        </w:r>
      </w:ins>
      <w:ins w:id="640" w:author="granix pacheco" w:date="2016-02-08T14:34:00Z">
        <w:r w:rsidR="00E96E41" w:rsidRPr="007D7E6F">
          <w:rPr>
            <w:rFonts w:ascii="Times New Roman" w:hAnsi="Times New Roman" w:cs="Times New Roman"/>
            <w:sz w:val="24"/>
            <w:szCs w:val="24"/>
            <w:rPrChange w:id="641" w:author="Mateus Berardo de Souza Terra" w:date="2016-02-08T20:05:00Z">
              <w:rPr>
                <w:lang w:val="pt-PT"/>
              </w:rPr>
            </w:rPrChange>
          </w:rPr>
          <w:t>Tipicamente, à medida que a intensidade da luz aumenta, a sua resistência diminui</w:t>
        </w:r>
      </w:ins>
      <w:ins w:id="642" w:author="Mateus Berardo de Souza Terra" w:date="2016-02-08T19:25:00Z">
        <w:r w:rsidR="00105911" w:rsidRPr="007D7E6F">
          <w:rPr>
            <w:rFonts w:ascii="Times New Roman" w:hAnsi="Times New Roman" w:cs="Times New Roman"/>
            <w:sz w:val="24"/>
            <w:szCs w:val="24"/>
          </w:rPr>
          <w:t>, permitindo que mais corrente flua por ele</w:t>
        </w:r>
      </w:ins>
      <w:ins w:id="643" w:author="granix pacheco" w:date="2016-02-08T14:34:00Z">
        <w:r w:rsidR="00E96E41" w:rsidRPr="007D7E6F">
          <w:rPr>
            <w:rFonts w:ascii="Times New Roman" w:hAnsi="Times New Roman" w:cs="Times New Roman"/>
            <w:sz w:val="24"/>
            <w:szCs w:val="24"/>
            <w:rPrChange w:id="644" w:author="Mateus Berardo de Souza Terra" w:date="2016-02-08T20:05:00Z">
              <w:rPr>
                <w:lang w:val="pt-PT"/>
              </w:rPr>
            </w:rPrChange>
          </w:rPr>
          <w:t>.</w:t>
        </w:r>
      </w:ins>
      <w:ins w:id="645" w:author="granix pacheco" w:date="2016-02-08T14:35:00Z">
        <w:r w:rsidR="00E96E41" w:rsidRPr="007D7E6F">
          <w:rPr>
            <w:rFonts w:ascii="Times New Roman" w:hAnsi="Times New Roman" w:cs="Times New Roman"/>
            <w:sz w:val="24"/>
            <w:szCs w:val="24"/>
            <w:rPrChange w:id="646" w:author="Mateus Berardo de Souza Terra" w:date="2016-02-08T20:05:00Z">
              <w:rPr>
                <w:rFonts w:ascii="Times New Roman" w:hAnsi="Times New Roman" w:cs="Times New Roman"/>
                <w:sz w:val="24"/>
                <w:szCs w:val="24"/>
                <w:lang w:val="pt-PT"/>
              </w:rPr>
            </w:rPrChange>
          </w:rPr>
          <w:t xml:space="preserve"> Ele pode ser usado para confecç</w:t>
        </w:r>
      </w:ins>
      <w:ins w:id="647" w:author="Mateus Berardo de Souza Terra" w:date="2016-02-08T19:08:00Z">
        <w:r w:rsidR="008D4450" w:rsidRPr="007D7E6F">
          <w:rPr>
            <w:rFonts w:ascii="Times New Roman" w:hAnsi="Times New Roman" w:cs="Times New Roman"/>
            <w:sz w:val="24"/>
            <w:szCs w:val="24"/>
            <w:rPrChange w:id="648" w:author="Mateus Berardo de Souza Terra" w:date="2016-02-08T20:05:00Z">
              <w:rPr>
                <w:rFonts w:ascii="Times New Roman" w:hAnsi="Times New Roman" w:cs="Times New Roman"/>
                <w:sz w:val="24"/>
                <w:szCs w:val="24"/>
                <w:lang w:val="pt-PT"/>
              </w:rPr>
            </w:rPrChange>
          </w:rPr>
          <w:t>ã</w:t>
        </w:r>
      </w:ins>
      <w:ins w:id="649" w:author="granix pacheco" w:date="2016-02-08T14:35:00Z">
        <w:del w:id="650" w:author="Mateus Berardo de Souza Terra" w:date="2016-02-08T19:08:00Z">
          <w:r w:rsidR="00E96E41" w:rsidRPr="007D7E6F" w:rsidDel="008D4450">
            <w:rPr>
              <w:rFonts w:ascii="Times New Roman" w:hAnsi="Times New Roman" w:cs="Times New Roman"/>
              <w:sz w:val="24"/>
              <w:szCs w:val="24"/>
              <w:rPrChange w:id="651" w:author="Mateus Berardo de Souza Terra" w:date="2016-02-08T20:05:00Z">
                <w:rPr>
                  <w:rFonts w:ascii="Times New Roman" w:hAnsi="Times New Roman" w:cs="Times New Roman"/>
                  <w:sz w:val="24"/>
                  <w:szCs w:val="24"/>
                  <w:lang w:val="pt-PT"/>
                </w:rPr>
              </w:rPrChange>
            </w:rPr>
            <w:delText>a</w:delText>
          </w:r>
        </w:del>
        <w:r w:rsidR="00E96E41" w:rsidRPr="007D7E6F">
          <w:rPr>
            <w:rFonts w:ascii="Times New Roman" w:hAnsi="Times New Roman" w:cs="Times New Roman"/>
            <w:sz w:val="24"/>
            <w:szCs w:val="24"/>
            <w:rPrChange w:id="652" w:author="Mateus Berardo de Souza Terra" w:date="2016-02-08T20:05:00Z">
              <w:rPr>
                <w:rFonts w:ascii="Times New Roman" w:hAnsi="Times New Roman" w:cs="Times New Roman"/>
                <w:sz w:val="24"/>
                <w:szCs w:val="24"/>
                <w:lang w:val="pt-PT"/>
              </w:rPr>
            </w:rPrChange>
          </w:rPr>
          <w:t>o de sensores</w:t>
        </w:r>
      </w:ins>
      <w:ins w:id="653" w:author="Mateus Berardo de Souza Terra" w:date="2016-02-08T19:09:00Z">
        <w:r w:rsidR="008D4450" w:rsidRPr="007D7E6F">
          <w:rPr>
            <w:rFonts w:ascii="Times New Roman" w:hAnsi="Times New Roman" w:cs="Times New Roman"/>
            <w:sz w:val="24"/>
            <w:szCs w:val="24"/>
          </w:rPr>
          <w:t xml:space="preserve"> de luminosidade ou de reflexão</w:t>
        </w:r>
      </w:ins>
      <w:ins w:id="654" w:author="granix pacheco" w:date="2016-02-08T14:35:00Z">
        <w:r w:rsidR="00E96E41" w:rsidRPr="007D7E6F">
          <w:rPr>
            <w:rFonts w:ascii="Times New Roman" w:hAnsi="Times New Roman" w:cs="Times New Roman"/>
            <w:sz w:val="24"/>
            <w:szCs w:val="24"/>
            <w:rPrChange w:id="655" w:author="Mateus Berardo de Souza Terra" w:date="2016-02-08T20:05:00Z">
              <w:rPr>
                <w:rFonts w:ascii="Times New Roman" w:hAnsi="Times New Roman" w:cs="Times New Roman"/>
                <w:sz w:val="24"/>
                <w:szCs w:val="24"/>
                <w:lang w:val="pt-PT"/>
              </w:rPr>
            </w:rPrChange>
          </w:rPr>
          <w:t>.</w:t>
        </w:r>
      </w:ins>
      <w:ins w:id="656" w:author="Mateus Berardo de Souza Terra" w:date="2016-02-08T19:09:00Z">
        <w:r w:rsidR="008D4450" w:rsidRPr="007D7E6F">
          <w:rPr>
            <w:rFonts w:ascii="Times New Roman" w:hAnsi="Times New Roman" w:cs="Times New Roman"/>
            <w:sz w:val="24"/>
            <w:szCs w:val="24"/>
          </w:rPr>
          <w:t xml:space="preserve"> Abaixo podemos ver uma imagem de um LDR e seu s</w:t>
        </w:r>
      </w:ins>
      <w:ins w:id="657" w:author="Mateus Berardo de Souza Terra" w:date="2016-02-08T19:10:00Z">
        <w:r w:rsidR="008D4450" w:rsidRPr="007D7E6F">
          <w:rPr>
            <w:rFonts w:ascii="Times New Roman" w:hAnsi="Times New Roman" w:cs="Times New Roman"/>
            <w:sz w:val="24"/>
            <w:szCs w:val="24"/>
          </w:rPr>
          <w:t>ímbolo esquemático.</w:t>
        </w:r>
      </w:ins>
    </w:p>
    <w:p w14:paraId="7151661F" w14:textId="74245E99" w:rsidR="0059787C" w:rsidRPr="007D7E6F" w:rsidRDefault="0059787C">
      <w:pPr>
        <w:jc w:val="center"/>
        <w:rPr>
          <w:ins w:id="658" w:author="granix pacheco" w:date="2016-02-08T14:29:00Z"/>
          <w:rFonts w:ascii="Arial" w:eastAsia="Times New Roman" w:hAnsi="Arial" w:cs="Arial"/>
          <w:color w:val="222222"/>
          <w:sz w:val="27"/>
          <w:szCs w:val="27"/>
          <w:lang w:eastAsia="pt-BR"/>
          <w:rPrChange w:id="659" w:author="Mateus Berardo de Souza Terra" w:date="2016-02-08T20:05:00Z">
            <w:rPr>
              <w:ins w:id="660" w:author="granix pacheco" w:date="2016-02-08T14:29:00Z"/>
              <w:rFonts w:ascii="Arial" w:eastAsia="Times New Roman" w:hAnsi="Arial" w:cs="Arial"/>
              <w:color w:val="222222"/>
              <w:sz w:val="27"/>
              <w:szCs w:val="27"/>
              <w:lang w:val="pt-PT" w:eastAsia="pt-BR"/>
            </w:rPr>
          </w:rPrChange>
        </w:rPr>
        <w:pPrChange w:id="661" w:author="granix pacheco" w:date="2016-02-08T14:36:00Z">
          <w:pPr/>
        </w:pPrChange>
      </w:pPr>
      <w:ins w:id="662" w:author="granix pacheco" w:date="2016-02-08T14:28:00Z">
        <w:r w:rsidRPr="004A7414">
          <w:rPr>
            <w:noProof/>
            <w:color w:val="0000FF"/>
            <w:lang w:eastAsia="pt-BR"/>
          </w:rPr>
          <w:lastRenderedPageBreak/>
          <w:drawing>
            <wp:inline distT="0" distB="0" distL="0" distR="0" wp14:anchorId="503D0C7B" wp14:editId="495A1536">
              <wp:extent cx="1270838" cy="1017639"/>
              <wp:effectExtent l="0" t="0" r="0" b="0"/>
              <wp:docPr id="15" name="Imagem 15" descr="https://upload.wikimedia.org/wikipedia/commons/thumb/1/13/Photoresistor.svg/263px-Photoresistor.svg.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1/13/Photoresistor.svg/263px-Photoresistor.svg.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8577" cy="1023836"/>
                      </a:xfrm>
                      <a:prstGeom prst="rect">
                        <a:avLst/>
                      </a:prstGeom>
                      <a:noFill/>
                      <a:ln>
                        <a:noFill/>
                      </a:ln>
                    </pic:spPr>
                  </pic:pic>
                </a:graphicData>
              </a:graphic>
            </wp:inline>
          </w:drawing>
        </w:r>
      </w:ins>
      <w:ins w:id="663" w:author="granix pacheco" w:date="2016-02-08T14:29:00Z">
        <w:r w:rsidRPr="004A7414">
          <w:rPr>
            <w:rFonts w:ascii="Arial" w:eastAsia="Times New Roman" w:hAnsi="Arial" w:cs="Arial"/>
            <w:noProof/>
            <w:color w:val="0000FF"/>
            <w:sz w:val="27"/>
            <w:szCs w:val="27"/>
            <w:lang w:eastAsia="pt-BR"/>
          </w:rPr>
          <w:drawing>
            <wp:inline distT="0" distB="0" distL="0" distR="0" wp14:anchorId="0F2AA039" wp14:editId="5A7A8B90">
              <wp:extent cx="1031793" cy="1031793"/>
              <wp:effectExtent l="0" t="0" r="0" b="0"/>
              <wp:docPr id="16" name="Imagem 16" descr="https://encrypted-tbn1.gstatic.com/images?q=tbn:ANd9GcShgkvAhO2qAUtYoF53OKTLtdrnL6jUkC85uysCyBU8i5NRD_5u">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1.gstatic.com/images?q=tbn:ANd9GcShgkvAhO2qAUtYoF53OKTLtdrnL6jUkC85uysCyBU8i5NRD_5u">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52278" cy="1052278"/>
                      </a:xfrm>
                      <a:prstGeom prst="rect">
                        <a:avLst/>
                      </a:prstGeom>
                      <a:noFill/>
                      <a:ln>
                        <a:noFill/>
                      </a:ln>
                    </pic:spPr>
                  </pic:pic>
                </a:graphicData>
              </a:graphic>
            </wp:inline>
          </w:drawing>
        </w:r>
      </w:ins>
    </w:p>
    <w:p w14:paraId="36954A91" w14:textId="3EE7E0ED" w:rsidR="00FB6808" w:rsidRPr="004A7414" w:rsidRDefault="00FB6808">
      <w:pPr>
        <w:pStyle w:val="PargrafodaLista"/>
        <w:rPr>
          <w:ins w:id="664" w:author="granix pacheco" w:date="2016-02-08T14:28:00Z"/>
          <w:b/>
          <w:sz w:val="32"/>
          <w:szCs w:val="32"/>
        </w:rPr>
        <w:pPrChange w:id="665" w:author="granix pacheco" w:date="2016-02-08T14:13:00Z">
          <w:pPr>
            <w:pStyle w:val="NormalWeb"/>
            <w:numPr>
              <w:ilvl w:val="1"/>
              <w:numId w:val="32"/>
            </w:numPr>
            <w:shd w:val="clear" w:color="auto" w:fill="FFFFFF"/>
            <w:spacing w:before="0" w:beforeAutospacing="0" w:after="160" w:afterAutospacing="0"/>
            <w:ind w:left="1800" w:hanging="720"/>
            <w:jc w:val="both"/>
          </w:pPr>
        </w:pPrChange>
      </w:pPr>
    </w:p>
    <w:p w14:paraId="60ACB8B1" w14:textId="77777777" w:rsidR="0059787C" w:rsidRPr="00F40228" w:rsidRDefault="0059787C">
      <w:pPr>
        <w:pStyle w:val="PargrafodaLista"/>
        <w:rPr>
          <w:ins w:id="666" w:author="granix pacheco" w:date="2016-02-08T14:13:00Z"/>
          <w:b/>
          <w:sz w:val="32"/>
          <w:szCs w:val="32"/>
        </w:rPr>
        <w:pPrChange w:id="667" w:author="granix pacheco" w:date="2016-02-08T14:13:00Z">
          <w:pPr>
            <w:pStyle w:val="NormalWeb"/>
            <w:numPr>
              <w:ilvl w:val="1"/>
              <w:numId w:val="32"/>
            </w:numPr>
            <w:shd w:val="clear" w:color="auto" w:fill="FFFFFF"/>
            <w:spacing w:before="0" w:beforeAutospacing="0" w:after="160" w:afterAutospacing="0"/>
            <w:ind w:left="1800" w:hanging="720"/>
            <w:jc w:val="both"/>
          </w:pPr>
        </w:pPrChange>
      </w:pPr>
    </w:p>
    <w:p w14:paraId="5CC6180B" w14:textId="185A7E16" w:rsidR="00FB6808" w:rsidRPr="007D7E6F" w:rsidRDefault="00FB6808">
      <w:pPr>
        <w:pStyle w:val="NormalWeb"/>
        <w:numPr>
          <w:ilvl w:val="1"/>
          <w:numId w:val="44"/>
        </w:numPr>
        <w:shd w:val="clear" w:color="auto" w:fill="FFFFFF"/>
        <w:spacing w:before="0" w:beforeAutospacing="0" w:after="160" w:afterAutospacing="0"/>
        <w:ind w:left="993" w:hanging="633"/>
        <w:jc w:val="both"/>
        <w:rPr>
          <w:ins w:id="668" w:author="granix pacheco" w:date="2016-02-08T14:19:00Z"/>
          <w:b/>
          <w:sz w:val="32"/>
          <w:szCs w:val="32"/>
        </w:rPr>
        <w:pPrChange w:id="669" w:author="Mateus Berardo de Souza Terra" w:date="2016-02-08T22:26:00Z">
          <w:pPr>
            <w:pStyle w:val="NormalWeb"/>
            <w:shd w:val="clear" w:color="auto" w:fill="FFFFFF"/>
            <w:spacing w:before="0" w:beforeAutospacing="0" w:after="160" w:afterAutospacing="0"/>
            <w:jc w:val="both"/>
          </w:pPr>
        </w:pPrChange>
      </w:pPr>
      <w:ins w:id="670" w:author="granix pacheco" w:date="2016-02-08T14:13:00Z">
        <w:r w:rsidRPr="007D7E6F">
          <w:rPr>
            <w:b/>
            <w:sz w:val="32"/>
            <w:szCs w:val="32"/>
          </w:rPr>
          <w:t>Buzzer:</w:t>
        </w:r>
      </w:ins>
    </w:p>
    <w:p w14:paraId="090DE46B" w14:textId="4A883600" w:rsidR="00FB6808" w:rsidRPr="007D7E6F" w:rsidRDefault="00FB6808">
      <w:pPr>
        <w:pStyle w:val="NormalWeb"/>
        <w:shd w:val="clear" w:color="auto" w:fill="FFFFFF"/>
        <w:spacing w:before="0" w:beforeAutospacing="0" w:after="160" w:afterAutospacing="0"/>
        <w:ind w:firstLine="720"/>
        <w:jc w:val="both"/>
        <w:rPr>
          <w:ins w:id="671" w:author="granix pacheco" w:date="2016-02-08T14:23:00Z"/>
          <w:rStyle w:val="ya-q-full-text"/>
        </w:rPr>
        <w:pPrChange w:id="672" w:author="granix pacheco" w:date="2016-02-08T14:21:00Z">
          <w:pPr>
            <w:pStyle w:val="NormalWeb"/>
            <w:shd w:val="clear" w:color="auto" w:fill="FFFFFF"/>
            <w:spacing w:before="0" w:beforeAutospacing="0" w:after="160" w:afterAutospacing="0"/>
            <w:jc w:val="both"/>
          </w:pPr>
        </w:pPrChange>
      </w:pPr>
      <w:ins w:id="673" w:author="granix pacheco" w:date="2016-02-08T14:19:00Z">
        <w:r w:rsidRPr="007D7E6F">
          <w:rPr>
            <w:rFonts w:eastAsiaTheme="minorHAnsi"/>
          </w:rPr>
          <w:t xml:space="preserve">Um buzzer </w:t>
        </w:r>
      </w:ins>
      <w:ins w:id="674" w:author="granix pacheco" w:date="2016-02-08T14:20:00Z">
        <w:r w:rsidRPr="007D7E6F">
          <w:rPr>
            <w:rFonts w:eastAsiaTheme="minorHAnsi"/>
          </w:rPr>
          <w:t>é um componente capaz de produzir sons na frequência recebida atuando de maneira semelhante a uma caixa de som, porem com um consumo menor.</w:t>
        </w:r>
      </w:ins>
      <w:ins w:id="675" w:author="granix pacheco" w:date="2016-02-08T14:21:00Z">
        <w:r w:rsidRPr="007D7E6F">
          <w:rPr>
            <w:rFonts w:eastAsiaTheme="minorHAnsi"/>
          </w:rPr>
          <w:t xml:space="preserve"> Ele possui polaridade </w:t>
        </w:r>
      </w:ins>
      <w:ins w:id="676" w:author="granix pacheco" w:date="2016-02-08T15:40:00Z">
        <w:r w:rsidR="00463E0F" w:rsidRPr="007D7E6F">
          <w:rPr>
            <w:rFonts w:eastAsiaTheme="minorHAnsi"/>
          </w:rPr>
          <w:t>definida (a</w:t>
        </w:r>
      </w:ins>
      <w:ins w:id="677" w:author="granix pacheco" w:date="2016-02-08T15:39:00Z">
        <w:r w:rsidR="00463E0F" w:rsidRPr="007D7E6F">
          <w:rPr>
            <w:rFonts w:eastAsiaTheme="minorHAnsi"/>
          </w:rPr>
          <w:t xml:space="preserve"> perna mais longa é o positivo)</w:t>
        </w:r>
      </w:ins>
      <w:ins w:id="678" w:author="granix pacheco" w:date="2016-02-08T14:21:00Z">
        <w:r w:rsidRPr="007D7E6F">
          <w:rPr>
            <w:rFonts w:eastAsiaTheme="minorHAnsi"/>
          </w:rPr>
          <w:t xml:space="preserve"> e é composto</w:t>
        </w:r>
      </w:ins>
      <w:ins w:id="679" w:author="granix pacheco" w:date="2016-02-08T14:22:00Z">
        <w:r w:rsidRPr="007D7E6F">
          <w:rPr>
            <w:rFonts w:eastAsiaTheme="minorHAnsi"/>
          </w:rPr>
          <w:t xml:space="preserve"> </w:t>
        </w:r>
        <w:r w:rsidRPr="007D7E6F">
          <w:rPr>
            <w:rStyle w:val="ya-q-full-text"/>
          </w:rPr>
          <w:t xml:space="preserve">2 camadas de metal e uma camada interna de cristal </w:t>
        </w:r>
      </w:ins>
      <w:ins w:id="680" w:author="granix pacheco" w:date="2016-02-08T14:24:00Z">
        <w:r w:rsidRPr="007D7E6F">
          <w:rPr>
            <w:rStyle w:val="ya-q-full-text"/>
          </w:rPr>
          <w:t>piezoeléctrico</w:t>
        </w:r>
      </w:ins>
      <w:ins w:id="681" w:author="granix pacheco" w:date="2016-02-08T14:22:00Z">
        <w:r w:rsidRPr="007D7E6F">
          <w:rPr>
            <w:rStyle w:val="ya-q-full-text"/>
          </w:rPr>
          <w:t>.</w:t>
        </w:r>
      </w:ins>
    </w:p>
    <w:p w14:paraId="37B2CE9B" w14:textId="77777777" w:rsidR="00FB6808" w:rsidRPr="007D7E6F" w:rsidRDefault="00FB6808">
      <w:pPr>
        <w:pStyle w:val="NormalWeb"/>
        <w:shd w:val="clear" w:color="auto" w:fill="FFFFFF"/>
        <w:spacing w:before="0" w:beforeAutospacing="0" w:after="160" w:afterAutospacing="0"/>
        <w:ind w:firstLine="720"/>
        <w:jc w:val="both"/>
        <w:rPr>
          <w:ins w:id="682" w:author="granix pacheco" w:date="2016-02-08T13:19:00Z"/>
          <w:rPrChange w:id="683" w:author="Mateus Berardo de Souza Terra" w:date="2016-02-08T20:05:00Z">
            <w:rPr>
              <w:ins w:id="684" w:author="granix pacheco" w:date="2016-02-08T13:19:00Z"/>
              <w:b/>
              <w:sz w:val="32"/>
              <w:szCs w:val="32"/>
            </w:rPr>
          </w:rPrChange>
        </w:rPr>
        <w:pPrChange w:id="685" w:author="granix pacheco" w:date="2016-02-08T14:21:00Z">
          <w:pPr>
            <w:pStyle w:val="NormalWeb"/>
            <w:shd w:val="clear" w:color="auto" w:fill="FFFFFF"/>
            <w:spacing w:before="0" w:beforeAutospacing="0" w:after="160" w:afterAutospacing="0"/>
            <w:jc w:val="both"/>
          </w:pPr>
        </w:pPrChange>
      </w:pPr>
    </w:p>
    <w:p w14:paraId="2D263420" w14:textId="52E25038" w:rsidR="00FB6808" w:rsidRPr="007D7E6F" w:rsidRDefault="00FB6808">
      <w:pPr>
        <w:jc w:val="center"/>
        <w:rPr>
          <w:ins w:id="686" w:author="granix pacheco" w:date="2016-02-08T14:23:00Z"/>
          <w:rFonts w:ascii="Arial" w:eastAsia="Times New Roman" w:hAnsi="Arial" w:cs="Arial"/>
          <w:color w:val="222222"/>
          <w:sz w:val="27"/>
          <w:szCs w:val="27"/>
          <w:lang w:eastAsia="pt-BR"/>
          <w:rPrChange w:id="687" w:author="Mateus Berardo de Souza Terra" w:date="2016-02-08T20:05:00Z">
            <w:rPr>
              <w:ins w:id="688" w:author="granix pacheco" w:date="2016-02-08T14:23:00Z"/>
              <w:rFonts w:ascii="Arial" w:eastAsia="Times New Roman" w:hAnsi="Arial" w:cs="Arial"/>
              <w:color w:val="222222"/>
              <w:sz w:val="27"/>
              <w:szCs w:val="27"/>
              <w:lang w:val="pt-PT" w:eastAsia="pt-BR"/>
            </w:rPr>
          </w:rPrChange>
        </w:rPr>
        <w:pPrChange w:id="689" w:author="granix pacheco" w:date="2016-02-08T14:24:00Z">
          <w:pPr/>
        </w:pPrChange>
      </w:pPr>
      <w:ins w:id="690" w:author="granix pacheco" w:date="2016-02-08T14:17:00Z">
        <w:r w:rsidRPr="004A7414">
          <w:rPr>
            <w:noProof/>
            <w:color w:val="0000FF"/>
            <w:lang w:eastAsia="pt-BR"/>
          </w:rPr>
          <w:drawing>
            <wp:inline distT="0" distB="0" distL="0" distR="0" wp14:anchorId="13623214" wp14:editId="7F0B0388">
              <wp:extent cx="951230" cy="1400810"/>
              <wp:effectExtent l="0" t="0" r="1270" b="8890"/>
              <wp:docPr id="8" name="Imagem 8" descr="https://upload.wikimedia.org/wikipedia/commons/thumb/9/96/BuzzerSymbol.png/150px-BuzzerSymbol.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6/BuzzerSymbol.png/150px-BuzzerSymbol.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1230" cy="1400810"/>
                      </a:xfrm>
                      <a:prstGeom prst="rect">
                        <a:avLst/>
                      </a:prstGeom>
                      <a:noFill/>
                      <a:ln>
                        <a:noFill/>
                      </a:ln>
                    </pic:spPr>
                  </pic:pic>
                </a:graphicData>
              </a:graphic>
            </wp:inline>
          </w:drawing>
        </w:r>
      </w:ins>
      <w:ins w:id="691" w:author="granix pacheco" w:date="2016-02-08T14:23:00Z">
        <w:r w:rsidRPr="004A7414">
          <w:rPr>
            <w:rFonts w:ascii="Arial" w:eastAsia="Times New Roman" w:hAnsi="Arial" w:cs="Arial"/>
            <w:noProof/>
            <w:color w:val="0000FF"/>
            <w:sz w:val="27"/>
            <w:szCs w:val="27"/>
            <w:lang w:eastAsia="pt-BR"/>
          </w:rPr>
          <w:drawing>
            <wp:inline distT="0" distB="0" distL="0" distR="0" wp14:anchorId="6BE78D57" wp14:editId="2C43EBFD">
              <wp:extent cx="1245276" cy="1245276"/>
              <wp:effectExtent l="0" t="0" r="0" b="0"/>
              <wp:docPr id="14" name="Imagem 14" descr="https://encrypted-tbn3.gstatic.com/images?q=tbn:ANd9GcQal93ez5ied9Y2m1ChsTUK2GNJDfUHk14-WpvzgEY09gGQK3S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3.gstatic.com/images?q=tbn:ANd9GcQal93ez5ied9Y2m1ChsTUK2GNJDfUHk14-WpvzgEY09gGQK3S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58133" cy="1258133"/>
                      </a:xfrm>
                      <a:prstGeom prst="rect">
                        <a:avLst/>
                      </a:prstGeom>
                      <a:noFill/>
                      <a:ln>
                        <a:noFill/>
                      </a:ln>
                    </pic:spPr>
                  </pic:pic>
                </a:graphicData>
              </a:graphic>
            </wp:inline>
          </w:drawing>
        </w:r>
      </w:ins>
    </w:p>
    <w:p w14:paraId="6A5E8CAB" w14:textId="64937C21" w:rsidR="00FF083D" w:rsidRPr="007D7E6F" w:rsidRDefault="00FF083D">
      <w:pPr>
        <w:pStyle w:val="NormalWeb"/>
        <w:shd w:val="clear" w:color="auto" w:fill="FFFFFF"/>
        <w:spacing w:before="0" w:beforeAutospacing="0" w:after="160" w:afterAutospacing="0"/>
        <w:jc w:val="both"/>
        <w:rPr>
          <w:ins w:id="692" w:author="granix pacheco" w:date="2016-02-08T14:23:00Z"/>
          <w:b/>
          <w:sz w:val="32"/>
          <w:szCs w:val="32"/>
        </w:rPr>
      </w:pPr>
    </w:p>
    <w:p w14:paraId="61ACD05F" w14:textId="77777777" w:rsidR="00FB6808" w:rsidRPr="007D7E6F" w:rsidRDefault="00FB6808">
      <w:pPr>
        <w:pStyle w:val="NormalWeb"/>
        <w:shd w:val="clear" w:color="auto" w:fill="FFFFFF"/>
        <w:spacing w:before="0" w:beforeAutospacing="0" w:after="160" w:afterAutospacing="0"/>
        <w:jc w:val="both"/>
        <w:rPr>
          <w:ins w:id="693" w:author="granix pacheco" w:date="2016-02-08T08:36:00Z"/>
          <w:b/>
          <w:sz w:val="32"/>
          <w:szCs w:val="32"/>
          <w:rPrChange w:id="694" w:author="Mateus Berardo de Souza Terra" w:date="2016-02-08T20:05:00Z">
            <w:rPr>
              <w:ins w:id="695" w:author="granix pacheco" w:date="2016-02-08T08:36:00Z"/>
            </w:rPr>
          </w:rPrChange>
        </w:rPr>
      </w:pPr>
    </w:p>
    <w:p w14:paraId="7431C4E9" w14:textId="492F0B86" w:rsidR="00A06F35" w:rsidRPr="007D7E6F" w:rsidRDefault="00A06F35">
      <w:pPr>
        <w:pStyle w:val="NormalWeb"/>
        <w:numPr>
          <w:ilvl w:val="1"/>
          <w:numId w:val="44"/>
        </w:numPr>
        <w:shd w:val="clear" w:color="auto" w:fill="FFFFFF"/>
        <w:spacing w:before="0" w:beforeAutospacing="0" w:after="160" w:afterAutospacing="0"/>
        <w:ind w:left="993" w:hanging="633"/>
        <w:jc w:val="both"/>
        <w:rPr>
          <w:ins w:id="696" w:author="granix pacheco" w:date="2016-02-08T12:43:00Z"/>
          <w:b/>
          <w:sz w:val="32"/>
          <w:szCs w:val="32"/>
        </w:rPr>
        <w:pPrChange w:id="697" w:author="Mateus Berardo de Souza Terra" w:date="2016-02-08T22:26:00Z">
          <w:pPr>
            <w:pStyle w:val="NormalWeb"/>
            <w:shd w:val="clear" w:color="auto" w:fill="FFFFFF"/>
            <w:spacing w:before="0" w:beforeAutospacing="0" w:after="160" w:afterAutospacing="0"/>
            <w:jc w:val="both"/>
          </w:pPr>
        </w:pPrChange>
      </w:pPr>
      <w:ins w:id="698" w:author="granix pacheco" w:date="2016-02-08T08:36:00Z">
        <w:r w:rsidRPr="007D7E6F">
          <w:rPr>
            <w:b/>
            <w:sz w:val="32"/>
            <w:szCs w:val="32"/>
            <w:rPrChange w:id="699" w:author="Mateus Berardo de Souza Terra" w:date="2016-02-08T20:05:00Z">
              <w:rPr/>
            </w:rPrChange>
          </w:rPr>
          <w:t>Interruptores</w:t>
        </w:r>
      </w:ins>
      <w:ins w:id="700" w:author="granix pacheco" w:date="2016-02-08T12:43:00Z">
        <w:r w:rsidR="00887086" w:rsidRPr="007D7E6F">
          <w:rPr>
            <w:b/>
            <w:sz w:val="32"/>
            <w:szCs w:val="32"/>
          </w:rPr>
          <w:t xml:space="preserve"> e botões</w:t>
        </w:r>
      </w:ins>
      <w:ins w:id="701" w:author="granix pacheco" w:date="2016-02-08T08:36:00Z">
        <w:r w:rsidRPr="007D7E6F">
          <w:rPr>
            <w:b/>
            <w:sz w:val="32"/>
            <w:szCs w:val="32"/>
            <w:rPrChange w:id="702" w:author="Mateus Berardo de Souza Terra" w:date="2016-02-08T20:05:00Z">
              <w:rPr/>
            </w:rPrChange>
          </w:rPr>
          <w:t>:</w:t>
        </w:r>
      </w:ins>
    </w:p>
    <w:p w14:paraId="7A5B085D" w14:textId="77777777" w:rsidR="00895C46" w:rsidRPr="007D7E6F" w:rsidRDefault="00887086">
      <w:pPr>
        <w:pStyle w:val="NormalWeb"/>
        <w:shd w:val="clear" w:color="auto" w:fill="FFFFFF"/>
        <w:spacing w:before="0" w:beforeAutospacing="0" w:after="160" w:afterAutospacing="0"/>
        <w:ind w:firstLine="720"/>
        <w:jc w:val="both"/>
        <w:rPr>
          <w:ins w:id="703" w:author="granix pacheco" w:date="2016-02-08T13:29:00Z"/>
        </w:rPr>
        <w:pPrChange w:id="704" w:author="granix pacheco" w:date="2016-02-08T13:29:00Z">
          <w:pPr>
            <w:pStyle w:val="NormalWeb"/>
            <w:shd w:val="clear" w:color="auto" w:fill="FFFFFF"/>
            <w:spacing w:before="0" w:beforeAutospacing="0" w:after="160" w:afterAutospacing="0"/>
            <w:jc w:val="both"/>
          </w:pPr>
        </w:pPrChange>
      </w:pPr>
      <w:ins w:id="705" w:author="granix pacheco" w:date="2016-02-08T12:44:00Z">
        <w:r w:rsidRPr="007D7E6F">
          <w:t>Componente responsável por manter o circuito aberto ou fechado</w:t>
        </w:r>
        <w:del w:id="706" w:author="Mateus Berardo de Souza Terra" w:date="2016-02-08T19:10:00Z">
          <w:r w:rsidRPr="007D7E6F" w:rsidDel="006D3AB1">
            <w:delText xml:space="preserve"> (I/O)</w:delText>
          </w:r>
        </w:del>
        <w:r w:rsidRPr="007D7E6F">
          <w:t>, quando acionado, fecha o circuito e permite a passagem de corrente.</w:t>
        </w:r>
      </w:ins>
    </w:p>
    <w:p w14:paraId="5A254547" w14:textId="076A92DD" w:rsidR="00887086" w:rsidRPr="007D7E6F" w:rsidRDefault="00FB6808" w:rsidP="00F53875">
      <w:pPr>
        <w:pStyle w:val="NormalWeb"/>
        <w:shd w:val="clear" w:color="auto" w:fill="FFFFFF"/>
        <w:spacing w:before="0" w:beforeAutospacing="0" w:after="160" w:afterAutospacing="0"/>
        <w:ind w:firstLine="720"/>
        <w:jc w:val="both"/>
        <w:rPr>
          <w:ins w:id="707" w:author="granix pacheco" w:date="2016-02-08T12:45:00Z"/>
        </w:rPr>
      </w:pPr>
      <w:ins w:id="708" w:author="granix pacheco" w:date="2016-02-08T14:24:00Z">
        <w:r w:rsidRPr="007D7E6F">
          <w:t xml:space="preserve">                     </w:t>
        </w:r>
        <w:r w:rsidRPr="004A7414">
          <w:rPr>
            <w:rFonts w:ascii="Arial" w:hAnsi="Arial" w:cs="Arial"/>
            <w:noProof/>
            <w:color w:val="0000FF"/>
            <w:sz w:val="27"/>
            <w:szCs w:val="27"/>
            <w:lang w:eastAsia="pt-BR"/>
          </w:rPr>
          <w:drawing>
            <wp:inline distT="0" distB="0" distL="0" distR="0" wp14:anchorId="1A5EDB28" wp14:editId="440A5E27">
              <wp:extent cx="2101645" cy="1116291"/>
              <wp:effectExtent l="0" t="0" r="0" b="8255"/>
              <wp:docPr id="13" name="Imagem 13" descr="C:\Users\granix\Downloads\sketch-1454945256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ranix\Downloads\sketch-145494525647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25350" cy="1181997"/>
                      </a:xfrm>
                      <a:prstGeom prst="rect">
                        <a:avLst/>
                      </a:prstGeom>
                      <a:noFill/>
                      <a:ln>
                        <a:noFill/>
                      </a:ln>
                    </pic:spPr>
                  </pic:pic>
                </a:graphicData>
              </a:graphic>
            </wp:inline>
          </w:drawing>
        </w:r>
      </w:ins>
      <w:ins w:id="709" w:author="granix pacheco" w:date="2016-02-08T12:45:00Z">
        <w:r w:rsidR="00895C46" w:rsidRPr="004A7414">
          <w:rPr>
            <w:rFonts w:ascii="Arial" w:hAnsi="Arial" w:cs="Arial"/>
            <w:noProof/>
            <w:color w:val="0000FF"/>
            <w:sz w:val="27"/>
            <w:szCs w:val="27"/>
            <w:lang w:eastAsia="pt-BR"/>
          </w:rPr>
          <w:drawing>
            <wp:anchor distT="0" distB="0" distL="114300" distR="114300" simplePos="0" relativeHeight="251661312" behindDoc="0" locked="0" layoutInCell="1" allowOverlap="1" wp14:anchorId="2A2C763B" wp14:editId="4032D264">
              <wp:simplePos x="0" y="0"/>
              <wp:positionH relativeFrom="column">
                <wp:posOffset>3126189</wp:posOffset>
              </wp:positionH>
              <wp:positionV relativeFrom="paragraph">
                <wp:posOffset>261149</wp:posOffset>
              </wp:positionV>
              <wp:extent cx="1267732" cy="671052"/>
              <wp:effectExtent l="0" t="0" r="0" b="0"/>
              <wp:wrapNone/>
              <wp:docPr id="7" name="Imagem 7" descr="http://blog.vidadesilicio.com.br/wp-content/uploads/2014/06/button_pullup.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vidadesilicio.com.br/wp-content/uploads/2014/06/button_pullup.png">
                        <a:hlinkClick r:id="rId31"/>
                      </pic:cNvPr>
                      <pic:cNvPicPr>
                        <a:picLocks noChangeAspect="1" noChangeArrowheads="1"/>
                      </pic:cNvPicPr>
                    </pic:nvPicPr>
                    <pic:blipFill rotWithShape="1">
                      <a:blip r:embed="rId32">
                        <a:extLst>
                          <a:ext uri="{28A0092B-C50C-407E-A947-70E740481C1C}">
                            <a14:useLocalDpi xmlns:a14="http://schemas.microsoft.com/office/drawing/2010/main" val="0"/>
                          </a:ext>
                        </a:extLst>
                      </a:blip>
                      <a:srcRect l="24294" t="44688" r="46875" b="37376"/>
                      <a:stretch/>
                    </pic:blipFill>
                    <pic:spPr bwMode="auto">
                      <a:xfrm>
                        <a:off x="0" y="0"/>
                        <a:ext cx="1267732" cy="6710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14:paraId="62DF9453" w14:textId="77777777" w:rsidR="00887086" w:rsidRDefault="00887086" w:rsidP="00F53875">
      <w:pPr>
        <w:pStyle w:val="NormalWeb"/>
        <w:shd w:val="clear" w:color="auto" w:fill="FFFFFF"/>
        <w:spacing w:before="0" w:beforeAutospacing="0" w:after="160" w:afterAutospacing="0"/>
        <w:ind w:left="720" w:hanging="11"/>
        <w:jc w:val="both"/>
      </w:pPr>
    </w:p>
    <w:p w14:paraId="5EE05CF0" w14:textId="77777777" w:rsidR="00F53875" w:rsidRDefault="00F53875" w:rsidP="00F53875">
      <w:pPr>
        <w:pStyle w:val="NormalWeb"/>
        <w:numPr>
          <w:ilvl w:val="2"/>
          <w:numId w:val="53"/>
        </w:numPr>
        <w:shd w:val="clear" w:color="auto" w:fill="FFFFFF"/>
        <w:spacing w:before="0" w:beforeAutospacing="0" w:after="160" w:afterAutospacing="0"/>
        <w:rPr>
          <w:b/>
          <w:sz w:val="32"/>
          <w:szCs w:val="32"/>
        </w:rPr>
      </w:pPr>
      <w:r>
        <w:rPr>
          <w:b/>
          <w:sz w:val="32"/>
          <w:szCs w:val="32"/>
        </w:rPr>
        <w:t xml:space="preserve">Relés: </w:t>
      </w:r>
    </w:p>
    <w:p w14:paraId="605A5681" w14:textId="77777777" w:rsidR="00F53875" w:rsidRDefault="00F53875" w:rsidP="00F53875">
      <w:pPr>
        <w:pStyle w:val="NormalWeb"/>
        <w:shd w:val="clear" w:color="auto" w:fill="FFFFFF"/>
        <w:spacing w:before="0" w:beforeAutospacing="0" w:after="160" w:afterAutospacing="0"/>
        <w:ind w:firstLine="708"/>
        <w:jc w:val="both"/>
      </w:pPr>
      <w:r>
        <w:lastRenderedPageBreak/>
        <w:t>Um relé é um interruptor eletromecânico que é acionado por uma corrente elétrica mudando a posição da chave, assim permitindo ou não a passagem de uma corrente elétrica. Ele possui diversas aplicações, seu destaque é o uso de baixas correntes para o controle de correntes maiores como, por exemplo, na automação residencial e no controle de portas de elevadores.</w:t>
      </w:r>
    </w:p>
    <w:p w14:paraId="04B57240" w14:textId="77777777" w:rsidR="00F53875" w:rsidRPr="008C524A" w:rsidRDefault="00F53875" w:rsidP="00F53875">
      <w:pPr>
        <w:pStyle w:val="NormalWeb"/>
        <w:shd w:val="clear" w:color="auto" w:fill="FFFFFF"/>
        <w:spacing w:before="0" w:beforeAutospacing="0" w:after="160" w:afterAutospacing="0"/>
        <w:ind w:firstLine="708"/>
        <w:jc w:val="center"/>
      </w:pPr>
      <w:r>
        <w:rPr>
          <w:rFonts w:ascii="Arial" w:hAnsi="Arial" w:cs="Arial"/>
          <w:noProof/>
          <w:color w:val="0000FF"/>
          <w:sz w:val="27"/>
          <w:szCs w:val="27"/>
          <w:lang w:eastAsia="pt-BR"/>
        </w:rPr>
        <w:drawing>
          <wp:inline distT="0" distB="0" distL="0" distR="0" wp14:anchorId="27102A1F" wp14:editId="322CBB1C">
            <wp:extent cx="1559859" cy="1673143"/>
            <wp:effectExtent l="0" t="0" r="2540" b="3810"/>
            <wp:docPr id="26" name="Imagem 26" descr="http://img2.mlstatic.com/modulo-rele-1-canal-5v-para-arduino-pic-e-outros-mcs_MLB-O-3308823421_102012.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2.mlstatic.com/modulo-rele-1-canal-5v-para-arduino-pic-e-outros-mcs_MLB-O-3308823421_102012.jpg">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59859" cy="1673143"/>
                    </a:xfrm>
                    <a:prstGeom prst="rect">
                      <a:avLst/>
                    </a:prstGeom>
                    <a:noFill/>
                    <a:ln>
                      <a:noFill/>
                    </a:ln>
                  </pic:spPr>
                </pic:pic>
              </a:graphicData>
            </a:graphic>
          </wp:inline>
        </w:drawing>
      </w:r>
    </w:p>
    <w:p w14:paraId="3FECBD7E" w14:textId="77777777" w:rsidR="00F53875" w:rsidRDefault="00F53875" w:rsidP="00F53875">
      <w:r>
        <w:tab/>
      </w:r>
    </w:p>
    <w:p w14:paraId="782E661C" w14:textId="77777777" w:rsidR="00F53875" w:rsidRPr="008C524A" w:rsidRDefault="00F53875" w:rsidP="00F53875">
      <w:pPr>
        <w:rPr>
          <w:rFonts w:ascii="Times New Roman" w:hAnsi="Times New Roman" w:cs="Times New Roman"/>
          <w:b/>
          <w:sz w:val="32"/>
          <w:szCs w:val="32"/>
          <w:u w:val="single"/>
        </w:rPr>
      </w:pPr>
    </w:p>
    <w:p w14:paraId="02219F13" w14:textId="77777777" w:rsidR="00F53875" w:rsidRPr="007D7E6F" w:rsidRDefault="00F53875">
      <w:pPr>
        <w:pStyle w:val="NormalWeb"/>
        <w:shd w:val="clear" w:color="auto" w:fill="FFFFFF"/>
        <w:spacing w:before="0" w:beforeAutospacing="0" w:after="160" w:afterAutospacing="0"/>
        <w:ind w:left="720" w:hanging="11"/>
        <w:jc w:val="both"/>
        <w:rPr>
          <w:ins w:id="710" w:author="granix pacheco" w:date="2016-02-08T12:45:00Z"/>
        </w:rPr>
        <w:pPrChange w:id="711" w:author="granix pacheco" w:date="2016-02-08T12:44:00Z">
          <w:pPr>
            <w:pStyle w:val="NormalWeb"/>
            <w:shd w:val="clear" w:color="auto" w:fill="FFFFFF"/>
            <w:spacing w:before="0" w:beforeAutospacing="0" w:after="160" w:afterAutospacing="0"/>
            <w:jc w:val="both"/>
          </w:pPr>
        </w:pPrChange>
      </w:pPr>
    </w:p>
    <w:p w14:paraId="364A24B2" w14:textId="77777777" w:rsidR="00887086" w:rsidRPr="007D7E6F" w:rsidRDefault="00887086">
      <w:pPr>
        <w:pStyle w:val="NormalWeb"/>
        <w:shd w:val="clear" w:color="auto" w:fill="FFFFFF"/>
        <w:spacing w:before="0" w:beforeAutospacing="0" w:after="160" w:afterAutospacing="0"/>
        <w:ind w:left="720" w:hanging="11"/>
        <w:jc w:val="both"/>
        <w:rPr>
          <w:ins w:id="712" w:author="granix pacheco" w:date="2016-02-08T08:36:00Z"/>
        </w:rPr>
        <w:pPrChange w:id="713" w:author="granix pacheco" w:date="2016-02-08T12:44:00Z">
          <w:pPr>
            <w:pStyle w:val="NormalWeb"/>
            <w:shd w:val="clear" w:color="auto" w:fill="FFFFFF"/>
            <w:spacing w:before="0" w:beforeAutospacing="0" w:after="160" w:afterAutospacing="0"/>
            <w:jc w:val="both"/>
          </w:pPr>
        </w:pPrChange>
      </w:pPr>
    </w:p>
    <w:p w14:paraId="26226E85" w14:textId="77777777" w:rsidR="00AF1060" w:rsidRPr="00AF1060" w:rsidRDefault="00A06F35" w:rsidP="00B26989">
      <w:pPr>
        <w:pStyle w:val="NormalWeb"/>
        <w:numPr>
          <w:ilvl w:val="1"/>
          <w:numId w:val="44"/>
        </w:numPr>
        <w:shd w:val="clear" w:color="auto" w:fill="FFFFFF"/>
        <w:spacing w:before="0" w:beforeAutospacing="0" w:after="160" w:afterAutospacing="0"/>
        <w:ind w:left="993" w:hanging="633"/>
        <w:jc w:val="both"/>
        <w:rPr>
          <w:rFonts w:ascii="Arial" w:hAnsi="Arial" w:cs="Arial"/>
          <w:b/>
        </w:rPr>
      </w:pPr>
      <w:ins w:id="714" w:author="granix pacheco" w:date="2016-02-08T08:36:00Z">
        <w:r w:rsidRPr="007D7E6F">
          <w:rPr>
            <w:b/>
            <w:sz w:val="32"/>
            <w:szCs w:val="32"/>
            <w:rPrChange w:id="715" w:author="Mateus Berardo de Souza Terra" w:date="2016-02-08T20:05:00Z">
              <w:rPr/>
            </w:rPrChange>
          </w:rPr>
          <w:t>Capacitores</w:t>
        </w:r>
      </w:ins>
      <w:r w:rsidR="00AF1060">
        <w:rPr>
          <w:b/>
          <w:sz w:val="32"/>
          <w:szCs w:val="32"/>
        </w:rPr>
        <w:t>:</w:t>
      </w:r>
    </w:p>
    <w:p w14:paraId="20E9692D" w14:textId="3128FB96" w:rsidR="00B26989" w:rsidRPr="008F4ACE" w:rsidRDefault="008F4ACE" w:rsidP="008F4ACE">
      <w:pPr>
        <w:pStyle w:val="NormalWeb"/>
        <w:shd w:val="clear" w:color="auto" w:fill="FFFFFF"/>
        <w:spacing w:before="0" w:beforeAutospacing="0" w:after="160" w:afterAutospacing="0"/>
        <w:ind w:firstLine="720"/>
        <w:jc w:val="both"/>
        <w:rPr>
          <w:b/>
        </w:rPr>
      </w:pPr>
      <w:r w:rsidRPr="008F4ACE">
        <w:rPr>
          <w:rStyle w:val="tgc"/>
          <w:color w:val="222222"/>
          <w:lang w:val="pt-PT"/>
        </w:rPr>
        <w:t>Capacitores são dispositivos capazes de armazenar energia elétrica na forma de campo eletroestático. Tal habilidade, chamada capacitância, é qualificada de acordo com a quantidade de carga armazenada. A unidade de medida é o Farad. A seguir discutiremos dois dos tipos de capacitores</w:t>
      </w:r>
      <w:r>
        <w:rPr>
          <w:rStyle w:val="tgc"/>
          <w:color w:val="222222"/>
          <w:lang w:val="pt-PT"/>
        </w:rPr>
        <w:t>, que são os</w:t>
      </w:r>
      <w:r w:rsidRPr="008F4ACE">
        <w:rPr>
          <w:rStyle w:val="tgc"/>
          <w:color w:val="222222"/>
          <w:lang w:val="pt-PT"/>
        </w:rPr>
        <w:t xml:space="preserve"> mais utilizados em pequenos projetos:</w:t>
      </w:r>
      <w:r w:rsidR="00B26989" w:rsidRPr="008F4ACE">
        <w:rPr>
          <w:rStyle w:val="tgc"/>
          <w:color w:val="222222"/>
          <w:lang w:val="pt-PT"/>
        </w:rPr>
        <w:t xml:space="preserve"> </w:t>
      </w:r>
    </w:p>
    <w:p w14:paraId="4AED759D" w14:textId="468ED698" w:rsidR="00A06F35" w:rsidRDefault="001C38EA" w:rsidP="001C38EA">
      <w:pPr>
        <w:pStyle w:val="NormalWeb"/>
        <w:shd w:val="clear" w:color="auto" w:fill="FFFFFF"/>
        <w:spacing w:before="0" w:beforeAutospacing="0" w:after="160" w:afterAutospacing="0"/>
        <w:ind w:left="993"/>
        <w:jc w:val="both"/>
        <w:rPr>
          <w:b/>
          <w:sz w:val="32"/>
          <w:szCs w:val="32"/>
        </w:rPr>
      </w:pPr>
      <w:r>
        <w:rPr>
          <w:rFonts w:ascii="Arial" w:hAnsi="Arial" w:cs="Arial"/>
          <w:noProof/>
          <w:color w:val="0000FF"/>
          <w:sz w:val="27"/>
          <w:szCs w:val="27"/>
          <w:lang w:eastAsia="pt-BR"/>
        </w:rPr>
        <w:drawing>
          <wp:inline distT="0" distB="0" distL="0" distR="0" wp14:anchorId="4EE8AB01" wp14:editId="4EF532AF">
            <wp:extent cx="2363272" cy="1803429"/>
            <wp:effectExtent l="0" t="0" r="0" b="6350"/>
            <wp:docPr id="33" name="Imagem 33" descr="http://www.sabereletrica.com.br/wp-content/uploads/2015/03/tipos-de-capacitores.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abereletrica.com.br/wp-content/uploads/2015/03/tipos-de-capacitores.jp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25726" cy="1851088"/>
                    </a:xfrm>
                    <a:prstGeom prst="rect">
                      <a:avLst/>
                    </a:prstGeom>
                    <a:noFill/>
                    <a:ln>
                      <a:noFill/>
                    </a:ln>
                  </pic:spPr>
                </pic:pic>
              </a:graphicData>
            </a:graphic>
          </wp:inline>
        </w:drawing>
      </w:r>
      <w:r w:rsidRPr="001C38EA">
        <w:rPr>
          <w:rFonts w:ascii="Arial" w:hAnsi="Arial" w:cs="Arial"/>
          <w:noProof/>
          <w:color w:val="0000FF"/>
          <w:sz w:val="27"/>
          <w:szCs w:val="27"/>
          <w:lang w:eastAsia="pt-BR"/>
        </w:rPr>
        <w:t xml:space="preserve"> </w:t>
      </w:r>
      <w:r w:rsidRPr="001C38EA">
        <w:rPr>
          <w:rFonts w:ascii="Arial" w:hAnsi="Arial" w:cs="Arial"/>
          <w:color w:val="222222"/>
          <w:sz w:val="27"/>
          <w:szCs w:val="27"/>
          <w:lang w:val="pt-PT"/>
        </w:rPr>
        <w:t xml:space="preserve"> </w:t>
      </w:r>
      <w:r>
        <w:rPr>
          <w:rFonts w:ascii="Arial" w:hAnsi="Arial" w:cs="Arial"/>
          <w:noProof/>
          <w:color w:val="0000FF"/>
          <w:sz w:val="27"/>
          <w:szCs w:val="27"/>
          <w:lang w:eastAsia="pt-BR"/>
        </w:rPr>
        <w:drawing>
          <wp:inline distT="0" distB="0" distL="0" distR="0" wp14:anchorId="0492E62F" wp14:editId="6A77D852">
            <wp:extent cx="2837204" cy="1589510"/>
            <wp:effectExtent l="0" t="0" r="1270" b="0"/>
            <wp:docPr id="32" name="Imagem 32" descr="http://www.pcs.usp.br/~labdig/imagens/capacitor.codigo.valor.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cs.usp.br/~labdig/imagens/capacitor.codigo.valor.jpg">
                      <a:hlinkClick r:id="rId37"/>
                    </pic:cNvPr>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758" t="18419"/>
                    <a:stretch/>
                  </pic:blipFill>
                  <pic:spPr bwMode="auto">
                    <a:xfrm>
                      <a:off x="0" y="0"/>
                      <a:ext cx="2877936" cy="1612330"/>
                    </a:xfrm>
                    <a:prstGeom prst="rect">
                      <a:avLst/>
                    </a:prstGeom>
                    <a:noFill/>
                    <a:ln>
                      <a:noFill/>
                    </a:ln>
                    <a:extLst>
                      <a:ext uri="{53640926-AAD7-44D8-BBD7-CCE9431645EC}">
                        <a14:shadowObscured xmlns:a14="http://schemas.microsoft.com/office/drawing/2010/main"/>
                      </a:ext>
                    </a:extLst>
                  </pic:spPr>
                </pic:pic>
              </a:graphicData>
            </a:graphic>
          </wp:inline>
        </w:drawing>
      </w:r>
    </w:p>
    <w:p w14:paraId="7334AF4A" w14:textId="2ED88FDD" w:rsidR="00AF1060" w:rsidRDefault="00AF1060" w:rsidP="00AF1060">
      <w:pPr>
        <w:pStyle w:val="NormalWeb"/>
        <w:shd w:val="clear" w:color="auto" w:fill="FFFFFF"/>
        <w:spacing w:before="0" w:beforeAutospacing="0" w:after="160" w:afterAutospacing="0"/>
        <w:jc w:val="both"/>
        <w:rPr>
          <w:b/>
          <w:sz w:val="32"/>
          <w:szCs w:val="32"/>
        </w:rPr>
      </w:pPr>
    </w:p>
    <w:p w14:paraId="59E29F66" w14:textId="3F603757" w:rsidR="00DB3356" w:rsidRDefault="001C38EA" w:rsidP="001C38EA">
      <w:pPr>
        <w:pStyle w:val="NormalWeb"/>
        <w:numPr>
          <w:ilvl w:val="2"/>
          <w:numId w:val="44"/>
        </w:numPr>
        <w:shd w:val="clear" w:color="auto" w:fill="FFFFFF"/>
        <w:spacing w:before="0" w:beforeAutospacing="0" w:after="160" w:afterAutospacing="0"/>
        <w:ind w:left="1560" w:hanging="840"/>
        <w:jc w:val="both"/>
        <w:rPr>
          <w:b/>
          <w:sz w:val="32"/>
          <w:szCs w:val="32"/>
        </w:rPr>
      </w:pPr>
      <w:r>
        <w:rPr>
          <w:b/>
          <w:sz w:val="32"/>
          <w:szCs w:val="32"/>
        </w:rPr>
        <w:t>Capacitor de cerâmica:</w:t>
      </w:r>
      <w:r w:rsidR="00AF1060">
        <w:rPr>
          <w:b/>
          <w:sz w:val="32"/>
          <w:szCs w:val="32"/>
        </w:rPr>
        <w:t xml:space="preserve"> </w:t>
      </w:r>
      <w:r w:rsidR="00AF1060">
        <w:t>Também conhecidos como capacitores cerâmicos, destacam-se como os capacitores mais utilizados atualmente. S</w:t>
      </w:r>
      <w:r w:rsidR="008F4ACE">
        <w:t>ão usados em</w:t>
      </w:r>
      <w:r w:rsidR="00AF1060">
        <w:t xml:space="preserve"> circuitos de corrente continua (C.C.) aos de frequências muito altas.</w:t>
      </w:r>
      <w:r w:rsidR="008F4ACE">
        <w:t xml:space="preserve"> Não possui polaridade, ou seja, funciona nos dois sentidos.</w:t>
      </w:r>
    </w:p>
    <w:p w14:paraId="72D81597" w14:textId="4E61BAFE" w:rsidR="00FD346D" w:rsidRPr="00FD346D" w:rsidRDefault="001C38EA" w:rsidP="00FD346D">
      <w:pPr>
        <w:pStyle w:val="NormalWeb"/>
        <w:numPr>
          <w:ilvl w:val="2"/>
          <w:numId w:val="44"/>
        </w:numPr>
        <w:shd w:val="clear" w:color="auto" w:fill="FFFFFF"/>
        <w:spacing w:before="0" w:beforeAutospacing="0" w:after="160" w:afterAutospacing="0"/>
        <w:ind w:left="1560" w:hanging="840"/>
        <w:jc w:val="both"/>
        <w:rPr>
          <w:ins w:id="716" w:author="granix pacheco" w:date="2016-02-08T13:19:00Z"/>
          <w:b/>
          <w:sz w:val="32"/>
          <w:szCs w:val="32"/>
        </w:rPr>
      </w:pPr>
      <w:r w:rsidRPr="00FD346D">
        <w:rPr>
          <w:b/>
          <w:sz w:val="32"/>
          <w:szCs w:val="32"/>
        </w:rPr>
        <w:lastRenderedPageBreak/>
        <w:t>Capacitor eletrolítico:</w:t>
      </w:r>
      <w:r w:rsidR="008F4ACE" w:rsidRPr="00FD346D">
        <w:rPr>
          <w:b/>
          <w:sz w:val="32"/>
          <w:szCs w:val="32"/>
        </w:rPr>
        <w:t xml:space="preserve"> </w:t>
      </w:r>
      <w:r w:rsidR="008F4ACE">
        <w:t>Não recomendados para projetos que envolvam sinais de frequências elevadas, sendo para esses mais recomendados outros c</w:t>
      </w:r>
      <w:r w:rsidR="00FD346D">
        <w:t>apacitores. Possuem destaque para conexões entre circuitos e filtragem de sinais de baixa frequência.</w:t>
      </w:r>
      <w:bookmarkStart w:id="717" w:name="_GoBack"/>
      <w:bookmarkEnd w:id="717"/>
    </w:p>
    <w:p w14:paraId="379F567A" w14:textId="77777777" w:rsidR="008A7B70" w:rsidRPr="007D7E6F" w:rsidRDefault="008A7B70">
      <w:pPr>
        <w:pStyle w:val="NormalWeb"/>
        <w:shd w:val="clear" w:color="auto" w:fill="FFFFFF"/>
        <w:spacing w:before="0" w:beforeAutospacing="0" w:after="160" w:afterAutospacing="0"/>
        <w:jc w:val="both"/>
        <w:rPr>
          <w:ins w:id="718" w:author="granix pacheco" w:date="2016-02-08T08:36:00Z"/>
          <w:b/>
          <w:sz w:val="32"/>
          <w:szCs w:val="32"/>
          <w:rPrChange w:id="719" w:author="Mateus Berardo de Souza Terra" w:date="2016-02-08T20:05:00Z">
            <w:rPr>
              <w:ins w:id="720" w:author="granix pacheco" w:date="2016-02-08T08:36:00Z"/>
            </w:rPr>
          </w:rPrChange>
        </w:rPr>
      </w:pPr>
    </w:p>
    <w:p w14:paraId="7074DCB6" w14:textId="6D976CBF" w:rsidR="00A06F35" w:rsidRPr="007D7E6F" w:rsidRDefault="00A06F35">
      <w:pPr>
        <w:pStyle w:val="NormalWeb"/>
        <w:numPr>
          <w:ilvl w:val="1"/>
          <w:numId w:val="44"/>
        </w:numPr>
        <w:shd w:val="clear" w:color="auto" w:fill="FFFFFF"/>
        <w:spacing w:before="0" w:beforeAutospacing="0" w:after="160" w:afterAutospacing="0"/>
        <w:ind w:left="993" w:hanging="633"/>
        <w:jc w:val="both"/>
        <w:rPr>
          <w:ins w:id="721" w:author="granix pacheco" w:date="2016-02-08T13:10:00Z"/>
          <w:b/>
          <w:sz w:val="32"/>
          <w:szCs w:val="32"/>
        </w:rPr>
        <w:pPrChange w:id="722" w:author="Mateus Berardo de Souza Terra" w:date="2016-02-08T22:26:00Z">
          <w:pPr>
            <w:pStyle w:val="NormalWeb"/>
            <w:numPr>
              <w:numId w:val="25"/>
            </w:numPr>
            <w:shd w:val="clear" w:color="auto" w:fill="FFFFFF"/>
            <w:spacing w:before="0" w:beforeAutospacing="0" w:after="160" w:afterAutospacing="0"/>
            <w:ind w:left="720" w:hanging="360"/>
            <w:jc w:val="both"/>
          </w:pPr>
        </w:pPrChange>
      </w:pPr>
      <w:ins w:id="723" w:author="granix pacheco" w:date="2016-02-08T08:36:00Z">
        <w:r w:rsidRPr="007D7E6F">
          <w:rPr>
            <w:b/>
            <w:sz w:val="32"/>
            <w:szCs w:val="32"/>
            <w:rPrChange w:id="724" w:author="Mateus Berardo de Souza Terra" w:date="2016-02-08T20:05:00Z">
              <w:rPr/>
            </w:rPrChange>
          </w:rPr>
          <w:t>Diodos:</w:t>
        </w:r>
      </w:ins>
    </w:p>
    <w:p w14:paraId="4333D1F7" w14:textId="1F6D3DD7" w:rsidR="00FF083D" w:rsidRPr="007D7E6F" w:rsidRDefault="00FF083D">
      <w:pPr>
        <w:pStyle w:val="NormalWeb"/>
        <w:shd w:val="clear" w:color="auto" w:fill="FFFFFF"/>
        <w:spacing w:before="0" w:beforeAutospacing="0" w:after="160" w:afterAutospacing="0"/>
        <w:ind w:firstLine="720"/>
        <w:jc w:val="both"/>
        <w:rPr>
          <w:ins w:id="725" w:author="granix pacheco" w:date="2016-02-08T13:11:00Z"/>
          <w:bCs/>
        </w:rPr>
        <w:pPrChange w:id="726" w:author="granix pacheco" w:date="2016-02-08T13:11:00Z">
          <w:pPr>
            <w:pStyle w:val="NormalWeb"/>
            <w:numPr>
              <w:numId w:val="25"/>
            </w:numPr>
            <w:shd w:val="clear" w:color="auto" w:fill="FFFFFF"/>
            <w:spacing w:before="0" w:beforeAutospacing="0" w:after="160" w:afterAutospacing="0"/>
            <w:ind w:left="720" w:hanging="360"/>
            <w:jc w:val="both"/>
          </w:pPr>
        </w:pPrChange>
      </w:pPr>
      <w:ins w:id="727" w:author="granix pacheco" w:date="2016-02-08T13:10:00Z">
        <w:r w:rsidRPr="007D7E6F">
          <w:rPr>
            <w:bCs/>
            <w:rPrChange w:id="728" w:author="Mateus Berardo de Souza Terra" w:date="2016-02-08T20:05:00Z">
              <w:rPr>
                <w:rFonts w:ascii="Arial" w:hAnsi="Arial" w:cs="Arial"/>
                <w:b/>
                <w:bCs/>
                <w:color w:val="555555"/>
                <w:sz w:val="19"/>
                <w:szCs w:val="19"/>
              </w:rPr>
            </w:rPrChange>
          </w:rPr>
          <w:t xml:space="preserve">O diodo é um componente de dois terminais que conduz a corrente em apenas um sentido, bloqueando a sua passagem no sentido oposto. Ele é um semicondutor muito usado em retificadores e em circuitos de proteção. O uso dele geralmente implica em uma pequena queda de </w:t>
        </w:r>
      </w:ins>
      <w:ins w:id="729" w:author="Mateus Berardo de Souza Terra" w:date="2016-02-08T19:11:00Z">
        <w:r w:rsidR="006D3AB1" w:rsidRPr="007D7E6F">
          <w:rPr>
            <w:bCs/>
          </w:rPr>
          <w:t>tensão</w:t>
        </w:r>
      </w:ins>
      <w:ins w:id="730" w:author="granix pacheco" w:date="2016-02-08T13:10:00Z">
        <w:del w:id="731" w:author="Mateus Berardo de Souza Terra" w:date="2016-02-08T19:11:00Z">
          <w:r w:rsidRPr="007D7E6F" w:rsidDel="006D3AB1">
            <w:rPr>
              <w:bCs/>
              <w:rPrChange w:id="732" w:author="Mateus Berardo de Souza Terra" w:date="2016-02-08T20:05:00Z">
                <w:rPr>
                  <w:rFonts w:ascii="Arial" w:hAnsi="Arial" w:cs="Arial"/>
                  <w:b/>
                  <w:bCs/>
                  <w:color w:val="555555"/>
                  <w:sz w:val="19"/>
                  <w:szCs w:val="19"/>
                </w:rPr>
              </w:rPrChange>
            </w:rPr>
            <w:delText>corrente</w:delText>
          </w:r>
        </w:del>
        <w:r w:rsidRPr="007D7E6F">
          <w:rPr>
            <w:bCs/>
            <w:rPrChange w:id="733" w:author="Mateus Berardo de Souza Terra" w:date="2016-02-08T20:05:00Z">
              <w:rPr>
                <w:rFonts w:ascii="Arial" w:hAnsi="Arial" w:cs="Arial"/>
                <w:b/>
                <w:bCs/>
                <w:color w:val="555555"/>
                <w:sz w:val="19"/>
                <w:szCs w:val="19"/>
              </w:rPr>
            </w:rPrChange>
          </w:rPr>
          <w:t xml:space="preserve"> e existem diversos modelos com diversas funções.</w:t>
        </w:r>
      </w:ins>
    </w:p>
    <w:p w14:paraId="59367F82" w14:textId="77777777" w:rsidR="00FF083D" w:rsidRPr="007D7E6F" w:rsidRDefault="00FF083D" w:rsidP="00FF083D">
      <w:pPr>
        <w:rPr>
          <w:ins w:id="734" w:author="granix pacheco" w:date="2016-02-08T13:19:00Z"/>
          <w:rFonts w:ascii="Arial" w:hAnsi="Arial" w:cs="Arial"/>
          <w:color w:val="222222"/>
          <w:sz w:val="27"/>
          <w:szCs w:val="27"/>
          <w:rPrChange w:id="735" w:author="Mateus Berardo de Souza Terra" w:date="2016-02-08T20:05:00Z">
            <w:rPr>
              <w:ins w:id="736" w:author="granix pacheco" w:date="2016-02-08T13:19:00Z"/>
              <w:rFonts w:ascii="Arial" w:hAnsi="Arial" w:cs="Arial"/>
              <w:color w:val="222222"/>
              <w:sz w:val="27"/>
              <w:szCs w:val="27"/>
              <w:lang w:val="pt-PT"/>
            </w:rPr>
          </w:rPrChange>
        </w:rPr>
      </w:pPr>
      <w:ins w:id="737" w:author="granix pacheco" w:date="2016-02-08T13:19:00Z">
        <w:r w:rsidRPr="007D7E6F">
          <w:rPr>
            <w:rFonts w:ascii="Arial" w:hAnsi="Arial" w:cs="Arial"/>
            <w:color w:val="222222"/>
            <w:sz w:val="27"/>
            <w:szCs w:val="27"/>
            <w:rPrChange w:id="738" w:author="Mateus Berardo de Souza Terra" w:date="2016-02-08T20:05:00Z">
              <w:rPr>
                <w:rFonts w:ascii="Arial" w:hAnsi="Arial" w:cs="Arial"/>
                <w:color w:val="222222"/>
                <w:sz w:val="27"/>
                <w:szCs w:val="27"/>
                <w:lang w:val="pt-PT"/>
              </w:rPr>
            </w:rPrChange>
          </w:rPr>
          <w:t xml:space="preserve">                         </w:t>
        </w:r>
        <w:r w:rsidRPr="004A7414">
          <w:rPr>
            <w:rFonts w:ascii="Arial" w:hAnsi="Arial" w:cs="Arial"/>
            <w:noProof/>
            <w:color w:val="222222"/>
            <w:sz w:val="27"/>
            <w:szCs w:val="27"/>
            <w:lang w:eastAsia="pt-BR"/>
          </w:rPr>
          <w:drawing>
            <wp:inline distT="0" distB="0" distL="0" distR="0" wp14:anchorId="35C5B7A3" wp14:editId="045E8573">
              <wp:extent cx="1899507" cy="952623"/>
              <wp:effectExtent l="0" t="0" r="5715" b="0"/>
              <wp:docPr id="12" name="Imagem 12" descr="C:\Users\granix\Downloads\sketch-1454944704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ranix\Downloads\sketch-1454944704651.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12366" cy="959072"/>
                      </a:xfrm>
                      <a:prstGeom prst="rect">
                        <a:avLst/>
                      </a:prstGeom>
                      <a:noFill/>
                      <a:ln>
                        <a:noFill/>
                      </a:ln>
                    </pic:spPr>
                  </pic:pic>
                </a:graphicData>
              </a:graphic>
            </wp:inline>
          </w:drawing>
        </w:r>
      </w:ins>
      <w:ins w:id="739" w:author="granix pacheco" w:date="2016-02-08T13:18:00Z">
        <w:r w:rsidRPr="007D7E6F">
          <w:rPr>
            <w:rFonts w:ascii="Arial" w:hAnsi="Arial" w:cs="Arial"/>
            <w:color w:val="222222"/>
            <w:sz w:val="27"/>
            <w:szCs w:val="27"/>
            <w:rPrChange w:id="740" w:author="Mateus Berardo de Souza Terra" w:date="2016-02-08T20:05:00Z">
              <w:rPr>
                <w:rFonts w:ascii="Arial" w:hAnsi="Arial" w:cs="Arial"/>
                <w:color w:val="222222"/>
                <w:sz w:val="27"/>
                <w:szCs w:val="27"/>
                <w:lang w:val="pt-PT"/>
              </w:rPr>
            </w:rPrChange>
          </w:rPr>
          <w:t xml:space="preserve"> </w:t>
        </w:r>
        <w:r w:rsidRPr="004A7414">
          <w:rPr>
            <w:rFonts w:ascii="Arial" w:hAnsi="Arial" w:cs="Arial"/>
            <w:noProof/>
            <w:color w:val="0000FF"/>
            <w:sz w:val="27"/>
            <w:szCs w:val="27"/>
            <w:lang w:eastAsia="pt-BR"/>
          </w:rPr>
          <w:drawing>
            <wp:inline distT="0" distB="0" distL="0" distR="0" wp14:anchorId="4DA4E799" wp14:editId="64BBFE4F">
              <wp:extent cx="1265614" cy="949612"/>
              <wp:effectExtent l="0" t="0" r="0" b="3175"/>
              <wp:docPr id="11" name="Imagem 11" descr="http://d1gsvnjtkwr6dd.cloudfront.net/large/SC-DI-1N5404_LRG.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1gsvnjtkwr6dd.cloudfront.net/large/SC-DI-1N5404_LRG.jpg">
                        <a:hlinkClick r:id="rId40"/>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03205" cy="977818"/>
                      </a:xfrm>
                      <a:prstGeom prst="rect">
                        <a:avLst/>
                      </a:prstGeom>
                      <a:noFill/>
                      <a:ln>
                        <a:noFill/>
                      </a:ln>
                    </pic:spPr>
                  </pic:pic>
                </a:graphicData>
              </a:graphic>
            </wp:inline>
          </w:drawing>
        </w:r>
      </w:ins>
    </w:p>
    <w:p w14:paraId="62E3A5EF" w14:textId="1AC67393" w:rsidR="00FF083D" w:rsidRPr="007D7E6F" w:rsidRDefault="00FF083D" w:rsidP="00FF083D">
      <w:pPr>
        <w:rPr>
          <w:ins w:id="741" w:author="granix pacheco" w:date="2016-02-08T13:17:00Z"/>
          <w:rFonts w:ascii="Arial" w:eastAsia="Times New Roman" w:hAnsi="Arial" w:cs="Arial"/>
          <w:vanish/>
          <w:color w:val="222222"/>
          <w:sz w:val="27"/>
          <w:szCs w:val="27"/>
          <w:lang w:eastAsia="pt-BR"/>
          <w:rPrChange w:id="742" w:author="Mateus Berardo de Souza Terra" w:date="2016-02-08T20:05:00Z">
            <w:rPr>
              <w:ins w:id="743" w:author="granix pacheco" w:date="2016-02-08T13:17:00Z"/>
              <w:rFonts w:ascii="Arial" w:eastAsia="Times New Roman" w:hAnsi="Arial" w:cs="Arial"/>
              <w:vanish/>
              <w:color w:val="222222"/>
              <w:sz w:val="27"/>
              <w:szCs w:val="27"/>
              <w:lang w:val="pt-PT" w:eastAsia="pt-BR"/>
            </w:rPr>
          </w:rPrChange>
        </w:rPr>
      </w:pPr>
      <w:ins w:id="744" w:author="granix pacheco" w:date="2016-02-08T13:17:00Z">
        <w:r w:rsidRPr="007D7E6F">
          <w:rPr>
            <w:rFonts w:ascii="Arial" w:hAnsi="Arial" w:cs="Arial"/>
            <w:vanish/>
            <w:color w:val="222222"/>
            <w:sz w:val="27"/>
            <w:szCs w:val="27"/>
            <w:rPrChange w:id="745"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lang w:eastAsia="pt-BR"/>
          </w:rPr>
          <w:drawing>
            <wp:inline distT="0" distB="0" distL="0" distR="0" wp14:anchorId="77AA7F54" wp14:editId="76CDDC6A">
              <wp:extent cx="4992370" cy="3745865"/>
              <wp:effectExtent l="0" t="0" r="0" b="6985"/>
              <wp:docPr id="10" name="Imagem 10" descr="https://encrypted-tbn1.gstatic.com/images?q=tbn:ANd9GcRUghYffSaHyGXrI-zM7gDgW9F_xP_aiclMkXqPFRed3sjBUt4V">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encrypted-tbn1.gstatic.com/images?q=tbn:ANd9GcRUghYffSaHyGXrI-zM7gDgW9F_xP_aiclMkXqPFRed3sjBUt4V">
                        <a:hlinkClick r:id="rId40"/>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ins>
    </w:p>
    <w:p w14:paraId="04690C8D" w14:textId="5C9F438F" w:rsidR="00FF083D" w:rsidRPr="007D7E6F" w:rsidRDefault="00FF083D" w:rsidP="00FF083D">
      <w:pPr>
        <w:rPr>
          <w:ins w:id="746" w:author="granix pacheco" w:date="2016-02-08T13:17:00Z"/>
          <w:rFonts w:ascii="Arial" w:eastAsia="Times New Roman" w:hAnsi="Arial" w:cs="Arial"/>
          <w:vanish/>
          <w:color w:val="222222"/>
          <w:sz w:val="27"/>
          <w:szCs w:val="27"/>
          <w:lang w:eastAsia="pt-BR"/>
          <w:rPrChange w:id="747" w:author="Mateus Berardo de Souza Terra" w:date="2016-02-08T20:05:00Z">
            <w:rPr>
              <w:ins w:id="748" w:author="granix pacheco" w:date="2016-02-08T13:17:00Z"/>
              <w:rFonts w:ascii="Arial" w:eastAsia="Times New Roman" w:hAnsi="Arial" w:cs="Arial"/>
              <w:vanish/>
              <w:color w:val="222222"/>
              <w:sz w:val="27"/>
              <w:szCs w:val="27"/>
              <w:lang w:val="pt-PT" w:eastAsia="pt-BR"/>
            </w:rPr>
          </w:rPrChange>
        </w:rPr>
      </w:pPr>
      <w:ins w:id="749" w:author="granix pacheco" w:date="2016-02-08T13:17:00Z">
        <w:r w:rsidRPr="007D7E6F">
          <w:rPr>
            <w:rFonts w:ascii="Arial" w:hAnsi="Arial" w:cs="Arial"/>
            <w:vanish/>
            <w:color w:val="222222"/>
            <w:sz w:val="27"/>
            <w:szCs w:val="27"/>
            <w:rPrChange w:id="750"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lang w:eastAsia="pt-BR"/>
          </w:rPr>
          <w:drawing>
            <wp:inline distT="0" distB="0" distL="0" distR="0" wp14:anchorId="1D5C9912" wp14:editId="591A2F8E">
              <wp:extent cx="4992370" cy="3745865"/>
              <wp:effectExtent l="0" t="0" r="0" b="6985"/>
              <wp:docPr id="9" name="Imagem 9" descr="https://encrypted-tbn1.gstatic.com/images?q=tbn:ANd9GcRUghYffSaHyGXrI-zM7gDgW9F_xP_aiclMkXqPFRed3sjBUt4V">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ncrypted-tbn1.gstatic.com/images?q=tbn:ANd9GcRUghYffSaHyGXrI-zM7gDgW9F_xP_aiclMkXqPFRed3sjBUt4V">
                        <a:hlinkClick r:id="rId40"/>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ins>
    </w:p>
    <w:p w14:paraId="723347B0" w14:textId="6D4790FA" w:rsidR="00FF083D" w:rsidDel="00743F38" w:rsidRDefault="00FF083D">
      <w:pPr>
        <w:pStyle w:val="NormalWeb"/>
        <w:shd w:val="clear" w:color="auto" w:fill="FFFFFF"/>
        <w:tabs>
          <w:tab w:val="left" w:pos="3449"/>
        </w:tabs>
        <w:spacing w:before="0" w:beforeAutospacing="0" w:after="160" w:afterAutospacing="0"/>
        <w:jc w:val="both"/>
        <w:rPr>
          <w:del w:id="751" w:author="Mateus Berardo de Souza Terra" w:date="2016-02-08T22:27:00Z"/>
          <w:b/>
          <w:sz w:val="32"/>
          <w:szCs w:val="32"/>
        </w:rPr>
        <w:pPrChange w:id="752" w:author="Mateus Berardo de Souza Terra" w:date="2016-02-08T22:27:00Z">
          <w:pPr>
            <w:pStyle w:val="NormalWeb"/>
            <w:shd w:val="clear" w:color="auto" w:fill="FFFFFF"/>
            <w:spacing w:before="0" w:beforeAutospacing="0" w:after="160" w:afterAutospacing="0"/>
            <w:jc w:val="both"/>
          </w:pPr>
        </w:pPrChange>
      </w:pPr>
    </w:p>
    <w:p w14:paraId="6D91C9CB" w14:textId="77777777" w:rsidR="00743F38" w:rsidRPr="007D7E6F" w:rsidRDefault="00743F38">
      <w:pPr>
        <w:pStyle w:val="NormalWeb"/>
        <w:shd w:val="clear" w:color="auto" w:fill="FFFFFF"/>
        <w:spacing w:before="0" w:beforeAutospacing="0" w:after="160" w:afterAutospacing="0"/>
        <w:ind w:left="1224"/>
        <w:jc w:val="both"/>
        <w:rPr>
          <w:ins w:id="753" w:author="Mateus Berardo de Souza Terra" w:date="2016-02-08T22:27:00Z"/>
        </w:rPr>
        <w:pPrChange w:id="754" w:author="Mateus Berardo de Souza Terra" w:date="2016-02-08T22:27:00Z">
          <w:pPr>
            <w:pStyle w:val="NormalWeb"/>
            <w:numPr>
              <w:numId w:val="25"/>
            </w:numPr>
            <w:shd w:val="clear" w:color="auto" w:fill="FFFFFF"/>
            <w:spacing w:before="0" w:beforeAutospacing="0" w:after="160" w:afterAutospacing="0"/>
            <w:ind w:left="720" w:hanging="360"/>
            <w:jc w:val="both"/>
          </w:pPr>
        </w:pPrChange>
      </w:pPr>
    </w:p>
    <w:p w14:paraId="06B5C7C1"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55" w:author="Mateus Berardo de Souza Terra" w:date="2016-02-08T22:28:00Z"/>
          <w:rFonts w:ascii="Times New Roman" w:eastAsia="Times New Roman" w:hAnsi="Times New Roman" w:cs="Times New Roman"/>
          <w:b/>
          <w:vanish/>
          <w:sz w:val="32"/>
          <w:szCs w:val="32"/>
        </w:rPr>
      </w:pPr>
    </w:p>
    <w:p w14:paraId="19C5516B"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56" w:author="Mateus Berardo de Souza Terra" w:date="2016-02-08T22:28:00Z"/>
          <w:rFonts w:ascii="Times New Roman" w:eastAsia="Times New Roman" w:hAnsi="Times New Roman" w:cs="Times New Roman"/>
          <w:b/>
          <w:vanish/>
          <w:sz w:val="32"/>
          <w:szCs w:val="32"/>
        </w:rPr>
      </w:pPr>
    </w:p>
    <w:p w14:paraId="1180ADAF"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57" w:author="Mateus Berardo de Souza Terra" w:date="2016-02-08T22:28:00Z"/>
          <w:rFonts w:ascii="Times New Roman" w:eastAsia="Times New Roman" w:hAnsi="Times New Roman" w:cs="Times New Roman"/>
          <w:b/>
          <w:vanish/>
          <w:sz w:val="32"/>
          <w:szCs w:val="32"/>
        </w:rPr>
      </w:pPr>
    </w:p>
    <w:p w14:paraId="0EC0224E"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58" w:author="Mateus Berardo de Souza Terra" w:date="2016-02-08T22:28:00Z"/>
          <w:rFonts w:ascii="Times New Roman" w:eastAsia="Times New Roman" w:hAnsi="Times New Roman" w:cs="Times New Roman"/>
          <w:b/>
          <w:vanish/>
          <w:sz w:val="32"/>
          <w:szCs w:val="32"/>
        </w:rPr>
      </w:pPr>
    </w:p>
    <w:p w14:paraId="5ED6B8EA"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59" w:author="Mateus Berardo de Souza Terra" w:date="2016-02-08T22:28:00Z"/>
          <w:rFonts w:ascii="Times New Roman" w:eastAsia="Times New Roman" w:hAnsi="Times New Roman" w:cs="Times New Roman"/>
          <w:b/>
          <w:vanish/>
          <w:sz w:val="32"/>
          <w:szCs w:val="32"/>
        </w:rPr>
      </w:pPr>
    </w:p>
    <w:p w14:paraId="5C52956B"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60" w:author="Mateus Berardo de Souza Terra" w:date="2016-02-08T22:28:00Z"/>
          <w:rFonts w:ascii="Times New Roman" w:eastAsia="Times New Roman" w:hAnsi="Times New Roman" w:cs="Times New Roman"/>
          <w:b/>
          <w:vanish/>
          <w:sz w:val="32"/>
          <w:szCs w:val="32"/>
        </w:rPr>
      </w:pPr>
    </w:p>
    <w:p w14:paraId="5E71AA22"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61" w:author="Mateus Berardo de Souza Terra" w:date="2016-02-08T22:28:00Z"/>
          <w:rFonts w:ascii="Times New Roman" w:eastAsia="Times New Roman" w:hAnsi="Times New Roman" w:cs="Times New Roman"/>
          <w:b/>
          <w:vanish/>
          <w:sz w:val="32"/>
          <w:szCs w:val="32"/>
        </w:rPr>
      </w:pPr>
    </w:p>
    <w:p w14:paraId="02F7C575"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62" w:author="Mateus Berardo de Souza Terra" w:date="2016-02-08T22:28:00Z"/>
          <w:rFonts w:ascii="Times New Roman" w:eastAsia="Times New Roman" w:hAnsi="Times New Roman" w:cs="Times New Roman"/>
          <w:b/>
          <w:vanish/>
          <w:sz w:val="32"/>
          <w:szCs w:val="32"/>
        </w:rPr>
      </w:pPr>
    </w:p>
    <w:p w14:paraId="2FCD7522"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63" w:author="Mateus Berardo de Souza Terra" w:date="2016-02-08T22:28:00Z"/>
          <w:rFonts w:ascii="Times New Roman" w:eastAsia="Times New Roman" w:hAnsi="Times New Roman" w:cs="Times New Roman"/>
          <w:b/>
          <w:vanish/>
          <w:sz w:val="32"/>
          <w:szCs w:val="32"/>
        </w:rPr>
      </w:pPr>
    </w:p>
    <w:p w14:paraId="1A964EBD"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64" w:author="Mateus Berardo de Souza Terra" w:date="2016-02-08T22:28:00Z"/>
          <w:rFonts w:ascii="Times New Roman" w:eastAsia="Times New Roman" w:hAnsi="Times New Roman" w:cs="Times New Roman"/>
          <w:b/>
          <w:vanish/>
          <w:sz w:val="32"/>
          <w:szCs w:val="32"/>
        </w:rPr>
      </w:pPr>
    </w:p>
    <w:p w14:paraId="770E4D27" w14:textId="781361A7" w:rsidR="00A06F35" w:rsidRPr="007D7E6F" w:rsidRDefault="00A06F35">
      <w:pPr>
        <w:pStyle w:val="NormalWeb"/>
        <w:numPr>
          <w:ilvl w:val="2"/>
          <w:numId w:val="52"/>
        </w:numPr>
        <w:shd w:val="clear" w:color="auto" w:fill="FFFFFF"/>
        <w:tabs>
          <w:tab w:val="left" w:pos="3449"/>
        </w:tabs>
        <w:spacing w:before="0" w:beforeAutospacing="0" w:after="160" w:afterAutospacing="0"/>
        <w:ind w:left="1560" w:hanging="840"/>
        <w:jc w:val="both"/>
        <w:rPr>
          <w:ins w:id="765" w:author="granix pacheco" w:date="2016-02-08T11:47:00Z"/>
          <w:b/>
          <w:sz w:val="32"/>
          <w:szCs w:val="32"/>
        </w:rPr>
        <w:pPrChange w:id="766" w:author="Mateus Berardo de Souza Terra" w:date="2016-02-08T22:28:00Z">
          <w:pPr>
            <w:pStyle w:val="NormalWeb"/>
            <w:shd w:val="clear" w:color="auto" w:fill="FFFFFF"/>
            <w:spacing w:before="0" w:beforeAutospacing="0" w:after="160" w:afterAutospacing="0"/>
            <w:jc w:val="both"/>
          </w:pPr>
        </w:pPrChange>
      </w:pPr>
      <w:ins w:id="767" w:author="granix pacheco" w:date="2016-02-08T08:36:00Z">
        <w:r w:rsidRPr="007D7E6F">
          <w:rPr>
            <w:b/>
            <w:sz w:val="32"/>
            <w:szCs w:val="32"/>
            <w:rPrChange w:id="768" w:author="Mateus Berardo de Souza Terra" w:date="2016-02-08T20:05:00Z">
              <w:rPr/>
            </w:rPrChange>
          </w:rPr>
          <w:t>LEDs:</w:t>
        </w:r>
      </w:ins>
      <w:ins w:id="769" w:author="granix pacheco" w:date="2016-02-08T11:47:00Z">
        <w:r w:rsidR="003B4769" w:rsidRPr="007D7E6F">
          <w:rPr>
            <w:b/>
            <w:sz w:val="32"/>
            <w:szCs w:val="32"/>
          </w:rPr>
          <w:tab/>
        </w:r>
      </w:ins>
    </w:p>
    <w:p w14:paraId="6F1B4F7D" w14:textId="74790452" w:rsidR="002308BC" w:rsidRPr="007D7E6F" w:rsidRDefault="003B4769">
      <w:pPr>
        <w:pStyle w:val="NormalWeb"/>
        <w:shd w:val="clear" w:color="auto" w:fill="FFFFFF"/>
        <w:tabs>
          <w:tab w:val="left" w:pos="3449"/>
        </w:tabs>
        <w:spacing w:before="0" w:beforeAutospacing="0" w:after="160" w:afterAutospacing="0"/>
        <w:ind w:firstLine="709"/>
        <w:jc w:val="both"/>
        <w:rPr>
          <w:ins w:id="770" w:author="granix pacheco" w:date="2016-02-08T12:12:00Z"/>
          <w:rStyle w:val="Forte"/>
          <w:b w:val="0"/>
        </w:rPr>
        <w:pPrChange w:id="771" w:author="granix pacheco" w:date="2016-02-08T12:11:00Z">
          <w:pPr>
            <w:pStyle w:val="NormalWeb"/>
            <w:shd w:val="clear" w:color="auto" w:fill="FFFFFF"/>
            <w:spacing w:before="0" w:beforeAutospacing="0" w:after="160" w:afterAutospacing="0"/>
            <w:jc w:val="both"/>
          </w:pPr>
        </w:pPrChange>
      </w:pPr>
      <w:ins w:id="772" w:author="granix pacheco" w:date="2016-02-08T11:47:00Z">
        <w:r w:rsidRPr="007D7E6F">
          <w:rPr>
            <w:rPrChange w:id="773" w:author="Mateus Berardo de Souza Terra" w:date="2016-02-08T20:05:00Z">
              <w:rPr>
                <w:b/>
                <w:bCs/>
              </w:rPr>
            </w:rPrChange>
          </w:rPr>
          <w:t xml:space="preserve">Um </w:t>
        </w:r>
      </w:ins>
      <w:ins w:id="774" w:author="granix pacheco" w:date="2016-02-08T11:51:00Z">
        <w:r w:rsidRPr="007D7E6F">
          <w:t>LED (</w:t>
        </w:r>
      </w:ins>
      <w:ins w:id="775" w:author="Mateus Berardo de Souza Terra" w:date="2016-02-08T19:11:00Z">
        <w:r w:rsidR="006D3AB1" w:rsidRPr="007D7E6F">
          <w:rPr>
            <w:rStyle w:val="Forte"/>
            <w:b w:val="0"/>
          </w:rPr>
          <w:t>L</w:t>
        </w:r>
      </w:ins>
      <w:ins w:id="776" w:author="granix pacheco" w:date="2016-02-08T11:48:00Z">
        <w:del w:id="777" w:author="Mateus Berardo de Souza Terra" w:date="2016-02-08T19:11:00Z">
          <w:r w:rsidRPr="007D7E6F" w:rsidDel="006D3AB1">
            <w:rPr>
              <w:rStyle w:val="Forte"/>
              <w:b w:val="0"/>
              <w:rPrChange w:id="778" w:author="Mateus Berardo de Souza Terra" w:date="2016-02-08T20:05:00Z">
                <w:rPr>
                  <w:rStyle w:val="Forte"/>
                </w:rPr>
              </w:rPrChange>
            </w:rPr>
            <w:delText>l</w:delText>
          </w:r>
        </w:del>
        <w:r w:rsidRPr="007D7E6F">
          <w:rPr>
            <w:rStyle w:val="Forte"/>
            <w:b w:val="0"/>
            <w:rPrChange w:id="779" w:author="Mateus Berardo de Souza Terra" w:date="2016-02-08T20:05:00Z">
              <w:rPr>
                <w:rStyle w:val="Forte"/>
              </w:rPr>
            </w:rPrChange>
          </w:rPr>
          <w:t xml:space="preserve">ight </w:t>
        </w:r>
      </w:ins>
      <w:ins w:id="780" w:author="Mateus Berardo de Souza Terra" w:date="2016-02-08T19:11:00Z">
        <w:r w:rsidR="006D3AB1" w:rsidRPr="007D7E6F">
          <w:rPr>
            <w:rStyle w:val="Forte"/>
            <w:b w:val="0"/>
          </w:rPr>
          <w:t>E</w:t>
        </w:r>
      </w:ins>
      <w:ins w:id="781" w:author="granix pacheco" w:date="2016-02-08T11:48:00Z">
        <w:del w:id="782" w:author="Mateus Berardo de Souza Terra" w:date="2016-02-08T19:11:00Z">
          <w:r w:rsidRPr="007D7E6F" w:rsidDel="006D3AB1">
            <w:rPr>
              <w:rStyle w:val="Forte"/>
              <w:b w:val="0"/>
              <w:rPrChange w:id="783" w:author="Mateus Berardo de Souza Terra" w:date="2016-02-08T20:05:00Z">
                <w:rPr>
                  <w:rStyle w:val="Forte"/>
                </w:rPr>
              </w:rPrChange>
            </w:rPr>
            <w:delText>e</w:delText>
          </w:r>
        </w:del>
        <w:r w:rsidRPr="007D7E6F">
          <w:rPr>
            <w:rStyle w:val="Forte"/>
            <w:b w:val="0"/>
            <w:rPrChange w:id="784" w:author="Mateus Berardo de Souza Terra" w:date="2016-02-08T20:05:00Z">
              <w:rPr>
                <w:rStyle w:val="Forte"/>
              </w:rPr>
            </w:rPrChange>
          </w:rPr>
          <w:t xml:space="preserve">mitting </w:t>
        </w:r>
      </w:ins>
      <w:ins w:id="785" w:author="Mateus Berardo de Souza Terra" w:date="2016-02-08T19:11:00Z">
        <w:r w:rsidR="006D3AB1" w:rsidRPr="007D7E6F">
          <w:rPr>
            <w:rStyle w:val="Forte"/>
            <w:b w:val="0"/>
          </w:rPr>
          <w:t>D</w:t>
        </w:r>
      </w:ins>
      <w:ins w:id="786" w:author="granix pacheco" w:date="2016-02-08T11:48:00Z">
        <w:del w:id="787" w:author="Mateus Berardo de Souza Terra" w:date="2016-02-08T19:11:00Z">
          <w:r w:rsidRPr="007D7E6F" w:rsidDel="006D3AB1">
            <w:rPr>
              <w:rStyle w:val="Forte"/>
              <w:b w:val="0"/>
              <w:rPrChange w:id="788" w:author="Mateus Berardo de Souza Terra" w:date="2016-02-08T20:05:00Z">
                <w:rPr>
                  <w:rStyle w:val="Forte"/>
                </w:rPr>
              </w:rPrChange>
            </w:rPr>
            <w:delText>d</w:delText>
          </w:r>
        </w:del>
        <w:r w:rsidRPr="007D7E6F">
          <w:rPr>
            <w:rStyle w:val="Forte"/>
            <w:b w:val="0"/>
            <w:rPrChange w:id="789" w:author="Mateus Berardo de Souza Terra" w:date="2016-02-08T20:05:00Z">
              <w:rPr>
                <w:rStyle w:val="Forte"/>
              </w:rPr>
            </w:rPrChange>
          </w:rPr>
          <w:t>iode</w:t>
        </w:r>
      </w:ins>
      <w:ins w:id="790" w:author="granix pacheco" w:date="2016-02-08T11:49:00Z">
        <w:r w:rsidRPr="007D7E6F">
          <w:rPr>
            <w:rStyle w:val="Forte"/>
            <w:b w:val="0"/>
            <w:rPrChange w:id="791" w:author="Mateus Berardo de Souza Terra" w:date="2016-02-08T20:05:00Z">
              <w:rPr>
                <w:rStyle w:val="Forte"/>
              </w:rPr>
            </w:rPrChange>
          </w:rPr>
          <w:t>) é um diodo</w:t>
        </w:r>
        <w:r w:rsidRPr="007D7E6F">
          <w:rPr>
            <w:rStyle w:val="Forte"/>
          </w:rPr>
          <w:t xml:space="preserve"> </w:t>
        </w:r>
        <w:r w:rsidRPr="007D7E6F">
          <w:rPr>
            <w:rStyle w:val="Forte"/>
            <w:b w:val="0"/>
          </w:rPr>
          <w:t xml:space="preserve">emissor de luz. Isso significa que ele tem as propriedades de um diodo (descrito acima) e </w:t>
        </w:r>
      </w:ins>
      <w:ins w:id="792" w:author="granix pacheco" w:date="2016-02-08T11:50:00Z">
        <w:r w:rsidRPr="007D7E6F">
          <w:rPr>
            <w:rStyle w:val="Forte"/>
            <w:b w:val="0"/>
          </w:rPr>
          <w:t xml:space="preserve">é capaz de emitir luz </w:t>
        </w:r>
      </w:ins>
      <w:ins w:id="793" w:author="granix pacheco" w:date="2016-02-08T11:52:00Z">
        <w:r w:rsidRPr="007D7E6F">
          <w:rPr>
            <w:rStyle w:val="Forte"/>
            <w:b w:val="0"/>
          </w:rPr>
          <w:t xml:space="preserve">própria </w:t>
        </w:r>
      </w:ins>
      <w:ins w:id="794" w:author="granix pacheco" w:date="2016-02-08T11:50:00Z">
        <w:r w:rsidRPr="007D7E6F">
          <w:rPr>
            <w:rStyle w:val="Forte"/>
            <w:b w:val="0"/>
          </w:rPr>
          <w:t>como uma pequena lâmpada.</w:t>
        </w:r>
      </w:ins>
      <w:ins w:id="795" w:author="granix pacheco" w:date="2016-02-08T11:52:00Z">
        <w:r w:rsidRPr="007D7E6F">
          <w:rPr>
            <w:rStyle w:val="Forte"/>
            <w:b w:val="0"/>
          </w:rPr>
          <w:t xml:space="preserve"> </w:t>
        </w:r>
      </w:ins>
      <w:ins w:id="796" w:author="granix pacheco" w:date="2016-02-08T12:01:00Z">
        <w:r w:rsidRPr="007D7E6F">
          <w:rPr>
            <w:rStyle w:val="Forte"/>
            <w:b w:val="0"/>
          </w:rPr>
          <w:t>Ele é um semicondutor e</w:t>
        </w:r>
      </w:ins>
      <w:ins w:id="797" w:author="granix pacheco" w:date="2016-02-08T12:02:00Z">
        <w:r w:rsidRPr="007D7E6F">
          <w:rPr>
            <w:rStyle w:val="Forte"/>
            <w:b w:val="0"/>
          </w:rPr>
          <w:t xml:space="preserve"> a sua</w:t>
        </w:r>
      </w:ins>
      <w:ins w:id="798" w:author="granix pacheco" w:date="2016-02-08T11:54:00Z">
        <w:r w:rsidRPr="007D7E6F">
          <w:rPr>
            <w:rStyle w:val="Forte"/>
            <w:b w:val="0"/>
          </w:rPr>
          <w:t xml:space="preserve"> simbologia </w:t>
        </w:r>
      </w:ins>
      <w:ins w:id="799" w:author="granix pacheco" w:date="2016-02-08T11:55:00Z">
        <w:r w:rsidRPr="007D7E6F">
          <w:rPr>
            <w:rStyle w:val="Forte"/>
            <w:b w:val="0"/>
          </w:rPr>
          <w:t>está</w:t>
        </w:r>
      </w:ins>
      <w:ins w:id="800" w:author="granix pacheco" w:date="2016-02-08T11:54:00Z">
        <w:r w:rsidRPr="007D7E6F">
          <w:rPr>
            <w:rStyle w:val="Forte"/>
            <w:b w:val="0"/>
          </w:rPr>
          <w:t xml:space="preserve"> representada a seguir junto a uma imagem identificando os seus polos:</w:t>
        </w:r>
      </w:ins>
    </w:p>
    <w:p w14:paraId="77616BAF" w14:textId="04BBF31A" w:rsidR="00A32611" w:rsidRDefault="00AF04EC" w:rsidP="00A32611">
      <w:pPr>
        <w:pStyle w:val="NormalWeb"/>
        <w:shd w:val="clear" w:color="auto" w:fill="FFFFFF"/>
        <w:tabs>
          <w:tab w:val="left" w:pos="3449"/>
        </w:tabs>
        <w:spacing w:before="0" w:beforeAutospacing="0" w:after="160" w:afterAutospacing="0"/>
        <w:ind w:firstLine="709"/>
        <w:jc w:val="center"/>
        <w:rPr>
          <w:bCs/>
          <w:u w:val="single"/>
        </w:rPr>
      </w:pPr>
      <w:r>
        <w:rPr>
          <w:bCs/>
          <w:u w:val="single"/>
        </w:rPr>
        <w:t>/</w:t>
      </w:r>
      <w:ins w:id="801" w:author="granix pacheco" w:date="2016-02-08T12:11:00Z">
        <w:r w:rsidR="002308BC" w:rsidRPr="007D7E6F">
          <w:rPr>
            <w:noProof/>
            <w:lang w:eastAsia="pt-BR"/>
            <w:rPrChange w:id="802" w:author="Mateus Berardo de Souza Terra" w:date="2016-02-08T20:05:00Z">
              <w:rPr>
                <w:noProof/>
                <w:u w:val="single"/>
                <w:lang w:eastAsia="pt-BR"/>
              </w:rPr>
            </w:rPrChange>
          </w:rPr>
          <w:drawing>
            <wp:inline distT="0" distB="0" distL="0" distR="0" wp14:anchorId="7F8FAAD1" wp14:editId="55AED94D">
              <wp:extent cx="2389239" cy="1507494"/>
              <wp:effectExtent l="0" t="0" r="0" b="0"/>
              <wp:docPr id="2" name="Imagem 2" descr="C:\Users\granix\Downloads\sketch-1454940542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anix\Downloads\sketch-1454940542963.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97940" cy="1512984"/>
                      </a:xfrm>
                      <a:prstGeom prst="rect">
                        <a:avLst/>
                      </a:prstGeom>
                      <a:noFill/>
                      <a:ln>
                        <a:noFill/>
                      </a:ln>
                    </pic:spPr>
                  </pic:pic>
                </a:graphicData>
              </a:graphic>
            </wp:inline>
          </w:drawing>
        </w:r>
      </w:ins>
    </w:p>
    <w:p w14:paraId="73D61BF2" w14:textId="08BB2D18" w:rsidR="00857923" w:rsidRDefault="00857923" w:rsidP="00A32611">
      <w:pPr>
        <w:pStyle w:val="NormalWeb"/>
        <w:shd w:val="clear" w:color="auto" w:fill="FFFFFF"/>
        <w:tabs>
          <w:tab w:val="left" w:pos="3449"/>
        </w:tabs>
        <w:spacing w:before="0" w:beforeAutospacing="0" w:after="160" w:afterAutospacing="0"/>
        <w:ind w:left="792"/>
        <w:rPr>
          <w:b/>
          <w:sz w:val="32"/>
          <w:szCs w:val="32"/>
        </w:rPr>
      </w:pPr>
    </w:p>
    <w:p w14:paraId="20823021" w14:textId="0FB84343" w:rsidR="00A32611" w:rsidRDefault="00A32611" w:rsidP="00A32611">
      <w:pPr>
        <w:pStyle w:val="NormalWeb"/>
        <w:numPr>
          <w:ilvl w:val="1"/>
          <w:numId w:val="52"/>
        </w:numPr>
        <w:shd w:val="clear" w:color="auto" w:fill="FFFFFF"/>
        <w:tabs>
          <w:tab w:val="left" w:pos="3449"/>
        </w:tabs>
        <w:spacing w:before="0" w:beforeAutospacing="0" w:after="160" w:afterAutospacing="0"/>
        <w:ind w:left="993" w:hanging="633"/>
        <w:rPr>
          <w:b/>
          <w:sz w:val="32"/>
          <w:szCs w:val="32"/>
        </w:rPr>
      </w:pPr>
      <w:r>
        <w:rPr>
          <w:b/>
          <w:sz w:val="32"/>
          <w:szCs w:val="32"/>
        </w:rPr>
        <w:t>Corrente Elétrica</w:t>
      </w:r>
      <w:r w:rsidR="004F396B">
        <w:rPr>
          <w:b/>
          <w:sz w:val="32"/>
          <w:szCs w:val="32"/>
        </w:rPr>
        <w:t xml:space="preserve"> (I)</w:t>
      </w:r>
      <w:r>
        <w:rPr>
          <w:b/>
          <w:sz w:val="32"/>
          <w:szCs w:val="32"/>
        </w:rPr>
        <w:t>:</w:t>
      </w:r>
    </w:p>
    <w:p w14:paraId="698C2B6C" w14:textId="60051B32" w:rsidR="007F6B80" w:rsidRDefault="007F6B80" w:rsidP="004F396B">
      <w:pPr>
        <w:pStyle w:val="NormalWeb"/>
        <w:shd w:val="clear" w:color="auto" w:fill="FFFFFF"/>
        <w:tabs>
          <w:tab w:val="left" w:pos="3449"/>
        </w:tabs>
        <w:spacing w:before="0" w:beforeAutospacing="0" w:after="160" w:afterAutospacing="0"/>
        <w:ind w:firstLine="426"/>
        <w:jc w:val="both"/>
      </w:pPr>
      <w:r>
        <w:t xml:space="preserve">A corrente elétrica é o fluxo ordenado de cargas por um condutor, ou seja, para os nossos estudos ela pode ser definida o fluxo de elétrons por materiais como fios e componentes. Ela ocorre entre dois pontos com potenciais diferentes e pode ser medida em Ampere (A). </w:t>
      </w:r>
      <w:r w:rsidR="006035E0">
        <w:t xml:space="preserve">Uma forma de pensar nela é comparando-a com a agua. A corrente seria a quantidade de água que passa pelo cano, e o cano o seu condutor. </w:t>
      </w:r>
      <w:r>
        <w:t>Essa corrente pode ser dividia nos seguintes tipos:</w:t>
      </w:r>
    </w:p>
    <w:p w14:paraId="4F052338" w14:textId="5D8BD55E" w:rsidR="007F6B80" w:rsidRDefault="007F6B80" w:rsidP="004F396B">
      <w:pPr>
        <w:pStyle w:val="NormalWeb"/>
        <w:numPr>
          <w:ilvl w:val="0"/>
          <w:numId w:val="81"/>
        </w:numPr>
        <w:shd w:val="clear" w:color="auto" w:fill="FFFFFF"/>
        <w:tabs>
          <w:tab w:val="left" w:pos="3449"/>
        </w:tabs>
        <w:spacing w:before="0" w:beforeAutospacing="0" w:after="160" w:afterAutospacing="0"/>
        <w:jc w:val="both"/>
      </w:pPr>
      <w:r>
        <w:lastRenderedPageBreak/>
        <w:t>Corrente Continua (C.C.);</w:t>
      </w:r>
    </w:p>
    <w:p w14:paraId="3214A85D" w14:textId="127FF209" w:rsidR="007F6B80" w:rsidRDefault="007F6B80" w:rsidP="004F396B">
      <w:pPr>
        <w:pStyle w:val="NormalWeb"/>
        <w:numPr>
          <w:ilvl w:val="1"/>
          <w:numId w:val="81"/>
        </w:numPr>
        <w:shd w:val="clear" w:color="auto" w:fill="FFFFFF"/>
        <w:tabs>
          <w:tab w:val="left" w:pos="3449"/>
        </w:tabs>
        <w:spacing w:before="0" w:beforeAutospacing="0" w:after="160" w:afterAutospacing="0"/>
        <w:jc w:val="both"/>
      </w:pPr>
      <w:r>
        <w:t>PWM;</w:t>
      </w:r>
    </w:p>
    <w:p w14:paraId="58857254" w14:textId="29B932BD" w:rsidR="007F6B80" w:rsidRDefault="007F6B80" w:rsidP="004F396B">
      <w:pPr>
        <w:pStyle w:val="NormalWeb"/>
        <w:numPr>
          <w:ilvl w:val="0"/>
          <w:numId w:val="81"/>
        </w:numPr>
        <w:shd w:val="clear" w:color="auto" w:fill="FFFFFF"/>
        <w:tabs>
          <w:tab w:val="left" w:pos="3449"/>
        </w:tabs>
        <w:spacing w:before="0" w:beforeAutospacing="0" w:after="160" w:afterAutospacing="0"/>
        <w:jc w:val="both"/>
      </w:pPr>
      <w:r>
        <w:t>Corrente Alternada</w:t>
      </w:r>
      <w:r w:rsidR="004F396B">
        <w:t xml:space="preserve"> (C.A.)</w:t>
      </w:r>
      <w:r>
        <w:t>.</w:t>
      </w:r>
    </w:p>
    <w:p w14:paraId="2B17F4F1" w14:textId="17B04EA7" w:rsidR="007F6B80" w:rsidRPr="007F6B80" w:rsidRDefault="007F6B80" w:rsidP="004F396B">
      <w:pPr>
        <w:pStyle w:val="NormalWeb"/>
        <w:shd w:val="clear" w:color="auto" w:fill="FFFFFF"/>
        <w:tabs>
          <w:tab w:val="left" w:pos="3449"/>
        </w:tabs>
        <w:spacing w:before="0" w:beforeAutospacing="0" w:after="160" w:afterAutospacing="0"/>
        <w:jc w:val="both"/>
      </w:pPr>
    </w:p>
    <w:p w14:paraId="15BA28F1" w14:textId="21C16385" w:rsidR="00A32611" w:rsidRDefault="00A32611" w:rsidP="004F396B">
      <w:pPr>
        <w:pStyle w:val="NormalWeb"/>
        <w:numPr>
          <w:ilvl w:val="2"/>
          <w:numId w:val="52"/>
        </w:numPr>
        <w:shd w:val="clear" w:color="auto" w:fill="FFFFFF"/>
        <w:tabs>
          <w:tab w:val="left" w:pos="3449"/>
        </w:tabs>
        <w:spacing w:before="0" w:beforeAutospacing="0" w:after="160" w:afterAutospacing="0"/>
        <w:ind w:left="1560" w:hanging="840"/>
        <w:jc w:val="both"/>
        <w:rPr>
          <w:b/>
          <w:sz w:val="32"/>
          <w:szCs w:val="32"/>
        </w:rPr>
      </w:pPr>
      <w:r>
        <w:rPr>
          <w:b/>
          <w:sz w:val="32"/>
          <w:szCs w:val="32"/>
        </w:rPr>
        <w:t>Corrente Continua (C.C.):</w:t>
      </w:r>
    </w:p>
    <w:p w14:paraId="40DC5873" w14:textId="6CE92F55" w:rsidR="004F396B" w:rsidRDefault="004F396B" w:rsidP="004F396B">
      <w:pPr>
        <w:pStyle w:val="NormalWeb"/>
        <w:shd w:val="clear" w:color="auto" w:fill="FFFFFF"/>
        <w:tabs>
          <w:tab w:val="left" w:pos="3449"/>
        </w:tabs>
        <w:spacing w:before="0" w:beforeAutospacing="0" w:after="160" w:afterAutospacing="0"/>
        <w:ind w:left="720" w:firstLine="556"/>
        <w:jc w:val="both"/>
      </w:pPr>
      <w:r>
        <w:t xml:space="preserve">A corrente continua ocorre quando o fluxo das cargas ocorre sempre na mesma direção, ou seja, quando os polos se mantem constantes. </w:t>
      </w:r>
      <w:r w:rsidR="009C5EA6">
        <w:t xml:space="preserve">Ela é constituída pelos polos positivo e negativo e é usada em baterias e pilhas. </w:t>
      </w:r>
      <w:r>
        <w:t>Abaixo isso esta representado em um gráfico da corrente em relação com o tempo:</w:t>
      </w:r>
    </w:p>
    <w:p w14:paraId="0FA1D18F" w14:textId="2F7B69F9" w:rsidR="004F396B" w:rsidRDefault="004F396B" w:rsidP="004F396B">
      <w:pPr>
        <w:pStyle w:val="NormalWeb"/>
        <w:shd w:val="clear" w:color="auto" w:fill="FFFFFF"/>
        <w:tabs>
          <w:tab w:val="left" w:pos="3449"/>
        </w:tabs>
        <w:spacing w:before="0" w:beforeAutospacing="0" w:after="160" w:afterAutospacing="0"/>
        <w:ind w:left="720"/>
        <w:jc w:val="center"/>
      </w:pPr>
      <w:r>
        <w:rPr>
          <w:rFonts w:ascii="Arial" w:hAnsi="Arial" w:cs="Arial"/>
          <w:noProof/>
          <w:color w:val="0000FF"/>
          <w:sz w:val="27"/>
          <w:szCs w:val="27"/>
          <w:lang w:eastAsia="pt-BR"/>
        </w:rPr>
        <w:drawing>
          <wp:inline distT="0" distB="0" distL="0" distR="0" wp14:anchorId="5D9A4068" wp14:editId="620C5F7E">
            <wp:extent cx="2059588" cy="1216550"/>
            <wp:effectExtent l="0" t="0" r="0" b="3175"/>
            <wp:docPr id="31" name="Imagem 31" descr="http://www.sofisica.com.br/conteudos/Eletromagnetismo/Eletrodinamica/figuras/ccca1.gif">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ofisica.com.br/conteudos/Eletromagnetismo/Eletrodinamica/figuras/ccca1.gif">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77550" cy="1227160"/>
                    </a:xfrm>
                    <a:prstGeom prst="rect">
                      <a:avLst/>
                    </a:prstGeom>
                    <a:noFill/>
                    <a:ln>
                      <a:noFill/>
                    </a:ln>
                  </pic:spPr>
                </pic:pic>
              </a:graphicData>
            </a:graphic>
          </wp:inline>
        </w:drawing>
      </w:r>
    </w:p>
    <w:p w14:paraId="2AF916B1" w14:textId="77777777" w:rsidR="004F396B" w:rsidRPr="004F396B" w:rsidRDefault="004F396B" w:rsidP="004F396B">
      <w:pPr>
        <w:pStyle w:val="NormalWeb"/>
        <w:shd w:val="clear" w:color="auto" w:fill="FFFFFF"/>
        <w:tabs>
          <w:tab w:val="left" w:pos="3449"/>
        </w:tabs>
        <w:spacing w:before="0" w:beforeAutospacing="0" w:after="160" w:afterAutospacing="0"/>
        <w:ind w:left="720"/>
        <w:jc w:val="center"/>
      </w:pPr>
    </w:p>
    <w:p w14:paraId="6B5ADFF7" w14:textId="54128233" w:rsidR="00A32611" w:rsidRDefault="0077632E" w:rsidP="008615CB">
      <w:pPr>
        <w:pStyle w:val="NormalWeb"/>
        <w:numPr>
          <w:ilvl w:val="3"/>
          <w:numId w:val="52"/>
        </w:numPr>
        <w:shd w:val="clear" w:color="auto" w:fill="FFFFFF"/>
        <w:tabs>
          <w:tab w:val="left" w:pos="3449"/>
        </w:tabs>
        <w:spacing w:before="0" w:beforeAutospacing="0" w:after="160" w:afterAutospacing="0"/>
        <w:ind w:left="2268" w:hanging="1188"/>
        <w:rPr>
          <w:b/>
          <w:sz w:val="32"/>
          <w:szCs w:val="32"/>
        </w:rPr>
      </w:pPr>
      <w:r>
        <w:rPr>
          <w:b/>
          <w:sz w:val="32"/>
          <w:szCs w:val="32"/>
        </w:rPr>
        <w:t>PWM</w:t>
      </w:r>
      <w:r w:rsidR="007F6B80">
        <w:rPr>
          <w:b/>
          <w:sz w:val="32"/>
          <w:szCs w:val="32"/>
        </w:rPr>
        <w:t>:</w:t>
      </w:r>
    </w:p>
    <w:p w14:paraId="32FF8520" w14:textId="0B1CB3CD" w:rsidR="004F396B" w:rsidRDefault="0077632E" w:rsidP="0077632E">
      <w:pPr>
        <w:pStyle w:val="NormalWeb"/>
        <w:shd w:val="clear" w:color="auto" w:fill="FFFFFF"/>
        <w:tabs>
          <w:tab w:val="left" w:pos="3449"/>
        </w:tabs>
        <w:spacing w:before="0" w:beforeAutospacing="0" w:after="160" w:afterAutospacing="0"/>
        <w:jc w:val="both"/>
        <w:rPr>
          <w:iCs/>
          <w:lang w:val="pt-PT"/>
        </w:rPr>
      </w:pPr>
      <w:r>
        <w:t>PWM (</w:t>
      </w:r>
      <w:r w:rsidRPr="0077632E">
        <w:rPr>
          <w:iCs/>
          <w:lang w:val="pt-PT"/>
        </w:rPr>
        <w:t>Pulse-Width Modulation) si</w:t>
      </w:r>
      <w:r>
        <w:rPr>
          <w:iCs/>
          <w:lang w:val="pt-PT"/>
        </w:rPr>
        <w:t xml:space="preserve">gnifica </w:t>
      </w:r>
      <w:r w:rsidR="000275E5">
        <w:rPr>
          <w:iCs/>
          <w:lang w:val="pt-PT"/>
        </w:rPr>
        <w:t>modulaçao por largura de pulso e pode ser usado para fazer comunicaçoes ou para controlar o valor da alimentaçao. Ele consiste em ligar e desligar varias vezes consecutiva uma voltagem em um curto periodo de tempo fazendo com que passe a ideia de que tenha sido usado um valor intermediario. Ele é usado no controle de alguns motores.</w:t>
      </w:r>
    </w:p>
    <w:p w14:paraId="637142CE" w14:textId="43CB02FC" w:rsidR="000275E5" w:rsidRDefault="00780B63" w:rsidP="000275E5">
      <w:pPr>
        <w:pStyle w:val="NormalWeb"/>
        <w:shd w:val="clear" w:color="auto" w:fill="FFFFFF"/>
        <w:tabs>
          <w:tab w:val="left" w:pos="3449"/>
        </w:tabs>
        <w:spacing w:before="0" w:beforeAutospacing="0" w:after="160" w:afterAutospacing="0"/>
        <w:jc w:val="center"/>
        <w:rPr>
          <w:iCs/>
          <w:lang w:val="pt-PT"/>
        </w:rPr>
      </w:pPr>
      <w:r w:rsidRPr="00780B63">
        <w:rPr>
          <w:iCs/>
          <w:noProof/>
          <w:lang w:eastAsia="pt-BR"/>
        </w:rPr>
        <w:drawing>
          <wp:inline distT="0" distB="0" distL="0" distR="0" wp14:anchorId="3B36FE4C" wp14:editId="0215E558">
            <wp:extent cx="2268621" cy="1316052"/>
            <wp:effectExtent l="0" t="0" r="0" b="0"/>
            <wp:docPr id="37" name="Imagem 37" descr="C:\Users\granix\AppData\Local\Packages\microsoft.windowscommunicationsapps_8wekyb3d8bbwe\LocalState\Files\601\464\IMG_20160211_215732 [62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ranix\AppData\Local\Packages\microsoft.windowscommunicationsapps_8wekyb3d8bbwe\LocalState\Files\601\464\IMG_20160211_215732 [62551].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01730" cy="1335259"/>
                    </a:xfrm>
                    <a:prstGeom prst="rect">
                      <a:avLst/>
                    </a:prstGeom>
                    <a:noFill/>
                    <a:ln>
                      <a:noFill/>
                    </a:ln>
                  </pic:spPr>
                </pic:pic>
              </a:graphicData>
            </a:graphic>
          </wp:inline>
        </w:drawing>
      </w:r>
    </w:p>
    <w:p w14:paraId="672A8694" w14:textId="77777777" w:rsidR="000275E5" w:rsidRPr="0077632E" w:rsidRDefault="000275E5" w:rsidP="0077632E">
      <w:pPr>
        <w:pStyle w:val="NormalWeb"/>
        <w:shd w:val="clear" w:color="auto" w:fill="FFFFFF"/>
        <w:tabs>
          <w:tab w:val="left" w:pos="3449"/>
        </w:tabs>
        <w:spacing w:before="0" w:beforeAutospacing="0" w:after="160" w:afterAutospacing="0"/>
        <w:jc w:val="both"/>
      </w:pPr>
    </w:p>
    <w:p w14:paraId="5C0D1E4B" w14:textId="6FC9BF34" w:rsidR="009A17DC" w:rsidRPr="00A32611" w:rsidRDefault="009A17DC" w:rsidP="00A32611">
      <w:pPr>
        <w:pStyle w:val="NormalWeb"/>
        <w:numPr>
          <w:ilvl w:val="2"/>
          <w:numId w:val="52"/>
        </w:numPr>
        <w:shd w:val="clear" w:color="auto" w:fill="FFFFFF"/>
        <w:tabs>
          <w:tab w:val="left" w:pos="3449"/>
        </w:tabs>
        <w:spacing w:before="0" w:beforeAutospacing="0" w:after="160" w:afterAutospacing="0"/>
        <w:ind w:left="1560" w:hanging="840"/>
        <w:rPr>
          <w:ins w:id="803" w:author="granix pacheco" w:date="2016-02-07T09:49:00Z"/>
          <w:b/>
          <w:sz w:val="32"/>
          <w:szCs w:val="32"/>
        </w:rPr>
      </w:pPr>
      <w:r>
        <w:rPr>
          <w:b/>
          <w:sz w:val="32"/>
          <w:szCs w:val="32"/>
        </w:rPr>
        <w:t>Corrente Alternada</w:t>
      </w:r>
      <w:r w:rsidR="004F396B">
        <w:rPr>
          <w:b/>
          <w:sz w:val="32"/>
          <w:szCs w:val="32"/>
        </w:rPr>
        <w:t xml:space="preserve"> (C.A.)</w:t>
      </w:r>
      <w:r w:rsidR="007F6B80">
        <w:rPr>
          <w:b/>
          <w:sz w:val="32"/>
          <w:szCs w:val="32"/>
        </w:rPr>
        <w:t>:</w:t>
      </w:r>
    </w:p>
    <w:p w14:paraId="77FB17C2" w14:textId="46BEE16E" w:rsidR="00857923" w:rsidRDefault="009C5EA6" w:rsidP="006B66CB">
      <w:pPr>
        <w:pStyle w:val="NormalWeb"/>
        <w:shd w:val="clear" w:color="auto" w:fill="FFFFFF"/>
        <w:spacing w:before="0" w:beforeAutospacing="0" w:after="160" w:afterAutospacing="0"/>
        <w:ind w:firstLine="720"/>
        <w:jc w:val="both"/>
      </w:pPr>
      <w:r>
        <w:t xml:space="preserve">A corrente alternada, ao </w:t>
      </w:r>
      <w:r w:rsidR="0077632E">
        <w:t>contrário</w:t>
      </w:r>
      <w:r>
        <w:t xml:space="preserve"> da continua, altera o seu sentido com o decorrer com o tempo</w:t>
      </w:r>
      <w:r w:rsidR="007C4069">
        <w:t xml:space="preserve"> fazendo com que as cargas fiquem indo e vindo. Ela é composta por fases e, muitas vezes, pelo fio neutro. Ela possui menor perca quando comparada a corrente continua e, por isso, ela é usada nas linhas de transmissões e tomadas. A sua forma de onda mais usada é a senoidal (representada abaixo) por ser a mais eficiente. Mas, em certas aplicações outras formas podem ser utilizadas.</w:t>
      </w:r>
    </w:p>
    <w:p w14:paraId="7004D84A" w14:textId="676F6EB5" w:rsidR="007C4069" w:rsidRDefault="0077632E" w:rsidP="006D2EDB">
      <w:pPr>
        <w:pStyle w:val="NormalWeb"/>
        <w:shd w:val="clear" w:color="auto" w:fill="FFFFFF"/>
        <w:spacing w:before="0" w:beforeAutospacing="0" w:after="160" w:afterAutospacing="0"/>
        <w:ind w:left="360" w:firstLine="360"/>
        <w:jc w:val="center"/>
      </w:pPr>
      <w:r w:rsidRPr="0077632E">
        <w:rPr>
          <w:noProof/>
          <w:lang w:eastAsia="pt-BR"/>
        </w:rPr>
        <w:lastRenderedPageBreak/>
        <w:drawing>
          <wp:inline distT="0" distB="0" distL="0" distR="0" wp14:anchorId="3B69A129" wp14:editId="43E84757">
            <wp:extent cx="2345493" cy="1898707"/>
            <wp:effectExtent l="0" t="0" r="0" b="6350"/>
            <wp:docPr id="34" name="Imagem 34" descr="C:\Users\granix\AppData\Local\Packages\microsoft.windowscommunicationsapps_8wekyb3d8bbwe\LocalState\Files\601\464\sketch-1455233969850 [592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ranix\AppData\Local\Packages\microsoft.windowscommunicationsapps_8wekyb3d8bbwe\LocalState\Files\601\464\sketch-1455233969850 [59293].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64243" cy="1913885"/>
                    </a:xfrm>
                    <a:prstGeom prst="rect">
                      <a:avLst/>
                    </a:prstGeom>
                    <a:noFill/>
                    <a:ln>
                      <a:noFill/>
                    </a:ln>
                  </pic:spPr>
                </pic:pic>
              </a:graphicData>
            </a:graphic>
          </wp:inline>
        </w:drawing>
      </w:r>
    </w:p>
    <w:p w14:paraId="0F7DB35C" w14:textId="51C45384" w:rsidR="007C4069" w:rsidRDefault="006035E0" w:rsidP="006D2EDB">
      <w:pPr>
        <w:pStyle w:val="NormalWeb"/>
        <w:numPr>
          <w:ilvl w:val="1"/>
          <w:numId w:val="52"/>
        </w:numPr>
        <w:shd w:val="clear" w:color="auto" w:fill="FFFFFF"/>
        <w:spacing w:before="0" w:beforeAutospacing="0" w:after="160" w:afterAutospacing="0"/>
        <w:ind w:left="993" w:hanging="633"/>
        <w:jc w:val="both"/>
        <w:rPr>
          <w:b/>
          <w:sz w:val="32"/>
          <w:szCs w:val="32"/>
        </w:rPr>
      </w:pPr>
      <w:r>
        <w:rPr>
          <w:b/>
          <w:sz w:val="32"/>
          <w:szCs w:val="32"/>
        </w:rPr>
        <w:t>Resistê</w:t>
      </w:r>
      <w:r w:rsidR="006D2EDB" w:rsidRPr="006D2EDB">
        <w:rPr>
          <w:b/>
          <w:sz w:val="32"/>
          <w:szCs w:val="32"/>
        </w:rPr>
        <w:t>ncia</w:t>
      </w:r>
      <w:r>
        <w:rPr>
          <w:b/>
          <w:sz w:val="32"/>
          <w:szCs w:val="32"/>
        </w:rPr>
        <w:t xml:space="preserve"> (R)</w:t>
      </w:r>
      <w:r w:rsidR="006D2EDB" w:rsidRPr="006D2EDB">
        <w:rPr>
          <w:b/>
          <w:sz w:val="32"/>
          <w:szCs w:val="32"/>
        </w:rPr>
        <w:t>:</w:t>
      </w:r>
    </w:p>
    <w:p w14:paraId="286E9CD1" w14:textId="4DB2F390" w:rsidR="006D2EDB" w:rsidRDefault="006035E0" w:rsidP="00D336ED">
      <w:pPr>
        <w:pStyle w:val="NormalWeb"/>
        <w:shd w:val="clear" w:color="auto" w:fill="FFFFFF"/>
        <w:spacing w:before="0" w:beforeAutospacing="0" w:after="160" w:afterAutospacing="0"/>
        <w:ind w:firstLine="720"/>
        <w:jc w:val="both"/>
        <w:rPr>
          <w:rStyle w:val="tgc"/>
          <w:color w:val="222222"/>
          <w:lang w:val="pt-PT"/>
        </w:rPr>
      </w:pPr>
      <w:r w:rsidRPr="006B66CB">
        <w:t>A resistência elétrica é a capacidade de um corpo qualquer de se opor a corrente elétrica mesmo quando uma diferença de potencial é aplicada. Na análise com a água a resistência está diretamente relacionada a espessura do cano, permitindo que passe mais ou menos água.</w:t>
      </w:r>
      <w:r w:rsidR="006B66CB" w:rsidRPr="006B66CB">
        <w:t xml:space="preserve"> Ela é medida em ohm (</w:t>
      </w:r>
      <w:r w:rsidR="006B66CB" w:rsidRPr="006B66CB">
        <w:rPr>
          <w:rStyle w:val="tgc"/>
          <w:color w:val="222222"/>
          <w:lang w:val="pt-PT"/>
        </w:rPr>
        <w:t>Ω) e está diretamente relacionada a lei de Ohm, que sera esplicada mais a frente.</w:t>
      </w:r>
    </w:p>
    <w:p w14:paraId="77054BC9" w14:textId="77777777" w:rsidR="00D336ED" w:rsidRPr="006B66CB" w:rsidRDefault="00D336ED" w:rsidP="00D336ED">
      <w:pPr>
        <w:pStyle w:val="NormalWeb"/>
        <w:shd w:val="clear" w:color="auto" w:fill="FFFFFF"/>
        <w:spacing w:before="0" w:beforeAutospacing="0" w:after="160" w:afterAutospacing="0"/>
        <w:ind w:firstLine="720"/>
        <w:jc w:val="both"/>
      </w:pPr>
    </w:p>
    <w:p w14:paraId="32EC3822" w14:textId="0A588AC0" w:rsidR="006D2EDB" w:rsidRDefault="006D2EDB" w:rsidP="006D2EDB">
      <w:pPr>
        <w:pStyle w:val="NormalWeb"/>
        <w:numPr>
          <w:ilvl w:val="1"/>
          <w:numId w:val="52"/>
        </w:numPr>
        <w:shd w:val="clear" w:color="auto" w:fill="FFFFFF"/>
        <w:spacing w:before="0" w:beforeAutospacing="0" w:after="160" w:afterAutospacing="0"/>
        <w:ind w:left="993" w:hanging="633"/>
        <w:jc w:val="both"/>
        <w:rPr>
          <w:b/>
          <w:sz w:val="32"/>
          <w:szCs w:val="32"/>
        </w:rPr>
      </w:pPr>
      <w:r w:rsidRPr="006D2EDB">
        <w:rPr>
          <w:b/>
          <w:sz w:val="32"/>
          <w:szCs w:val="32"/>
        </w:rPr>
        <w:t>Tensão:</w:t>
      </w:r>
    </w:p>
    <w:p w14:paraId="3682C6AF" w14:textId="77777777" w:rsidR="006D2EDB" w:rsidRPr="006D2EDB" w:rsidRDefault="006D2EDB" w:rsidP="006D2EDB">
      <w:pPr>
        <w:pStyle w:val="NormalWeb"/>
        <w:shd w:val="clear" w:color="auto" w:fill="FFFFFF"/>
        <w:spacing w:before="0" w:beforeAutospacing="0" w:after="160" w:afterAutospacing="0"/>
        <w:jc w:val="both"/>
        <w:rPr>
          <w:ins w:id="804" w:author="granix pacheco" w:date="2016-02-07T09:49:00Z"/>
          <w:b/>
          <w:sz w:val="32"/>
          <w:szCs w:val="32"/>
        </w:rPr>
      </w:pPr>
    </w:p>
    <w:p w14:paraId="33080F7C" w14:textId="14A842A4" w:rsidR="002A01B2" w:rsidRPr="00A32611" w:rsidRDefault="002A01B2" w:rsidP="002A01B2">
      <w:pPr>
        <w:pStyle w:val="NormalWeb"/>
        <w:numPr>
          <w:ilvl w:val="0"/>
          <w:numId w:val="35"/>
        </w:numPr>
        <w:shd w:val="clear" w:color="auto" w:fill="FFFFFF"/>
        <w:spacing w:before="0" w:beforeAutospacing="0" w:after="160" w:afterAutospacing="0"/>
        <w:rPr>
          <w:b/>
          <w:sz w:val="36"/>
          <w:szCs w:val="36"/>
          <w:u w:val="single"/>
        </w:rPr>
      </w:pPr>
      <w:r w:rsidRPr="00A32611">
        <w:rPr>
          <w:b/>
          <w:sz w:val="36"/>
          <w:szCs w:val="36"/>
          <w:u w:val="single"/>
        </w:rPr>
        <w:t>Motores</w:t>
      </w:r>
    </w:p>
    <w:p w14:paraId="07D9A237" w14:textId="39147B8A" w:rsidR="002A01B2" w:rsidRPr="002A01B2" w:rsidRDefault="002A01B2" w:rsidP="006035E0">
      <w:pPr>
        <w:pStyle w:val="Standard"/>
        <w:ind w:firstLine="720"/>
        <w:jc w:val="both"/>
        <w:rPr>
          <w:rFonts w:ascii="Times New Roman" w:hAnsi="Times New Roman" w:cs="Times New Roman"/>
        </w:rPr>
      </w:pPr>
      <w:r w:rsidRPr="002A01B2">
        <w:rPr>
          <w:rFonts w:ascii="Times New Roman" w:hAnsi="Times New Roman" w:cs="Times New Roman"/>
        </w:rPr>
        <w:t>Nesse capitulo iremos abordar os motores elétricos, mais precisamente os de corrente continua (C.C.). Esse tipo de motor é capaz de converter a energia elétrica em energia mecânica, e vice-versa. Eles podem ser classificados como atuadores e são um componente que deve ser escolhido com calma.  A seguir veremos os</w:t>
      </w:r>
      <w:r w:rsidR="00A164E9">
        <w:rPr>
          <w:rFonts w:ascii="Times New Roman" w:hAnsi="Times New Roman" w:cs="Times New Roman"/>
        </w:rPr>
        <w:t xml:space="preserve"> principais tipos de motores </w:t>
      </w:r>
      <w:r w:rsidR="009C5EA6">
        <w:rPr>
          <w:rFonts w:ascii="Times New Roman" w:hAnsi="Times New Roman" w:cs="Times New Roman"/>
        </w:rPr>
        <w:t>C.C</w:t>
      </w:r>
      <w:r w:rsidR="009C5EA6" w:rsidRPr="002A01B2">
        <w:rPr>
          <w:rFonts w:ascii="Times New Roman" w:hAnsi="Times New Roman" w:cs="Times New Roman"/>
        </w:rPr>
        <w:t>.</w:t>
      </w:r>
      <w:r w:rsidR="009C5EA6">
        <w:rPr>
          <w:rFonts w:ascii="Times New Roman" w:hAnsi="Times New Roman" w:cs="Times New Roman"/>
        </w:rPr>
        <w:t>.</w:t>
      </w:r>
    </w:p>
    <w:p w14:paraId="4330DA84" w14:textId="0992D0FC"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Motores C.C.;</w:t>
      </w:r>
    </w:p>
    <w:p w14:paraId="443BDF2E" w14:textId="66B1A28B"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Servo</w:t>
      </w:r>
      <w:r w:rsidR="00A164E9">
        <w:rPr>
          <w:rFonts w:ascii="Times New Roman" w:hAnsi="Times New Roman" w:cs="Times New Roman"/>
        </w:rPr>
        <w:t xml:space="preserve"> </w:t>
      </w:r>
      <w:r w:rsidRPr="002A01B2">
        <w:rPr>
          <w:rFonts w:ascii="Times New Roman" w:hAnsi="Times New Roman" w:cs="Times New Roman"/>
        </w:rPr>
        <w:t>motores;</w:t>
      </w:r>
    </w:p>
    <w:p w14:paraId="47EDD0C3" w14:textId="07F85FD4"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Motores de passo.</w:t>
      </w:r>
    </w:p>
    <w:p w14:paraId="096E95A5" w14:textId="77777777" w:rsidR="002A01B2" w:rsidRPr="002A01B2" w:rsidRDefault="002A01B2" w:rsidP="002A01B2">
      <w:pPr>
        <w:pStyle w:val="Standard"/>
        <w:tabs>
          <w:tab w:val="left" w:pos="2676"/>
        </w:tabs>
        <w:ind w:left="360"/>
        <w:rPr>
          <w:rFonts w:ascii="Times New Roman" w:hAnsi="Times New Roman" w:cs="Times New Roman"/>
        </w:rPr>
      </w:pPr>
      <w:r w:rsidRPr="002A01B2">
        <w:rPr>
          <w:rFonts w:ascii="Times New Roman" w:hAnsi="Times New Roman" w:cs="Times New Roman"/>
        </w:rPr>
        <w:tab/>
      </w:r>
    </w:p>
    <w:p w14:paraId="726F9562" w14:textId="77777777" w:rsidR="002A01B2" w:rsidRPr="002A01B2" w:rsidRDefault="002A01B2" w:rsidP="002A01B2">
      <w:pPr>
        <w:pStyle w:val="Standard"/>
        <w:ind w:left="360"/>
        <w:rPr>
          <w:rFonts w:ascii="Times New Roman" w:hAnsi="Times New Roman" w:cs="Times New Roman"/>
          <w:sz w:val="32"/>
          <w:szCs w:val="32"/>
        </w:rPr>
      </w:pPr>
    </w:p>
    <w:p w14:paraId="3DC2C484" w14:textId="77777777" w:rsidR="002A01B2" w:rsidRPr="002A01B2" w:rsidRDefault="002A01B2" w:rsidP="00A164E9">
      <w:pPr>
        <w:pStyle w:val="Standard"/>
        <w:numPr>
          <w:ilvl w:val="1"/>
          <w:numId w:val="68"/>
        </w:numPr>
        <w:ind w:left="1276" w:hanging="567"/>
        <w:rPr>
          <w:rFonts w:ascii="Times New Roman" w:hAnsi="Times New Roman" w:cs="Times New Roman"/>
          <w:b/>
          <w:sz w:val="32"/>
          <w:szCs w:val="32"/>
        </w:rPr>
      </w:pPr>
      <w:r w:rsidRPr="002A01B2">
        <w:rPr>
          <w:rFonts w:ascii="Times New Roman" w:hAnsi="Times New Roman" w:cs="Times New Roman"/>
          <w:b/>
          <w:sz w:val="32"/>
          <w:szCs w:val="32"/>
        </w:rPr>
        <w:t>Motores C.C.:</w:t>
      </w:r>
    </w:p>
    <w:p w14:paraId="73F9D5CA" w14:textId="403934A0" w:rsidR="002A01B2" w:rsidRPr="002A01B2" w:rsidRDefault="002A01B2" w:rsidP="005A71A9">
      <w:pPr>
        <w:pStyle w:val="Standard"/>
        <w:jc w:val="both"/>
        <w:rPr>
          <w:rFonts w:ascii="Times New Roman" w:hAnsi="Times New Roman" w:cs="Times New Roman"/>
        </w:rPr>
      </w:pPr>
      <w:r w:rsidRPr="002A01B2">
        <w:rPr>
          <w:rFonts w:ascii="Times New Roman" w:hAnsi="Times New Roman" w:cs="Times New Roman"/>
        </w:rPr>
        <w:tab/>
        <w:t xml:space="preserve">Os motores “normais” de corrente continua possuem baixa </w:t>
      </w:r>
      <w:r w:rsidR="00A164E9" w:rsidRPr="002A01B2">
        <w:rPr>
          <w:rFonts w:ascii="Times New Roman" w:hAnsi="Times New Roman" w:cs="Times New Roman"/>
        </w:rPr>
        <w:t>potência</w:t>
      </w:r>
      <w:r w:rsidRPr="002A01B2">
        <w:rPr>
          <w:rFonts w:ascii="Times New Roman" w:hAnsi="Times New Roman" w:cs="Times New Roman"/>
        </w:rPr>
        <w:t xml:space="preserve"> e alta velocidade, tornando necessário, o uso de uma caixa de redução. Uma caixa de redução nada mais é do que um conjunto de engrenagens que mudam a velocidade e a </w:t>
      </w:r>
      <w:r w:rsidR="00A164E9" w:rsidRPr="002A01B2">
        <w:rPr>
          <w:rFonts w:ascii="Times New Roman" w:hAnsi="Times New Roman" w:cs="Times New Roman"/>
        </w:rPr>
        <w:t>potência</w:t>
      </w:r>
      <w:r w:rsidRPr="002A01B2">
        <w:rPr>
          <w:rFonts w:ascii="Times New Roman" w:hAnsi="Times New Roman" w:cs="Times New Roman"/>
        </w:rPr>
        <w:t xml:space="preserve"> a mesma proporção. O uso desse tipo motor com o arduino normalmente requer uma ponte H.</w:t>
      </w:r>
    </w:p>
    <w:p w14:paraId="528B9E6B" w14:textId="3ACED9C2" w:rsidR="002A01B2" w:rsidRDefault="005A71A9" w:rsidP="005A71A9">
      <w:pPr>
        <w:pStyle w:val="Standard"/>
        <w:ind w:left="360"/>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44DB9939" wp14:editId="10211224">
            <wp:extent cx="1562100" cy="966036"/>
            <wp:effectExtent l="0" t="0" r="0" b="5715"/>
            <wp:docPr id="28" name="Imagem 28" descr="https://s3-sa-east-1.amazonaws.com/multilogica-files/img_produtos/Motor_CC_6V_M.jp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sa-east-1.amazonaws.com/multilogica-files/img_produtos/Motor_CC_6V_M.jpg">
                      <a:hlinkClick r:id="rId48"/>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80664" cy="977516"/>
                    </a:xfrm>
                    <a:prstGeom prst="rect">
                      <a:avLst/>
                    </a:prstGeom>
                    <a:noFill/>
                    <a:ln>
                      <a:noFill/>
                    </a:ln>
                  </pic:spPr>
                </pic:pic>
              </a:graphicData>
            </a:graphic>
          </wp:inline>
        </w:drawing>
      </w:r>
      <w:r>
        <w:rPr>
          <w:rFonts w:ascii="Arial" w:hAnsi="Arial" w:cs="Arial"/>
          <w:noProof/>
          <w:color w:val="0000FF"/>
          <w:sz w:val="27"/>
          <w:szCs w:val="27"/>
          <w:lang w:eastAsia="pt-BR" w:bidi="ar-SA"/>
        </w:rPr>
        <w:drawing>
          <wp:inline distT="0" distB="0" distL="0" distR="0" wp14:anchorId="37B69D43" wp14:editId="13D3AE35">
            <wp:extent cx="1005840" cy="1005840"/>
            <wp:effectExtent l="0" t="0" r="3810" b="3810"/>
            <wp:docPr id="29" name="Imagem 29" descr="http://s3.amazonaws.com/img.iluria.com/product/11D0DB/298609/450xN.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amazonaws.com/img.iluria.com/product/11D0DB/298609/450xN.jpg">
                      <a:hlinkClick r:id="rId50"/>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p w14:paraId="2C84AB4A" w14:textId="77777777" w:rsidR="005A71A9" w:rsidRPr="002A01B2" w:rsidRDefault="005A71A9" w:rsidP="005A71A9">
      <w:pPr>
        <w:pStyle w:val="Standard"/>
        <w:ind w:left="360"/>
        <w:jc w:val="center"/>
        <w:rPr>
          <w:rFonts w:ascii="Times New Roman" w:hAnsi="Times New Roman" w:cs="Times New Roman"/>
        </w:rPr>
      </w:pPr>
    </w:p>
    <w:p w14:paraId="51494869" w14:textId="77777777" w:rsidR="002A01B2" w:rsidRPr="002A01B2" w:rsidRDefault="002A01B2" w:rsidP="002A01B2">
      <w:pPr>
        <w:pStyle w:val="Standard"/>
        <w:ind w:left="360"/>
        <w:rPr>
          <w:rFonts w:ascii="Times New Roman" w:hAnsi="Times New Roman" w:cs="Times New Roman"/>
        </w:rPr>
      </w:pPr>
    </w:p>
    <w:p w14:paraId="036BC04F" w14:textId="1B4807BE" w:rsidR="002A01B2" w:rsidRPr="002A01B2" w:rsidRDefault="002A01B2" w:rsidP="005A1912">
      <w:pPr>
        <w:pStyle w:val="Standard"/>
        <w:numPr>
          <w:ilvl w:val="2"/>
          <w:numId w:val="69"/>
        </w:numPr>
        <w:rPr>
          <w:rFonts w:ascii="Times New Roman" w:hAnsi="Times New Roman" w:cs="Times New Roman"/>
          <w:b/>
          <w:sz w:val="32"/>
          <w:szCs w:val="32"/>
        </w:rPr>
      </w:pPr>
      <w:r w:rsidRPr="002A01B2">
        <w:rPr>
          <w:rFonts w:ascii="Times New Roman" w:hAnsi="Times New Roman" w:cs="Times New Roman"/>
          <w:b/>
          <w:sz w:val="32"/>
          <w:szCs w:val="32"/>
        </w:rPr>
        <w:t>Servo</w:t>
      </w:r>
      <w:r w:rsidR="00A164E9">
        <w:rPr>
          <w:rFonts w:ascii="Times New Roman" w:hAnsi="Times New Roman" w:cs="Times New Roman"/>
          <w:b/>
          <w:sz w:val="32"/>
          <w:szCs w:val="32"/>
        </w:rPr>
        <w:t xml:space="preserve"> </w:t>
      </w:r>
      <w:r w:rsidRPr="002A01B2">
        <w:rPr>
          <w:rFonts w:ascii="Times New Roman" w:hAnsi="Times New Roman" w:cs="Times New Roman"/>
          <w:b/>
          <w:sz w:val="32"/>
          <w:szCs w:val="32"/>
        </w:rPr>
        <w:t>motores:</w:t>
      </w:r>
    </w:p>
    <w:p w14:paraId="57BD5A35" w14:textId="355DB33B" w:rsidR="002A01B2" w:rsidRPr="002A01B2" w:rsidRDefault="002A01B2" w:rsidP="005A71A9">
      <w:pPr>
        <w:pStyle w:val="Standard"/>
        <w:ind w:firstLine="709"/>
        <w:jc w:val="both"/>
        <w:rPr>
          <w:rFonts w:ascii="Times New Roman" w:hAnsi="Times New Roman" w:cs="Times New Roman"/>
        </w:rPr>
      </w:pPr>
      <w:r w:rsidRPr="002A01B2">
        <w:rPr>
          <w:rFonts w:ascii="Times New Roman" w:hAnsi="Times New Roman" w:cs="Times New Roman"/>
        </w:rPr>
        <w:t>Servo motores são motores de corrente continua com uma caixa de redução acoplada e um circuito controlador. Existem dois tipos de servo</w:t>
      </w:r>
      <w:r w:rsidR="00A164E9">
        <w:rPr>
          <w:rFonts w:ascii="Times New Roman" w:hAnsi="Times New Roman" w:cs="Times New Roman"/>
        </w:rPr>
        <w:t xml:space="preserve"> </w:t>
      </w:r>
      <w:r w:rsidRPr="002A01B2">
        <w:rPr>
          <w:rFonts w:ascii="Times New Roman" w:hAnsi="Times New Roman" w:cs="Times New Roman"/>
        </w:rPr>
        <w:t>motores;</w:t>
      </w:r>
    </w:p>
    <w:p w14:paraId="163A9659" w14:textId="35245AC0" w:rsidR="002A01B2" w:rsidRPr="002A01B2" w:rsidRDefault="002A01B2" w:rsidP="005A71A9">
      <w:pPr>
        <w:pStyle w:val="Standard"/>
        <w:ind w:firstLine="720"/>
        <w:jc w:val="both"/>
        <w:rPr>
          <w:rFonts w:ascii="Times New Roman" w:hAnsi="Times New Roman" w:cs="Times New Roman"/>
        </w:rPr>
      </w:pPr>
      <w:r w:rsidRPr="002A01B2">
        <w:rPr>
          <w:rFonts w:ascii="Times New Roman" w:hAnsi="Times New Roman" w:cs="Times New Roman"/>
        </w:rPr>
        <w:t>Nota: Fique atento ao consumo deles, eles podem precisar de uma alimentação externa.</w:t>
      </w:r>
    </w:p>
    <w:p w14:paraId="60A687CE" w14:textId="006457D0" w:rsidR="002A01B2" w:rsidRPr="002A01B2" w:rsidRDefault="005A1912" w:rsidP="002A01B2">
      <w:pPr>
        <w:pStyle w:val="Standard"/>
        <w:ind w:left="360"/>
        <w:rPr>
          <w:rFonts w:ascii="Times New Roman" w:hAnsi="Times New Roman" w:cs="Times New Roman"/>
          <w:sz w:val="32"/>
          <w:szCs w:val="32"/>
        </w:rPr>
      </w:pPr>
      <w:r>
        <w:rPr>
          <w:rFonts w:ascii="Times New Roman" w:hAnsi="Times New Roman" w:cs="Times New Roman"/>
          <w:sz w:val="32"/>
          <w:szCs w:val="32"/>
        </w:rPr>
        <w:tab/>
      </w:r>
    </w:p>
    <w:p w14:paraId="6FB4E1DE" w14:textId="5E80FD70" w:rsidR="002A01B2" w:rsidRPr="002A01B2" w:rsidRDefault="002A01B2" w:rsidP="005A1912">
      <w:pPr>
        <w:pStyle w:val="Standard"/>
        <w:numPr>
          <w:ilvl w:val="3"/>
          <w:numId w:val="69"/>
        </w:numPr>
        <w:rPr>
          <w:rFonts w:ascii="Times New Roman" w:hAnsi="Times New Roman" w:cs="Times New Roman"/>
          <w:b/>
          <w:sz w:val="32"/>
          <w:szCs w:val="32"/>
        </w:rPr>
      </w:pPr>
      <w:r w:rsidRPr="002A01B2">
        <w:rPr>
          <w:rFonts w:ascii="Times New Roman" w:hAnsi="Times New Roman" w:cs="Times New Roman"/>
          <w:b/>
          <w:sz w:val="32"/>
          <w:szCs w:val="32"/>
        </w:rPr>
        <w:t>Rotação limitada:</w:t>
      </w:r>
    </w:p>
    <w:p w14:paraId="094A0168" w14:textId="2FC33A4A" w:rsidR="002A01B2" w:rsidRDefault="002A01B2" w:rsidP="005A71A9">
      <w:pPr>
        <w:pStyle w:val="Standard"/>
        <w:ind w:firstLine="720"/>
        <w:jc w:val="both"/>
        <w:rPr>
          <w:rFonts w:ascii="Times New Roman" w:hAnsi="Times New Roman" w:cs="Times New Roman"/>
        </w:rPr>
      </w:pPr>
      <w:r w:rsidRPr="002A01B2">
        <w:rPr>
          <w:rFonts w:ascii="Times New Roman" w:hAnsi="Times New Roman" w:cs="Times New Roman"/>
        </w:rPr>
        <w:t>Esse é o tipo mais comum de servo</w:t>
      </w:r>
      <w:r w:rsidR="00A164E9">
        <w:rPr>
          <w:rFonts w:ascii="Times New Roman" w:hAnsi="Times New Roman" w:cs="Times New Roman"/>
        </w:rPr>
        <w:t xml:space="preserve"> </w:t>
      </w:r>
      <w:r w:rsidRPr="002A01B2">
        <w:rPr>
          <w:rFonts w:ascii="Times New Roman" w:hAnsi="Times New Roman" w:cs="Times New Roman"/>
        </w:rPr>
        <w:t xml:space="preserve">motor. Ele saber o ângulo em que ele se encontra e, por meio de um sinal pode alterar a sua posição para o ângulo desejado. Esse tipo de motor usa uma porta PWM e geralmente tem sua </w:t>
      </w:r>
      <w:r w:rsidR="00A164E9" w:rsidRPr="002A01B2">
        <w:rPr>
          <w:rFonts w:ascii="Times New Roman" w:hAnsi="Times New Roman" w:cs="Times New Roman"/>
        </w:rPr>
        <w:t>movimentação</w:t>
      </w:r>
      <w:r w:rsidRPr="002A01B2">
        <w:rPr>
          <w:rFonts w:ascii="Times New Roman" w:hAnsi="Times New Roman" w:cs="Times New Roman"/>
        </w:rPr>
        <w:t xml:space="preserve"> em </w:t>
      </w:r>
      <w:r w:rsidR="00A164E9" w:rsidRPr="002A01B2">
        <w:rPr>
          <w:rFonts w:ascii="Times New Roman" w:hAnsi="Times New Roman" w:cs="Times New Roman"/>
        </w:rPr>
        <w:t>ângulos</w:t>
      </w:r>
      <w:r w:rsidRPr="002A01B2">
        <w:rPr>
          <w:rFonts w:ascii="Times New Roman" w:hAnsi="Times New Roman" w:cs="Times New Roman"/>
        </w:rPr>
        <w:t xml:space="preserve"> de 180° ou de 360°.</w:t>
      </w:r>
    </w:p>
    <w:p w14:paraId="0B808FCF" w14:textId="39E781F9" w:rsidR="005A71A9" w:rsidRDefault="005A71A9" w:rsidP="005A71A9">
      <w:pPr>
        <w:pStyle w:val="Standard"/>
        <w:ind w:firstLine="720"/>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76CD9268" wp14:editId="3D6772B4">
            <wp:extent cx="1510572" cy="1386840"/>
            <wp:effectExtent l="0" t="0" r="0" b="3810"/>
            <wp:docPr id="36" name="Imagem 36" descr="Resultado de imagem para servomotores">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m para servomotores">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40607" cy="1414415"/>
                    </a:xfrm>
                    <a:prstGeom prst="rect">
                      <a:avLst/>
                    </a:prstGeom>
                    <a:noFill/>
                    <a:ln>
                      <a:noFill/>
                    </a:ln>
                  </pic:spPr>
                </pic:pic>
              </a:graphicData>
            </a:graphic>
          </wp:inline>
        </w:drawing>
      </w:r>
    </w:p>
    <w:p w14:paraId="54B8A22B" w14:textId="77777777" w:rsidR="005A71A9" w:rsidRPr="002A01B2" w:rsidRDefault="005A71A9" w:rsidP="005A71A9">
      <w:pPr>
        <w:pStyle w:val="Standard"/>
        <w:ind w:firstLine="720"/>
        <w:rPr>
          <w:rFonts w:ascii="Times New Roman" w:hAnsi="Times New Roman" w:cs="Times New Roman"/>
        </w:rPr>
      </w:pPr>
    </w:p>
    <w:p w14:paraId="77249AB7" w14:textId="15879F16" w:rsidR="002A01B2" w:rsidRPr="002A01B2" w:rsidRDefault="002A01B2" w:rsidP="005A1912">
      <w:pPr>
        <w:pStyle w:val="Standard"/>
        <w:numPr>
          <w:ilvl w:val="3"/>
          <w:numId w:val="69"/>
        </w:numPr>
        <w:jc w:val="both"/>
        <w:rPr>
          <w:rFonts w:ascii="Times New Roman" w:hAnsi="Times New Roman" w:cs="Times New Roman"/>
          <w:b/>
          <w:sz w:val="32"/>
          <w:szCs w:val="32"/>
        </w:rPr>
      </w:pPr>
      <w:r w:rsidRPr="002A01B2">
        <w:rPr>
          <w:rFonts w:ascii="Times New Roman" w:hAnsi="Times New Roman" w:cs="Times New Roman"/>
          <w:b/>
          <w:sz w:val="32"/>
          <w:szCs w:val="32"/>
        </w:rPr>
        <w:t>Rotação continua:</w:t>
      </w:r>
    </w:p>
    <w:p w14:paraId="52505790" w14:textId="686746F2" w:rsidR="002A01B2" w:rsidRDefault="002A01B2" w:rsidP="005A71A9">
      <w:pPr>
        <w:pStyle w:val="Standard"/>
        <w:jc w:val="both"/>
        <w:rPr>
          <w:rFonts w:ascii="Times New Roman" w:hAnsi="Times New Roman" w:cs="Times New Roman"/>
        </w:rPr>
      </w:pPr>
      <w:r w:rsidRPr="002A01B2">
        <w:rPr>
          <w:rFonts w:ascii="Times New Roman" w:hAnsi="Times New Roman" w:cs="Times New Roman"/>
        </w:rPr>
        <w:tab/>
        <w:t xml:space="preserve">Esse tipo de motor não possui nenhum limite de angulação, </w:t>
      </w:r>
      <w:r w:rsidR="00A164E9" w:rsidRPr="002A01B2">
        <w:rPr>
          <w:rFonts w:ascii="Times New Roman" w:hAnsi="Times New Roman" w:cs="Times New Roman"/>
        </w:rPr>
        <w:t>porém</w:t>
      </w:r>
      <w:r w:rsidRPr="002A01B2">
        <w:rPr>
          <w:rFonts w:ascii="Times New Roman" w:hAnsi="Times New Roman" w:cs="Times New Roman"/>
        </w:rPr>
        <w:t xml:space="preserve"> não se é possível controlar o ângulo deles. Seu controle também deve ser feito por uma porta PWM.</w:t>
      </w:r>
    </w:p>
    <w:p w14:paraId="78ABF81E" w14:textId="3390DE20" w:rsidR="005A71A9" w:rsidRPr="002A01B2" w:rsidRDefault="005A71A9" w:rsidP="005A71A9">
      <w:pPr>
        <w:pStyle w:val="Standard"/>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4B7F8F83" wp14:editId="769AE0F3">
            <wp:extent cx="1318260" cy="1165620"/>
            <wp:effectExtent l="0" t="0" r="0" b="0"/>
            <wp:docPr id="30" name="Imagem 30" descr="http://www.solucoesindustriais.com.br/images/produtos/imagens_906/p_motores-servo-4.jp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olucoesindustriais.com.br/images/produtos/imagens_906/p_motores-servo-4.jpg">
                      <a:hlinkClick r:id="rId54"/>
                    </pic:cNvP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39490" cy="1184391"/>
                    </a:xfrm>
                    <a:prstGeom prst="rect">
                      <a:avLst/>
                    </a:prstGeom>
                    <a:noFill/>
                    <a:ln>
                      <a:noFill/>
                    </a:ln>
                  </pic:spPr>
                </pic:pic>
              </a:graphicData>
            </a:graphic>
          </wp:inline>
        </w:drawing>
      </w:r>
    </w:p>
    <w:p w14:paraId="6F3C1D88" w14:textId="77777777" w:rsidR="002A01B2" w:rsidRPr="005A71A9" w:rsidRDefault="002A01B2" w:rsidP="002A01B2">
      <w:pPr>
        <w:pStyle w:val="Standard"/>
        <w:ind w:left="360"/>
        <w:rPr>
          <w:rFonts w:ascii="Times New Roman" w:hAnsi="Times New Roman" w:cs="Times New Roman"/>
          <w:b/>
          <w:sz w:val="32"/>
          <w:szCs w:val="32"/>
        </w:rPr>
      </w:pPr>
    </w:p>
    <w:p w14:paraId="7045CBA9" w14:textId="77777777" w:rsidR="002A01B2" w:rsidRPr="005A71A9" w:rsidRDefault="002A01B2" w:rsidP="005A1912">
      <w:pPr>
        <w:pStyle w:val="Standard"/>
        <w:numPr>
          <w:ilvl w:val="2"/>
          <w:numId w:val="69"/>
        </w:numPr>
        <w:rPr>
          <w:rFonts w:ascii="Times New Roman" w:hAnsi="Times New Roman" w:cs="Times New Roman"/>
          <w:b/>
          <w:sz w:val="32"/>
          <w:szCs w:val="32"/>
        </w:rPr>
      </w:pPr>
      <w:r w:rsidRPr="005A71A9">
        <w:rPr>
          <w:rFonts w:ascii="Times New Roman" w:hAnsi="Times New Roman" w:cs="Times New Roman"/>
          <w:b/>
          <w:sz w:val="32"/>
          <w:szCs w:val="32"/>
        </w:rPr>
        <w:t>Motores de passo:</w:t>
      </w:r>
    </w:p>
    <w:p w14:paraId="40A309E8" w14:textId="77777777" w:rsidR="002A01B2" w:rsidRPr="002A01B2" w:rsidRDefault="002A01B2" w:rsidP="002A01B2">
      <w:pPr>
        <w:pStyle w:val="Standard"/>
        <w:ind w:left="360"/>
        <w:rPr>
          <w:rFonts w:ascii="Times New Roman" w:hAnsi="Times New Roman" w:cs="Times New Roman"/>
        </w:rPr>
      </w:pPr>
      <w:r w:rsidRPr="002A01B2">
        <w:rPr>
          <w:rFonts w:ascii="Times New Roman" w:hAnsi="Times New Roman" w:cs="Times New Roman"/>
        </w:rPr>
        <w:tab/>
      </w:r>
    </w:p>
    <w:p w14:paraId="663E874E" w14:textId="77777777" w:rsidR="002A01B2" w:rsidRPr="002A01B2" w:rsidRDefault="002A01B2" w:rsidP="002A01B2">
      <w:pPr>
        <w:pStyle w:val="NormalWeb"/>
        <w:shd w:val="clear" w:color="auto" w:fill="FFFFFF"/>
        <w:spacing w:before="0" w:beforeAutospacing="0" w:after="160" w:afterAutospacing="0"/>
        <w:ind w:left="360"/>
        <w:rPr>
          <w:b/>
          <w:sz w:val="36"/>
          <w:szCs w:val="36"/>
          <w:u w:val="single"/>
        </w:rPr>
      </w:pPr>
    </w:p>
    <w:p w14:paraId="6CFD539C" w14:textId="14A842A4" w:rsidR="002A01B2" w:rsidRDefault="002A01B2" w:rsidP="002A01B2">
      <w:pPr>
        <w:pStyle w:val="NormalWeb"/>
        <w:numPr>
          <w:ilvl w:val="0"/>
          <w:numId w:val="69"/>
        </w:numPr>
        <w:shd w:val="clear" w:color="auto" w:fill="FFFFFF"/>
        <w:spacing w:before="0" w:beforeAutospacing="0" w:after="160" w:afterAutospacing="0"/>
        <w:rPr>
          <w:b/>
          <w:sz w:val="36"/>
          <w:szCs w:val="36"/>
          <w:u w:val="single"/>
        </w:rPr>
      </w:pPr>
      <w:r>
        <w:rPr>
          <w:b/>
          <w:sz w:val="36"/>
          <w:szCs w:val="36"/>
          <w:u w:val="single"/>
        </w:rPr>
        <w:t>Baterias</w:t>
      </w:r>
    </w:p>
    <w:p w14:paraId="181FE4E4" w14:textId="4B540BAF" w:rsidR="002A01B2" w:rsidRPr="002A01B2" w:rsidRDefault="002A01B2" w:rsidP="002A01B2">
      <w:pPr>
        <w:pStyle w:val="NormalWeb"/>
        <w:numPr>
          <w:ilvl w:val="0"/>
          <w:numId w:val="69"/>
        </w:numPr>
        <w:shd w:val="clear" w:color="auto" w:fill="FFFFFF"/>
        <w:spacing w:before="0" w:beforeAutospacing="0" w:after="160" w:afterAutospacing="0"/>
        <w:rPr>
          <w:ins w:id="805" w:author="Mateus Berardo de Souza Terra" w:date="2016-02-08T22:28:00Z"/>
          <w:b/>
          <w:sz w:val="36"/>
          <w:szCs w:val="36"/>
          <w:u w:val="single"/>
        </w:rPr>
      </w:pPr>
      <w:ins w:id="806" w:author="granix pacheco" w:date="2016-02-08T08:34:00Z">
        <w:r w:rsidRPr="007D7E6F">
          <w:rPr>
            <w:b/>
            <w:sz w:val="36"/>
            <w:szCs w:val="36"/>
            <w:u w:val="single"/>
          </w:rPr>
          <w:t>Materiais</w:t>
        </w:r>
      </w:ins>
      <w:ins w:id="807" w:author="granix pacheco" w:date="2016-02-07T09:49:00Z">
        <w:r w:rsidRPr="007D7E6F">
          <w:rPr>
            <w:b/>
            <w:sz w:val="36"/>
            <w:szCs w:val="36"/>
            <w:u w:val="single"/>
          </w:rPr>
          <w:t xml:space="preserve"> importantes</w:t>
        </w:r>
      </w:ins>
    </w:p>
    <w:p w14:paraId="3B9F73B1" w14:textId="4D1677C6" w:rsidR="00743F38" w:rsidRPr="007D7E6F" w:rsidDel="00743F38" w:rsidRDefault="00743F38">
      <w:pPr>
        <w:pStyle w:val="NormalWeb"/>
        <w:numPr>
          <w:ilvl w:val="1"/>
          <w:numId w:val="53"/>
        </w:numPr>
        <w:shd w:val="clear" w:color="auto" w:fill="FFFFFF"/>
        <w:spacing w:before="0" w:beforeAutospacing="0" w:after="160" w:afterAutospacing="0"/>
        <w:ind w:left="0"/>
        <w:rPr>
          <w:ins w:id="808" w:author="granix pacheco" w:date="2016-02-07T09:50:00Z"/>
          <w:del w:id="809" w:author="Mateus Berardo de Souza Terra" w:date="2016-02-08T22:28:00Z"/>
          <w:b/>
          <w:sz w:val="36"/>
          <w:szCs w:val="36"/>
          <w:u w:val="single"/>
        </w:rPr>
        <w:pPrChange w:id="810" w:author="Mateus Berardo de Souza Terra" w:date="2016-02-08T22:29:00Z">
          <w:pPr>
            <w:pStyle w:val="NormalWeb"/>
            <w:shd w:val="clear" w:color="auto" w:fill="FFFFFF"/>
            <w:spacing w:before="0" w:beforeAutospacing="0" w:after="160" w:afterAutospacing="0"/>
            <w:jc w:val="both"/>
          </w:pPr>
        </w:pPrChange>
      </w:pPr>
    </w:p>
    <w:p w14:paraId="03BC2F92" w14:textId="77777777" w:rsidR="00887086" w:rsidRPr="007D7E6F" w:rsidRDefault="00887086">
      <w:pPr>
        <w:pStyle w:val="NormalWeb"/>
        <w:shd w:val="clear" w:color="auto" w:fill="FFFFFF"/>
        <w:spacing w:before="0" w:beforeAutospacing="0" w:after="160" w:afterAutospacing="0"/>
        <w:jc w:val="both"/>
        <w:rPr>
          <w:ins w:id="811" w:author="granix pacheco" w:date="2016-02-08T12:30:00Z"/>
        </w:rPr>
      </w:pPr>
    </w:p>
    <w:p w14:paraId="594D81D6" w14:textId="65D97F7D" w:rsidR="001C7BBA" w:rsidRPr="007D7E6F" w:rsidRDefault="001C7BBA">
      <w:pPr>
        <w:pStyle w:val="NormalWeb"/>
        <w:numPr>
          <w:ilvl w:val="1"/>
          <w:numId w:val="66"/>
        </w:numPr>
        <w:shd w:val="clear" w:color="auto" w:fill="FFFFFF"/>
        <w:spacing w:before="0" w:beforeAutospacing="0" w:after="160" w:afterAutospacing="0"/>
        <w:ind w:left="1560" w:hanging="480"/>
        <w:rPr>
          <w:ins w:id="812" w:author="granix pacheco" w:date="2016-02-08T12:18:00Z"/>
          <w:sz w:val="32"/>
          <w:szCs w:val="32"/>
        </w:rPr>
        <w:pPrChange w:id="813" w:author="Mateus Berardo de Souza Terra" w:date="2016-02-08T22:29:00Z">
          <w:pPr>
            <w:pStyle w:val="NormalWeb"/>
            <w:shd w:val="clear" w:color="auto" w:fill="FFFFFF"/>
            <w:spacing w:before="0" w:beforeAutospacing="0" w:after="160" w:afterAutospacing="0"/>
            <w:jc w:val="both"/>
          </w:pPr>
        </w:pPrChange>
      </w:pPr>
      <w:ins w:id="814" w:author="granix pacheco" w:date="2016-02-08T12:18:00Z">
        <w:del w:id="815" w:author="Mateus Berardo de Souza Terra" w:date="2016-02-08T22:28:00Z">
          <w:r w:rsidRPr="007D7E6F" w:rsidDel="00743F38">
            <w:rPr>
              <w:sz w:val="32"/>
              <w:szCs w:val="32"/>
            </w:rPr>
            <w:tab/>
          </w:r>
        </w:del>
      </w:ins>
      <w:ins w:id="816" w:author="granix pacheco" w:date="2016-02-08T13:21:00Z">
        <w:del w:id="817" w:author="Mateus Berardo de Souza Terra" w:date="2016-02-08T22:28:00Z">
          <w:r w:rsidR="00895C46" w:rsidRPr="007D7E6F" w:rsidDel="00743F38">
            <w:rPr>
              <w:sz w:val="32"/>
              <w:szCs w:val="32"/>
            </w:rPr>
            <w:delText xml:space="preserve"> </w:delText>
          </w:r>
        </w:del>
      </w:ins>
      <w:ins w:id="818" w:author="granix pacheco" w:date="2016-02-08T12:18:00Z">
        <w:del w:id="819" w:author="Mateus Berardo de Souza Terra" w:date="2016-02-08T22:28:00Z">
          <w:r w:rsidRPr="007D7E6F" w:rsidDel="00743F38">
            <w:rPr>
              <w:b/>
              <w:sz w:val="32"/>
              <w:szCs w:val="32"/>
              <w:rPrChange w:id="820" w:author="Mateus Berardo de Souza Terra" w:date="2016-02-08T20:05:00Z">
                <w:rPr>
                  <w:sz w:val="32"/>
                  <w:szCs w:val="32"/>
                </w:rPr>
              </w:rPrChange>
            </w:rPr>
            <w:delText>7.1</w:delText>
          </w:r>
          <w:r w:rsidRPr="007D7E6F" w:rsidDel="00743F38">
            <w:rPr>
              <w:sz w:val="32"/>
              <w:szCs w:val="32"/>
            </w:rPr>
            <w:delText xml:space="preserve"> </w:delText>
          </w:r>
        </w:del>
      </w:ins>
      <w:ins w:id="821" w:author="granix pacheco" w:date="2016-02-08T13:21:00Z">
        <w:del w:id="822" w:author="Mateus Berardo de Souza Terra" w:date="2016-02-08T22:28:00Z">
          <w:r w:rsidR="00895C46" w:rsidRPr="007D7E6F" w:rsidDel="00743F38">
            <w:rPr>
              <w:sz w:val="32"/>
              <w:szCs w:val="32"/>
            </w:rPr>
            <w:delText xml:space="preserve">     </w:delText>
          </w:r>
        </w:del>
      </w:ins>
      <w:ins w:id="823" w:author="granix pacheco" w:date="2016-02-08T12:18:00Z">
        <w:r w:rsidRPr="007D7E6F">
          <w:rPr>
            <w:b/>
            <w:sz w:val="32"/>
            <w:szCs w:val="32"/>
            <w:rPrChange w:id="824" w:author="Mateus Berardo de Souza Terra" w:date="2016-02-08T20:05:00Z">
              <w:rPr>
                <w:sz w:val="32"/>
                <w:szCs w:val="32"/>
              </w:rPr>
            </w:rPrChange>
          </w:rPr>
          <w:t>Protoboard</w:t>
        </w:r>
      </w:ins>
      <w:r w:rsidR="00272227">
        <w:rPr>
          <w:b/>
          <w:sz w:val="32"/>
          <w:szCs w:val="32"/>
        </w:rPr>
        <w:t>:</w:t>
      </w:r>
    </w:p>
    <w:p w14:paraId="1B0ED14D" w14:textId="47D2AA34" w:rsidR="001C7BBA" w:rsidRPr="007D7E6F" w:rsidRDefault="001C7BBA">
      <w:pPr>
        <w:pStyle w:val="NormalWeb"/>
        <w:shd w:val="clear" w:color="auto" w:fill="FFFFFF"/>
        <w:spacing w:before="0" w:beforeAutospacing="0" w:after="160" w:afterAutospacing="0"/>
        <w:jc w:val="both"/>
        <w:rPr>
          <w:ins w:id="825" w:author="granix pacheco" w:date="2016-02-08T12:29:00Z"/>
        </w:rPr>
      </w:pPr>
      <w:ins w:id="826" w:author="granix pacheco" w:date="2016-02-08T12:18:00Z">
        <w:r w:rsidRPr="007D7E6F">
          <w:rPr>
            <w:sz w:val="32"/>
            <w:szCs w:val="32"/>
          </w:rPr>
          <w:tab/>
        </w:r>
      </w:ins>
      <w:ins w:id="827" w:author="granix pacheco" w:date="2016-02-08T12:19:00Z">
        <w:r w:rsidRPr="007D7E6F">
          <w:rPr>
            <w:rPrChange w:id="828" w:author="Mateus Berardo de Souza Terra" w:date="2016-02-08T20:05:00Z">
              <w:rPr>
                <w:sz w:val="32"/>
                <w:szCs w:val="32"/>
              </w:rPr>
            </w:rPrChange>
          </w:rPr>
          <w:t>Também conhecida como brea</w:t>
        </w:r>
      </w:ins>
      <w:r w:rsidR="00385CC7">
        <w:t>d</w:t>
      </w:r>
      <w:ins w:id="829" w:author="granix pacheco" w:date="2016-02-08T12:20:00Z">
        <w:r w:rsidRPr="007D7E6F">
          <w:t xml:space="preserve">board, é uma maneira simples e eficaz de se realizar simulações de circuitos sem o uso de soldas, recomendada para prototipagem. </w:t>
        </w:r>
      </w:ins>
      <w:ins w:id="830" w:author="granix pacheco" w:date="2016-02-08T12:21:00Z">
        <w:r w:rsidRPr="007D7E6F">
          <w:t xml:space="preserve">Caracteriza-se como </w:t>
        </w:r>
        <w:r w:rsidRPr="007D7E6F">
          <w:lastRenderedPageBreak/>
          <w:t xml:space="preserve">uma placa de </w:t>
        </w:r>
      </w:ins>
      <w:ins w:id="831" w:author="granix pacheco" w:date="2016-02-08T12:22:00Z">
        <w:r w:rsidRPr="007D7E6F">
          <w:t>plástico</w:t>
        </w:r>
      </w:ins>
      <w:ins w:id="832" w:author="granix pacheco" w:date="2016-02-08T12:21:00Z">
        <w:r w:rsidRPr="007D7E6F">
          <w:t xml:space="preserve"> </w:t>
        </w:r>
      </w:ins>
      <w:ins w:id="833" w:author="granix pacheco" w:date="2016-02-08T12:22:00Z">
        <w:r w:rsidRPr="007D7E6F">
          <w:t>com diversos orifícios, abaixo desses orifícios encontra-se uma malha metálica q</w:t>
        </w:r>
      </w:ins>
      <w:ins w:id="834" w:author="granix pacheco" w:date="2016-02-08T12:23:00Z">
        <w:r w:rsidRPr="007D7E6F">
          <w:t>ue</w:t>
        </w:r>
      </w:ins>
      <w:ins w:id="835" w:author="granix pacheco" w:date="2016-02-08T12:22:00Z">
        <w:r w:rsidRPr="007D7E6F">
          <w:t xml:space="preserve"> realiza as </w:t>
        </w:r>
      </w:ins>
      <w:ins w:id="836" w:author="granix pacheco" w:date="2016-02-08T12:23:00Z">
        <w:r w:rsidRPr="007D7E6F">
          <w:t>l</w:t>
        </w:r>
      </w:ins>
      <w:ins w:id="837" w:author="granix pacheco" w:date="2016-02-08T12:22:00Z">
        <w:r w:rsidRPr="007D7E6F">
          <w:t xml:space="preserve">igações como </w:t>
        </w:r>
      </w:ins>
      <w:ins w:id="838" w:author="granix pacheco" w:date="2016-02-08T12:23:00Z">
        <w:r w:rsidRPr="007D7E6F">
          <w:t xml:space="preserve">é </w:t>
        </w:r>
      </w:ins>
      <w:ins w:id="839" w:author="granix pacheco" w:date="2016-02-08T12:22:00Z">
        <w:r w:rsidRPr="007D7E6F">
          <w:t>indicado no diagrama ab</w:t>
        </w:r>
      </w:ins>
      <w:ins w:id="840" w:author="granix pacheco" w:date="2016-02-08T12:23:00Z">
        <w:r w:rsidRPr="007D7E6F">
          <w:t>a</w:t>
        </w:r>
      </w:ins>
      <w:ins w:id="841" w:author="granix pacheco" w:date="2016-02-08T12:22:00Z">
        <w:r w:rsidRPr="007D7E6F">
          <w:t>ixo</w:t>
        </w:r>
      </w:ins>
      <w:ins w:id="842" w:author="granix pacheco" w:date="2016-02-08T12:30:00Z">
        <w:r w:rsidR="00887086" w:rsidRPr="007D7E6F">
          <w:t>:</w:t>
        </w:r>
      </w:ins>
    </w:p>
    <w:p w14:paraId="7B5F163D" w14:textId="0EF0A5B7" w:rsidR="00887086" w:rsidRPr="007D7E6F" w:rsidRDefault="00887086">
      <w:pPr>
        <w:pStyle w:val="NormalWeb"/>
        <w:shd w:val="clear" w:color="auto" w:fill="FFFFFF"/>
        <w:spacing w:before="0" w:beforeAutospacing="0" w:after="160" w:afterAutospacing="0"/>
        <w:jc w:val="both"/>
        <w:rPr>
          <w:ins w:id="843" w:author="granix pacheco" w:date="2016-02-08T12:29:00Z"/>
        </w:rPr>
      </w:pPr>
      <w:ins w:id="844" w:author="granix pacheco" w:date="2016-02-08T12:28:00Z">
        <w:r w:rsidRPr="004A7414">
          <w:rPr>
            <w:rFonts w:ascii="Arial" w:hAnsi="Arial" w:cs="Arial"/>
            <w:noProof/>
            <w:color w:val="0000FF"/>
            <w:sz w:val="27"/>
            <w:szCs w:val="27"/>
            <w:lang w:eastAsia="pt-BR"/>
          </w:rPr>
          <w:drawing>
            <wp:anchor distT="0" distB="0" distL="114300" distR="114300" simplePos="0" relativeHeight="251658240" behindDoc="0" locked="0" layoutInCell="1" allowOverlap="1" wp14:anchorId="36ABE520" wp14:editId="22CECB10">
              <wp:simplePos x="0" y="0"/>
              <wp:positionH relativeFrom="column">
                <wp:posOffset>2926470</wp:posOffset>
              </wp:positionH>
              <wp:positionV relativeFrom="paragraph">
                <wp:posOffset>42027</wp:posOffset>
              </wp:positionV>
              <wp:extent cx="1924562" cy="1364226"/>
              <wp:effectExtent l="0" t="0" r="0" b="7620"/>
              <wp:wrapNone/>
              <wp:docPr id="5" name="Imagem 5" descr="http://mlb-s2-p.mlstatic.com/protoboard-400-pontos-14068-MLB3606792313_122012-F.jp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lb-s2-p.mlstatic.com/protoboard-400-pontos-14068-MLB3606792313_122012-F.jpg">
                        <a:hlinkClick r:id="rId56"/>
                      </pic:cNvPr>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3138" t="5554" r="5265" b="8795"/>
                      <a:stretch/>
                    </pic:blipFill>
                    <pic:spPr bwMode="auto">
                      <a:xfrm rot="10800000" flipV="1">
                        <a:off x="0" y="0"/>
                        <a:ext cx="1924562" cy="13642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845" w:author="granix pacheco" w:date="2016-02-08T12:27:00Z">
        <w:r w:rsidRPr="007D7E6F">
          <w:rPr>
            <w:rFonts w:ascii="Arial" w:hAnsi="Arial" w:cs="Arial"/>
            <w:noProof/>
            <w:color w:val="0000FF"/>
            <w:sz w:val="27"/>
            <w:szCs w:val="27"/>
            <w:lang w:eastAsia="pt-BR"/>
            <w:rPrChange w:id="846" w:author="Mateus Berardo de Souza Terra" w:date="2016-02-08T20:05:00Z">
              <w:rPr>
                <w:rFonts w:ascii="Arial" w:hAnsi="Arial" w:cs="Arial"/>
                <w:noProof/>
                <w:color w:val="0000FF"/>
                <w:sz w:val="27"/>
                <w:szCs w:val="27"/>
                <w:lang w:eastAsia="pt-BR"/>
              </w:rPr>
            </w:rPrChange>
          </w:rPr>
          <w:drawing>
            <wp:anchor distT="0" distB="0" distL="114300" distR="114300" simplePos="0" relativeHeight="251659264" behindDoc="0" locked="0" layoutInCell="1" allowOverlap="1" wp14:anchorId="71AA6C33" wp14:editId="0C56990C">
              <wp:simplePos x="0" y="0"/>
              <wp:positionH relativeFrom="column">
                <wp:posOffset>921774</wp:posOffset>
              </wp:positionH>
              <wp:positionV relativeFrom="paragraph">
                <wp:posOffset>37465</wp:posOffset>
              </wp:positionV>
              <wp:extent cx="1799590" cy="1327150"/>
              <wp:effectExtent l="0" t="0" r="0" b="6350"/>
              <wp:wrapNone/>
              <wp:docPr id="4" name="Imagem 4" descr="http://artefactos.leame.com/wp-content/uploads/2014/10/esquema_proto.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tefactos.leame.com/wp-content/uploads/2014/10/esquema_proto.png">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99590" cy="1327150"/>
                      </a:xfrm>
                      <a:prstGeom prst="rect">
                        <a:avLst/>
                      </a:prstGeom>
                      <a:noFill/>
                      <a:ln>
                        <a:noFill/>
                      </a:ln>
                    </pic:spPr>
                  </pic:pic>
                </a:graphicData>
              </a:graphic>
            </wp:anchor>
          </w:drawing>
        </w:r>
      </w:ins>
    </w:p>
    <w:p w14:paraId="45C06DC3" w14:textId="10DF0543" w:rsidR="00887086" w:rsidRPr="007D7E6F" w:rsidRDefault="00887086">
      <w:pPr>
        <w:pStyle w:val="NormalWeb"/>
        <w:shd w:val="clear" w:color="auto" w:fill="FFFFFF"/>
        <w:spacing w:before="0" w:beforeAutospacing="0" w:after="160" w:afterAutospacing="0"/>
        <w:jc w:val="both"/>
        <w:rPr>
          <w:ins w:id="847" w:author="granix pacheco" w:date="2016-02-08T12:29:00Z"/>
        </w:rPr>
      </w:pPr>
    </w:p>
    <w:p w14:paraId="023F9D5F" w14:textId="5CF5A840" w:rsidR="00887086" w:rsidRPr="007D7E6F" w:rsidRDefault="00887086">
      <w:pPr>
        <w:pStyle w:val="NormalWeb"/>
        <w:shd w:val="clear" w:color="auto" w:fill="FFFFFF"/>
        <w:spacing w:before="0" w:beforeAutospacing="0" w:after="160" w:afterAutospacing="0"/>
        <w:jc w:val="both"/>
        <w:rPr>
          <w:ins w:id="848" w:author="granix pacheco" w:date="2016-02-08T12:29:00Z"/>
        </w:rPr>
      </w:pPr>
    </w:p>
    <w:p w14:paraId="5D84FC95" w14:textId="2FB55118" w:rsidR="00887086" w:rsidRPr="007D7E6F" w:rsidRDefault="00887086">
      <w:pPr>
        <w:pStyle w:val="NormalWeb"/>
        <w:shd w:val="clear" w:color="auto" w:fill="FFFFFF"/>
        <w:spacing w:before="0" w:beforeAutospacing="0" w:after="160" w:afterAutospacing="0"/>
        <w:jc w:val="both"/>
        <w:rPr>
          <w:ins w:id="849" w:author="granix pacheco" w:date="2016-02-08T12:27:00Z"/>
        </w:rPr>
      </w:pPr>
    </w:p>
    <w:p w14:paraId="3F8355C4" w14:textId="35C470DD" w:rsidR="00887086" w:rsidRPr="007D7E6F" w:rsidRDefault="00887086">
      <w:pPr>
        <w:pStyle w:val="NormalWeb"/>
        <w:shd w:val="clear" w:color="auto" w:fill="FFFFFF"/>
        <w:spacing w:before="0" w:beforeAutospacing="0" w:after="160" w:afterAutospacing="0"/>
        <w:jc w:val="both"/>
        <w:rPr>
          <w:ins w:id="850" w:author="granix pacheco" w:date="2016-02-08T12:29:00Z"/>
          <w:rFonts w:ascii="Arial" w:hAnsi="Arial" w:cs="Arial"/>
          <w:noProof/>
          <w:color w:val="0000FF"/>
          <w:sz w:val="27"/>
          <w:szCs w:val="27"/>
          <w:lang w:eastAsia="pt-BR"/>
        </w:rPr>
      </w:pPr>
    </w:p>
    <w:p w14:paraId="0B189235" w14:textId="42281F12" w:rsidR="00887086" w:rsidRPr="007D7E6F" w:rsidRDefault="00887086">
      <w:pPr>
        <w:pStyle w:val="NormalWeb"/>
        <w:shd w:val="clear" w:color="auto" w:fill="FFFFFF"/>
        <w:spacing w:before="0" w:beforeAutospacing="0" w:after="160" w:afterAutospacing="0"/>
        <w:jc w:val="both"/>
        <w:rPr>
          <w:ins w:id="851" w:author="granix pacheco" w:date="2016-02-08T14:09:00Z"/>
          <w:rFonts w:ascii="Arial" w:hAnsi="Arial" w:cs="Arial"/>
          <w:color w:val="222222"/>
          <w:sz w:val="27"/>
          <w:szCs w:val="27"/>
          <w:rPrChange w:id="852" w:author="Mateus Berardo de Souza Terra" w:date="2016-02-08T20:05:00Z">
            <w:rPr>
              <w:ins w:id="853" w:author="granix pacheco" w:date="2016-02-08T14:09:00Z"/>
              <w:rFonts w:ascii="Arial" w:hAnsi="Arial" w:cs="Arial"/>
              <w:color w:val="222222"/>
              <w:sz w:val="27"/>
              <w:szCs w:val="27"/>
              <w:lang w:val="pt-PT"/>
            </w:rPr>
          </w:rPrChange>
        </w:rPr>
      </w:pPr>
      <w:ins w:id="854" w:author="granix pacheco" w:date="2016-02-08T12:28:00Z">
        <w:r w:rsidRPr="007D7E6F">
          <w:rPr>
            <w:rFonts w:ascii="Arial" w:hAnsi="Arial" w:cs="Arial"/>
            <w:color w:val="222222"/>
            <w:sz w:val="27"/>
            <w:szCs w:val="27"/>
            <w:rPrChange w:id="855" w:author="Mateus Berardo de Souza Terra" w:date="2016-02-08T20:05:00Z">
              <w:rPr>
                <w:rFonts w:ascii="Arial" w:hAnsi="Arial" w:cs="Arial"/>
                <w:color w:val="222222"/>
                <w:sz w:val="27"/>
                <w:szCs w:val="27"/>
                <w:lang w:val="pt-PT"/>
              </w:rPr>
            </w:rPrChange>
          </w:rPr>
          <w:t xml:space="preserve"> </w:t>
        </w:r>
      </w:ins>
    </w:p>
    <w:p w14:paraId="722416B7" w14:textId="77777777" w:rsidR="00F53875" w:rsidRDefault="00F53875" w:rsidP="00A164E9">
      <w:pPr>
        <w:pStyle w:val="NormalWeb"/>
        <w:numPr>
          <w:ilvl w:val="1"/>
          <w:numId w:val="69"/>
        </w:numPr>
        <w:shd w:val="clear" w:color="auto" w:fill="FFFFFF"/>
        <w:spacing w:before="0" w:beforeAutospacing="0" w:after="160" w:afterAutospacing="0"/>
        <w:ind w:left="1560" w:hanging="480"/>
        <w:rPr>
          <w:b/>
          <w:sz w:val="32"/>
          <w:szCs w:val="32"/>
        </w:rPr>
      </w:pPr>
      <w:r>
        <w:rPr>
          <w:b/>
          <w:sz w:val="32"/>
          <w:szCs w:val="32"/>
        </w:rPr>
        <w:t>Jumpers:</w:t>
      </w:r>
    </w:p>
    <w:p w14:paraId="6D886C41" w14:textId="3C298DB6" w:rsidR="00F53875" w:rsidRDefault="00F53875" w:rsidP="00F53875">
      <w:pPr>
        <w:pStyle w:val="NormalWeb"/>
        <w:shd w:val="clear" w:color="auto" w:fill="FFFFFF"/>
        <w:spacing w:before="0" w:beforeAutospacing="0" w:after="160" w:afterAutospacing="0"/>
        <w:ind w:firstLine="720"/>
        <w:jc w:val="both"/>
      </w:pPr>
      <w:r>
        <w:t>Jumpers são fios usados para fazer ligações, como as realizadas na protoboard. Caracterizados como fios convencionais com segmentos de fios rígidos em suas extremidades para facilitar o seu uso para prototipagem, como numa protoboard . Eles podem ser facilmente conectados aos furos da protoboard ou de alguns</w:t>
      </w:r>
      <w:r w:rsidR="00A164E9">
        <w:t xml:space="preserve"> A</w:t>
      </w:r>
      <w:r>
        <w:t>rduinos. Segmentos de fio soldados a uma placa de circuito impresso com o objetivo de ligar dois pontos da mesma também podem ser chamados de jumpers.</w:t>
      </w:r>
    </w:p>
    <w:p w14:paraId="25ADEA88" w14:textId="77777777" w:rsidR="00F53875" w:rsidRPr="00540A2F" w:rsidRDefault="00F53875" w:rsidP="00F53875">
      <w:pPr>
        <w:pStyle w:val="NormalWeb"/>
        <w:shd w:val="clear" w:color="auto" w:fill="FFFFFF"/>
        <w:spacing w:before="0" w:beforeAutospacing="0" w:after="160" w:afterAutospacing="0"/>
        <w:ind w:firstLine="720"/>
        <w:jc w:val="both"/>
      </w:pPr>
      <w:r>
        <w:rPr>
          <w:b/>
        </w:rPr>
        <w:t>Nota:</w:t>
      </w:r>
      <w:r>
        <w:t xml:space="preserve"> Eles podem ser as linhas que fazem as ligações em esquemáticos!!!</w:t>
      </w:r>
    </w:p>
    <w:p w14:paraId="1C0B330F" w14:textId="77777777" w:rsidR="00F53875" w:rsidRDefault="00F53875" w:rsidP="00F53875">
      <w:pPr>
        <w:pStyle w:val="NormalWeb"/>
        <w:shd w:val="clear" w:color="auto" w:fill="FFFFFF"/>
        <w:spacing w:before="0" w:beforeAutospacing="0" w:after="160" w:afterAutospacing="0"/>
        <w:ind w:firstLine="720"/>
        <w:jc w:val="both"/>
      </w:pPr>
    </w:p>
    <w:p w14:paraId="74B27D25" w14:textId="77777777" w:rsidR="00F53875" w:rsidRDefault="00F53875" w:rsidP="00F53875">
      <w:pPr>
        <w:pStyle w:val="NormalWeb"/>
        <w:shd w:val="clear" w:color="auto" w:fill="FFFFFF"/>
        <w:spacing w:before="0" w:beforeAutospacing="0" w:after="160" w:afterAutospacing="0"/>
        <w:ind w:firstLine="720"/>
        <w:jc w:val="center"/>
      </w:pPr>
      <w:r>
        <w:rPr>
          <w:rFonts w:ascii="Arial" w:hAnsi="Arial" w:cs="Arial"/>
          <w:noProof/>
          <w:color w:val="0033BB"/>
          <w:sz w:val="20"/>
          <w:szCs w:val="20"/>
          <w:lang w:eastAsia="pt-BR"/>
        </w:rPr>
        <w:drawing>
          <wp:inline distT="0" distB="0" distL="0" distR="0" wp14:anchorId="7E77E534" wp14:editId="58A10A54">
            <wp:extent cx="1552175" cy="1552175"/>
            <wp:effectExtent l="0" t="0" r="0" b="0"/>
            <wp:docPr id="22" name="Imagem 22" descr="10 Cabos Fio Jumper Macho/macho 20cm Protoboard Arduino Pic">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B719927626-I" descr="10 Cabos Fio Jumper Macho/macho 20cm Protoboard Arduino Pic">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55801" cy="1555801"/>
                    </a:xfrm>
                    <a:prstGeom prst="rect">
                      <a:avLst/>
                    </a:prstGeom>
                    <a:noFill/>
                    <a:ln>
                      <a:noFill/>
                    </a:ln>
                  </pic:spPr>
                </pic:pic>
              </a:graphicData>
            </a:graphic>
          </wp:inline>
        </w:drawing>
      </w:r>
    </w:p>
    <w:p w14:paraId="71EA495E" w14:textId="77777777" w:rsidR="00FB6808" w:rsidRDefault="00FB6808">
      <w:pPr>
        <w:pStyle w:val="NormalWeb"/>
        <w:shd w:val="clear" w:color="auto" w:fill="FFFFFF"/>
        <w:spacing w:before="0" w:beforeAutospacing="0" w:after="160" w:afterAutospacing="0"/>
        <w:jc w:val="both"/>
      </w:pPr>
    </w:p>
    <w:p w14:paraId="38D8D9B0" w14:textId="77777777" w:rsidR="00F53875" w:rsidRPr="007D7E6F" w:rsidRDefault="00F53875">
      <w:pPr>
        <w:pStyle w:val="NormalWeb"/>
        <w:shd w:val="clear" w:color="auto" w:fill="FFFFFF"/>
        <w:spacing w:before="0" w:beforeAutospacing="0" w:after="160" w:afterAutospacing="0"/>
        <w:jc w:val="both"/>
        <w:rPr>
          <w:ins w:id="856" w:author="granix pacheco" w:date="2016-02-08T12:18:00Z"/>
          <w:rPrChange w:id="857" w:author="Mateus Berardo de Souza Terra" w:date="2016-02-08T20:05:00Z">
            <w:rPr>
              <w:ins w:id="858" w:author="granix pacheco" w:date="2016-02-08T12:18:00Z"/>
              <w:sz w:val="32"/>
              <w:szCs w:val="32"/>
            </w:rPr>
          </w:rPrChange>
        </w:rPr>
      </w:pPr>
    </w:p>
    <w:p w14:paraId="3F0E1885" w14:textId="63FCDA57" w:rsidR="001C7BBA" w:rsidRPr="007D7E6F" w:rsidRDefault="001C7BBA">
      <w:pPr>
        <w:pStyle w:val="NormalWeb"/>
        <w:numPr>
          <w:ilvl w:val="1"/>
          <w:numId w:val="69"/>
        </w:numPr>
        <w:shd w:val="clear" w:color="auto" w:fill="FFFFFF"/>
        <w:spacing w:before="0" w:beforeAutospacing="0" w:after="160" w:afterAutospacing="0"/>
        <w:ind w:left="1560" w:hanging="480"/>
        <w:rPr>
          <w:ins w:id="859" w:author="granix pacheco" w:date="2016-02-08T12:30:00Z"/>
          <w:b/>
          <w:sz w:val="32"/>
          <w:szCs w:val="32"/>
          <w:rPrChange w:id="860" w:author="Mateus Berardo de Souza Terra" w:date="2016-02-08T20:05:00Z">
            <w:rPr>
              <w:ins w:id="861" w:author="granix pacheco" w:date="2016-02-08T12:30:00Z"/>
              <w:sz w:val="32"/>
              <w:szCs w:val="32"/>
            </w:rPr>
          </w:rPrChange>
        </w:rPr>
        <w:pPrChange w:id="862" w:author="Mateus Berardo de Souza Terra" w:date="2016-02-08T22:29:00Z">
          <w:pPr>
            <w:pStyle w:val="NormalWeb"/>
            <w:shd w:val="clear" w:color="auto" w:fill="FFFFFF"/>
            <w:spacing w:before="0" w:beforeAutospacing="0" w:after="160" w:afterAutospacing="0"/>
            <w:jc w:val="both"/>
          </w:pPr>
        </w:pPrChange>
      </w:pPr>
      <w:ins w:id="863" w:author="granix pacheco" w:date="2016-02-08T12:18:00Z">
        <w:r w:rsidRPr="007D7E6F">
          <w:rPr>
            <w:b/>
            <w:sz w:val="32"/>
            <w:szCs w:val="32"/>
            <w:rPrChange w:id="864" w:author="Mateus Berardo de Souza Terra" w:date="2016-02-08T20:05:00Z">
              <w:rPr>
                <w:sz w:val="32"/>
                <w:szCs w:val="32"/>
              </w:rPr>
            </w:rPrChange>
          </w:rPr>
          <w:t>Fonte de alimentação</w:t>
        </w:r>
      </w:ins>
      <w:r w:rsidR="00272227">
        <w:rPr>
          <w:b/>
          <w:sz w:val="32"/>
          <w:szCs w:val="32"/>
        </w:rPr>
        <w:t>:</w:t>
      </w:r>
    </w:p>
    <w:p w14:paraId="6579AD0F" w14:textId="30E57D0F" w:rsidR="00887086" w:rsidRPr="007D7E6F" w:rsidRDefault="00887086">
      <w:pPr>
        <w:pStyle w:val="NormalWeb"/>
        <w:shd w:val="clear" w:color="auto" w:fill="FFFFFF"/>
        <w:spacing w:before="0" w:beforeAutospacing="0" w:after="160" w:afterAutospacing="0"/>
        <w:ind w:firstLine="720"/>
        <w:rPr>
          <w:ins w:id="865" w:author="granix pacheco" w:date="2016-02-08T12:37:00Z"/>
        </w:rPr>
        <w:pPrChange w:id="866" w:author="granix pacheco" w:date="2016-02-08T12:33:00Z">
          <w:pPr>
            <w:pStyle w:val="NormalWeb"/>
            <w:shd w:val="clear" w:color="auto" w:fill="FFFFFF"/>
            <w:spacing w:before="0" w:beforeAutospacing="0" w:after="160" w:afterAutospacing="0"/>
            <w:jc w:val="both"/>
          </w:pPr>
        </w:pPrChange>
      </w:pPr>
      <w:ins w:id="867" w:author="granix pacheco" w:date="2016-02-08T12:38:00Z">
        <w:r w:rsidRPr="004A7414">
          <w:rPr>
            <w:rFonts w:ascii="Arial" w:hAnsi="Arial" w:cs="Arial"/>
            <w:noProof/>
            <w:color w:val="0000FF"/>
            <w:sz w:val="27"/>
            <w:szCs w:val="27"/>
            <w:lang w:eastAsia="pt-BR"/>
          </w:rPr>
          <w:drawing>
            <wp:anchor distT="0" distB="0" distL="114300" distR="114300" simplePos="0" relativeHeight="251660288" behindDoc="0" locked="0" layoutInCell="1" allowOverlap="1" wp14:anchorId="312286C1" wp14:editId="797EB99A">
              <wp:simplePos x="0" y="0"/>
              <wp:positionH relativeFrom="column">
                <wp:posOffset>1961515</wp:posOffset>
              </wp:positionH>
              <wp:positionV relativeFrom="paragraph">
                <wp:posOffset>591185</wp:posOffset>
              </wp:positionV>
              <wp:extent cx="2160639" cy="1438855"/>
              <wp:effectExtent l="0" t="0" r="0" b="9525"/>
              <wp:wrapNone/>
              <wp:docPr id="6" name="Imagem 6" descr="http://www.eletrodex.com.br/media/catalog/product/f/o/fonte-alimentacao-hk3003d.jp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eletrodex.com.br/media/catalog/product/f/o/fonte-alimentacao-hk3003d.jpg">
                        <a:hlinkClick r:id="rId62"/>
                      </pic:cNvPr>
                      <pic:cNvPicPr>
                        <a:picLocks noChangeAspect="1" noChangeArrowheads="1"/>
                      </pic:cNvPicPr>
                    </pic:nvPicPr>
                    <pic:blipFill rotWithShape="1">
                      <a:blip r:embed="rId63">
                        <a:extLst>
                          <a:ext uri="{28A0092B-C50C-407E-A947-70E740481C1C}">
                            <a14:useLocalDpi xmlns:a14="http://schemas.microsoft.com/office/drawing/2010/main" val="0"/>
                          </a:ext>
                        </a:extLst>
                      </a:blip>
                      <a:srcRect l="5954" t="3178" r="3773" b="16670"/>
                      <a:stretch/>
                    </pic:blipFill>
                    <pic:spPr bwMode="auto">
                      <a:xfrm>
                        <a:off x="0" y="0"/>
                        <a:ext cx="2182118" cy="14531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868" w:author="granix pacheco" w:date="2016-02-08T12:31:00Z">
        <w:r w:rsidRPr="007D7E6F">
          <w:rPr>
            <w:rPrChange w:id="869" w:author="Mateus Berardo de Souza Terra" w:date="2016-02-08T20:05:00Z">
              <w:rPr>
                <w:sz w:val="32"/>
                <w:szCs w:val="32"/>
              </w:rPr>
            </w:rPrChange>
          </w:rPr>
          <w:t>É um ap</w:t>
        </w:r>
        <w:r w:rsidRPr="007D7E6F">
          <w:t>arelho</w:t>
        </w:r>
      </w:ins>
      <w:ins w:id="870" w:author="granix pacheco" w:date="2016-02-08T12:32:00Z">
        <w:r w:rsidRPr="007D7E6F">
          <w:rPr>
            <w:rPrChange w:id="871" w:author="Mateus Berardo de Souza Terra" w:date="2016-02-08T20:05:00Z">
              <w:rPr>
                <w:sz w:val="32"/>
                <w:szCs w:val="32"/>
              </w:rPr>
            </w:rPrChange>
          </w:rPr>
          <w:t xml:space="preserve"> capaz de gera</w:t>
        </w:r>
        <w:r w:rsidRPr="007D7E6F">
          <w:t>r corrente continua (CC) a partir da corrente alternada</w:t>
        </w:r>
      </w:ins>
      <w:ins w:id="872" w:author="granix pacheco" w:date="2016-02-08T12:33:00Z">
        <w:r w:rsidRPr="007D7E6F">
          <w:t xml:space="preserve"> (AC)</w:t>
        </w:r>
      </w:ins>
      <w:ins w:id="873" w:author="granix pacheco" w:date="2016-02-08T12:32:00Z">
        <w:r w:rsidRPr="007D7E6F">
          <w:t xml:space="preserve"> de uma tomada</w:t>
        </w:r>
      </w:ins>
      <w:ins w:id="874" w:author="granix pacheco" w:date="2016-02-08T12:33:00Z">
        <w:r w:rsidRPr="007D7E6F">
          <w:t xml:space="preserve">. </w:t>
        </w:r>
      </w:ins>
      <w:ins w:id="875" w:author="granix pacheco" w:date="2016-02-08T12:34:00Z">
        <w:r w:rsidRPr="007D7E6F">
          <w:t>É possível regular a voltagem e a corrente a partir de potenciômetros normalmente localizados na parte dianteira do aparelho.</w:t>
        </w:r>
      </w:ins>
    </w:p>
    <w:p w14:paraId="4EF766EA" w14:textId="3EC89AC0" w:rsidR="00887086" w:rsidRPr="007D7E6F" w:rsidRDefault="00887086">
      <w:pPr>
        <w:pStyle w:val="NormalWeb"/>
        <w:shd w:val="clear" w:color="auto" w:fill="FFFFFF"/>
        <w:spacing w:before="0" w:beforeAutospacing="0" w:after="160" w:afterAutospacing="0"/>
        <w:ind w:firstLine="720"/>
        <w:rPr>
          <w:ins w:id="876" w:author="granix pacheco" w:date="2016-02-08T12:18:00Z"/>
          <w:rPrChange w:id="877" w:author="Mateus Berardo de Souza Terra" w:date="2016-02-08T20:05:00Z">
            <w:rPr>
              <w:ins w:id="878" w:author="granix pacheco" w:date="2016-02-08T12:18:00Z"/>
              <w:sz w:val="32"/>
              <w:szCs w:val="32"/>
            </w:rPr>
          </w:rPrChange>
        </w:rPr>
        <w:pPrChange w:id="879" w:author="granix pacheco" w:date="2016-02-08T12:33:00Z">
          <w:pPr>
            <w:pStyle w:val="NormalWeb"/>
            <w:shd w:val="clear" w:color="auto" w:fill="FFFFFF"/>
            <w:spacing w:before="0" w:beforeAutospacing="0" w:after="160" w:afterAutospacing="0"/>
            <w:jc w:val="both"/>
          </w:pPr>
        </w:pPrChange>
      </w:pPr>
    </w:p>
    <w:p w14:paraId="748D3900" w14:textId="0A288E7E" w:rsidR="00887086" w:rsidRPr="007D7E6F" w:rsidRDefault="001C7BBA">
      <w:pPr>
        <w:pStyle w:val="NormalWeb"/>
        <w:shd w:val="clear" w:color="auto" w:fill="FFFFFF"/>
        <w:spacing w:before="0" w:beforeAutospacing="0" w:after="160" w:afterAutospacing="0"/>
        <w:rPr>
          <w:ins w:id="880" w:author="granix pacheco" w:date="2016-02-08T12:38:00Z"/>
          <w:rFonts w:ascii="Arial" w:hAnsi="Arial" w:cs="Arial"/>
          <w:noProof/>
          <w:color w:val="0000FF"/>
          <w:sz w:val="27"/>
          <w:szCs w:val="27"/>
          <w:lang w:eastAsia="pt-BR"/>
        </w:rPr>
        <w:pPrChange w:id="881" w:author="granix pacheco" w:date="2016-02-08T08:28:00Z">
          <w:pPr>
            <w:pStyle w:val="NormalWeb"/>
            <w:shd w:val="clear" w:color="auto" w:fill="FFFFFF"/>
            <w:spacing w:before="0" w:beforeAutospacing="0" w:after="160" w:afterAutospacing="0"/>
            <w:jc w:val="both"/>
          </w:pPr>
        </w:pPrChange>
      </w:pPr>
      <w:ins w:id="882" w:author="granix pacheco" w:date="2016-02-08T12:18:00Z">
        <w:r w:rsidRPr="007D7E6F">
          <w:rPr>
            <w:sz w:val="32"/>
            <w:szCs w:val="32"/>
          </w:rPr>
          <w:tab/>
        </w:r>
      </w:ins>
    </w:p>
    <w:p w14:paraId="4697EE6F" w14:textId="2E85A333" w:rsidR="001C7BBA" w:rsidRPr="007D7E6F" w:rsidRDefault="001C7BBA">
      <w:pPr>
        <w:pStyle w:val="NormalWeb"/>
        <w:shd w:val="clear" w:color="auto" w:fill="FFFFFF"/>
        <w:spacing w:before="0" w:beforeAutospacing="0" w:after="160" w:afterAutospacing="0"/>
        <w:rPr>
          <w:ins w:id="883" w:author="granix pacheco" w:date="2016-02-08T08:36:00Z"/>
          <w:sz w:val="32"/>
          <w:szCs w:val="32"/>
          <w:rPrChange w:id="884" w:author="Mateus Berardo de Souza Terra" w:date="2016-02-08T20:05:00Z">
            <w:rPr>
              <w:ins w:id="885" w:author="granix pacheco" w:date="2016-02-08T08:36:00Z"/>
              <w:b/>
              <w:sz w:val="36"/>
              <w:szCs w:val="36"/>
              <w:u w:val="single"/>
            </w:rPr>
          </w:rPrChange>
        </w:rPr>
        <w:pPrChange w:id="886" w:author="granix pacheco" w:date="2016-02-08T08:28:00Z">
          <w:pPr>
            <w:pStyle w:val="NormalWeb"/>
            <w:shd w:val="clear" w:color="auto" w:fill="FFFFFF"/>
            <w:spacing w:before="0" w:beforeAutospacing="0" w:after="160" w:afterAutospacing="0"/>
            <w:jc w:val="both"/>
          </w:pPr>
        </w:pPrChange>
      </w:pPr>
    </w:p>
    <w:p w14:paraId="0A0B2A40" w14:textId="3E860F2A" w:rsidR="00A06F35" w:rsidRPr="007D7E6F" w:rsidRDefault="00A06F35">
      <w:pPr>
        <w:pStyle w:val="NormalWeb"/>
        <w:shd w:val="clear" w:color="auto" w:fill="FFFFFF"/>
        <w:spacing w:before="0" w:beforeAutospacing="0" w:after="160" w:afterAutospacing="0"/>
        <w:rPr>
          <w:ins w:id="887" w:author="granix pacheco" w:date="2016-02-08T13:21:00Z"/>
          <w:b/>
          <w:sz w:val="36"/>
          <w:szCs w:val="36"/>
          <w:u w:val="single"/>
        </w:rPr>
        <w:pPrChange w:id="888" w:author="granix pacheco" w:date="2016-02-08T08:28:00Z">
          <w:pPr>
            <w:pStyle w:val="NormalWeb"/>
            <w:shd w:val="clear" w:color="auto" w:fill="FFFFFF"/>
            <w:spacing w:before="0" w:beforeAutospacing="0" w:after="160" w:afterAutospacing="0"/>
            <w:jc w:val="both"/>
          </w:pPr>
        </w:pPrChange>
      </w:pPr>
    </w:p>
    <w:p w14:paraId="218D145E" w14:textId="77777777" w:rsidR="00895C46" w:rsidRPr="007D7E6F" w:rsidRDefault="00895C46">
      <w:pPr>
        <w:pStyle w:val="NormalWeb"/>
        <w:shd w:val="clear" w:color="auto" w:fill="FFFFFF"/>
        <w:spacing w:before="0" w:beforeAutospacing="0" w:after="160" w:afterAutospacing="0"/>
        <w:rPr>
          <w:ins w:id="889" w:author="granix pacheco" w:date="2016-02-08T16:13:00Z"/>
          <w:b/>
          <w:sz w:val="36"/>
          <w:szCs w:val="36"/>
          <w:u w:val="single"/>
        </w:rPr>
        <w:pPrChange w:id="890" w:author="granix pacheco" w:date="2016-02-08T08:28:00Z">
          <w:pPr>
            <w:pStyle w:val="NormalWeb"/>
            <w:shd w:val="clear" w:color="auto" w:fill="FFFFFF"/>
            <w:spacing w:before="0" w:beforeAutospacing="0" w:after="160" w:afterAutospacing="0"/>
            <w:jc w:val="both"/>
          </w:pPr>
        </w:pPrChange>
      </w:pPr>
    </w:p>
    <w:p w14:paraId="5FFD1873" w14:textId="77777777" w:rsidR="006C182E" w:rsidRPr="007D7E6F" w:rsidRDefault="006C182E">
      <w:pPr>
        <w:pStyle w:val="NormalWeb"/>
        <w:shd w:val="clear" w:color="auto" w:fill="FFFFFF"/>
        <w:spacing w:before="0" w:beforeAutospacing="0" w:after="160" w:afterAutospacing="0"/>
        <w:rPr>
          <w:ins w:id="891" w:author="granix pacheco" w:date="2016-02-08T08:36:00Z"/>
          <w:b/>
          <w:sz w:val="36"/>
          <w:szCs w:val="36"/>
          <w:u w:val="single"/>
        </w:rPr>
        <w:pPrChange w:id="892" w:author="granix pacheco" w:date="2016-02-08T08:28:00Z">
          <w:pPr>
            <w:pStyle w:val="NormalWeb"/>
            <w:shd w:val="clear" w:color="auto" w:fill="FFFFFF"/>
            <w:spacing w:before="0" w:beforeAutospacing="0" w:after="160" w:afterAutospacing="0"/>
            <w:jc w:val="both"/>
          </w:pPr>
        </w:pPrChange>
      </w:pPr>
    </w:p>
    <w:p w14:paraId="2523E7E4" w14:textId="1624AD4E" w:rsidR="005A71A9" w:rsidRDefault="00A06F35" w:rsidP="005A71A9">
      <w:pPr>
        <w:pStyle w:val="NormalWeb"/>
        <w:numPr>
          <w:ilvl w:val="0"/>
          <w:numId w:val="64"/>
        </w:numPr>
        <w:shd w:val="clear" w:color="auto" w:fill="FFFFFF"/>
        <w:spacing w:before="0" w:beforeAutospacing="0" w:after="160" w:afterAutospacing="0"/>
        <w:rPr>
          <w:b/>
          <w:sz w:val="36"/>
          <w:szCs w:val="36"/>
          <w:u w:val="single"/>
        </w:rPr>
      </w:pPr>
      <w:ins w:id="893" w:author="granix pacheco" w:date="2016-02-08T08:37:00Z">
        <w:r w:rsidRPr="007D7E6F">
          <w:rPr>
            <w:b/>
            <w:sz w:val="36"/>
            <w:szCs w:val="36"/>
            <w:u w:val="single"/>
          </w:rPr>
          <w:t>Tabelas importantes</w:t>
        </w:r>
      </w:ins>
    </w:p>
    <w:p w14:paraId="18193DCA" w14:textId="77777777" w:rsidR="005A71A9" w:rsidRPr="005A71A9" w:rsidRDefault="005A71A9" w:rsidP="005A71A9">
      <w:pPr>
        <w:pStyle w:val="NormalWeb"/>
        <w:shd w:val="clear" w:color="auto" w:fill="FFFFFF"/>
        <w:spacing w:before="0" w:beforeAutospacing="0" w:after="160" w:afterAutospacing="0"/>
        <w:ind w:left="720"/>
        <w:rPr>
          <w:ins w:id="894" w:author="granix pacheco" w:date="2016-02-08T08:37:00Z"/>
          <w:b/>
          <w:sz w:val="36"/>
          <w:szCs w:val="36"/>
          <w:u w:val="single"/>
        </w:rPr>
      </w:pPr>
    </w:p>
    <w:p w14:paraId="3A39D3C4" w14:textId="640E5A08" w:rsidR="00A06F35" w:rsidRPr="007D7E6F" w:rsidRDefault="002146AC">
      <w:pPr>
        <w:pStyle w:val="NormalWeb"/>
        <w:numPr>
          <w:ilvl w:val="1"/>
          <w:numId w:val="56"/>
        </w:numPr>
        <w:shd w:val="clear" w:color="auto" w:fill="FFFFFF"/>
        <w:spacing w:before="0" w:beforeAutospacing="0" w:after="160" w:afterAutospacing="0"/>
        <w:ind w:left="1560" w:hanging="480"/>
        <w:jc w:val="both"/>
        <w:rPr>
          <w:ins w:id="895" w:author="granix pacheco" w:date="2016-02-08T08:59:00Z"/>
          <w:b/>
          <w:sz w:val="32"/>
          <w:szCs w:val="32"/>
          <w:rPrChange w:id="896" w:author="Mateus Berardo de Souza Terra" w:date="2016-02-08T20:05:00Z">
            <w:rPr>
              <w:ins w:id="897" w:author="granix pacheco" w:date="2016-02-08T08:59:00Z"/>
              <w:b/>
              <w:sz w:val="36"/>
              <w:szCs w:val="36"/>
              <w:u w:val="single"/>
            </w:rPr>
          </w:rPrChange>
        </w:rPr>
        <w:pPrChange w:id="898" w:author="Mateus Berardo de Souza Terra" w:date="2016-02-08T22:30:00Z">
          <w:pPr>
            <w:pStyle w:val="NormalWeb"/>
            <w:shd w:val="clear" w:color="auto" w:fill="FFFFFF"/>
            <w:spacing w:before="0" w:beforeAutospacing="0" w:after="160" w:afterAutospacing="0"/>
            <w:jc w:val="both"/>
          </w:pPr>
        </w:pPrChange>
      </w:pPr>
      <w:ins w:id="899" w:author="granix pacheco" w:date="2016-02-08T08:59:00Z">
        <w:r w:rsidRPr="007D7E6F">
          <w:rPr>
            <w:b/>
            <w:sz w:val="32"/>
            <w:szCs w:val="32"/>
            <w:rPrChange w:id="900" w:author="Mateus Berardo de Souza Terra" w:date="2016-02-08T20:05:00Z">
              <w:rPr>
                <w:b/>
                <w:sz w:val="36"/>
                <w:szCs w:val="36"/>
                <w:u w:val="single"/>
              </w:rPr>
            </w:rPrChange>
          </w:rPr>
          <w:t xml:space="preserve">Valor </w:t>
        </w:r>
      </w:ins>
      <w:ins w:id="901" w:author="granix pacheco" w:date="2016-02-08T11:31:00Z">
        <w:r w:rsidR="0017119E" w:rsidRPr="007D7E6F">
          <w:rPr>
            <w:b/>
            <w:sz w:val="32"/>
            <w:szCs w:val="32"/>
            <w:rPrChange w:id="902" w:author="Mateus Berardo de Souza Terra" w:date="2016-02-08T20:05:00Z">
              <w:rPr>
                <w:b/>
                <w:sz w:val="32"/>
                <w:szCs w:val="32"/>
                <w:u w:val="single"/>
              </w:rPr>
            </w:rPrChange>
          </w:rPr>
          <w:t xml:space="preserve">de </w:t>
        </w:r>
      </w:ins>
      <w:ins w:id="903" w:author="granix pacheco" w:date="2016-02-08T08:59:00Z">
        <w:r w:rsidRPr="007D7E6F">
          <w:rPr>
            <w:b/>
            <w:sz w:val="32"/>
            <w:szCs w:val="32"/>
            <w:rPrChange w:id="904" w:author="Mateus Berardo de Souza Terra" w:date="2016-02-08T20:05:00Z">
              <w:rPr>
                <w:b/>
                <w:sz w:val="36"/>
                <w:szCs w:val="36"/>
                <w:u w:val="single"/>
              </w:rPr>
            </w:rPrChange>
          </w:rPr>
          <w:t>resistores:</w:t>
        </w:r>
      </w:ins>
    </w:p>
    <w:p w14:paraId="2C98C079" w14:textId="58B159C9" w:rsidR="002146AC" w:rsidRPr="007D7E6F" w:rsidRDefault="00F03805">
      <w:pPr>
        <w:pStyle w:val="NormalWeb"/>
        <w:shd w:val="clear" w:color="auto" w:fill="FFFFFF"/>
        <w:spacing w:before="0" w:beforeAutospacing="0" w:after="160" w:afterAutospacing="0"/>
        <w:ind w:firstLine="720"/>
        <w:jc w:val="both"/>
        <w:rPr>
          <w:ins w:id="905" w:author="granix pacheco" w:date="2016-02-08T09:52:00Z"/>
        </w:rPr>
        <w:pPrChange w:id="906" w:author="granix pacheco" w:date="2016-02-08T09:55:00Z">
          <w:pPr>
            <w:pStyle w:val="NormalWeb"/>
            <w:shd w:val="clear" w:color="auto" w:fill="FFFFFF"/>
            <w:spacing w:before="0" w:beforeAutospacing="0" w:after="160" w:afterAutospacing="0"/>
            <w:jc w:val="both"/>
          </w:pPr>
        </w:pPrChange>
      </w:pPr>
      <w:ins w:id="907" w:author="granix pacheco" w:date="2016-02-08T09:51:00Z">
        <w:r w:rsidRPr="007D7E6F">
          <w:t>A unidade de medida de resistência é o ohm</w:t>
        </w:r>
      </w:ins>
      <w:ins w:id="908" w:author="granix pacheco" w:date="2016-02-08T09:53:00Z">
        <w:r w:rsidR="0070445C" w:rsidRPr="007D7E6F">
          <w:t>, representado pelo símbolo grego Ômega</w:t>
        </w:r>
      </w:ins>
      <w:ins w:id="909" w:author="granix pacheco" w:date="2016-02-08T09:51:00Z">
        <w:r w:rsidRPr="007D7E6F">
          <w:t>.</w:t>
        </w:r>
      </w:ins>
      <w:ins w:id="910" w:author="granix pacheco" w:date="2016-02-08T09:52:00Z">
        <w:r w:rsidRPr="007D7E6F">
          <w:t xml:space="preserve"> Para saber a resistência de um resistor basta </w:t>
        </w:r>
      </w:ins>
      <w:ins w:id="911" w:author="granix pacheco" w:date="2016-02-08T09:54:00Z">
        <w:r w:rsidR="0070445C" w:rsidRPr="007D7E6F">
          <w:t>ler as duas primeiras faixas e multiplicar esse valor pela terceira. A quarta mostra a tolerância do resistor</w:t>
        </w:r>
      </w:ins>
      <w:ins w:id="912" w:author="granix pacheco" w:date="2016-02-08T10:05:00Z">
        <w:r w:rsidR="00FA772E" w:rsidRPr="007D7E6F">
          <w:t xml:space="preserve"> que </w:t>
        </w:r>
      </w:ins>
      <w:ins w:id="913" w:author="granix pacheco" w:date="2016-02-08T10:06:00Z">
        <w:r w:rsidR="00FA772E" w:rsidRPr="007D7E6F">
          <w:t>é o valor de sua variação em relação ao valor nominal</w:t>
        </w:r>
      </w:ins>
      <w:ins w:id="914" w:author="granix pacheco" w:date="2016-02-08T09:54:00Z">
        <w:r w:rsidR="0070445C" w:rsidRPr="007D7E6F">
          <w:t>.</w:t>
        </w:r>
      </w:ins>
      <w:ins w:id="915" w:author="granix pacheco" w:date="2016-02-08T12:24:00Z">
        <w:r w:rsidR="001C7BBA" w:rsidRPr="007D7E6F">
          <w:t xml:space="preserve"> Alguns resistores </w:t>
        </w:r>
      </w:ins>
      <w:ins w:id="916" w:author="granix pacheco" w:date="2016-02-08T12:25:00Z">
        <w:r w:rsidR="001C7BBA" w:rsidRPr="007D7E6F">
          <w:t>possuem 5 cores, sendo a quarta o multiplicador e a quinta a tolerância.</w:t>
        </w:r>
      </w:ins>
    </w:p>
    <w:p w14:paraId="52D35B77" w14:textId="48D1DF65" w:rsidR="0070445C" w:rsidRPr="007D7E6F" w:rsidRDefault="0070445C">
      <w:pPr>
        <w:pStyle w:val="NormalWeb"/>
        <w:shd w:val="clear" w:color="auto" w:fill="FFFFFF"/>
        <w:spacing w:before="0" w:beforeAutospacing="0" w:after="160" w:afterAutospacing="0"/>
        <w:ind w:left="720"/>
        <w:jc w:val="both"/>
        <w:rPr>
          <w:ins w:id="917" w:author="granix pacheco" w:date="2016-02-08T09:55:00Z"/>
        </w:rPr>
        <w:pPrChange w:id="918" w:author="granix pacheco" w:date="2016-02-08T09:51:00Z">
          <w:pPr>
            <w:pStyle w:val="NormalWeb"/>
            <w:shd w:val="clear" w:color="auto" w:fill="FFFFFF"/>
            <w:spacing w:before="0" w:beforeAutospacing="0" w:after="160" w:afterAutospacing="0"/>
            <w:jc w:val="both"/>
          </w:pPr>
        </w:pPrChange>
      </w:pPr>
      <w:ins w:id="919" w:author="granix pacheco" w:date="2016-02-08T09:55:00Z">
        <w:r w:rsidRPr="004A7414">
          <w:rPr>
            <w:rFonts w:ascii="Arial" w:hAnsi="Arial" w:cs="Arial"/>
            <w:noProof/>
            <w:lang w:eastAsia="pt-BR"/>
          </w:rPr>
          <w:drawing>
            <wp:inline distT="0" distB="0" distL="0" distR="0" wp14:anchorId="2A93D9E1" wp14:editId="5EB45FF3">
              <wp:extent cx="5412740" cy="1740535"/>
              <wp:effectExtent l="0" t="0" r="0" b="0"/>
              <wp:docPr id="1" name="Imagem 1" descr="http://www.elbest.eng.br/tabelas/tabresistor_arquivo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lbest.eng.br/tabelas/tabresistor_arquivos/image002.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12740" cy="1740535"/>
                      </a:xfrm>
                      <a:prstGeom prst="rect">
                        <a:avLst/>
                      </a:prstGeom>
                      <a:noFill/>
                      <a:ln>
                        <a:noFill/>
                      </a:ln>
                    </pic:spPr>
                  </pic:pic>
                </a:graphicData>
              </a:graphic>
            </wp:inline>
          </w:drawing>
        </w:r>
      </w:ins>
    </w:p>
    <w:tbl>
      <w:tblPr>
        <w:tblStyle w:val="Tabelacomgrade"/>
        <w:tblW w:w="0" w:type="auto"/>
        <w:tblInd w:w="720" w:type="dxa"/>
        <w:tblLook w:val="04A0" w:firstRow="1" w:lastRow="0" w:firstColumn="1" w:lastColumn="0" w:noHBand="0" w:noVBand="1"/>
      </w:tblPr>
      <w:tblGrid>
        <w:gridCol w:w="1176"/>
        <w:gridCol w:w="763"/>
        <w:gridCol w:w="1536"/>
        <w:gridCol w:w="1776"/>
        <w:gridCol w:w="1242"/>
      </w:tblGrid>
      <w:tr w:rsidR="0070445C" w:rsidRPr="007D7E6F" w14:paraId="7969E672" w14:textId="77777777" w:rsidTr="003B25A9">
        <w:trPr>
          <w:ins w:id="920" w:author="granix pacheco" w:date="2016-02-08T09:56:00Z"/>
        </w:trPr>
        <w:tc>
          <w:tcPr>
            <w:tcW w:w="0" w:type="auto"/>
          </w:tcPr>
          <w:p w14:paraId="6D3AD77F" w14:textId="39916AA2" w:rsidR="0070445C" w:rsidRPr="007D7E6F" w:rsidRDefault="0070445C">
            <w:pPr>
              <w:pStyle w:val="NormalWeb"/>
              <w:spacing w:before="0" w:beforeAutospacing="0" w:after="60" w:afterAutospacing="0"/>
              <w:jc w:val="center"/>
              <w:rPr>
                <w:ins w:id="921" w:author="granix pacheco" w:date="2016-02-08T09:56:00Z"/>
              </w:rPr>
              <w:pPrChange w:id="922" w:author="Mateus Berardo de Souza Terra" w:date="2016-02-08T22:31:00Z">
                <w:pPr>
                  <w:pStyle w:val="NormalWeb"/>
                  <w:spacing w:before="0" w:beforeAutospacing="0" w:after="160" w:afterAutospacing="0"/>
                  <w:jc w:val="both"/>
                </w:pPr>
              </w:pPrChange>
            </w:pPr>
            <w:ins w:id="923" w:author="granix pacheco" w:date="2016-02-08T09:56:00Z">
              <w:r w:rsidRPr="007D7E6F">
                <w:t>Cor</w:t>
              </w:r>
            </w:ins>
          </w:p>
        </w:tc>
        <w:tc>
          <w:tcPr>
            <w:tcW w:w="0" w:type="auto"/>
          </w:tcPr>
          <w:p w14:paraId="056A14A8" w14:textId="5AD750EC" w:rsidR="0070445C" w:rsidRPr="007D7E6F" w:rsidRDefault="0070445C">
            <w:pPr>
              <w:pStyle w:val="NormalWeb"/>
              <w:spacing w:before="0" w:beforeAutospacing="0" w:after="60" w:afterAutospacing="0"/>
              <w:jc w:val="center"/>
              <w:rPr>
                <w:ins w:id="924" w:author="granix pacheco" w:date="2016-02-08T09:56:00Z"/>
              </w:rPr>
              <w:pPrChange w:id="925" w:author="Mateus Berardo de Souza Terra" w:date="2016-02-08T22:31:00Z">
                <w:pPr>
                  <w:pStyle w:val="NormalWeb"/>
                  <w:spacing w:before="0" w:beforeAutospacing="0" w:after="160" w:afterAutospacing="0"/>
                  <w:jc w:val="both"/>
                </w:pPr>
              </w:pPrChange>
            </w:pPr>
            <w:ins w:id="926" w:author="granix pacheco" w:date="2016-02-08T09:56:00Z">
              <w:r w:rsidRPr="007D7E6F">
                <w:t>Valor</w:t>
              </w:r>
            </w:ins>
          </w:p>
        </w:tc>
        <w:tc>
          <w:tcPr>
            <w:tcW w:w="0" w:type="auto"/>
          </w:tcPr>
          <w:p w14:paraId="51A72BB3" w14:textId="11484E8B" w:rsidR="0070445C" w:rsidRPr="007D7E6F" w:rsidRDefault="0070445C">
            <w:pPr>
              <w:pStyle w:val="NormalWeb"/>
              <w:spacing w:before="0" w:beforeAutospacing="0" w:after="60" w:afterAutospacing="0"/>
              <w:jc w:val="center"/>
              <w:rPr>
                <w:ins w:id="927" w:author="granix pacheco" w:date="2016-02-08T09:56:00Z"/>
              </w:rPr>
              <w:pPrChange w:id="928" w:author="Mateus Berardo de Souza Terra" w:date="2016-02-08T22:31:00Z">
                <w:pPr>
                  <w:pStyle w:val="NormalWeb"/>
                  <w:spacing w:before="0" w:beforeAutospacing="0" w:after="160" w:afterAutospacing="0"/>
                  <w:jc w:val="both"/>
                </w:pPr>
              </w:pPrChange>
            </w:pPr>
            <w:ins w:id="929" w:author="granix pacheco" w:date="2016-02-08T09:56:00Z">
              <w:r w:rsidRPr="007D7E6F">
                <w:t>Multiplicador</w:t>
              </w:r>
            </w:ins>
          </w:p>
        </w:tc>
        <w:tc>
          <w:tcPr>
            <w:tcW w:w="0" w:type="auto"/>
          </w:tcPr>
          <w:p w14:paraId="4C99BCC4" w14:textId="406AD7DE" w:rsidR="0070445C" w:rsidRPr="007D7E6F" w:rsidRDefault="00892EE5">
            <w:pPr>
              <w:pStyle w:val="NormalWeb"/>
              <w:spacing w:before="0" w:beforeAutospacing="0" w:after="60" w:afterAutospacing="0"/>
              <w:jc w:val="center"/>
              <w:rPr>
                <w:ins w:id="930" w:author="granix pacheco" w:date="2016-02-08T10:01:00Z"/>
              </w:rPr>
              <w:pPrChange w:id="931" w:author="Mateus Berardo de Souza Terra" w:date="2016-02-08T22:31:00Z">
                <w:pPr>
                  <w:pStyle w:val="NormalWeb"/>
                  <w:spacing w:before="0" w:beforeAutospacing="0" w:after="160" w:afterAutospacing="0"/>
                  <w:jc w:val="both"/>
                </w:pPr>
              </w:pPrChange>
            </w:pPr>
            <w:ins w:id="932" w:author="granix pacheco" w:date="2016-02-08T10:03:00Z">
              <w:r w:rsidRPr="007D7E6F">
                <w:t>Cor quarta faixa</w:t>
              </w:r>
            </w:ins>
          </w:p>
        </w:tc>
        <w:tc>
          <w:tcPr>
            <w:tcW w:w="0" w:type="auto"/>
          </w:tcPr>
          <w:p w14:paraId="1544547C" w14:textId="6026D3D7" w:rsidR="0070445C" w:rsidRPr="007D7E6F" w:rsidRDefault="0070445C">
            <w:pPr>
              <w:pStyle w:val="NormalWeb"/>
              <w:spacing w:before="0" w:beforeAutospacing="0" w:after="60" w:afterAutospacing="0"/>
              <w:jc w:val="center"/>
              <w:rPr>
                <w:ins w:id="933" w:author="granix pacheco" w:date="2016-02-08T09:56:00Z"/>
              </w:rPr>
              <w:pPrChange w:id="934" w:author="Mateus Berardo de Souza Terra" w:date="2016-02-08T22:31:00Z">
                <w:pPr>
                  <w:pStyle w:val="NormalWeb"/>
                  <w:spacing w:before="0" w:beforeAutospacing="0" w:after="160" w:afterAutospacing="0"/>
                  <w:jc w:val="both"/>
                </w:pPr>
              </w:pPrChange>
            </w:pPr>
            <w:ins w:id="935" w:author="granix pacheco" w:date="2016-02-08T09:56:00Z">
              <w:r w:rsidRPr="007D7E6F">
                <w:t>Tolerância</w:t>
              </w:r>
            </w:ins>
          </w:p>
        </w:tc>
      </w:tr>
      <w:tr w:rsidR="0070445C" w:rsidRPr="007D7E6F" w14:paraId="155231DB" w14:textId="77777777" w:rsidTr="003B25A9">
        <w:trPr>
          <w:ins w:id="936" w:author="granix pacheco" w:date="2016-02-08T10:01:00Z"/>
        </w:trPr>
        <w:tc>
          <w:tcPr>
            <w:tcW w:w="0" w:type="auto"/>
          </w:tcPr>
          <w:p w14:paraId="515A5B56" w14:textId="0DA04DEE" w:rsidR="0070445C" w:rsidRPr="007D7E6F" w:rsidRDefault="0070445C">
            <w:pPr>
              <w:pStyle w:val="NormalWeb"/>
              <w:spacing w:before="0" w:beforeAutospacing="0" w:after="60" w:afterAutospacing="0"/>
              <w:jc w:val="center"/>
              <w:rPr>
                <w:ins w:id="937" w:author="granix pacheco" w:date="2016-02-08T10:01:00Z"/>
              </w:rPr>
              <w:pPrChange w:id="938" w:author="Mateus Berardo de Souza Terra" w:date="2016-02-08T22:31:00Z">
                <w:pPr>
                  <w:pStyle w:val="NormalWeb"/>
                  <w:spacing w:before="0" w:beforeAutospacing="0" w:after="160" w:afterAutospacing="0"/>
                  <w:jc w:val="both"/>
                </w:pPr>
              </w:pPrChange>
            </w:pPr>
            <w:ins w:id="939" w:author="granix pacheco" w:date="2016-02-08T10:01:00Z">
              <w:r w:rsidRPr="007D7E6F">
                <w:t>Dourado</w:t>
              </w:r>
            </w:ins>
          </w:p>
        </w:tc>
        <w:tc>
          <w:tcPr>
            <w:tcW w:w="0" w:type="auto"/>
          </w:tcPr>
          <w:p w14:paraId="126ED2AE" w14:textId="59DA6D57" w:rsidR="0070445C" w:rsidRPr="007D7E6F" w:rsidRDefault="0070445C">
            <w:pPr>
              <w:pStyle w:val="NormalWeb"/>
              <w:spacing w:before="0" w:beforeAutospacing="0" w:after="60" w:afterAutospacing="0"/>
              <w:jc w:val="center"/>
              <w:rPr>
                <w:ins w:id="940" w:author="granix pacheco" w:date="2016-02-08T10:01:00Z"/>
              </w:rPr>
              <w:pPrChange w:id="941" w:author="Mateus Berardo de Souza Terra" w:date="2016-02-08T22:31:00Z">
                <w:pPr>
                  <w:pStyle w:val="NormalWeb"/>
                  <w:spacing w:before="0" w:beforeAutospacing="0" w:after="160" w:afterAutospacing="0"/>
                  <w:jc w:val="both"/>
                </w:pPr>
              </w:pPrChange>
            </w:pPr>
            <w:ins w:id="942" w:author="granix pacheco" w:date="2016-02-08T10:01:00Z">
              <w:r w:rsidRPr="007D7E6F">
                <w:t>-</w:t>
              </w:r>
            </w:ins>
          </w:p>
        </w:tc>
        <w:tc>
          <w:tcPr>
            <w:tcW w:w="0" w:type="auto"/>
          </w:tcPr>
          <w:p w14:paraId="409507EC" w14:textId="2BA18031" w:rsidR="0070445C" w:rsidRPr="007D7E6F" w:rsidRDefault="0070445C">
            <w:pPr>
              <w:pStyle w:val="NormalWeb"/>
              <w:spacing w:before="0" w:beforeAutospacing="0" w:after="60" w:afterAutospacing="0"/>
              <w:jc w:val="center"/>
              <w:rPr>
                <w:ins w:id="943" w:author="granix pacheco" w:date="2016-02-08T10:01:00Z"/>
              </w:rPr>
              <w:pPrChange w:id="944" w:author="Mateus Berardo de Souza Terra" w:date="2016-02-08T22:31:00Z">
                <w:pPr>
                  <w:pStyle w:val="NormalWeb"/>
                  <w:spacing w:before="0" w:beforeAutospacing="0" w:after="160" w:afterAutospacing="0"/>
                  <w:jc w:val="both"/>
                </w:pPr>
              </w:pPrChange>
            </w:pPr>
            <w:ins w:id="945" w:author="granix pacheco" w:date="2016-02-08T10:01:00Z">
              <w:r w:rsidRPr="007D7E6F">
                <w:t>0.1</w:t>
              </w:r>
            </w:ins>
          </w:p>
        </w:tc>
        <w:tc>
          <w:tcPr>
            <w:tcW w:w="0" w:type="auto"/>
          </w:tcPr>
          <w:p w14:paraId="26A6854F" w14:textId="6E463A25" w:rsidR="0070445C" w:rsidRPr="007D7E6F" w:rsidRDefault="00892EE5">
            <w:pPr>
              <w:pStyle w:val="NormalWeb"/>
              <w:spacing w:before="0" w:beforeAutospacing="0" w:after="60" w:afterAutospacing="0"/>
              <w:jc w:val="center"/>
              <w:rPr>
                <w:ins w:id="946" w:author="granix pacheco" w:date="2016-02-08T10:01:00Z"/>
              </w:rPr>
              <w:pPrChange w:id="947" w:author="Mateus Berardo de Souza Terra" w:date="2016-02-08T22:31:00Z">
                <w:pPr>
                  <w:pStyle w:val="NormalWeb"/>
                  <w:spacing w:before="0" w:beforeAutospacing="0" w:after="160" w:afterAutospacing="0"/>
                  <w:jc w:val="both"/>
                </w:pPr>
              </w:pPrChange>
            </w:pPr>
            <w:ins w:id="948" w:author="granix pacheco" w:date="2016-02-08T10:03:00Z">
              <w:r w:rsidRPr="007D7E6F">
                <w:t>Prata</w:t>
              </w:r>
            </w:ins>
          </w:p>
        </w:tc>
        <w:tc>
          <w:tcPr>
            <w:tcW w:w="0" w:type="auto"/>
          </w:tcPr>
          <w:p w14:paraId="305DB0BE" w14:textId="09CCB800" w:rsidR="0070445C" w:rsidRPr="007D7E6F" w:rsidRDefault="00892EE5">
            <w:pPr>
              <w:pStyle w:val="NormalWeb"/>
              <w:spacing w:before="0" w:beforeAutospacing="0" w:after="60" w:afterAutospacing="0"/>
              <w:jc w:val="center"/>
              <w:rPr>
                <w:ins w:id="949" w:author="granix pacheco" w:date="2016-02-08T10:01:00Z"/>
              </w:rPr>
              <w:pPrChange w:id="950" w:author="Mateus Berardo de Souza Terra" w:date="2016-02-08T22:31:00Z">
                <w:pPr>
                  <w:pStyle w:val="NormalWeb"/>
                  <w:spacing w:before="0" w:beforeAutospacing="0" w:after="160" w:afterAutospacing="0"/>
                  <w:jc w:val="both"/>
                </w:pPr>
              </w:pPrChange>
            </w:pPr>
            <w:ins w:id="951" w:author="granix pacheco" w:date="2016-02-08T10:04:00Z">
              <w:r w:rsidRPr="007D7E6F">
                <w:t>10%</w:t>
              </w:r>
            </w:ins>
          </w:p>
        </w:tc>
      </w:tr>
      <w:tr w:rsidR="0070445C" w:rsidRPr="007D7E6F" w14:paraId="48118C94" w14:textId="77777777" w:rsidTr="003B25A9">
        <w:trPr>
          <w:ins w:id="952" w:author="granix pacheco" w:date="2016-02-08T09:56:00Z"/>
        </w:trPr>
        <w:tc>
          <w:tcPr>
            <w:tcW w:w="0" w:type="auto"/>
          </w:tcPr>
          <w:p w14:paraId="6EBA959A" w14:textId="1FF243F8" w:rsidR="0070445C" w:rsidRPr="007D7E6F" w:rsidRDefault="0070445C">
            <w:pPr>
              <w:pStyle w:val="NormalWeb"/>
              <w:spacing w:before="0" w:beforeAutospacing="0" w:after="60" w:afterAutospacing="0"/>
              <w:jc w:val="center"/>
              <w:rPr>
                <w:ins w:id="953" w:author="granix pacheco" w:date="2016-02-08T09:56:00Z"/>
              </w:rPr>
              <w:pPrChange w:id="954" w:author="Mateus Berardo de Souza Terra" w:date="2016-02-08T22:31:00Z">
                <w:pPr>
                  <w:pStyle w:val="NormalWeb"/>
                  <w:spacing w:before="0" w:beforeAutospacing="0" w:after="160" w:afterAutospacing="0"/>
                  <w:jc w:val="both"/>
                </w:pPr>
              </w:pPrChange>
            </w:pPr>
            <w:ins w:id="955" w:author="granix pacheco" w:date="2016-02-08T09:57:00Z">
              <w:r w:rsidRPr="007D7E6F">
                <w:t>Preto</w:t>
              </w:r>
            </w:ins>
          </w:p>
        </w:tc>
        <w:tc>
          <w:tcPr>
            <w:tcW w:w="0" w:type="auto"/>
          </w:tcPr>
          <w:p w14:paraId="070A2E42" w14:textId="072BAA99" w:rsidR="0070445C" w:rsidRPr="007D7E6F" w:rsidRDefault="0070445C">
            <w:pPr>
              <w:pStyle w:val="NormalWeb"/>
              <w:spacing w:before="0" w:beforeAutospacing="0" w:after="60" w:afterAutospacing="0"/>
              <w:jc w:val="center"/>
              <w:rPr>
                <w:ins w:id="956" w:author="granix pacheco" w:date="2016-02-08T09:56:00Z"/>
              </w:rPr>
              <w:pPrChange w:id="957" w:author="Mateus Berardo de Souza Terra" w:date="2016-02-08T22:31:00Z">
                <w:pPr>
                  <w:pStyle w:val="NormalWeb"/>
                  <w:spacing w:before="0" w:beforeAutospacing="0" w:after="160" w:afterAutospacing="0"/>
                  <w:jc w:val="both"/>
                </w:pPr>
              </w:pPrChange>
            </w:pPr>
            <w:ins w:id="958" w:author="granix pacheco" w:date="2016-02-08T09:58:00Z">
              <w:r w:rsidRPr="007D7E6F">
                <w:t>0</w:t>
              </w:r>
            </w:ins>
          </w:p>
        </w:tc>
        <w:tc>
          <w:tcPr>
            <w:tcW w:w="0" w:type="auto"/>
          </w:tcPr>
          <w:p w14:paraId="2C9D5073" w14:textId="6DBFAC9E" w:rsidR="0070445C" w:rsidRPr="007D7E6F" w:rsidRDefault="0070445C">
            <w:pPr>
              <w:pStyle w:val="NormalWeb"/>
              <w:spacing w:before="0" w:beforeAutospacing="0" w:after="60" w:afterAutospacing="0"/>
              <w:jc w:val="center"/>
              <w:rPr>
                <w:ins w:id="959" w:author="granix pacheco" w:date="2016-02-08T09:56:00Z"/>
              </w:rPr>
              <w:pPrChange w:id="960" w:author="Mateus Berardo de Souza Terra" w:date="2016-02-08T22:31:00Z">
                <w:pPr>
                  <w:pStyle w:val="NormalWeb"/>
                  <w:spacing w:before="0" w:beforeAutospacing="0" w:after="160" w:afterAutospacing="0"/>
                  <w:jc w:val="both"/>
                </w:pPr>
              </w:pPrChange>
            </w:pPr>
            <w:ins w:id="961" w:author="granix pacheco" w:date="2016-02-08T10:01:00Z">
              <w:r w:rsidRPr="007D7E6F">
                <w:t>1</w:t>
              </w:r>
            </w:ins>
          </w:p>
        </w:tc>
        <w:tc>
          <w:tcPr>
            <w:tcW w:w="0" w:type="auto"/>
          </w:tcPr>
          <w:p w14:paraId="1C889217" w14:textId="17319E9F" w:rsidR="0070445C" w:rsidRPr="007D7E6F" w:rsidRDefault="00892EE5">
            <w:pPr>
              <w:pStyle w:val="NormalWeb"/>
              <w:spacing w:before="0" w:beforeAutospacing="0" w:after="60" w:afterAutospacing="0"/>
              <w:jc w:val="center"/>
              <w:rPr>
                <w:ins w:id="962" w:author="granix pacheco" w:date="2016-02-08T10:01:00Z"/>
              </w:rPr>
              <w:pPrChange w:id="963" w:author="Mateus Berardo de Souza Terra" w:date="2016-02-08T22:31:00Z">
                <w:pPr>
                  <w:pStyle w:val="NormalWeb"/>
                  <w:spacing w:before="0" w:beforeAutospacing="0" w:after="160" w:afterAutospacing="0"/>
                  <w:jc w:val="both"/>
                </w:pPr>
              </w:pPrChange>
            </w:pPr>
            <w:ins w:id="964" w:author="granix pacheco" w:date="2016-02-08T10:04:00Z">
              <w:r w:rsidRPr="007D7E6F">
                <w:t>Ouro</w:t>
              </w:r>
            </w:ins>
          </w:p>
        </w:tc>
        <w:tc>
          <w:tcPr>
            <w:tcW w:w="0" w:type="auto"/>
          </w:tcPr>
          <w:p w14:paraId="2A2427A4" w14:textId="647F7C34" w:rsidR="0070445C" w:rsidRPr="007D7E6F" w:rsidRDefault="00892EE5">
            <w:pPr>
              <w:pStyle w:val="NormalWeb"/>
              <w:spacing w:before="0" w:beforeAutospacing="0" w:after="60" w:afterAutospacing="0"/>
              <w:jc w:val="center"/>
              <w:rPr>
                <w:ins w:id="965" w:author="granix pacheco" w:date="2016-02-08T09:56:00Z"/>
              </w:rPr>
              <w:pPrChange w:id="966" w:author="Mateus Berardo de Souza Terra" w:date="2016-02-08T22:31:00Z">
                <w:pPr>
                  <w:pStyle w:val="NormalWeb"/>
                  <w:spacing w:before="0" w:beforeAutospacing="0" w:after="160" w:afterAutospacing="0"/>
                  <w:jc w:val="both"/>
                </w:pPr>
              </w:pPrChange>
            </w:pPr>
            <w:ins w:id="967" w:author="granix pacheco" w:date="2016-02-08T10:04:00Z">
              <w:r w:rsidRPr="007D7E6F">
                <w:t>5%</w:t>
              </w:r>
            </w:ins>
          </w:p>
        </w:tc>
      </w:tr>
      <w:tr w:rsidR="0070445C" w:rsidRPr="007D7E6F" w14:paraId="163158D9" w14:textId="77777777" w:rsidTr="003B25A9">
        <w:trPr>
          <w:ins w:id="968" w:author="granix pacheco" w:date="2016-02-08T09:56:00Z"/>
        </w:trPr>
        <w:tc>
          <w:tcPr>
            <w:tcW w:w="0" w:type="auto"/>
          </w:tcPr>
          <w:p w14:paraId="644AE6F9" w14:textId="2C263B51" w:rsidR="0070445C" w:rsidRPr="007D7E6F" w:rsidRDefault="0070445C">
            <w:pPr>
              <w:pStyle w:val="NormalWeb"/>
              <w:spacing w:before="0" w:beforeAutospacing="0" w:after="60" w:afterAutospacing="0"/>
              <w:jc w:val="center"/>
              <w:rPr>
                <w:ins w:id="969" w:author="granix pacheco" w:date="2016-02-08T09:56:00Z"/>
              </w:rPr>
              <w:pPrChange w:id="970" w:author="Mateus Berardo de Souza Terra" w:date="2016-02-08T22:31:00Z">
                <w:pPr>
                  <w:pStyle w:val="NormalWeb"/>
                  <w:spacing w:before="0" w:beforeAutospacing="0" w:after="160" w:afterAutospacing="0"/>
                  <w:jc w:val="both"/>
                </w:pPr>
              </w:pPrChange>
            </w:pPr>
            <w:ins w:id="971" w:author="granix pacheco" w:date="2016-02-08T09:57:00Z">
              <w:r w:rsidRPr="007D7E6F">
                <w:t>Marrom</w:t>
              </w:r>
            </w:ins>
          </w:p>
        </w:tc>
        <w:tc>
          <w:tcPr>
            <w:tcW w:w="0" w:type="auto"/>
          </w:tcPr>
          <w:p w14:paraId="288BDD2A" w14:textId="63C49241" w:rsidR="0070445C" w:rsidRPr="007D7E6F" w:rsidRDefault="0070445C">
            <w:pPr>
              <w:pStyle w:val="NormalWeb"/>
              <w:spacing w:before="0" w:beforeAutospacing="0" w:after="60" w:afterAutospacing="0"/>
              <w:jc w:val="center"/>
              <w:rPr>
                <w:ins w:id="972" w:author="granix pacheco" w:date="2016-02-08T09:56:00Z"/>
              </w:rPr>
              <w:pPrChange w:id="973" w:author="Mateus Berardo de Souza Terra" w:date="2016-02-08T22:31:00Z">
                <w:pPr>
                  <w:pStyle w:val="NormalWeb"/>
                  <w:spacing w:before="0" w:beforeAutospacing="0" w:after="160" w:afterAutospacing="0"/>
                  <w:jc w:val="both"/>
                </w:pPr>
              </w:pPrChange>
            </w:pPr>
            <w:ins w:id="974" w:author="granix pacheco" w:date="2016-02-08T09:58:00Z">
              <w:r w:rsidRPr="007D7E6F">
                <w:t>1</w:t>
              </w:r>
            </w:ins>
          </w:p>
        </w:tc>
        <w:tc>
          <w:tcPr>
            <w:tcW w:w="0" w:type="auto"/>
          </w:tcPr>
          <w:p w14:paraId="18B04DA8" w14:textId="7AE9B629" w:rsidR="0070445C" w:rsidRPr="007D7E6F" w:rsidRDefault="0070445C">
            <w:pPr>
              <w:pStyle w:val="NormalWeb"/>
              <w:spacing w:before="0" w:beforeAutospacing="0" w:after="60" w:afterAutospacing="0"/>
              <w:jc w:val="center"/>
              <w:rPr>
                <w:ins w:id="975" w:author="granix pacheco" w:date="2016-02-08T09:56:00Z"/>
              </w:rPr>
              <w:pPrChange w:id="976" w:author="Mateus Berardo de Souza Terra" w:date="2016-02-08T22:31:00Z">
                <w:pPr>
                  <w:pStyle w:val="NormalWeb"/>
                  <w:spacing w:before="0" w:beforeAutospacing="0" w:after="160" w:afterAutospacing="0"/>
                  <w:jc w:val="both"/>
                </w:pPr>
              </w:pPrChange>
            </w:pPr>
            <w:ins w:id="977" w:author="granix pacheco" w:date="2016-02-08T10:01:00Z">
              <w:r w:rsidRPr="007D7E6F">
                <w:t>10</w:t>
              </w:r>
            </w:ins>
          </w:p>
        </w:tc>
        <w:tc>
          <w:tcPr>
            <w:tcW w:w="0" w:type="auto"/>
          </w:tcPr>
          <w:p w14:paraId="7FF6FFC1" w14:textId="659EF2EE" w:rsidR="0070445C" w:rsidRPr="007D7E6F" w:rsidRDefault="00892EE5">
            <w:pPr>
              <w:pStyle w:val="NormalWeb"/>
              <w:spacing w:before="0" w:beforeAutospacing="0" w:after="60" w:afterAutospacing="0"/>
              <w:jc w:val="center"/>
              <w:rPr>
                <w:ins w:id="978" w:author="granix pacheco" w:date="2016-02-08T10:01:00Z"/>
              </w:rPr>
              <w:pPrChange w:id="979" w:author="Mateus Berardo de Souza Terra" w:date="2016-02-08T22:31:00Z">
                <w:pPr>
                  <w:pStyle w:val="NormalWeb"/>
                  <w:spacing w:before="0" w:beforeAutospacing="0" w:after="160" w:afterAutospacing="0"/>
                  <w:jc w:val="both"/>
                </w:pPr>
              </w:pPrChange>
            </w:pPr>
            <w:ins w:id="980" w:author="granix pacheco" w:date="2016-02-08T10:04:00Z">
              <w:r w:rsidRPr="007D7E6F">
                <w:t>Amarelo</w:t>
              </w:r>
            </w:ins>
          </w:p>
        </w:tc>
        <w:tc>
          <w:tcPr>
            <w:tcW w:w="0" w:type="auto"/>
          </w:tcPr>
          <w:p w14:paraId="3E9FDEC1" w14:textId="675C8C4E" w:rsidR="0070445C" w:rsidRPr="007D7E6F" w:rsidRDefault="00892EE5">
            <w:pPr>
              <w:pStyle w:val="NormalWeb"/>
              <w:spacing w:before="0" w:beforeAutospacing="0" w:after="60" w:afterAutospacing="0"/>
              <w:jc w:val="center"/>
              <w:rPr>
                <w:ins w:id="981" w:author="granix pacheco" w:date="2016-02-08T09:56:00Z"/>
              </w:rPr>
              <w:pPrChange w:id="982" w:author="Mateus Berardo de Souza Terra" w:date="2016-02-08T22:31:00Z">
                <w:pPr>
                  <w:pStyle w:val="NormalWeb"/>
                  <w:spacing w:before="0" w:beforeAutospacing="0" w:after="160" w:afterAutospacing="0"/>
                  <w:jc w:val="both"/>
                </w:pPr>
              </w:pPrChange>
            </w:pPr>
            <w:ins w:id="983" w:author="granix pacheco" w:date="2016-02-08T10:04:00Z">
              <w:r w:rsidRPr="007D7E6F">
                <w:t>4%</w:t>
              </w:r>
            </w:ins>
          </w:p>
        </w:tc>
      </w:tr>
      <w:tr w:rsidR="0070445C" w:rsidRPr="007D7E6F" w14:paraId="46EC4489" w14:textId="77777777" w:rsidTr="003B25A9">
        <w:trPr>
          <w:ins w:id="984" w:author="granix pacheco" w:date="2016-02-08T09:56:00Z"/>
        </w:trPr>
        <w:tc>
          <w:tcPr>
            <w:tcW w:w="0" w:type="auto"/>
          </w:tcPr>
          <w:p w14:paraId="7E2A4249" w14:textId="51BE4B12" w:rsidR="0070445C" w:rsidRPr="007D7E6F" w:rsidRDefault="0070445C">
            <w:pPr>
              <w:pStyle w:val="NormalWeb"/>
              <w:spacing w:before="0" w:beforeAutospacing="0" w:after="60" w:afterAutospacing="0"/>
              <w:jc w:val="center"/>
              <w:rPr>
                <w:ins w:id="985" w:author="granix pacheco" w:date="2016-02-08T09:56:00Z"/>
              </w:rPr>
              <w:pPrChange w:id="986" w:author="Mateus Berardo de Souza Terra" w:date="2016-02-08T22:31:00Z">
                <w:pPr>
                  <w:pStyle w:val="NormalWeb"/>
                  <w:spacing w:before="0" w:beforeAutospacing="0" w:after="160" w:afterAutospacing="0"/>
                  <w:jc w:val="both"/>
                </w:pPr>
              </w:pPrChange>
            </w:pPr>
            <w:ins w:id="987" w:author="granix pacheco" w:date="2016-02-08T09:57:00Z">
              <w:r w:rsidRPr="007D7E6F">
                <w:t>Vermelho</w:t>
              </w:r>
            </w:ins>
          </w:p>
        </w:tc>
        <w:tc>
          <w:tcPr>
            <w:tcW w:w="0" w:type="auto"/>
          </w:tcPr>
          <w:p w14:paraId="363DF955" w14:textId="60096716" w:rsidR="0070445C" w:rsidRPr="007D7E6F" w:rsidRDefault="0070445C">
            <w:pPr>
              <w:pStyle w:val="NormalWeb"/>
              <w:spacing w:before="0" w:beforeAutospacing="0" w:after="60" w:afterAutospacing="0"/>
              <w:jc w:val="center"/>
              <w:rPr>
                <w:ins w:id="988" w:author="granix pacheco" w:date="2016-02-08T09:56:00Z"/>
              </w:rPr>
              <w:pPrChange w:id="989" w:author="Mateus Berardo de Souza Terra" w:date="2016-02-08T22:31:00Z">
                <w:pPr>
                  <w:pStyle w:val="NormalWeb"/>
                  <w:spacing w:before="0" w:beforeAutospacing="0" w:after="160" w:afterAutospacing="0"/>
                  <w:jc w:val="both"/>
                </w:pPr>
              </w:pPrChange>
            </w:pPr>
            <w:ins w:id="990" w:author="granix pacheco" w:date="2016-02-08T09:58:00Z">
              <w:r w:rsidRPr="007D7E6F">
                <w:t>2</w:t>
              </w:r>
            </w:ins>
          </w:p>
        </w:tc>
        <w:tc>
          <w:tcPr>
            <w:tcW w:w="0" w:type="auto"/>
          </w:tcPr>
          <w:p w14:paraId="029313D0" w14:textId="72FE3DA0" w:rsidR="0070445C" w:rsidRPr="007D7E6F" w:rsidRDefault="0070445C">
            <w:pPr>
              <w:pStyle w:val="NormalWeb"/>
              <w:spacing w:before="0" w:beforeAutospacing="0" w:after="60" w:afterAutospacing="0"/>
              <w:jc w:val="center"/>
              <w:rPr>
                <w:ins w:id="991" w:author="granix pacheco" w:date="2016-02-08T09:56:00Z"/>
              </w:rPr>
              <w:pPrChange w:id="992" w:author="Mateus Berardo de Souza Terra" w:date="2016-02-08T22:31:00Z">
                <w:pPr>
                  <w:pStyle w:val="NormalWeb"/>
                  <w:spacing w:before="0" w:beforeAutospacing="0" w:after="160" w:afterAutospacing="0"/>
                  <w:jc w:val="both"/>
                </w:pPr>
              </w:pPrChange>
            </w:pPr>
            <w:ins w:id="993" w:author="granix pacheco" w:date="2016-02-08T10:02:00Z">
              <w:r w:rsidRPr="007D7E6F">
                <w:t>100</w:t>
              </w:r>
            </w:ins>
          </w:p>
        </w:tc>
        <w:tc>
          <w:tcPr>
            <w:tcW w:w="0" w:type="auto"/>
          </w:tcPr>
          <w:p w14:paraId="43680C62" w14:textId="1DDA8501" w:rsidR="0070445C" w:rsidRPr="007D7E6F" w:rsidRDefault="00892EE5">
            <w:pPr>
              <w:pStyle w:val="NormalWeb"/>
              <w:spacing w:before="0" w:beforeAutospacing="0" w:after="60" w:afterAutospacing="0"/>
              <w:jc w:val="center"/>
              <w:rPr>
                <w:ins w:id="994" w:author="granix pacheco" w:date="2016-02-08T10:01:00Z"/>
              </w:rPr>
              <w:pPrChange w:id="995" w:author="Mateus Berardo de Souza Terra" w:date="2016-02-08T22:31:00Z">
                <w:pPr>
                  <w:pStyle w:val="NormalWeb"/>
                  <w:spacing w:before="0" w:beforeAutospacing="0" w:after="160" w:afterAutospacing="0"/>
                  <w:jc w:val="both"/>
                </w:pPr>
              </w:pPrChange>
            </w:pPr>
            <w:ins w:id="996" w:author="granix pacheco" w:date="2016-02-08T10:04:00Z">
              <w:r w:rsidRPr="007D7E6F">
                <w:t>Laranja</w:t>
              </w:r>
            </w:ins>
          </w:p>
        </w:tc>
        <w:tc>
          <w:tcPr>
            <w:tcW w:w="0" w:type="auto"/>
          </w:tcPr>
          <w:p w14:paraId="5F6BD58C" w14:textId="1FF3CF18" w:rsidR="0070445C" w:rsidRPr="007D7E6F" w:rsidRDefault="00892EE5">
            <w:pPr>
              <w:pStyle w:val="NormalWeb"/>
              <w:spacing w:before="0" w:beforeAutospacing="0" w:after="60" w:afterAutospacing="0"/>
              <w:jc w:val="center"/>
              <w:rPr>
                <w:ins w:id="997" w:author="granix pacheco" w:date="2016-02-08T09:56:00Z"/>
              </w:rPr>
              <w:pPrChange w:id="998" w:author="Mateus Berardo de Souza Terra" w:date="2016-02-08T22:31:00Z">
                <w:pPr>
                  <w:pStyle w:val="NormalWeb"/>
                  <w:spacing w:before="0" w:beforeAutospacing="0" w:after="160" w:afterAutospacing="0"/>
                  <w:jc w:val="both"/>
                </w:pPr>
              </w:pPrChange>
            </w:pPr>
            <w:ins w:id="999" w:author="granix pacheco" w:date="2016-02-08T10:04:00Z">
              <w:r w:rsidRPr="007D7E6F">
                <w:t>3%</w:t>
              </w:r>
            </w:ins>
          </w:p>
        </w:tc>
      </w:tr>
      <w:tr w:rsidR="0070445C" w:rsidRPr="007D7E6F" w14:paraId="3EA9F942" w14:textId="77777777" w:rsidTr="003B25A9">
        <w:trPr>
          <w:ins w:id="1000" w:author="granix pacheco" w:date="2016-02-08T09:56:00Z"/>
        </w:trPr>
        <w:tc>
          <w:tcPr>
            <w:tcW w:w="0" w:type="auto"/>
          </w:tcPr>
          <w:p w14:paraId="710E2318" w14:textId="0C52D7AB" w:rsidR="0070445C" w:rsidRPr="007D7E6F" w:rsidRDefault="0070445C">
            <w:pPr>
              <w:pStyle w:val="NormalWeb"/>
              <w:spacing w:before="0" w:beforeAutospacing="0" w:after="60" w:afterAutospacing="0"/>
              <w:jc w:val="center"/>
              <w:rPr>
                <w:ins w:id="1001" w:author="granix pacheco" w:date="2016-02-08T09:56:00Z"/>
              </w:rPr>
              <w:pPrChange w:id="1002" w:author="Mateus Berardo de Souza Terra" w:date="2016-02-08T22:31:00Z">
                <w:pPr>
                  <w:pStyle w:val="NormalWeb"/>
                  <w:spacing w:before="0" w:beforeAutospacing="0" w:after="160" w:afterAutospacing="0"/>
                  <w:jc w:val="both"/>
                </w:pPr>
              </w:pPrChange>
            </w:pPr>
            <w:ins w:id="1003" w:author="granix pacheco" w:date="2016-02-08T09:57:00Z">
              <w:r w:rsidRPr="007D7E6F">
                <w:t>Laranja</w:t>
              </w:r>
            </w:ins>
          </w:p>
        </w:tc>
        <w:tc>
          <w:tcPr>
            <w:tcW w:w="0" w:type="auto"/>
          </w:tcPr>
          <w:p w14:paraId="46653C11" w14:textId="31FA07C9" w:rsidR="0070445C" w:rsidRPr="007D7E6F" w:rsidRDefault="0070445C">
            <w:pPr>
              <w:pStyle w:val="NormalWeb"/>
              <w:spacing w:before="0" w:beforeAutospacing="0" w:after="60" w:afterAutospacing="0"/>
              <w:jc w:val="center"/>
              <w:rPr>
                <w:ins w:id="1004" w:author="granix pacheco" w:date="2016-02-08T09:56:00Z"/>
              </w:rPr>
              <w:pPrChange w:id="1005" w:author="Mateus Berardo de Souza Terra" w:date="2016-02-08T22:31:00Z">
                <w:pPr>
                  <w:pStyle w:val="NormalWeb"/>
                  <w:spacing w:before="0" w:beforeAutospacing="0" w:after="160" w:afterAutospacing="0"/>
                  <w:jc w:val="both"/>
                </w:pPr>
              </w:pPrChange>
            </w:pPr>
            <w:ins w:id="1006" w:author="granix pacheco" w:date="2016-02-08T09:58:00Z">
              <w:r w:rsidRPr="007D7E6F">
                <w:t>3</w:t>
              </w:r>
            </w:ins>
          </w:p>
        </w:tc>
        <w:tc>
          <w:tcPr>
            <w:tcW w:w="0" w:type="auto"/>
          </w:tcPr>
          <w:p w14:paraId="34BE24D4" w14:textId="39A25FE5" w:rsidR="0070445C" w:rsidRPr="007D7E6F" w:rsidRDefault="0070445C">
            <w:pPr>
              <w:pStyle w:val="NormalWeb"/>
              <w:spacing w:before="0" w:beforeAutospacing="0" w:after="60" w:afterAutospacing="0"/>
              <w:jc w:val="center"/>
              <w:rPr>
                <w:ins w:id="1007" w:author="granix pacheco" w:date="2016-02-08T09:56:00Z"/>
              </w:rPr>
              <w:pPrChange w:id="1008" w:author="Mateus Berardo de Souza Terra" w:date="2016-02-08T22:31:00Z">
                <w:pPr>
                  <w:pStyle w:val="NormalWeb"/>
                  <w:spacing w:before="0" w:beforeAutospacing="0" w:after="160" w:afterAutospacing="0"/>
                  <w:jc w:val="both"/>
                </w:pPr>
              </w:pPrChange>
            </w:pPr>
            <w:ins w:id="1009" w:author="granix pacheco" w:date="2016-02-08T10:02:00Z">
              <w:r w:rsidRPr="007D7E6F">
                <w:t>1</w:t>
              </w:r>
            </w:ins>
            <w:ins w:id="1010" w:author="granix pacheco" w:date="2016-02-08T10:03:00Z">
              <w:r w:rsidR="00892EE5" w:rsidRPr="007D7E6F">
                <w:t>.</w:t>
              </w:r>
            </w:ins>
            <w:ins w:id="1011" w:author="granix pacheco" w:date="2016-02-08T10:02:00Z">
              <w:r w:rsidRPr="007D7E6F">
                <w:t>000</w:t>
              </w:r>
            </w:ins>
          </w:p>
        </w:tc>
        <w:tc>
          <w:tcPr>
            <w:tcW w:w="0" w:type="auto"/>
          </w:tcPr>
          <w:p w14:paraId="3D6F014C" w14:textId="632D4A75" w:rsidR="0070445C" w:rsidRPr="007D7E6F" w:rsidRDefault="00892EE5">
            <w:pPr>
              <w:pStyle w:val="NormalWeb"/>
              <w:spacing w:before="0" w:beforeAutospacing="0" w:after="60" w:afterAutospacing="0"/>
              <w:jc w:val="center"/>
              <w:rPr>
                <w:ins w:id="1012" w:author="granix pacheco" w:date="2016-02-08T10:01:00Z"/>
              </w:rPr>
              <w:pPrChange w:id="1013" w:author="Mateus Berardo de Souza Terra" w:date="2016-02-08T22:31:00Z">
                <w:pPr>
                  <w:pStyle w:val="NormalWeb"/>
                  <w:spacing w:before="0" w:beforeAutospacing="0" w:after="160" w:afterAutospacing="0"/>
                  <w:jc w:val="both"/>
                </w:pPr>
              </w:pPrChange>
            </w:pPr>
            <w:ins w:id="1014" w:author="granix pacheco" w:date="2016-02-08T10:04:00Z">
              <w:r w:rsidRPr="007D7E6F">
                <w:t>Vermelho</w:t>
              </w:r>
            </w:ins>
          </w:p>
        </w:tc>
        <w:tc>
          <w:tcPr>
            <w:tcW w:w="0" w:type="auto"/>
          </w:tcPr>
          <w:p w14:paraId="7D97ABE2" w14:textId="62883F5D" w:rsidR="0070445C" w:rsidRPr="007D7E6F" w:rsidRDefault="00892EE5">
            <w:pPr>
              <w:pStyle w:val="NormalWeb"/>
              <w:spacing w:before="0" w:beforeAutospacing="0" w:after="60" w:afterAutospacing="0"/>
              <w:jc w:val="center"/>
              <w:rPr>
                <w:ins w:id="1015" w:author="granix pacheco" w:date="2016-02-08T09:56:00Z"/>
              </w:rPr>
              <w:pPrChange w:id="1016" w:author="Mateus Berardo de Souza Terra" w:date="2016-02-08T22:31:00Z">
                <w:pPr>
                  <w:pStyle w:val="NormalWeb"/>
                  <w:spacing w:before="0" w:beforeAutospacing="0" w:after="160" w:afterAutospacing="0"/>
                  <w:jc w:val="both"/>
                </w:pPr>
              </w:pPrChange>
            </w:pPr>
            <w:ins w:id="1017" w:author="granix pacheco" w:date="2016-02-08T10:04:00Z">
              <w:r w:rsidRPr="007D7E6F">
                <w:t>2%</w:t>
              </w:r>
            </w:ins>
          </w:p>
        </w:tc>
      </w:tr>
      <w:tr w:rsidR="0070445C" w:rsidRPr="007D7E6F" w14:paraId="70D378A2" w14:textId="77777777" w:rsidTr="003B25A9">
        <w:trPr>
          <w:ins w:id="1018" w:author="granix pacheco" w:date="2016-02-08T09:56:00Z"/>
        </w:trPr>
        <w:tc>
          <w:tcPr>
            <w:tcW w:w="0" w:type="auto"/>
          </w:tcPr>
          <w:p w14:paraId="19CC3212" w14:textId="612884B3" w:rsidR="0070445C" w:rsidRPr="007D7E6F" w:rsidRDefault="0070445C">
            <w:pPr>
              <w:pStyle w:val="NormalWeb"/>
              <w:spacing w:before="0" w:beforeAutospacing="0" w:after="60" w:afterAutospacing="0"/>
              <w:jc w:val="center"/>
              <w:rPr>
                <w:ins w:id="1019" w:author="granix pacheco" w:date="2016-02-08T09:56:00Z"/>
              </w:rPr>
              <w:pPrChange w:id="1020" w:author="Mateus Berardo de Souza Terra" w:date="2016-02-08T22:31:00Z">
                <w:pPr>
                  <w:pStyle w:val="NormalWeb"/>
                  <w:spacing w:before="0" w:beforeAutospacing="0" w:after="160" w:afterAutospacing="0"/>
                  <w:jc w:val="both"/>
                </w:pPr>
              </w:pPrChange>
            </w:pPr>
            <w:ins w:id="1021" w:author="granix pacheco" w:date="2016-02-08T09:58:00Z">
              <w:r w:rsidRPr="007D7E6F">
                <w:t>Amarelo</w:t>
              </w:r>
            </w:ins>
          </w:p>
        </w:tc>
        <w:tc>
          <w:tcPr>
            <w:tcW w:w="0" w:type="auto"/>
          </w:tcPr>
          <w:p w14:paraId="49A98EE4" w14:textId="434B11E3" w:rsidR="0070445C" w:rsidRPr="007D7E6F" w:rsidRDefault="0070445C">
            <w:pPr>
              <w:pStyle w:val="NormalWeb"/>
              <w:spacing w:before="0" w:beforeAutospacing="0" w:after="60" w:afterAutospacing="0"/>
              <w:jc w:val="center"/>
              <w:rPr>
                <w:ins w:id="1022" w:author="granix pacheco" w:date="2016-02-08T09:56:00Z"/>
              </w:rPr>
              <w:pPrChange w:id="1023" w:author="Mateus Berardo de Souza Terra" w:date="2016-02-08T22:31:00Z">
                <w:pPr>
                  <w:pStyle w:val="NormalWeb"/>
                  <w:spacing w:before="0" w:beforeAutospacing="0" w:after="160" w:afterAutospacing="0"/>
                  <w:jc w:val="both"/>
                </w:pPr>
              </w:pPrChange>
            </w:pPr>
            <w:ins w:id="1024" w:author="granix pacheco" w:date="2016-02-08T09:58:00Z">
              <w:r w:rsidRPr="007D7E6F">
                <w:t>4</w:t>
              </w:r>
            </w:ins>
          </w:p>
        </w:tc>
        <w:tc>
          <w:tcPr>
            <w:tcW w:w="0" w:type="auto"/>
          </w:tcPr>
          <w:p w14:paraId="08DB9D12" w14:textId="360A0659" w:rsidR="0070445C" w:rsidRPr="007D7E6F" w:rsidRDefault="0070445C">
            <w:pPr>
              <w:pStyle w:val="NormalWeb"/>
              <w:spacing w:before="0" w:beforeAutospacing="0" w:after="60" w:afterAutospacing="0"/>
              <w:jc w:val="center"/>
              <w:rPr>
                <w:ins w:id="1025" w:author="granix pacheco" w:date="2016-02-08T09:56:00Z"/>
              </w:rPr>
              <w:pPrChange w:id="1026" w:author="Mateus Berardo de Souza Terra" w:date="2016-02-08T22:31:00Z">
                <w:pPr>
                  <w:pStyle w:val="NormalWeb"/>
                  <w:spacing w:before="0" w:beforeAutospacing="0" w:after="160" w:afterAutospacing="0"/>
                  <w:jc w:val="both"/>
                </w:pPr>
              </w:pPrChange>
            </w:pPr>
            <w:ins w:id="1027" w:author="granix pacheco" w:date="2016-02-08T10:02:00Z">
              <w:r w:rsidRPr="007D7E6F">
                <w:t>10</w:t>
              </w:r>
            </w:ins>
            <w:ins w:id="1028" w:author="granix pacheco" w:date="2016-02-08T10:03:00Z">
              <w:r w:rsidR="00892EE5" w:rsidRPr="007D7E6F">
                <w:t>.</w:t>
              </w:r>
            </w:ins>
            <w:ins w:id="1029" w:author="granix pacheco" w:date="2016-02-08T10:02:00Z">
              <w:r w:rsidRPr="007D7E6F">
                <w:t>000</w:t>
              </w:r>
            </w:ins>
          </w:p>
        </w:tc>
        <w:tc>
          <w:tcPr>
            <w:tcW w:w="0" w:type="auto"/>
          </w:tcPr>
          <w:p w14:paraId="7CDBC88E" w14:textId="5B8E5533" w:rsidR="0070445C" w:rsidRPr="007D7E6F" w:rsidRDefault="00892EE5">
            <w:pPr>
              <w:pStyle w:val="NormalWeb"/>
              <w:spacing w:before="0" w:beforeAutospacing="0" w:after="60" w:afterAutospacing="0"/>
              <w:jc w:val="center"/>
              <w:rPr>
                <w:ins w:id="1030" w:author="granix pacheco" w:date="2016-02-08T10:01:00Z"/>
              </w:rPr>
              <w:pPrChange w:id="1031" w:author="Mateus Berardo de Souza Terra" w:date="2016-02-08T22:31:00Z">
                <w:pPr>
                  <w:pStyle w:val="NormalWeb"/>
                  <w:spacing w:before="0" w:beforeAutospacing="0" w:after="160" w:afterAutospacing="0"/>
                  <w:jc w:val="both"/>
                </w:pPr>
              </w:pPrChange>
            </w:pPr>
            <w:ins w:id="1032" w:author="granix pacheco" w:date="2016-02-08T10:04:00Z">
              <w:r w:rsidRPr="007D7E6F">
                <w:t>Marrom</w:t>
              </w:r>
            </w:ins>
          </w:p>
        </w:tc>
        <w:tc>
          <w:tcPr>
            <w:tcW w:w="0" w:type="auto"/>
          </w:tcPr>
          <w:p w14:paraId="6C255FA7" w14:textId="7E67788A" w:rsidR="0070445C" w:rsidRPr="007D7E6F" w:rsidRDefault="00892EE5">
            <w:pPr>
              <w:pStyle w:val="NormalWeb"/>
              <w:spacing w:before="0" w:beforeAutospacing="0" w:after="60" w:afterAutospacing="0"/>
              <w:jc w:val="center"/>
              <w:rPr>
                <w:ins w:id="1033" w:author="granix pacheco" w:date="2016-02-08T09:56:00Z"/>
              </w:rPr>
              <w:pPrChange w:id="1034" w:author="Mateus Berardo de Souza Terra" w:date="2016-02-08T22:31:00Z">
                <w:pPr>
                  <w:pStyle w:val="NormalWeb"/>
                  <w:spacing w:before="0" w:beforeAutospacing="0" w:after="160" w:afterAutospacing="0"/>
                  <w:jc w:val="both"/>
                </w:pPr>
              </w:pPrChange>
            </w:pPr>
            <w:ins w:id="1035" w:author="granix pacheco" w:date="2016-02-08T10:04:00Z">
              <w:r w:rsidRPr="007D7E6F">
                <w:t>1%</w:t>
              </w:r>
            </w:ins>
          </w:p>
        </w:tc>
      </w:tr>
      <w:tr w:rsidR="0070445C" w:rsidRPr="007D7E6F" w14:paraId="6B57D16F" w14:textId="77777777" w:rsidTr="003B25A9">
        <w:trPr>
          <w:ins w:id="1036" w:author="granix pacheco" w:date="2016-02-08T09:56:00Z"/>
        </w:trPr>
        <w:tc>
          <w:tcPr>
            <w:tcW w:w="0" w:type="auto"/>
          </w:tcPr>
          <w:p w14:paraId="7BC7DF80" w14:textId="6A77AF1A" w:rsidR="0070445C" w:rsidRPr="007D7E6F" w:rsidRDefault="0070445C">
            <w:pPr>
              <w:pStyle w:val="NormalWeb"/>
              <w:spacing w:before="0" w:beforeAutospacing="0" w:after="60" w:afterAutospacing="0"/>
              <w:jc w:val="center"/>
              <w:rPr>
                <w:ins w:id="1037" w:author="granix pacheco" w:date="2016-02-08T09:56:00Z"/>
              </w:rPr>
              <w:pPrChange w:id="1038" w:author="Mateus Berardo de Souza Terra" w:date="2016-02-08T22:31:00Z">
                <w:pPr>
                  <w:pStyle w:val="NormalWeb"/>
                  <w:spacing w:before="0" w:beforeAutospacing="0" w:after="160" w:afterAutospacing="0"/>
                  <w:jc w:val="both"/>
                </w:pPr>
              </w:pPrChange>
            </w:pPr>
            <w:ins w:id="1039" w:author="granix pacheco" w:date="2016-02-08T09:58:00Z">
              <w:r w:rsidRPr="007D7E6F">
                <w:t>Verde</w:t>
              </w:r>
            </w:ins>
          </w:p>
        </w:tc>
        <w:tc>
          <w:tcPr>
            <w:tcW w:w="0" w:type="auto"/>
          </w:tcPr>
          <w:p w14:paraId="3DD62D0F" w14:textId="64A2595C" w:rsidR="0070445C" w:rsidRPr="007D7E6F" w:rsidRDefault="0070445C">
            <w:pPr>
              <w:pStyle w:val="NormalWeb"/>
              <w:spacing w:before="0" w:beforeAutospacing="0" w:after="60" w:afterAutospacing="0"/>
              <w:jc w:val="center"/>
              <w:rPr>
                <w:ins w:id="1040" w:author="granix pacheco" w:date="2016-02-08T09:56:00Z"/>
              </w:rPr>
              <w:pPrChange w:id="1041" w:author="Mateus Berardo de Souza Terra" w:date="2016-02-08T22:31:00Z">
                <w:pPr>
                  <w:pStyle w:val="NormalWeb"/>
                  <w:spacing w:before="0" w:beforeAutospacing="0" w:after="160" w:afterAutospacing="0"/>
                  <w:jc w:val="both"/>
                </w:pPr>
              </w:pPrChange>
            </w:pPr>
            <w:ins w:id="1042" w:author="granix pacheco" w:date="2016-02-08T09:58:00Z">
              <w:r w:rsidRPr="007D7E6F">
                <w:t>5</w:t>
              </w:r>
            </w:ins>
          </w:p>
        </w:tc>
        <w:tc>
          <w:tcPr>
            <w:tcW w:w="0" w:type="auto"/>
          </w:tcPr>
          <w:p w14:paraId="5C8B6027" w14:textId="7C9A6177" w:rsidR="0070445C" w:rsidRPr="007D7E6F" w:rsidRDefault="00892EE5">
            <w:pPr>
              <w:pStyle w:val="NormalWeb"/>
              <w:spacing w:before="0" w:beforeAutospacing="0" w:after="60" w:afterAutospacing="0"/>
              <w:jc w:val="center"/>
              <w:rPr>
                <w:ins w:id="1043" w:author="granix pacheco" w:date="2016-02-08T09:56:00Z"/>
              </w:rPr>
              <w:pPrChange w:id="1044" w:author="Mateus Berardo de Souza Terra" w:date="2016-02-08T22:31:00Z">
                <w:pPr>
                  <w:pStyle w:val="NormalWeb"/>
                  <w:spacing w:before="0" w:beforeAutospacing="0" w:after="160" w:afterAutospacing="0"/>
                  <w:jc w:val="both"/>
                </w:pPr>
              </w:pPrChange>
            </w:pPr>
            <w:ins w:id="1045" w:author="granix pacheco" w:date="2016-02-08T10:03:00Z">
              <w:r w:rsidRPr="007D7E6F">
                <w:t>100.000</w:t>
              </w:r>
            </w:ins>
          </w:p>
        </w:tc>
        <w:tc>
          <w:tcPr>
            <w:tcW w:w="0" w:type="auto"/>
          </w:tcPr>
          <w:p w14:paraId="103B8BE4" w14:textId="5D1A9287" w:rsidR="0070445C" w:rsidRPr="007D7E6F" w:rsidRDefault="00FA772E">
            <w:pPr>
              <w:pStyle w:val="NormalWeb"/>
              <w:spacing w:before="0" w:beforeAutospacing="0" w:after="60" w:afterAutospacing="0"/>
              <w:jc w:val="center"/>
              <w:rPr>
                <w:ins w:id="1046" w:author="granix pacheco" w:date="2016-02-08T10:01:00Z"/>
              </w:rPr>
              <w:pPrChange w:id="1047" w:author="Mateus Berardo de Souza Terra" w:date="2016-02-08T22:31:00Z">
                <w:pPr>
                  <w:pStyle w:val="NormalWeb"/>
                  <w:spacing w:before="0" w:beforeAutospacing="0" w:after="160" w:afterAutospacing="0"/>
                  <w:jc w:val="both"/>
                </w:pPr>
              </w:pPrChange>
            </w:pPr>
            <w:ins w:id="1048" w:author="granix pacheco" w:date="2016-02-08T10:07:00Z">
              <w:r w:rsidRPr="007D7E6F">
                <w:t>-</w:t>
              </w:r>
            </w:ins>
          </w:p>
        </w:tc>
        <w:tc>
          <w:tcPr>
            <w:tcW w:w="0" w:type="auto"/>
          </w:tcPr>
          <w:p w14:paraId="69F4B1D9" w14:textId="2F0DA622" w:rsidR="0070445C" w:rsidRPr="007D7E6F" w:rsidRDefault="00FA772E">
            <w:pPr>
              <w:pStyle w:val="NormalWeb"/>
              <w:spacing w:before="0" w:beforeAutospacing="0" w:after="60" w:afterAutospacing="0"/>
              <w:jc w:val="center"/>
              <w:rPr>
                <w:ins w:id="1049" w:author="granix pacheco" w:date="2016-02-08T09:56:00Z"/>
              </w:rPr>
              <w:pPrChange w:id="1050" w:author="Mateus Berardo de Souza Terra" w:date="2016-02-08T22:31:00Z">
                <w:pPr>
                  <w:pStyle w:val="NormalWeb"/>
                  <w:spacing w:before="0" w:beforeAutospacing="0" w:after="160" w:afterAutospacing="0"/>
                  <w:jc w:val="both"/>
                </w:pPr>
              </w:pPrChange>
            </w:pPr>
            <w:ins w:id="1051" w:author="granix pacheco" w:date="2016-02-08T10:07:00Z">
              <w:r w:rsidRPr="007D7E6F">
                <w:t>-</w:t>
              </w:r>
            </w:ins>
          </w:p>
        </w:tc>
      </w:tr>
      <w:tr w:rsidR="0070445C" w:rsidRPr="007D7E6F" w14:paraId="0A6C8C92" w14:textId="77777777" w:rsidTr="003B25A9">
        <w:trPr>
          <w:ins w:id="1052" w:author="granix pacheco" w:date="2016-02-08T09:56:00Z"/>
        </w:trPr>
        <w:tc>
          <w:tcPr>
            <w:tcW w:w="0" w:type="auto"/>
          </w:tcPr>
          <w:p w14:paraId="230A75FA" w14:textId="0C855DC0" w:rsidR="0070445C" w:rsidRPr="007D7E6F" w:rsidRDefault="0070445C">
            <w:pPr>
              <w:pStyle w:val="NormalWeb"/>
              <w:spacing w:before="0" w:beforeAutospacing="0" w:after="60" w:afterAutospacing="0"/>
              <w:jc w:val="center"/>
              <w:rPr>
                <w:ins w:id="1053" w:author="granix pacheco" w:date="2016-02-08T09:56:00Z"/>
              </w:rPr>
              <w:pPrChange w:id="1054" w:author="Mateus Berardo de Souza Terra" w:date="2016-02-08T22:31:00Z">
                <w:pPr>
                  <w:pStyle w:val="NormalWeb"/>
                  <w:spacing w:before="0" w:beforeAutospacing="0" w:after="160" w:afterAutospacing="0"/>
                  <w:jc w:val="both"/>
                </w:pPr>
              </w:pPrChange>
            </w:pPr>
            <w:ins w:id="1055" w:author="granix pacheco" w:date="2016-02-08T09:58:00Z">
              <w:r w:rsidRPr="007D7E6F">
                <w:t>Azul</w:t>
              </w:r>
            </w:ins>
          </w:p>
        </w:tc>
        <w:tc>
          <w:tcPr>
            <w:tcW w:w="0" w:type="auto"/>
          </w:tcPr>
          <w:p w14:paraId="635CCBF7" w14:textId="20F1504D" w:rsidR="0070445C" w:rsidRPr="007D7E6F" w:rsidRDefault="0070445C">
            <w:pPr>
              <w:pStyle w:val="NormalWeb"/>
              <w:spacing w:before="0" w:beforeAutospacing="0" w:after="60" w:afterAutospacing="0"/>
              <w:jc w:val="center"/>
              <w:rPr>
                <w:ins w:id="1056" w:author="granix pacheco" w:date="2016-02-08T09:56:00Z"/>
              </w:rPr>
              <w:pPrChange w:id="1057" w:author="Mateus Berardo de Souza Terra" w:date="2016-02-08T22:31:00Z">
                <w:pPr>
                  <w:pStyle w:val="NormalWeb"/>
                  <w:spacing w:before="0" w:beforeAutospacing="0" w:after="160" w:afterAutospacing="0"/>
                  <w:jc w:val="both"/>
                </w:pPr>
              </w:pPrChange>
            </w:pPr>
            <w:ins w:id="1058" w:author="granix pacheco" w:date="2016-02-08T09:58:00Z">
              <w:r w:rsidRPr="007D7E6F">
                <w:t>6</w:t>
              </w:r>
            </w:ins>
          </w:p>
        </w:tc>
        <w:tc>
          <w:tcPr>
            <w:tcW w:w="0" w:type="auto"/>
          </w:tcPr>
          <w:p w14:paraId="7A099BE4" w14:textId="499A0DA3" w:rsidR="0070445C" w:rsidRPr="007D7E6F" w:rsidRDefault="00892EE5">
            <w:pPr>
              <w:pStyle w:val="NormalWeb"/>
              <w:spacing w:before="0" w:beforeAutospacing="0" w:after="60" w:afterAutospacing="0"/>
              <w:jc w:val="center"/>
              <w:rPr>
                <w:ins w:id="1059" w:author="granix pacheco" w:date="2016-02-08T09:56:00Z"/>
              </w:rPr>
              <w:pPrChange w:id="1060" w:author="Mateus Berardo de Souza Terra" w:date="2016-02-08T22:31:00Z">
                <w:pPr>
                  <w:pStyle w:val="NormalWeb"/>
                  <w:spacing w:before="0" w:beforeAutospacing="0" w:after="160" w:afterAutospacing="0"/>
                  <w:jc w:val="both"/>
                </w:pPr>
              </w:pPrChange>
            </w:pPr>
            <w:ins w:id="1061" w:author="granix pacheco" w:date="2016-02-08T10:02:00Z">
              <w:r w:rsidRPr="007D7E6F">
                <w:t>1000</w:t>
              </w:r>
            </w:ins>
            <w:ins w:id="1062" w:author="granix pacheco" w:date="2016-02-08T10:03:00Z">
              <w:r w:rsidRPr="007D7E6F">
                <w:t>.</w:t>
              </w:r>
            </w:ins>
            <w:ins w:id="1063" w:author="granix pacheco" w:date="2016-02-08T10:02:00Z">
              <w:r w:rsidRPr="007D7E6F">
                <w:t>000</w:t>
              </w:r>
            </w:ins>
          </w:p>
        </w:tc>
        <w:tc>
          <w:tcPr>
            <w:tcW w:w="0" w:type="auto"/>
          </w:tcPr>
          <w:p w14:paraId="57FF7BB1" w14:textId="5F741FC8" w:rsidR="0070445C" w:rsidRPr="007D7E6F" w:rsidRDefault="00FA772E">
            <w:pPr>
              <w:pStyle w:val="NormalWeb"/>
              <w:spacing w:before="0" w:beforeAutospacing="0" w:after="60" w:afterAutospacing="0"/>
              <w:jc w:val="center"/>
              <w:rPr>
                <w:ins w:id="1064" w:author="granix pacheco" w:date="2016-02-08T10:01:00Z"/>
              </w:rPr>
              <w:pPrChange w:id="1065" w:author="Mateus Berardo de Souza Terra" w:date="2016-02-08T22:31:00Z">
                <w:pPr>
                  <w:pStyle w:val="NormalWeb"/>
                  <w:spacing w:before="0" w:beforeAutospacing="0" w:after="160" w:afterAutospacing="0"/>
                  <w:jc w:val="both"/>
                </w:pPr>
              </w:pPrChange>
            </w:pPr>
            <w:ins w:id="1066" w:author="granix pacheco" w:date="2016-02-08T10:07:00Z">
              <w:r w:rsidRPr="007D7E6F">
                <w:t>-</w:t>
              </w:r>
            </w:ins>
          </w:p>
        </w:tc>
        <w:tc>
          <w:tcPr>
            <w:tcW w:w="0" w:type="auto"/>
          </w:tcPr>
          <w:p w14:paraId="5DAE7FE0" w14:textId="2BBA8F06" w:rsidR="0070445C" w:rsidRPr="007D7E6F" w:rsidRDefault="00FA772E">
            <w:pPr>
              <w:pStyle w:val="NormalWeb"/>
              <w:spacing w:before="0" w:beforeAutospacing="0" w:after="60" w:afterAutospacing="0"/>
              <w:jc w:val="center"/>
              <w:rPr>
                <w:ins w:id="1067" w:author="granix pacheco" w:date="2016-02-08T09:56:00Z"/>
              </w:rPr>
              <w:pPrChange w:id="1068" w:author="Mateus Berardo de Souza Terra" w:date="2016-02-08T22:31:00Z">
                <w:pPr>
                  <w:pStyle w:val="NormalWeb"/>
                  <w:spacing w:before="0" w:beforeAutospacing="0" w:after="160" w:afterAutospacing="0"/>
                  <w:jc w:val="both"/>
                </w:pPr>
              </w:pPrChange>
            </w:pPr>
            <w:ins w:id="1069" w:author="granix pacheco" w:date="2016-02-08T10:07:00Z">
              <w:r w:rsidRPr="007D7E6F">
                <w:t>-</w:t>
              </w:r>
            </w:ins>
          </w:p>
        </w:tc>
      </w:tr>
      <w:tr w:rsidR="0070445C" w:rsidRPr="007D7E6F" w14:paraId="259C0E32" w14:textId="77777777" w:rsidTr="003B25A9">
        <w:trPr>
          <w:ins w:id="1070" w:author="granix pacheco" w:date="2016-02-08T09:56:00Z"/>
        </w:trPr>
        <w:tc>
          <w:tcPr>
            <w:tcW w:w="0" w:type="auto"/>
          </w:tcPr>
          <w:p w14:paraId="01596880" w14:textId="736A5867" w:rsidR="0070445C" w:rsidRPr="007D7E6F" w:rsidRDefault="0070445C">
            <w:pPr>
              <w:pStyle w:val="NormalWeb"/>
              <w:spacing w:before="0" w:beforeAutospacing="0" w:after="60" w:afterAutospacing="0"/>
              <w:jc w:val="center"/>
              <w:rPr>
                <w:ins w:id="1071" w:author="granix pacheco" w:date="2016-02-08T09:56:00Z"/>
              </w:rPr>
              <w:pPrChange w:id="1072" w:author="Mateus Berardo de Souza Terra" w:date="2016-02-08T22:31:00Z">
                <w:pPr>
                  <w:pStyle w:val="NormalWeb"/>
                  <w:spacing w:before="0" w:beforeAutospacing="0" w:after="160" w:afterAutospacing="0"/>
                  <w:jc w:val="both"/>
                </w:pPr>
              </w:pPrChange>
            </w:pPr>
            <w:ins w:id="1073" w:author="granix pacheco" w:date="2016-02-08T09:58:00Z">
              <w:r w:rsidRPr="007D7E6F">
                <w:t>Violeta</w:t>
              </w:r>
            </w:ins>
          </w:p>
        </w:tc>
        <w:tc>
          <w:tcPr>
            <w:tcW w:w="0" w:type="auto"/>
          </w:tcPr>
          <w:p w14:paraId="5E0AB776" w14:textId="39A59927" w:rsidR="0070445C" w:rsidRPr="007D7E6F" w:rsidRDefault="0070445C">
            <w:pPr>
              <w:pStyle w:val="NormalWeb"/>
              <w:spacing w:before="0" w:beforeAutospacing="0" w:after="60" w:afterAutospacing="0"/>
              <w:jc w:val="center"/>
              <w:rPr>
                <w:ins w:id="1074" w:author="granix pacheco" w:date="2016-02-08T09:56:00Z"/>
              </w:rPr>
              <w:pPrChange w:id="1075" w:author="Mateus Berardo de Souza Terra" w:date="2016-02-08T22:31:00Z">
                <w:pPr>
                  <w:pStyle w:val="NormalWeb"/>
                  <w:spacing w:before="0" w:beforeAutospacing="0" w:after="160" w:afterAutospacing="0"/>
                  <w:jc w:val="both"/>
                </w:pPr>
              </w:pPrChange>
            </w:pPr>
            <w:ins w:id="1076" w:author="granix pacheco" w:date="2016-02-08T09:58:00Z">
              <w:r w:rsidRPr="007D7E6F">
                <w:t>7</w:t>
              </w:r>
            </w:ins>
          </w:p>
        </w:tc>
        <w:tc>
          <w:tcPr>
            <w:tcW w:w="0" w:type="auto"/>
          </w:tcPr>
          <w:p w14:paraId="5C2D1637" w14:textId="74E29AD0" w:rsidR="0070445C" w:rsidRPr="007D7E6F" w:rsidRDefault="00892EE5">
            <w:pPr>
              <w:pStyle w:val="NormalWeb"/>
              <w:spacing w:before="0" w:beforeAutospacing="0" w:after="60" w:afterAutospacing="0"/>
              <w:jc w:val="center"/>
              <w:rPr>
                <w:ins w:id="1077" w:author="granix pacheco" w:date="2016-02-08T09:56:00Z"/>
              </w:rPr>
              <w:pPrChange w:id="1078" w:author="Mateus Berardo de Souza Terra" w:date="2016-02-08T22:31:00Z">
                <w:pPr>
                  <w:pStyle w:val="NormalWeb"/>
                  <w:spacing w:before="0" w:beforeAutospacing="0" w:after="160" w:afterAutospacing="0"/>
                  <w:jc w:val="both"/>
                </w:pPr>
              </w:pPrChange>
            </w:pPr>
            <w:ins w:id="1079" w:author="granix pacheco" w:date="2016-02-08T10:03:00Z">
              <w:r w:rsidRPr="007D7E6F">
                <w:t>Não existe</w:t>
              </w:r>
            </w:ins>
          </w:p>
        </w:tc>
        <w:tc>
          <w:tcPr>
            <w:tcW w:w="0" w:type="auto"/>
          </w:tcPr>
          <w:p w14:paraId="4A2393F7" w14:textId="04F4143A" w:rsidR="0070445C" w:rsidRPr="007D7E6F" w:rsidRDefault="00FA772E">
            <w:pPr>
              <w:pStyle w:val="NormalWeb"/>
              <w:spacing w:before="0" w:beforeAutospacing="0" w:after="60" w:afterAutospacing="0"/>
              <w:jc w:val="center"/>
              <w:rPr>
                <w:ins w:id="1080" w:author="granix pacheco" w:date="2016-02-08T10:01:00Z"/>
              </w:rPr>
              <w:pPrChange w:id="1081" w:author="Mateus Berardo de Souza Terra" w:date="2016-02-08T22:31:00Z">
                <w:pPr>
                  <w:pStyle w:val="NormalWeb"/>
                  <w:spacing w:before="0" w:beforeAutospacing="0" w:after="160" w:afterAutospacing="0"/>
                  <w:jc w:val="both"/>
                </w:pPr>
              </w:pPrChange>
            </w:pPr>
            <w:ins w:id="1082" w:author="granix pacheco" w:date="2016-02-08T10:07:00Z">
              <w:r w:rsidRPr="007D7E6F">
                <w:t>-</w:t>
              </w:r>
            </w:ins>
          </w:p>
        </w:tc>
        <w:tc>
          <w:tcPr>
            <w:tcW w:w="0" w:type="auto"/>
          </w:tcPr>
          <w:p w14:paraId="48BA13F2" w14:textId="3FA4AE2B" w:rsidR="0070445C" w:rsidRPr="007D7E6F" w:rsidRDefault="00FA772E">
            <w:pPr>
              <w:pStyle w:val="NormalWeb"/>
              <w:spacing w:before="0" w:beforeAutospacing="0" w:after="60" w:afterAutospacing="0"/>
              <w:jc w:val="center"/>
              <w:rPr>
                <w:ins w:id="1083" w:author="granix pacheco" w:date="2016-02-08T09:56:00Z"/>
              </w:rPr>
              <w:pPrChange w:id="1084" w:author="Mateus Berardo de Souza Terra" w:date="2016-02-08T22:31:00Z">
                <w:pPr>
                  <w:pStyle w:val="NormalWeb"/>
                  <w:spacing w:before="0" w:beforeAutospacing="0" w:after="160" w:afterAutospacing="0"/>
                  <w:jc w:val="both"/>
                </w:pPr>
              </w:pPrChange>
            </w:pPr>
            <w:ins w:id="1085" w:author="granix pacheco" w:date="2016-02-08T10:07:00Z">
              <w:r w:rsidRPr="007D7E6F">
                <w:t>-</w:t>
              </w:r>
            </w:ins>
          </w:p>
        </w:tc>
      </w:tr>
      <w:tr w:rsidR="0070445C" w:rsidRPr="007D7E6F" w14:paraId="0F136FC9" w14:textId="77777777" w:rsidTr="003B25A9">
        <w:trPr>
          <w:ins w:id="1086" w:author="granix pacheco" w:date="2016-02-08T09:56:00Z"/>
        </w:trPr>
        <w:tc>
          <w:tcPr>
            <w:tcW w:w="0" w:type="auto"/>
          </w:tcPr>
          <w:p w14:paraId="6ED9617D" w14:textId="51CE5676" w:rsidR="0070445C" w:rsidRPr="007D7E6F" w:rsidRDefault="0070445C">
            <w:pPr>
              <w:pStyle w:val="NormalWeb"/>
              <w:spacing w:before="0" w:beforeAutospacing="0" w:after="60" w:afterAutospacing="0"/>
              <w:jc w:val="center"/>
              <w:rPr>
                <w:ins w:id="1087" w:author="granix pacheco" w:date="2016-02-08T09:56:00Z"/>
              </w:rPr>
              <w:pPrChange w:id="1088" w:author="Mateus Berardo de Souza Terra" w:date="2016-02-08T22:31:00Z">
                <w:pPr>
                  <w:pStyle w:val="NormalWeb"/>
                  <w:spacing w:before="0" w:beforeAutospacing="0" w:after="160" w:afterAutospacing="0"/>
                  <w:jc w:val="both"/>
                </w:pPr>
              </w:pPrChange>
            </w:pPr>
            <w:ins w:id="1089" w:author="granix pacheco" w:date="2016-02-08T09:58:00Z">
              <w:r w:rsidRPr="007D7E6F">
                <w:t>Cinza</w:t>
              </w:r>
            </w:ins>
          </w:p>
        </w:tc>
        <w:tc>
          <w:tcPr>
            <w:tcW w:w="0" w:type="auto"/>
          </w:tcPr>
          <w:p w14:paraId="247DE3A2" w14:textId="757F8F33" w:rsidR="0070445C" w:rsidRPr="007D7E6F" w:rsidRDefault="0070445C">
            <w:pPr>
              <w:pStyle w:val="NormalWeb"/>
              <w:spacing w:before="0" w:beforeAutospacing="0" w:after="60" w:afterAutospacing="0"/>
              <w:jc w:val="center"/>
              <w:rPr>
                <w:ins w:id="1090" w:author="granix pacheco" w:date="2016-02-08T09:56:00Z"/>
              </w:rPr>
              <w:pPrChange w:id="1091" w:author="Mateus Berardo de Souza Terra" w:date="2016-02-08T22:31:00Z">
                <w:pPr>
                  <w:pStyle w:val="NormalWeb"/>
                  <w:spacing w:before="0" w:beforeAutospacing="0" w:after="160" w:afterAutospacing="0"/>
                  <w:jc w:val="both"/>
                </w:pPr>
              </w:pPrChange>
            </w:pPr>
            <w:ins w:id="1092" w:author="granix pacheco" w:date="2016-02-08T09:58:00Z">
              <w:r w:rsidRPr="007D7E6F">
                <w:t>8</w:t>
              </w:r>
            </w:ins>
          </w:p>
        </w:tc>
        <w:tc>
          <w:tcPr>
            <w:tcW w:w="0" w:type="auto"/>
          </w:tcPr>
          <w:p w14:paraId="0C9294FF" w14:textId="04F4EDAB" w:rsidR="0070445C" w:rsidRPr="007D7E6F" w:rsidRDefault="00892EE5">
            <w:pPr>
              <w:pStyle w:val="NormalWeb"/>
              <w:spacing w:before="0" w:beforeAutospacing="0" w:after="60" w:afterAutospacing="0"/>
              <w:jc w:val="center"/>
              <w:rPr>
                <w:ins w:id="1093" w:author="granix pacheco" w:date="2016-02-08T09:56:00Z"/>
              </w:rPr>
              <w:pPrChange w:id="1094" w:author="Mateus Berardo de Souza Terra" w:date="2016-02-08T22:31:00Z">
                <w:pPr>
                  <w:pStyle w:val="NormalWeb"/>
                  <w:spacing w:before="0" w:beforeAutospacing="0" w:after="160" w:afterAutospacing="0"/>
                  <w:jc w:val="both"/>
                </w:pPr>
              </w:pPrChange>
            </w:pPr>
            <w:ins w:id="1095" w:author="granix pacheco" w:date="2016-02-08T10:03:00Z">
              <w:r w:rsidRPr="007D7E6F">
                <w:t>Não existe</w:t>
              </w:r>
            </w:ins>
          </w:p>
        </w:tc>
        <w:tc>
          <w:tcPr>
            <w:tcW w:w="0" w:type="auto"/>
          </w:tcPr>
          <w:p w14:paraId="0C40C729" w14:textId="22B89D02" w:rsidR="0070445C" w:rsidRPr="007D7E6F" w:rsidRDefault="00FA772E">
            <w:pPr>
              <w:pStyle w:val="NormalWeb"/>
              <w:spacing w:before="0" w:beforeAutospacing="0" w:after="60" w:afterAutospacing="0"/>
              <w:jc w:val="center"/>
              <w:rPr>
                <w:ins w:id="1096" w:author="granix pacheco" w:date="2016-02-08T10:01:00Z"/>
              </w:rPr>
              <w:pPrChange w:id="1097" w:author="Mateus Berardo de Souza Terra" w:date="2016-02-08T22:31:00Z">
                <w:pPr>
                  <w:pStyle w:val="NormalWeb"/>
                  <w:spacing w:before="0" w:beforeAutospacing="0" w:after="160" w:afterAutospacing="0"/>
                  <w:jc w:val="both"/>
                </w:pPr>
              </w:pPrChange>
            </w:pPr>
            <w:ins w:id="1098" w:author="granix pacheco" w:date="2016-02-08T10:07:00Z">
              <w:r w:rsidRPr="007D7E6F">
                <w:t>-</w:t>
              </w:r>
            </w:ins>
          </w:p>
        </w:tc>
        <w:tc>
          <w:tcPr>
            <w:tcW w:w="0" w:type="auto"/>
          </w:tcPr>
          <w:p w14:paraId="6E6AB7A0" w14:textId="46F1A71C" w:rsidR="0070445C" w:rsidRPr="007D7E6F" w:rsidRDefault="00FA772E">
            <w:pPr>
              <w:pStyle w:val="NormalWeb"/>
              <w:spacing w:before="0" w:beforeAutospacing="0" w:after="60" w:afterAutospacing="0"/>
              <w:jc w:val="center"/>
              <w:rPr>
                <w:ins w:id="1099" w:author="granix pacheco" w:date="2016-02-08T09:56:00Z"/>
              </w:rPr>
              <w:pPrChange w:id="1100" w:author="Mateus Berardo de Souza Terra" w:date="2016-02-08T22:31:00Z">
                <w:pPr>
                  <w:pStyle w:val="NormalWeb"/>
                  <w:spacing w:before="0" w:beforeAutospacing="0" w:after="160" w:afterAutospacing="0"/>
                  <w:jc w:val="both"/>
                </w:pPr>
              </w:pPrChange>
            </w:pPr>
            <w:ins w:id="1101" w:author="granix pacheco" w:date="2016-02-08T10:07:00Z">
              <w:r w:rsidRPr="007D7E6F">
                <w:t>-</w:t>
              </w:r>
            </w:ins>
          </w:p>
        </w:tc>
      </w:tr>
      <w:tr w:rsidR="0070445C" w:rsidRPr="007D7E6F" w14:paraId="48B2C436" w14:textId="77777777" w:rsidTr="003B25A9">
        <w:trPr>
          <w:ins w:id="1102" w:author="granix pacheco" w:date="2016-02-08T09:56:00Z"/>
        </w:trPr>
        <w:tc>
          <w:tcPr>
            <w:tcW w:w="0" w:type="auto"/>
          </w:tcPr>
          <w:p w14:paraId="77B432D4" w14:textId="73D7CE32" w:rsidR="0070445C" w:rsidRPr="007D7E6F" w:rsidRDefault="0070445C">
            <w:pPr>
              <w:pStyle w:val="NormalWeb"/>
              <w:spacing w:before="0" w:beforeAutospacing="0" w:after="60" w:afterAutospacing="0"/>
              <w:jc w:val="center"/>
              <w:rPr>
                <w:ins w:id="1103" w:author="granix pacheco" w:date="2016-02-08T09:56:00Z"/>
              </w:rPr>
              <w:pPrChange w:id="1104" w:author="Mateus Berardo de Souza Terra" w:date="2016-02-08T22:31:00Z">
                <w:pPr>
                  <w:pStyle w:val="NormalWeb"/>
                  <w:spacing w:before="0" w:beforeAutospacing="0" w:after="160" w:afterAutospacing="0"/>
                  <w:jc w:val="both"/>
                </w:pPr>
              </w:pPrChange>
            </w:pPr>
            <w:ins w:id="1105" w:author="granix pacheco" w:date="2016-02-08T09:58:00Z">
              <w:r w:rsidRPr="007D7E6F">
                <w:t>Branco</w:t>
              </w:r>
            </w:ins>
          </w:p>
        </w:tc>
        <w:tc>
          <w:tcPr>
            <w:tcW w:w="0" w:type="auto"/>
          </w:tcPr>
          <w:p w14:paraId="570EF3CA" w14:textId="390E527E" w:rsidR="0070445C" w:rsidRPr="007D7E6F" w:rsidRDefault="0070445C">
            <w:pPr>
              <w:pStyle w:val="NormalWeb"/>
              <w:spacing w:before="0" w:beforeAutospacing="0" w:after="60" w:afterAutospacing="0"/>
              <w:jc w:val="center"/>
              <w:rPr>
                <w:ins w:id="1106" w:author="granix pacheco" w:date="2016-02-08T09:56:00Z"/>
              </w:rPr>
              <w:pPrChange w:id="1107" w:author="Mateus Berardo de Souza Terra" w:date="2016-02-08T22:31:00Z">
                <w:pPr>
                  <w:pStyle w:val="NormalWeb"/>
                  <w:spacing w:before="0" w:beforeAutospacing="0" w:after="160" w:afterAutospacing="0"/>
                  <w:jc w:val="both"/>
                </w:pPr>
              </w:pPrChange>
            </w:pPr>
            <w:ins w:id="1108" w:author="granix pacheco" w:date="2016-02-08T09:58:00Z">
              <w:r w:rsidRPr="007D7E6F">
                <w:t>9</w:t>
              </w:r>
            </w:ins>
          </w:p>
        </w:tc>
        <w:tc>
          <w:tcPr>
            <w:tcW w:w="0" w:type="auto"/>
          </w:tcPr>
          <w:p w14:paraId="73AB6120" w14:textId="7460CB79" w:rsidR="0070445C" w:rsidRPr="007D7E6F" w:rsidRDefault="00892EE5">
            <w:pPr>
              <w:pStyle w:val="NormalWeb"/>
              <w:spacing w:before="0" w:beforeAutospacing="0" w:after="60" w:afterAutospacing="0"/>
              <w:jc w:val="center"/>
              <w:rPr>
                <w:ins w:id="1109" w:author="granix pacheco" w:date="2016-02-08T09:56:00Z"/>
              </w:rPr>
              <w:pPrChange w:id="1110" w:author="Mateus Berardo de Souza Terra" w:date="2016-02-08T22:31:00Z">
                <w:pPr>
                  <w:pStyle w:val="NormalWeb"/>
                  <w:spacing w:before="0" w:beforeAutospacing="0" w:after="160" w:afterAutospacing="0"/>
                  <w:jc w:val="both"/>
                </w:pPr>
              </w:pPrChange>
            </w:pPr>
            <w:ins w:id="1111" w:author="granix pacheco" w:date="2016-02-08T10:03:00Z">
              <w:r w:rsidRPr="007D7E6F">
                <w:t>Não existe</w:t>
              </w:r>
            </w:ins>
          </w:p>
        </w:tc>
        <w:tc>
          <w:tcPr>
            <w:tcW w:w="0" w:type="auto"/>
          </w:tcPr>
          <w:p w14:paraId="268313EE" w14:textId="1F6C2873" w:rsidR="0070445C" w:rsidRPr="007D7E6F" w:rsidRDefault="00FA772E">
            <w:pPr>
              <w:pStyle w:val="NormalWeb"/>
              <w:spacing w:before="0" w:beforeAutospacing="0" w:after="60" w:afterAutospacing="0"/>
              <w:jc w:val="center"/>
              <w:rPr>
                <w:ins w:id="1112" w:author="granix pacheco" w:date="2016-02-08T10:01:00Z"/>
              </w:rPr>
              <w:pPrChange w:id="1113" w:author="Mateus Berardo de Souza Terra" w:date="2016-02-08T22:31:00Z">
                <w:pPr>
                  <w:pStyle w:val="NormalWeb"/>
                  <w:spacing w:before="0" w:beforeAutospacing="0" w:after="160" w:afterAutospacing="0"/>
                  <w:jc w:val="both"/>
                </w:pPr>
              </w:pPrChange>
            </w:pPr>
            <w:ins w:id="1114" w:author="granix pacheco" w:date="2016-02-08T10:07:00Z">
              <w:r w:rsidRPr="007D7E6F">
                <w:t>-</w:t>
              </w:r>
            </w:ins>
          </w:p>
        </w:tc>
        <w:tc>
          <w:tcPr>
            <w:tcW w:w="0" w:type="auto"/>
          </w:tcPr>
          <w:p w14:paraId="10B9F32D" w14:textId="13588BA3" w:rsidR="0070445C" w:rsidRPr="007D7E6F" w:rsidRDefault="00FA772E">
            <w:pPr>
              <w:pStyle w:val="NormalWeb"/>
              <w:spacing w:before="0" w:beforeAutospacing="0" w:after="60" w:afterAutospacing="0"/>
              <w:jc w:val="center"/>
              <w:rPr>
                <w:ins w:id="1115" w:author="granix pacheco" w:date="2016-02-08T09:56:00Z"/>
              </w:rPr>
              <w:pPrChange w:id="1116" w:author="Mateus Berardo de Souza Terra" w:date="2016-02-08T22:31:00Z">
                <w:pPr>
                  <w:pStyle w:val="NormalWeb"/>
                  <w:spacing w:before="0" w:beforeAutospacing="0" w:after="160" w:afterAutospacing="0"/>
                  <w:jc w:val="both"/>
                </w:pPr>
              </w:pPrChange>
            </w:pPr>
            <w:ins w:id="1117" w:author="granix pacheco" w:date="2016-02-08T10:07:00Z">
              <w:r w:rsidRPr="007D7E6F">
                <w:t>-</w:t>
              </w:r>
            </w:ins>
          </w:p>
        </w:tc>
      </w:tr>
    </w:tbl>
    <w:p w14:paraId="1168D407" w14:textId="77777777" w:rsidR="0070445C" w:rsidRPr="007D7E6F" w:rsidRDefault="0070445C" w:rsidP="008B1F1D">
      <w:pPr>
        <w:pStyle w:val="NormalWeb"/>
        <w:shd w:val="clear" w:color="auto" w:fill="FFFFFF"/>
        <w:spacing w:before="0" w:beforeAutospacing="0" w:after="160" w:afterAutospacing="0"/>
        <w:jc w:val="both"/>
        <w:rPr>
          <w:ins w:id="1118" w:author="granix pacheco" w:date="2016-02-08T08:59:00Z"/>
          <w:rPrChange w:id="1119" w:author="Mateus Berardo de Souza Terra" w:date="2016-02-08T20:05:00Z">
            <w:rPr>
              <w:ins w:id="1120" w:author="granix pacheco" w:date="2016-02-08T08:59:00Z"/>
              <w:b/>
              <w:sz w:val="36"/>
              <w:szCs w:val="36"/>
              <w:u w:val="single"/>
            </w:rPr>
          </w:rPrChange>
        </w:rPr>
      </w:pPr>
    </w:p>
    <w:p w14:paraId="1209032E" w14:textId="2875F4D1" w:rsidR="00A06F35" w:rsidRPr="007D7E6F" w:rsidRDefault="002146AC">
      <w:pPr>
        <w:pStyle w:val="NormalWeb"/>
        <w:numPr>
          <w:ilvl w:val="1"/>
          <w:numId w:val="56"/>
        </w:numPr>
        <w:shd w:val="clear" w:color="auto" w:fill="FFFFFF"/>
        <w:spacing w:before="0" w:beforeAutospacing="0" w:after="160" w:afterAutospacing="0"/>
        <w:ind w:left="1560" w:hanging="480"/>
        <w:jc w:val="both"/>
        <w:rPr>
          <w:ins w:id="1121" w:author="granix pacheco" w:date="2016-02-08T08:59:00Z"/>
          <w:b/>
          <w:sz w:val="32"/>
          <w:szCs w:val="32"/>
          <w:rPrChange w:id="1122" w:author="Mateus Berardo de Souza Terra" w:date="2016-02-08T20:05:00Z">
            <w:rPr>
              <w:ins w:id="1123" w:author="granix pacheco" w:date="2016-02-08T08:59:00Z"/>
              <w:b/>
              <w:sz w:val="36"/>
              <w:szCs w:val="36"/>
              <w:u w:val="single"/>
            </w:rPr>
          </w:rPrChange>
        </w:rPr>
        <w:pPrChange w:id="1124" w:author="Mateus Berardo de Souza Terra" w:date="2016-02-08T22:30:00Z">
          <w:pPr>
            <w:pStyle w:val="NormalWeb"/>
            <w:numPr>
              <w:numId w:val="26"/>
            </w:numPr>
            <w:shd w:val="clear" w:color="auto" w:fill="FFFFFF"/>
            <w:spacing w:before="0" w:beforeAutospacing="0" w:after="160" w:afterAutospacing="0"/>
            <w:ind w:left="720" w:hanging="360"/>
            <w:jc w:val="both"/>
          </w:pPr>
        </w:pPrChange>
      </w:pPr>
      <w:ins w:id="1125" w:author="granix pacheco" w:date="2016-02-08T08:59:00Z">
        <w:r w:rsidRPr="007D7E6F">
          <w:rPr>
            <w:b/>
            <w:sz w:val="32"/>
            <w:szCs w:val="32"/>
            <w:rPrChange w:id="1126" w:author="Mateus Berardo de Souza Terra" w:date="2016-02-08T20:05:00Z">
              <w:rPr>
                <w:b/>
                <w:sz w:val="36"/>
                <w:szCs w:val="36"/>
                <w:u w:val="single"/>
              </w:rPr>
            </w:rPrChange>
          </w:rPr>
          <w:t>ASCII:</w:t>
        </w:r>
      </w:ins>
    </w:p>
    <w:p w14:paraId="29AA6283" w14:textId="2AADD8D3" w:rsidR="002146AC" w:rsidRPr="007D7E6F" w:rsidRDefault="002146AC">
      <w:pPr>
        <w:pStyle w:val="NormalWeb"/>
        <w:shd w:val="clear" w:color="auto" w:fill="FFFFFF"/>
        <w:spacing w:before="0" w:beforeAutospacing="0" w:after="160" w:afterAutospacing="0"/>
        <w:ind w:firstLine="720"/>
        <w:jc w:val="both"/>
        <w:rPr>
          <w:ins w:id="1127" w:author="granix pacheco" w:date="2016-02-08T09:13:00Z"/>
        </w:rPr>
        <w:pPrChange w:id="1128" w:author="granix pacheco" w:date="2016-02-08T09:02:00Z">
          <w:pPr>
            <w:pStyle w:val="NormalWeb"/>
            <w:shd w:val="clear" w:color="auto" w:fill="FFFFFF"/>
            <w:spacing w:before="0" w:beforeAutospacing="0" w:after="160" w:afterAutospacing="0"/>
            <w:jc w:val="both"/>
          </w:pPr>
        </w:pPrChange>
      </w:pPr>
      <w:ins w:id="1129" w:author="granix pacheco" w:date="2016-02-08T09:00:00Z">
        <w:r w:rsidRPr="007D7E6F">
          <w:lastRenderedPageBreak/>
          <w:t xml:space="preserve">A </w:t>
        </w:r>
      </w:ins>
      <w:ins w:id="1130" w:author="granix pacheco" w:date="2016-02-08T09:02:00Z">
        <w:r w:rsidRPr="007D7E6F">
          <w:t>memória</w:t>
        </w:r>
      </w:ins>
      <w:ins w:id="1131" w:author="granix pacheco" w:date="2016-02-08T09:00:00Z">
        <w:r w:rsidRPr="007D7E6F">
          <w:t xml:space="preserve"> do computador </w:t>
        </w:r>
      </w:ins>
      <w:ins w:id="1132" w:author="granix pacheco" w:date="2016-02-08T09:01:00Z">
        <w:r w:rsidRPr="007D7E6F">
          <w:t>não</w:t>
        </w:r>
      </w:ins>
      <w:ins w:id="1133" w:author="granix pacheco" w:date="2016-02-08T09:00:00Z">
        <w:r w:rsidRPr="007D7E6F">
          <w:t xml:space="preserve"> </w:t>
        </w:r>
      </w:ins>
      <w:ins w:id="1134" w:author="granix pacheco" w:date="2016-02-08T09:01:00Z">
        <w:r w:rsidRPr="007D7E6F">
          <w:t xml:space="preserve">é capaz de armazenar diretamente caracteres, tendo que </w:t>
        </w:r>
      </w:ins>
      <w:ins w:id="1135" w:author="granix pacheco" w:date="2016-02-08T09:08:00Z">
        <w:r w:rsidRPr="007D7E6F">
          <w:t>os armazena</w:t>
        </w:r>
      </w:ins>
      <w:ins w:id="1136" w:author="Mateus Berardo de Souza Terra" w:date="2016-02-08T19:13:00Z">
        <w:r w:rsidR="006D3AB1" w:rsidRPr="007D7E6F">
          <w:t>r</w:t>
        </w:r>
      </w:ins>
      <w:ins w:id="1137" w:author="granix pacheco" w:date="2016-02-08T09:08:00Z">
        <w:del w:id="1138" w:author="Mateus Berardo de Souza Terra" w:date="2016-02-08T19:13:00Z">
          <w:r w:rsidRPr="007D7E6F" w:rsidDel="006D3AB1">
            <w:delText>s</w:delText>
          </w:r>
        </w:del>
      </w:ins>
      <w:ins w:id="1139" w:author="granix pacheco" w:date="2016-02-08T09:01:00Z">
        <w:r w:rsidRPr="007D7E6F">
          <w:t xml:space="preserve"> na forma de </w:t>
        </w:r>
      </w:ins>
      <w:ins w:id="1140" w:author="granix pacheco" w:date="2016-02-08T09:02:00Z">
        <w:r w:rsidRPr="007D7E6F">
          <w:t>números</w:t>
        </w:r>
      </w:ins>
      <w:ins w:id="1141" w:author="granix pacheco" w:date="2016-02-08T09:08:00Z">
        <w:r w:rsidRPr="007D7E6F">
          <w:t xml:space="preserve">. </w:t>
        </w:r>
      </w:ins>
      <w:ins w:id="1142" w:author="granix pacheco" w:date="2016-02-08T09:09:00Z">
        <w:r w:rsidRPr="007D7E6F">
          <w:rPr>
            <w:color w:val="303030"/>
            <w:rPrChange w:id="1143" w:author="Mateus Berardo de Souza Terra" w:date="2016-02-08T20:05:00Z">
              <w:rPr>
                <w:rFonts w:ascii="Arial" w:hAnsi="Arial" w:cs="Arial"/>
                <w:color w:val="303030"/>
                <w:sz w:val="19"/>
                <w:szCs w:val="19"/>
                <w:lang w:val="pt-PT"/>
              </w:rPr>
            </w:rPrChange>
          </w:rPr>
          <w:t xml:space="preserve">Cada </w:t>
        </w:r>
        <w:del w:id="1144" w:author="Mateus Berardo de Souza Terra" w:date="2016-02-08T19:13:00Z">
          <w:r w:rsidRPr="007D7E6F" w:rsidDel="006D3AB1">
            <w:rPr>
              <w:color w:val="303030"/>
              <w:rPrChange w:id="1145" w:author="Mateus Berardo de Souza Terra" w:date="2016-02-08T20:05:00Z">
                <w:rPr>
                  <w:rFonts w:ascii="Arial" w:hAnsi="Arial" w:cs="Arial"/>
                  <w:color w:val="303030"/>
                  <w:sz w:val="19"/>
                  <w:szCs w:val="19"/>
                  <w:lang w:val="pt-PT"/>
                </w:rPr>
              </w:rPrChange>
            </w:rPr>
            <w:delText>caracter</w:delText>
          </w:r>
        </w:del>
      </w:ins>
      <w:ins w:id="1146" w:author="Mateus Berardo de Souza Terra" w:date="2016-02-08T19:13:00Z">
        <w:r w:rsidR="006D3AB1" w:rsidRPr="007D7E6F">
          <w:rPr>
            <w:color w:val="303030"/>
          </w:rPr>
          <w:t>caractere</w:t>
        </w:r>
      </w:ins>
      <w:ins w:id="1147" w:author="granix pacheco" w:date="2016-02-08T09:09:00Z">
        <w:r w:rsidRPr="007D7E6F">
          <w:rPr>
            <w:color w:val="303030"/>
            <w:rPrChange w:id="1148" w:author="Mateus Berardo de Souza Terra" w:date="2016-02-08T20:05:00Z">
              <w:rPr>
                <w:rFonts w:ascii="Arial" w:hAnsi="Arial" w:cs="Arial"/>
                <w:color w:val="303030"/>
                <w:sz w:val="19"/>
                <w:szCs w:val="19"/>
                <w:lang w:val="pt-PT"/>
              </w:rPr>
            </w:rPrChange>
          </w:rPr>
          <w:t xml:space="preserve"> possui por conseguinte o seu equivalente em código numérico: é o </w:t>
        </w:r>
        <w:r w:rsidRPr="007D7E6F">
          <w:rPr>
            <w:b/>
            <w:bCs/>
            <w:color w:val="303030"/>
            <w:rPrChange w:id="1149" w:author="Mateus Berardo de Souza Terra" w:date="2016-02-08T20:05:00Z">
              <w:rPr>
                <w:rFonts w:ascii="Arial" w:hAnsi="Arial" w:cs="Arial"/>
                <w:b/>
                <w:bCs/>
                <w:color w:val="303030"/>
                <w:sz w:val="19"/>
                <w:szCs w:val="19"/>
                <w:lang w:val="pt-PT"/>
              </w:rPr>
            </w:rPrChange>
          </w:rPr>
          <w:t>código ASCII</w:t>
        </w:r>
        <w:r w:rsidRPr="007D7E6F">
          <w:rPr>
            <w:color w:val="303030"/>
            <w:rPrChange w:id="1150" w:author="Mateus Berardo de Souza Terra" w:date="2016-02-08T20:05:00Z">
              <w:rPr>
                <w:rFonts w:ascii="Arial" w:hAnsi="Arial" w:cs="Arial"/>
                <w:color w:val="303030"/>
                <w:sz w:val="19"/>
                <w:szCs w:val="19"/>
                <w:lang w:val="pt-PT"/>
              </w:rPr>
            </w:rPrChange>
          </w:rPr>
          <w:t xml:space="preserve"> (</w:t>
        </w:r>
        <w:r w:rsidRPr="007D7E6F">
          <w:rPr>
            <w:i/>
            <w:iCs/>
            <w:color w:val="303030"/>
            <w:rPrChange w:id="1151" w:author="Mateus Berardo de Souza Terra" w:date="2016-02-08T20:05:00Z">
              <w:rPr>
                <w:rFonts w:ascii="Arial" w:hAnsi="Arial" w:cs="Arial"/>
                <w:i/>
                <w:iCs/>
                <w:color w:val="303030"/>
                <w:sz w:val="19"/>
                <w:szCs w:val="19"/>
                <w:lang w:val="pt-PT"/>
              </w:rPr>
            </w:rPrChange>
          </w:rPr>
          <w:t>American Standard Code for Information Interchange</w:t>
        </w:r>
        <w:r w:rsidRPr="007D7E6F">
          <w:rPr>
            <w:color w:val="303030"/>
            <w:rPrChange w:id="1152" w:author="Mateus Berardo de Souza Terra" w:date="2016-02-08T20:05:00Z">
              <w:rPr>
                <w:rFonts w:ascii="Arial" w:hAnsi="Arial" w:cs="Arial"/>
                <w:color w:val="303030"/>
                <w:sz w:val="19"/>
                <w:szCs w:val="19"/>
                <w:lang w:val="pt-PT"/>
              </w:rPr>
            </w:rPrChange>
          </w:rPr>
          <w:t xml:space="preserve"> - Código Americano </w:t>
        </w:r>
      </w:ins>
      <w:ins w:id="1153" w:author="Mateus Berardo de Souza Terra" w:date="2016-02-08T19:13:00Z">
        <w:r w:rsidR="006D3AB1" w:rsidRPr="007D7E6F">
          <w:rPr>
            <w:color w:val="303030"/>
          </w:rPr>
          <w:t>Padrão</w:t>
        </w:r>
      </w:ins>
      <w:ins w:id="1154" w:author="granix pacheco" w:date="2016-02-08T09:09:00Z">
        <w:del w:id="1155" w:author="Mateus Berardo de Souza Terra" w:date="2016-02-08T19:13:00Z">
          <w:r w:rsidRPr="007D7E6F" w:rsidDel="006D3AB1">
            <w:rPr>
              <w:color w:val="303030"/>
              <w:rPrChange w:id="1156" w:author="Mateus Berardo de Souza Terra" w:date="2016-02-08T20:05:00Z">
                <w:rPr>
                  <w:rFonts w:ascii="Arial" w:hAnsi="Arial" w:cs="Arial"/>
                  <w:color w:val="303030"/>
                  <w:sz w:val="19"/>
                  <w:szCs w:val="19"/>
                  <w:lang w:val="pt-PT"/>
                </w:rPr>
              </w:rPrChange>
            </w:rPr>
            <w:delText>Stand</w:delText>
          </w:r>
          <w:r w:rsidR="005979C4" w:rsidRPr="007D7E6F" w:rsidDel="006D3AB1">
            <w:rPr>
              <w:color w:val="303030"/>
              <w:rPrChange w:id="1157" w:author="Mateus Berardo de Souza Terra" w:date="2016-02-08T20:05:00Z">
                <w:rPr>
                  <w:color w:val="303030"/>
                  <w:lang w:val="pt-PT"/>
                </w:rPr>
              </w:rPrChange>
            </w:rPr>
            <w:delText>ard</w:delText>
          </w:r>
        </w:del>
        <w:r w:rsidR="005979C4" w:rsidRPr="007D7E6F">
          <w:rPr>
            <w:color w:val="303030"/>
            <w:rPrChange w:id="1158" w:author="Mateus Berardo de Souza Terra" w:date="2016-02-08T20:05:00Z">
              <w:rPr>
                <w:color w:val="303030"/>
                <w:lang w:val="pt-PT"/>
              </w:rPr>
            </w:rPrChange>
          </w:rPr>
          <w:t xml:space="preserve"> para a Troca de Informações</w:t>
        </w:r>
        <w:r w:rsidRPr="007D7E6F">
          <w:rPr>
            <w:color w:val="303030"/>
            <w:rPrChange w:id="1159" w:author="Mateus Berardo de Souza Terra" w:date="2016-02-08T20:05:00Z">
              <w:rPr>
                <w:rFonts w:ascii="Arial" w:hAnsi="Arial" w:cs="Arial"/>
                <w:color w:val="303030"/>
                <w:sz w:val="19"/>
                <w:szCs w:val="19"/>
                <w:lang w:val="pt-PT"/>
              </w:rPr>
            </w:rPrChange>
          </w:rPr>
          <w:t>).</w:t>
        </w:r>
        <w:r w:rsidRPr="007D7E6F">
          <w:rPr>
            <w:rFonts w:ascii="Arial" w:hAnsi="Arial" w:cs="Arial"/>
            <w:color w:val="303030"/>
            <w:sz w:val="19"/>
            <w:szCs w:val="19"/>
            <w:rPrChange w:id="1160" w:author="Mateus Berardo de Souza Terra" w:date="2016-02-08T20:05:00Z">
              <w:rPr>
                <w:rFonts w:ascii="Arial" w:hAnsi="Arial" w:cs="Arial"/>
                <w:color w:val="303030"/>
                <w:sz w:val="19"/>
                <w:szCs w:val="19"/>
                <w:lang w:val="pt-PT"/>
              </w:rPr>
            </w:rPrChange>
          </w:rPr>
          <w:t xml:space="preserve"> </w:t>
        </w:r>
      </w:ins>
      <w:ins w:id="1161" w:author="granix pacheco" w:date="2016-02-08T09:01:00Z">
        <w:r w:rsidRPr="007D7E6F">
          <w:t xml:space="preserve"> </w:t>
        </w:r>
      </w:ins>
      <w:ins w:id="1162" w:author="granix pacheco" w:date="2016-02-08T09:10:00Z">
        <w:r w:rsidR="005979C4" w:rsidRPr="007D7E6F">
          <w:t>Existem versões estendidas desse código, mas aqui trataremos da sua versão básica que possui 7 bits</w:t>
        </w:r>
      </w:ins>
      <w:ins w:id="1163" w:author="granix pacheco" w:date="2016-02-08T09:11:00Z">
        <w:r w:rsidR="005979C4" w:rsidRPr="007D7E6F">
          <w:t>, ou seja, possui 128 caracteres.</w:t>
        </w:r>
      </w:ins>
    </w:p>
    <w:p w14:paraId="6939B547" w14:textId="063B7527" w:rsidR="005979C4" w:rsidRPr="007D7E6F" w:rsidRDefault="005979C4">
      <w:pPr>
        <w:pStyle w:val="NormalWeb"/>
        <w:shd w:val="clear" w:color="auto" w:fill="FFFFFF"/>
        <w:spacing w:before="0" w:beforeAutospacing="0" w:after="160" w:afterAutospacing="0"/>
        <w:ind w:firstLine="720"/>
        <w:jc w:val="both"/>
        <w:rPr>
          <w:ins w:id="1164" w:author="granix pacheco" w:date="2016-02-08T09:18:00Z"/>
          <w:color w:val="303030"/>
          <w:rPrChange w:id="1165" w:author="Mateus Berardo de Souza Terra" w:date="2016-02-08T20:05:00Z">
            <w:rPr>
              <w:ins w:id="1166" w:author="granix pacheco" w:date="2016-02-08T09:18:00Z"/>
              <w:color w:val="303030"/>
              <w:lang w:val="pt-PT"/>
            </w:rPr>
          </w:rPrChange>
        </w:rPr>
        <w:pPrChange w:id="1167" w:author="granix pacheco" w:date="2016-02-08T09:02:00Z">
          <w:pPr>
            <w:pStyle w:val="NormalWeb"/>
            <w:shd w:val="clear" w:color="auto" w:fill="FFFFFF"/>
            <w:spacing w:before="0" w:beforeAutospacing="0" w:after="160" w:afterAutospacing="0"/>
            <w:jc w:val="both"/>
          </w:pPr>
        </w:pPrChange>
      </w:pPr>
      <w:ins w:id="1168" w:author="granix pacheco" w:date="2016-02-08T09:13:00Z">
        <w:r w:rsidRPr="007D7E6F">
          <w:t xml:space="preserve">Nessa tabela o código 0 a 31 não são realmente caracteres, sendo chamados de </w:t>
        </w:r>
      </w:ins>
      <w:ins w:id="1169" w:author="granix pacheco" w:date="2016-02-08T09:14:00Z">
        <w:r w:rsidRPr="007D7E6F">
          <w:rPr>
            <w:i/>
          </w:rPr>
          <w:t>caracteres de controle</w:t>
        </w:r>
        <w:r w:rsidRPr="007D7E6F">
          <w:t xml:space="preserve">. </w:t>
        </w:r>
      </w:ins>
      <w:ins w:id="1170" w:author="granix pacheco" w:date="2016-02-08T09:17:00Z">
        <w:r w:rsidRPr="007D7E6F">
          <w:rPr>
            <w:color w:val="303030"/>
            <w:rPrChange w:id="1171" w:author="Mateus Berardo de Souza Terra" w:date="2016-02-08T20:05:00Z">
              <w:rPr>
                <w:rFonts w:ascii="Arial" w:hAnsi="Arial" w:cs="Arial"/>
                <w:color w:val="303030"/>
                <w:sz w:val="19"/>
                <w:szCs w:val="19"/>
                <w:lang w:val="pt-PT"/>
              </w:rPr>
            </w:rPrChange>
          </w:rPr>
          <w:t xml:space="preserve">Os códigos 65 a 90 representam as </w:t>
        </w:r>
      </w:ins>
      <w:ins w:id="1172" w:author="granix pacheco" w:date="2016-02-08T09:21:00Z">
        <w:r w:rsidR="000A53C1" w:rsidRPr="007D7E6F">
          <w:rPr>
            <w:color w:val="303030"/>
            <w:rPrChange w:id="1173" w:author="Mateus Berardo de Souza Terra" w:date="2016-02-08T20:05:00Z">
              <w:rPr>
                <w:color w:val="303030"/>
                <w:lang w:val="pt-PT"/>
              </w:rPr>
            </w:rPrChange>
          </w:rPr>
          <w:t xml:space="preserve">letras </w:t>
        </w:r>
      </w:ins>
      <w:ins w:id="1174" w:author="granix pacheco" w:date="2016-02-08T09:17:00Z">
        <w:r w:rsidRPr="007D7E6F">
          <w:rPr>
            <w:color w:val="303030"/>
            <w:rPrChange w:id="1175" w:author="Mateus Berardo de Souza Terra" w:date="2016-02-08T20:05:00Z">
              <w:rPr>
                <w:rFonts w:ascii="Arial" w:hAnsi="Arial" w:cs="Arial"/>
                <w:color w:val="303030"/>
                <w:sz w:val="19"/>
                <w:szCs w:val="19"/>
                <w:lang w:val="pt-PT"/>
              </w:rPr>
            </w:rPrChange>
          </w:rPr>
          <w:t xml:space="preserve">maiúsculas e os códigos 97 a 122 representam as </w:t>
        </w:r>
      </w:ins>
      <w:ins w:id="1176" w:author="granix pacheco" w:date="2016-02-08T09:21:00Z">
        <w:r w:rsidR="000A53C1" w:rsidRPr="007D7E6F">
          <w:rPr>
            <w:color w:val="303030"/>
            <w:rPrChange w:id="1177" w:author="Mateus Berardo de Souza Terra" w:date="2016-02-08T20:05:00Z">
              <w:rPr>
                <w:color w:val="303030"/>
                <w:lang w:val="pt-PT"/>
              </w:rPr>
            </w:rPrChange>
          </w:rPr>
          <w:t xml:space="preserve">letras </w:t>
        </w:r>
      </w:ins>
      <w:ins w:id="1178" w:author="granix pacheco" w:date="2016-02-08T09:17:00Z">
        <w:r w:rsidRPr="007D7E6F">
          <w:rPr>
            <w:color w:val="303030"/>
            <w:rPrChange w:id="1179" w:author="Mateus Berardo de Souza Terra" w:date="2016-02-08T20:05:00Z">
              <w:rPr>
                <w:rFonts w:ascii="Arial" w:hAnsi="Arial" w:cs="Arial"/>
                <w:color w:val="303030"/>
                <w:sz w:val="19"/>
                <w:szCs w:val="19"/>
                <w:lang w:val="pt-PT"/>
              </w:rPr>
            </w:rPrChange>
          </w:rPr>
          <w:t>minúsculas</w:t>
        </w:r>
        <w:r w:rsidRPr="007D7E6F">
          <w:rPr>
            <w:color w:val="303030"/>
            <w:rPrChange w:id="1180" w:author="Mateus Berardo de Souza Terra" w:date="2016-02-08T20:05:00Z">
              <w:rPr>
                <w:color w:val="303030"/>
                <w:lang w:val="pt-PT"/>
              </w:rPr>
            </w:rPrChange>
          </w:rPr>
          <w:t>.</w:t>
        </w:r>
      </w:ins>
      <w:ins w:id="1181" w:author="granix pacheco" w:date="2016-02-08T09:25:00Z">
        <w:r w:rsidR="000A53C1" w:rsidRPr="007D7E6F">
          <w:rPr>
            <w:color w:val="303030"/>
            <w:rPrChange w:id="1182" w:author="Mateus Berardo de Souza Terra" w:date="2016-02-08T20:05:00Z">
              <w:rPr>
                <w:color w:val="303030"/>
                <w:lang w:val="pt-PT"/>
              </w:rPr>
            </w:rPrChange>
          </w:rPr>
          <w:t xml:space="preserve"> </w:t>
        </w:r>
      </w:ins>
      <w:ins w:id="1183" w:author="Mateus Berardo de Souza Terra" w:date="2016-02-08T22:07:00Z">
        <w:r w:rsidR="00A76C84">
          <w:rPr>
            <w:color w:val="303030"/>
          </w:rPr>
          <w:t>Abaixo representamos a tabela a partir do código 32.</w:t>
        </w:r>
      </w:ins>
      <w:ins w:id="1184" w:author="granix pacheco" w:date="2016-02-08T09:25:00Z">
        <w:del w:id="1185" w:author="Mateus Berardo de Souza Terra" w:date="2016-02-08T22:07:00Z">
          <w:r w:rsidR="000A53C1" w:rsidRPr="007D7E6F" w:rsidDel="00A76C84">
            <w:rPr>
              <w:color w:val="303030"/>
              <w:rPrChange w:id="1186" w:author="Mateus Berardo de Souza Terra" w:date="2016-02-08T20:05:00Z">
                <w:rPr>
                  <w:color w:val="303030"/>
                  <w:lang w:val="pt-PT"/>
                </w:rPr>
              </w:rPrChange>
            </w:rPr>
            <w:delText>O</w:delText>
          </w:r>
        </w:del>
        <w:r w:rsidR="000A53C1" w:rsidRPr="007D7E6F">
          <w:rPr>
            <w:color w:val="303030"/>
            <w:rPrChange w:id="1187" w:author="Mateus Berardo de Souza Terra" w:date="2016-02-08T20:05:00Z">
              <w:rPr>
                <w:color w:val="303030"/>
                <w:lang w:val="pt-PT"/>
              </w:rPr>
            </w:rPrChange>
          </w:rPr>
          <w:t xml:space="preserve"> </w:t>
        </w:r>
        <w:del w:id="1188" w:author="Mateus Berardo de Souza Terra" w:date="2016-02-08T19:14:00Z">
          <w:r w:rsidR="000A53C1" w:rsidRPr="007D7E6F" w:rsidDel="006D3AB1">
            <w:rPr>
              <w:color w:val="303030"/>
              <w:rPrChange w:id="1189" w:author="Mateus Berardo de Souza Terra" w:date="2016-02-08T20:05:00Z">
                <w:rPr>
                  <w:color w:val="303030"/>
                  <w:lang w:val="pt-PT"/>
                </w:rPr>
              </w:rPrChange>
            </w:rPr>
            <w:delText>codigo</w:delText>
          </w:r>
        </w:del>
        <w:del w:id="1190" w:author="Mateus Berardo de Souza Terra" w:date="2016-02-08T22:07:00Z">
          <w:r w:rsidR="000A53C1" w:rsidRPr="007D7E6F" w:rsidDel="00A76C84">
            <w:rPr>
              <w:color w:val="303030"/>
              <w:rPrChange w:id="1191" w:author="Mateus Berardo de Souza Terra" w:date="2016-02-08T20:05:00Z">
                <w:rPr>
                  <w:color w:val="303030"/>
                  <w:lang w:val="pt-PT"/>
                </w:rPr>
              </w:rPrChange>
            </w:rPr>
            <w:delText xml:space="preserve"> 32 representa o espaço.</w:delText>
          </w:r>
        </w:del>
      </w:ins>
      <w:ins w:id="1192" w:author="granix pacheco" w:date="2016-02-08T09:26:00Z">
        <w:del w:id="1193" w:author="Mateus Berardo de Souza Terra" w:date="2016-02-08T22:07:00Z">
          <w:r w:rsidR="000A53C1" w:rsidRPr="007D7E6F" w:rsidDel="00A76C84">
            <w:rPr>
              <w:color w:val="303030"/>
              <w:rPrChange w:id="1194" w:author="Mateus Berardo de Souza Terra" w:date="2016-02-08T20:05:00Z">
                <w:rPr>
                  <w:color w:val="303030"/>
                  <w:lang w:val="pt-PT"/>
                </w:rPr>
              </w:rPrChange>
            </w:rPr>
            <w:delText xml:space="preserve"> </w:delText>
          </w:r>
        </w:del>
        <w:del w:id="1195" w:author="Mateus Berardo de Souza Terra" w:date="2016-02-08T19:16:00Z">
          <w:r w:rsidR="000A53C1" w:rsidRPr="007D7E6F" w:rsidDel="006D3AB1">
            <w:rPr>
              <w:color w:val="303030"/>
              <w:rPrChange w:id="1196" w:author="Mateus Berardo de Souza Terra" w:date="2016-02-08T20:05:00Z">
                <w:rPr>
                  <w:color w:val="303030"/>
                  <w:lang w:val="pt-PT"/>
                </w:rPr>
              </w:rPrChange>
            </w:rPr>
            <w:delText>Infelizmente pelo tamanho dessa tabela n</w:delText>
          </w:r>
        </w:del>
        <w:del w:id="1197" w:author="Mateus Berardo de Souza Terra" w:date="2016-02-08T19:14:00Z">
          <w:r w:rsidR="000A53C1" w:rsidRPr="007D7E6F" w:rsidDel="006D3AB1">
            <w:rPr>
              <w:color w:val="303030"/>
              <w:rPrChange w:id="1198" w:author="Mateus Berardo de Souza Terra" w:date="2016-02-08T20:05:00Z">
                <w:rPr>
                  <w:color w:val="303030"/>
                  <w:lang w:val="pt-PT"/>
                </w:rPr>
              </w:rPrChange>
            </w:rPr>
            <w:delText>o</w:delText>
          </w:r>
        </w:del>
        <w:del w:id="1199" w:author="Mateus Berardo de Souza Terra" w:date="2016-02-08T19:16:00Z">
          <w:r w:rsidR="000A53C1" w:rsidRPr="007D7E6F" w:rsidDel="006D3AB1">
            <w:rPr>
              <w:color w:val="303030"/>
              <w:rPrChange w:id="1200" w:author="Mateus Berardo de Souza Terra" w:date="2016-02-08T20:05:00Z">
                <w:rPr>
                  <w:color w:val="303030"/>
                  <w:lang w:val="pt-PT"/>
                </w:rPr>
              </w:rPrChange>
            </w:rPr>
            <w:delText xml:space="preserve">s iremos </w:delText>
          </w:r>
        </w:del>
        <w:del w:id="1201" w:author="Mateus Berardo de Souza Terra" w:date="2016-02-08T19:14:00Z">
          <w:r w:rsidR="000A53C1" w:rsidRPr="007D7E6F" w:rsidDel="006D3AB1">
            <w:rPr>
              <w:color w:val="303030"/>
              <w:rPrChange w:id="1202" w:author="Mateus Berardo de Souza Terra" w:date="2016-02-08T20:05:00Z">
                <w:rPr>
                  <w:color w:val="303030"/>
                  <w:lang w:val="pt-PT"/>
                </w:rPr>
              </w:rPrChange>
            </w:rPr>
            <w:delText>reprsentar</w:delText>
          </w:r>
        </w:del>
        <w:del w:id="1203" w:author="Mateus Berardo de Souza Terra" w:date="2016-02-08T19:16:00Z">
          <w:r w:rsidR="000A53C1" w:rsidRPr="007D7E6F" w:rsidDel="006D3AB1">
            <w:rPr>
              <w:color w:val="303030"/>
              <w:rPrChange w:id="1204" w:author="Mateus Berardo de Souza Terra" w:date="2016-02-08T20:05:00Z">
                <w:rPr>
                  <w:color w:val="303030"/>
                  <w:lang w:val="pt-PT"/>
                </w:rPr>
              </w:rPrChange>
            </w:rPr>
            <w:delText xml:space="preserve"> apenas parte dela, mas ela pode ser facilmente encontrada na internet.</w:delText>
          </w:r>
        </w:del>
      </w:ins>
    </w:p>
    <w:p w14:paraId="6602FB52" w14:textId="47354750" w:rsidR="00C25799" w:rsidRPr="007D7E6F" w:rsidRDefault="005979C4" w:rsidP="00C25799">
      <w:pPr>
        <w:pStyle w:val="NormalWeb"/>
        <w:shd w:val="clear" w:color="auto" w:fill="FFFFFF"/>
        <w:spacing w:before="0" w:beforeAutospacing="0" w:after="160" w:afterAutospacing="0"/>
        <w:ind w:firstLine="720"/>
        <w:jc w:val="both"/>
        <w:rPr>
          <w:ins w:id="1205" w:author="Mateus Berardo de Souza Terra" w:date="2016-02-08T19:45:00Z"/>
          <w:color w:val="303030"/>
        </w:rPr>
      </w:pPr>
      <w:ins w:id="1206" w:author="granix pacheco" w:date="2016-02-08T09:18:00Z">
        <w:r w:rsidRPr="007D7E6F">
          <w:rPr>
            <w:b/>
            <w:color w:val="303030"/>
            <w:rPrChange w:id="1207" w:author="Mateus Berardo de Souza Terra" w:date="2016-02-08T20:05:00Z">
              <w:rPr>
                <w:b/>
                <w:color w:val="303030"/>
                <w:lang w:val="pt-PT"/>
              </w:rPr>
            </w:rPrChange>
          </w:rPr>
          <w:t>Nota:</w:t>
        </w:r>
        <w:r w:rsidRPr="007D7E6F">
          <w:rPr>
            <w:color w:val="303030"/>
            <w:rPrChange w:id="1208" w:author="Mateus Berardo de Souza Terra" w:date="2016-02-08T20:05:00Z">
              <w:rPr>
                <w:rFonts w:ascii="Arial" w:hAnsi="Arial" w:cs="Arial"/>
                <w:color w:val="303030"/>
                <w:sz w:val="19"/>
                <w:szCs w:val="19"/>
                <w:lang w:val="pt-PT"/>
              </w:rPr>
            </w:rPrChange>
          </w:rPr>
          <w:t xml:space="preserve"> </w:t>
        </w:r>
        <w:r w:rsidRPr="007D7E6F">
          <w:rPr>
            <w:color w:val="303030"/>
            <w:rPrChange w:id="1209" w:author="Mateus Berardo de Souza Terra" w:date="2016-02-08T20:05:00Z">
              <w:rPr>
                <w:color w:val="303030"/>
                <w:lang w:val="pt-PT"/>
              </w:rPr>
            </w:rPrChange>
          </w:rPr>
          <w:t xml:space="preserve">Bastar somar ou subtrair </w:t>
        </w:r>
        <w:r w:rsidRPr="007D7E6F">
          <w:rPr>
            <w:color w:val="303030"/>
            <w:rPrChange w:id="1210" w:author="Mateus Berardo de Souza Terra" w:date="2016-02-08T20:05:00Z">
              <w:rPr>
                <w:rFonts w:ascii="Arial" w:hAnsi="Arial" w:cs="Arial"/>
                <w:color w:val="303030"/>
                <w:sz w:val="19"/>
                <w:szCs w:val="19"/>
                <w:lang w:val="pt-PT"/>
              </w:rPr>
            </w:rPrChange>
          </w:rPr>
          <w:t>32 ao código ASCII</w:t>
        </w:r>
      </w:ins>
      <w:ins w:id="1211" w:author="granix pacheco" w:date="2016-02-08T09:19:00Z">
        <w:r w:rsidRPr="007D7E6F">
          <w:rPr>
            <w:color w:val="303030"/>
            <w:rPrChange w:id="1212" w:author="Mateus Berardo de Souza Terra" w:date="2016-02-08T20:05:00Z">
              <w:rPr>
                <w:color w:val="303030"/>
                <w:lang w:val="pt-PT"/>
              </w:rPr>
            </w:rPrChange>
          </w:rPr>
          <w:t xml:space="preserve"> </w:t>
        </w:r>
        <w:r w:rsidR="000A53C1" w:rsidRPr="007D7E6F">
          <w:rPr>
            <w:color w:val="303030"/>
            <w:rPrChange w:id="1213" w:author="Mateus Berardo de Souza Terra" w:date="2016-02-08T20:05:00Z">
              <w:rPr>
                <w:color w:val="303030"/>
                <w:lang w:val="pt-PT"/>
              </w:rPr>
            </w:rPrChange>
          </w:rPr>
          <w:t>para trocar entre as letras mai</w:t>
        </w:r>
      </w:ins>
      <w:ins w:id="1214" w:author="granix pacheco" w:date="2016-02-08T09:20:00Z">
        <w:r w:rsidR="000A53C1" w:rsidRPr="007D7E6F">
          <w:rPr>
            <w:color w:val="303030"/>
            <w:rPrChange w:id="1215" w:author="Mateus Berardo de Souza Terra" w:date="2016-02-08T20:05:00Z">
              <w:rPr>
                <w:color w:val="303030"/>
                <w:lang w:val="pt-PT"/>
              </w:rPr>
            </w:rPrChange>
          </w:rPr>
          <w:t>ú</w:t>
        </w:r>
      </w:ins>
      <w:ins w:id="1216" w:author="granix pacheco" w:date="2016-02-08T09:19:00Z">
        <w:r w:rsidR="000A53C1" w:rsidRPr="007D7E6F">
          <w:rPr>
            <w:color w:val="303030"/>
            <w:rPrChange w:id="1217" w:author="Mateus Berardo de Souza Terra" w:date="2016-02-08T20:05:00Z">
              <w:rPr>
                <w:color w:val="303030"/>
                <w:lang w:val="pt-PT"/>
              </w:rPr>
            </w:rPrChange>
          </w:rPr>
          <w:t>sculas e min</w:t>
        </w:r>
      </w:ins>
      <w:ins w:id="1218" w:author="granix pacheco" w:date="2016-02-08T09:20:00Z">
        <w:r w:rsidR="000A53C1" w:rsidRPr="007D7E6F">
          <w:rPr>
            <w:color w:val="303030"/>
            <w:rPrChange w:id="1219" w:author="Mateus Berardo de Souza Terra" w:date="2016-02-08T20:05:00Z">
              <w:rPr>
                <w:color w:val="303030"/>
                <w:lang w:val="pt-PT"/>
              </w:rPr>
            </w:rPrChange>
          </w:rPr>
          <w:t>ú</w:t>
        </w:r>
      </w:ins>
      <w:ins w:id="1220" w:author="granix pacheco" w:date="2016-02-08T09:19:00Z">
        <w:r w:rsidRPr="007D7E6F">
          <w:rPr>
            <w:color w:val="303030"/>
            <w:rPrChange w:id="1221" w:author="Mateus Berardo de Souza Terra" w:date="2016-02-08T20:05:00Z">
              <w:rPr>
                <w:color w:val="303030"/>
                <w:lang w:val="pt-PT"/>
              </w:rPr>
            </w:rPrChange>
          </w:rPr>
          <w:t>sculas. Isso representa a troca do 6</w:t>
        </w:r>
        <w:r w:rsidR="000A53C1" w:rsidRPr="007D7E6F">
          <w:rPr>
            <w:color w:val="303030"/>
            <w:rPrChange w:id="1222" w:author="Mateus Berardo de Souza Terra" w:date="2016-02-08T20:05:00Z">
              <w:rPr>
                <w:color w:val="303030"/>
                <w:lang w:val="pt-PT"/>
              </w:rPr>
            </w:rPrChange>
          </w:rPr>
          <w:t xml:space="preserve">° bit da </w:t>
        </w:r>
        <w:del w:id="1223" w:author="Mateus Berardo de Souza Terra" w:date="2016-02-08T19:14:00Z">
          <w:r w:rsidR="000A53C1" w:rsidRPr="007D7E6F" w:rsidDel="006D3AB1">
            <w:rPr>
              <w:color w:val="303030"/>
              <w:rPrChange w:id="1224" w:author="Mateus Berardo de Souza Terra" w:date="2016-02-08T20:05:00Z">
                <w:rPr>
                  <w:color w:val="303030"/>
                  <w:lang w:val="pt-PT"/>
                </w:rPr>
              </w:rPrChange>
            </w:rPr>
            <w:delText>representaçao</w:delText>
          </w:r>
        </w:del>
      </w:ins>
      <w:ins w:id="1225" w:author="Mateus Berardo de Souza Terra" w:date="2016-02-08T19:14:00Z">
        <w:r w:rsidR="006D3AB1" w:rsidRPr="007D7E6F">
          <w:rPr>
            <w:color w:val="303030"/>
          </w:rPr>
          <w:t>representação</w:t>
        </w:r>
      </w:ins>
      <w:ins w:id="1226" w:author="granix pacheco" w:date="2016-02-08T09:19:00Z">
        <w:r w:rsidR="000A53C1" w:rsidRPr="007D7E6F">
          <w:rPr>
            <w:color w:val="303030"/>
            <w:rPrChange w:id="1227" w:author="Mateus Berardo de Souza Terra" w:date="2016-02-08T20:05:00Z">
              <w:rPr>
                <w:color w:val="303030"/>
                <w:lang w:val="pt-PT"/>
              </w:rPr>
            </w:rPrChange>
          </w:rPr>
          <w:t xml:space="preserve"> binaria</w:t>
        </w:r>
      </w:ins>
      <w:ins w:id="1228" w:author="granix pacheco" w:date="2016-02-08T09:18:00Z">
        <w:r w:rsidRPr="007D7E6F">
          <w:rPr>
            <w:color w:val="303030"/>
            <w:rPrChange w:id="1229" w:author="Mateus Berardo de Souza Terra" w:date="2016-02-08T20:05:00Z">
              <w:rPr>
                <w:rFonts w:ascii="Arial" w:hAnsi="Arial" w:cs="Arial"/>
                <w:color w:val="303030"/>
                <w:sz w:val="19"/>
                <w:szCs w:val="19"/>
                <w:lang w:val="pt-PT"/>
              </w:rPr>
            </w:rPrChange>
          </w:rPr>
          <w:t>.</w:t>
        </w:r>
      </w:ins>
    </w:p>
    <w:tbl>
      <w:tblPr>
        <w:tblStyle w:val="Tabelacomgrade"/>
        <w:tblW w:w="0" w:type="auto"/>
        <w:tblLook w:val="04A0" w:firstRow="1" w:lastRow="0" w:firstColumn="1" w:lastColumn="0" w:noHBand="0" w:noVBand="1"/>
        <w:tblPrChange w:id="1230" w:author="Mateus Berardo de Souza Terra" w:date="2016-02-08T22:05:00Z">
          <w:tblPr>
            <w:tblStyle w:val="Tabelacomgrade"/>
            <w:tblW w:w="0" w:type="auto"/>
            <w:tblLook w:val="04A0" w:firstRow="1" w:lastRow="0" w:firstColumn="1" w:lastColumn="0" w:noHBand="0" w:noVBand="1"/>
          </w:tblPr>
        </w:tblPrChange>
      </w:tblPr>
      <w:tblGrid>
        <w:gridCol w:w="1558"/>
        <w:gridCol w:w="1558"/>
        <w:gridCol w:w="1558"/>
        <w:gridCol w:w="1558"/>
        <w:gridCol w:w="1559"/>
        <w:gridCol w:w="1559"/>
        <w:tblGridChange w:id="1231">
          <w:tblGrid>
            <w:gridCol w:w="1558"/>
            <w:gridCol w:w="1558"/>
            <w:gridCol w:w="1558"/>
            <w:gridCol w:w="1558"/>
            <w:gridCol w:w="1559"/>
            <w:gridCol w:w="1559"/>
          </w:tblGrid>
        </w:tblGridChange>
      </w:tblGrid>
      <w:tr w:rsidR="007D7E6F" w:rsidRPr="00A76C84" w14:paraId="63441F2A" w14:textId="77777777" w:rsidTr="00A76C84">
        <w:trPr>
          <w:trHeight w:val="20"/>
          <w:ins w:id="1232" w:author="Mateus Berardo de Souza Terra" w:date="2016-02-08T20:04:00Z"/>
        </w:trPr>
        <w:tc>
          <w:tcPr>
            <w:tcW w:w="1558" w:type="dxa"/>
            <w:tcPrChange w:id="1233" w:author="Mateus Berardo de Souza Terra" w:date="2016-02-08T22:05:00Z">
              <w:tcPr>
                <w:tcW w:w="1558" w:type="dxa"/>
              </w:tcPr>
            </w:tcPrChange>
          </w:tcPr>
          <w:p w14:paraId="128B8996" w14:textId="711ED1FA" w:rsidR="007D7E6F" w:rsidRPr="00A76C84" w:rsidRDefault="007D7E6F">
            <w:pPr>
              <w:pStyle w:val="NormalWeb"/>
              <w:spacing w:before="0" w:beforeAutospacing="0" w:after="20" w:afterAutospacing="0"/>
              <w:jc w:val="center"/>
              <w:rPr>
                <w:ins w:id="1234" w:author="Mateus Berardo de Souza Terra" w:date="2016-02-08T20:04:00Z"/>
                <w:color w:val="303030"/>
                <w:sz w:val="16"/>
                <w:szCs w:val="16"/>
                <w:rPrChange w:id="1235" w:author="Mateus Berardo de Souza Terra" w:date="2016-02-08T22:05:00Z">
                  <w:rPr>
                    <w:ins w:id="1236" w:author="Mateus Berardo de Souza Terra" w:date="2016-02-08T20:04:00Z"/>
                    <w:color w:val="303030"/>
                  </w:rPr>
                </w:rPrChange>
              </w:rPr>
              <w:pPrChange w:id="1237" w:author="Mateus Berardo de Souza Terra" w:date="2016-02-08T22:05:00Z">
                <w:pPr>
                  <w:pStyle w:val="NormalWeb"/>
                  <w:spacing w:before="0" w:beforeAutospacing="0" w:after="160" w:afterAutospacing="0"/>
                  <w:jc w:val="center"/>
                </w:pPr>
              </w:pPrChange>
            </w:pPr>
            <w:ins w:id="1238" w:author="Mateus Berardo de Souza Terra" w:date="2016-02-08T20:05:00Z">
              <w:r w:rsidRPr="00A76C84">
                <w:rPr>
                  <w:b/>
                  <w:color w:val="303030"/>
                  <w:sz w:val="16"/>
                  <w:szCs w:val="16"/>
                  <w:rPrChange w:id="1239" w:author="Mateus Berardo de Souza Terra" w:date="2016-02-08T22:05:00Z">
                    <w:rPr>
                      <w:b/>
                      <w:color w:val="303030"/>
                    </w:rPr>
                  </w:rPrChange>
                </w:rPr>
                <w:t>Código</w:t>
              </w:r>
            </w:ins>
          </w:p>
        </w:tc>
        <w:tc>
          <w:tcPr>
            <w:tcW w:w="1558" w:type="dxa"/>
            <w:tcPrChange w:id="1240" w:author="Mateus Berardo de Souza Terra" w:date="2016-02-08T22:05:00Z">
              <w:tcPr>
                <w:tcW w:w="1558" w:type="dxa"/>
              </w:tcPr>
            </w:tcPrChange>
          </w:tcPr>
          <w:p w14:paraId="0E29E81B" w14:textId="466A6658" w:rsidR="007D7E6F" w:rsidRPr="00A76C84" w:rsidRDefault="007D7E6F">
            <w:pPr>
              <w:pStyle w:val="NormalWeb"/>
              <w:spacing w:before="0" w:beforeAutospacing="0" w:after="20" w:afterAutospacing="0"/>
              <w:jc w:val="center"/>
              <w:rPr>
                <w:ins w:id="1241" w:author="Mateus Berardo de Souza Terra" w:date="2016-02-08T20:04:00Z"/>
                <w:color w:val="303030"/>
                <w:sz w:val="16"/>
                <w:szCs w:val="16"/>
                <w:rPrChange w:id="1242" w:author="Mateus Berardo de Souza Terra" w:date="2016-02-08T22:05:00Z">
                  <w:rPr>
                    <w:ins w:id="1243" w:author="Mateus Berardo de Souza Terra" w:date="2016-02-08T20:04:00Z"/>
                    <w:color w:val="303030"/>
                  </w:rPr>
                </w:rPrChange>
              </w:rPr>
              <w:pPrChange w:id="1244" w:author="Mateus Berardo de Souza Terra" w:date="2016-02-08T22:05:00Z">
                <w:pPr>
                  <w:pStyle w:val="NormalWeb"/>
                  <w:spacing w:before="0" w:beforeAutospacing="0" w:after="160" w:afterAutospacing="0"/>
                  <w:jc w:val="center"/>
                </w:pPr>
              </w:pPrChange>
            </w:pPr>
            <w:ins w:id="1245" w:author="Mateus Berardo de Souza Terra" w:date="2016-02-08T20:05:00Z">
              <w:r w:rsidRPr="00A76C84">
                <w:rPr>
                  <w:b/>
                  <w:color w:val="303030"/>
                  <w:sz w:val="16"/>
                  <w:szCs w:val="16"/>
                  <w:rPrChange w:id="1246" w:author="Mateus Berardo de Souza Terra" w:date="2016-02-08T22:05:00Z">
                    <w:rPr>
                      <w:b/>
                      <w:color w:val="303030"/>
                    </w:rPr>
                  </w:rPrChange>
                </w:rPr>
                <w:t>Caractere</w:t>
              </w:r>
            </w:ins>
          </w:p>
        </w:tc>
        <w:tc>
          <w:tcPr>
            <w:tcW w:w="1558" w:type="dxa"/>
            <w:tcPrChange w:id="1247" w:author="Mateus Berardo de Souza Terra" w:date="2016-02-08T22:05:00Z">
              <w:tcPr>
                <w:tcW w:w="1558" w:type="dxa"/>
              </w:tcPr>
            </w:tcPrChange>
          </w:tcPr>
          <w:p w14:paraId="78BA1884" w14:textId="7AE527FD" w:rsidR="007D7E6F" w:rsidRPr="00A76C84" w:rsidRDefault="007D7E6F">
            <w:pPr>
              <w:pStyle w:val="NormalWeb"/>
              <w:spacing w:before="0" w:beforeAutospacing="0" w:after="20" w:afterAutospacing="0"/>
              <w:jc w:val="center"/>
              <w:rPr>
                <w:ins w:id="1248" w:author="Mateus Berardo de Souza Terra" w:date="2016-02-08T20:04:00Z"/>
                <w:color w:val="303030"/>
                <w:sz w:val="16"/>
                <w:szCs w:val="16"/>
                <w:rPrChange w:id="1249" w:author="Mateus Berardo de Souza Terra" w:date="2016-02-08T22:05:00Z">
                  <w:rPr>
                    <w:ins w:id="1250" w:author="Mateus Berardo de Souza Terra" w:date="2016-02-08T20:04:00Z"/>
                    <w:color w:val="303030"/>
                  </w:rPr>
                </w:rPrChange>
              </w:rPr>
              <w:pPrChange w:id="1251" w:author="Mateus Berardo de Souza Terra" w:date="2016-02-08T22:05:00Z">
                <w:pPr>
                  <w:pStyle w:val="NormalWeb"/>
                  <w:spacing w:before="0" w:beforeAutospacing="0" w:after="160" w:afterAutospacing="0"/>
                  <w:jc w:val="center"/>
                </w:pPr>
              </w:pPrChange>
            </w:pPr>
            <w:ins w:id="1252" w:author="Mateus Berardo de Souza Terra" w:date="2016-02-08T20:05:00Z">
              <w:r w:rsidRPr="00A76C84">
                <w:rPr>
                  <w:b/>
                  <w:color w:val="303030"/>
                  <w:sz w:val="16"/>
                  <w:szCs w:val="16"/>
                  <w:rPrChange w:id="1253" w:author="Mateus Berardo de Souza Terra" w:date="2016-02-08T22:05:00Z">
                    <w:rPr>
                      <w:b/>
                      <w:color w:val="303030"/>
                    </w:rPr>
                  </w:rPrChange>
                </w:rPr>
                <w:t>Código</w:t>
              </w:r>
            </w:ins>
          </w:p>
        </w:tc>
        <w:tc>
          <w:tcPr>
            <w:tcW w:w="1558" w:type="dxa"/>
            <w:tcPrChange w:id="1254" w:author="Mateus Berardo de Souza Terra" w:date="2016-02-08T22:05:00Z">
              <w:tcPr>
                <w:tcW w:w="1558" w:type="dxa"/>
              </w:tcPr>
            </w:tcPrChange>
          </w:tcPr>
          <w:p w14:paraId="164B6F73" w14:textId="443C15F0" w:rsidR="007D7E6F" w:rsidRPr="00A76C84" w:rsidRDefault="007D7E6F">
            <w:pPr>
              <w:pStyle w:val="NormalWeb"/>
              <w:spacing w:before="0" w:beforeAutospacing="0" w:after="20" w:afterAutospacing="0"/>
              <w:jc w:val="center"/>
              <w:rPr>
                <w:ins w:id="1255" w:author="Mateus Berardo de Souza Terra" w:date="2016-02-08T20:04:00Z"/>
                <w:color w:val="303030"/>
                <w:sz w:val="16"/>
                <w:szCs w:val="16"/>
                <w:rPrChange w:id="1256" w:author="Mateus Berardo de Souza Terra" w:date="2016-02-08T22:05:00Z">
                  <w:rPr>
                    <w:ins w:id="1257" w:author="Mateus Berardo de Souza Terra" w:date="2016-02-08T20:04:00Z"/>
                    <w:color w:val="303030"/>
                  </w:rPr>
                </w:rPrChange>
              </w:rPr>
              <w:pPrChange w:id="1258" w:author="Mateus Berardo de Souza Terra" w:date="2016-02-08T22:05:00Z">
                <w:pPr>
                  <w:pStyle w:val="NormalWeb"/>
                  <w:spacing w:before="0" w:beforeAutospacing="0" w:after="160" w:afterAutospacing="0"/>
                  <w:jc w:val="center"/>
                </w:pPr>
              </w:pPrChange>
            </w:pPr>
            <w:ins w:id="1259" w:author="Mateus Berardo de Souza Terra" w:date="2016-02-08T20:05:00Z">
              <w:r w:rsidRPr="00A76C84">
                <w:rPr>
                  <w:b/>
                  <w:color w:val="303030"/>
                  <w:sz w:val="16"/>
                  <w:szCs w:val="16"/>
                  <w:rPrChange w:id="1260" w:author="Mateus Berardo de Souza Terra" w:date="2016-02-08T22:05:00Z">
                    <w:rPr>
                      <w:b/>
                      <w:color w:val="303030"/>
                    </w:rPr>
                  </w:rPrChange>
                </w:rPr>
                <w:t>Caractere</w:t>
              </w:r>
            </w:ins>
          </w:p>
        </w:tc>
        <w:tc>
          <w:tcPr>
            <w:tcW w:w="1559" w:type="dxa"/>
            <w:tcPrChange w:id="1261" w:author="Mateus Berardo de Souza Terra" w:date="2016-02-08T22:05:00Z">
              <w:tcPr>
                <w:tcW w:w="1559" w:type="dxa"/>
              </w:tcPr>
            </w:tcPrChange>
          </w:tcPr>
          <w:p w14:paraId="66FF4D0A" w14:textId="502269EF" w:rsidR="007D7E6F" w:rsidRPr="00A76C84" w:rsidRDefault="007D7E6F">
            <w:pPr>
              <w:pStyle w:val="NormalWeb"/>
              <w:spacing w:before="0" w:beforeAutospacing="0" w:after="20" w:afterAutospacing="0"/>
              <w:jc w:val="center"/>
              <w:rPr>
                <w:ins w:id="1262" w:author="Mateus Berardo de Souza Terra" w:date="2016-02-08T20:04:00Z"/>
                <w:color w:val="303030"/>
                <w:sz w:val="16"/>
                <w:szCs w:val="16"/>
                <w:rPrChange w:id="1263" w:author="Mateus Berardo de Souza Terra" w:date="2016-02-08T22:05:00Z">
                  <w:rPr>
                    <w:ins w:id="1264" w:author="Mateus Berardo de Souza Terra" w:date="2016-02-08T20:04:00Z"/>
                    <w:color w:val="303030"/>
                  </w:rPr>
                </w:rPrChange>
              </w:rPr>
              <w:pPrChange w:id="1265" w:author="Mateus Berardo de Souza Terra" w:date="2016-02-08T22:05:00Z">
                <w:pPr>
                  <w:pStyle w:val="NormalWeb"/>
                  <w:spacing w:before="0" w:beforeAutospacing="0" w:after="160" w:afterAutospacing="0"/>
                  <w:jc w:val="center"/>
                </w:pPr>
              </w:pPrChange>
            </w:pPr>
            <w:ins w:id="1266" w:author="Mateus Berardo de Souza Terra" w:date="2016-02-08T20:05:00Z">
              <w:r w:rsidRPr="00A76C84">
                <w:rPr>
                  <w:b/>
                  <w:color w:val="303030"/>
                  <w:sz w:val="16"/>
                  <w:szCs w:val="16"/>
                  <w:rPrChange w:id="1267" w:author="Mateus Berardo de Souza Terra" w:date="2016-02-08T22:05:00Z">
                    <w:rPr>
                      <w:b/>
                      <w:color w:val="303030"/>
                    </w:rPr>
                  </w:rPrChange>
                </w:rPr>
                <w:t>Código</w:t>
              </w:r>
            </w:ins>
          </w:p>
        </w:tc>
        <w:tc>
          <w:tcPr>
            <w:tcW w:w="1559" w:type="dxa"/>
            <w:tcPrChange w:id="1268" w:author="Mateus Berardo de Souza Terra" w:date="2016-02-08T22:05:00Z">
              <w:tcPr>
                <w:tcW w:w="1559" w:type="dxa"/>
              </w:tcPr>
            </w:tcPrChange>
          </w:tcPr>
          <w:p w14:paraId="6B3B76A9" w14:textId="5346D62E" w:rsidR="007D7E6F" w:rsidRPr="00A76C84" w:rsidRDefault="007D7E6F">
            <w:pPr>
              <w:pStyle w:val="NormalWeb"/>
              <w:spacing w:before="0" w:beforeAutospacing="0" w:after="20" w:afterAutospacing="0"/>
              <w:jc w:val="center"/>
              <w:rPr>
                <w:ins w:id="1269" w:author="Mateus Berardo de Souza Terra" w:date="2016-02-08T20:04:00Z"/>
                <w:color w:val="303030"/>
                <w:sz w:val="16"/>
                <w:szCs w:val="16"/>
                <w:rPrChange w:id="1270" w:author="Mateus Berardo de Souza Terra" w:date="2016-02-08T22:05:00Z">
                  <w:rPr>
                    <w:ins w:id="1271" w:author="Mateus Berardo de Souza Terra" w:date="2016-02-08T20:04:00Z"/>
                    <w:color w:val="303030"/>
                  </w:rPr>
                </w:rPrChange>
              </w:rPr>
              <w:pPrChange w:id="1272" w:author="Mateus Berardo de Souza Terra" w:date="2016-02-08T22:05:00Z">
                <w:pPr>
                  <w:pStyle w:val="NormalWeb"/>
                  <w:spacing w:before="0" w:beforeAutospacing="0" w:after="160" w:afterAutospacing="0"/>
                  <w:jc w:val="center"/>
                </w:pPr>
              </w:pPrChange>
            </w:pPr>
            <w:ins w:id="1273" w:author="Mateus Berardo de Souza Terra" w:date="2016-02-08T20:05:00Z">
              <w:r w:rsidRPr="00A76C84">
                <w:rPr>
                  <w:b/>
                  <w:color w:val="303030"/>
                  <w:sz w:val="16"/>
                  <w:szCs w:val="16"/>
                  <w:rPrChange w:id="1274" w:author="Mateus Berardo de Souza Terra" w:date="2016-02-08T22:05:00Z">
                    <w:rPr>
                      <w:b/>
                      <w:color w:val="303030"/>
                    </w:rPr>
                  </w:rPrChange>
                </w:rPr>
                <w:t>Caractere</w:t>
              </w:r>
            </w:ins>
          </w:p>
        </w:tc>
      </w:tr>
      <w:tr w:rsidR="00BA6212" w:rsidRPr="00A76C84" w14:paraId="315B0B07" w14:textId="77777777" w:rsidTr="00A76C84">
        <w:trPr>
          <w:trHeight w:val="20"/>
          <w:ins w:id="1275" w:author="Mateus Berardo de Souza Terra" w:date="2016-02-08T20:04:00Z"/>
        </w:trPr>
        <w:tc>
          <w:tcPr>
            <w:tcW w:w="1558" w:type="dxa"/>
            <w:tcPrChange w:id="1276" w:author="Mateus Berardo de Souza Terra" w:date="2016-02-08T22:05:00Z">
              <w:tcPr>
                <w:tcW w:w="1558" w:type="dxa"/>
              </w:tcPr>
            </w:tcPrChange>
          </w:tcPr>
          <w:p w14:paraId="476C6C25" w14:textId="5F93932D" w:rsidR="00BA6212" w:rsidRPr="00A76C84" w:rsidRDefault="00BA6212">
            <w:pPr>
              <w:pStyle w:val="NormalWeb"/>
              <w:spacing w:before="0" w:beforeAutospacing="0" w:after="20" w:afterAutospacing="0"/>
              <w:jc w:val="center"/>
              <w:rPr>
                <w:ins w:id="1277" w:author="Mateus Berardo de Souza Terra" w:date="2016-02-08T20:04:00Z"/>
                <w:color w:val="303030"/>
                <w:sz w:val="16"/>
                <w:szCs w:val="16"/>
                <w:rPrChange w:id="1278" w:author="Mateus Berardo de Souza Terra" w:date="2016-02-08T22:05:00Z">
                  <w:rPr>
                    <w:ins w:id="1279" w:author="Mateus Berardo de Souza Terra" w:date="2016-02-08T20:04:00Z"/>
                    <w:color w:val="303030"/>
                  </w:rPr>
                </w:rPrChange>
              </w:rPr>
              <w:pPrChange w:id="1280" w:author="Mateus Berardo de Souza Terra" w:date="2016-02-08T22:05:00Z">
                <w:pPr>
                  <w:pStyle w:val="NormalWeb"/>
                  <w:spacing w:before="0" w:beforeAutospacing="0" w:after="160" w:afterAutospacing="0"/>
                  <w:jc w:val="center"/>
                </w:pPr>
              </w:pPrChange>
            </w:pPr>
            <w:ins w:id="1281" w:author="Mateus Berardo de Souza Terra" w:date="2016-02-08T20:05:00Z">
              <w:r w:rsidRPr="00A76C84">
                <w:rPr>
                  <w:color w:val="303030"/>
                  <w:sz w:val="16"/>
                  <w:szCs w:val="16"/>
                  <w:rPrChange w:id="1282" w:author="Mateus Berardo de Souza Terra" w:date="2016-02-08T22:05:00Z">
                    <w:rPr>
                      <w:color w:val="303030"/>
                    </w:rPr>
                  </w:rPrChange>
                </w:rPr>
                <w:t>32</w:t>
              </w:r>
            </w:ins>
          </w:p>
        </w:tc>
        <w:tc>
          <w:tcPr>
            <w:tcW w:w="1558" w:type="dxa"/>
            <w:tcPrChange w:id="1283" w:author="Mateus Berardo de Souza Terra" w:date="2016-02-08T22:05:00Z">
              <w:tcPr>
                <w:tcW w:w="1558" w:type="dxa"/>
              </w:tcPr>
            </w:tcPrChange>
          </w:tcPr>
          <w:p w14:paraId="257D91C6" w14:textId="6528FD8D" w:rsidR="00BA6212" w:rsidRPr="00A76C84" w:rsidRDefault="00665E1D">
            <w:pPr>
              <w:pStyle w:val="NormalWeb"/>
              <w:spacing w:before="0" w:beforeAutospacing="0" w:after="20" w:afterAutospacing="0"/>
              <w:jc w:val="center"/>
              <w:rPr>
                <w:ins w:id="1284" w:author="Mateus Berardo de Souza Terra" w:date="2016-02-08T20:04:00Z"/>
                <w:color w:val="303030"/>
                <w:sz w:val="16"/>
                <w:szCs w:val="16"/>
                <w:rPrChange w:id="1285" w:author="Mateus Berardo de Souza Terra" w:date="2016-02-08T22:05:00Z">
                  <w:rPr>
                    <w:ins w:id="1286" w:author="Mateus Berardo de Souza Terra" w:date="2016-02-08T20:04:00Z"/>
                    <w:color w:val="303030"/>
                  </w:rPr>
                </w:rPrChange>
              </w:rPr>
              <w:pPrChange w:id="1287" w:author="Mateus Berardo de Souza Terra" w:date="2016-02-08T22:05:00Z">
                <w:pPr>
                  <w:pStyle w:val="NormalWeb"/>
                  <w:spacing w:before="0" w:beforeAutospacing="0" w:after="160" w:afterAutospacing="0"/>
                  <w:jc w:val="center"/>
                </w:pPr>
              </w:pPrChange>
            </w:pPr>
            <w:ins w:id="1288" w:author="Mateus Berardo de Souza Terra" w:date="2016-02-08T22:10:00Z">
              <w:r>
                <w:rPr>
                  <w:color w:val="303030"/>
                  <w:sz w:val="16"/>
                  <w:szCs w:val="16"/>
                </w:rPr>
                <w:t>ESPAÇO</w:t>
              </w:r>
            </w:ins>
          </w:p>
        </w:tc>
        <w:tc>
          <w:tcPr>
            <w:tcW w:w="1558" w:type="dxa"/>
            <w:tcPrChange w:id="1289" w:author="Mateus Berardo de Souza Terra" w:date="2016-02-08T22:05:00Z">
              <w:tcPr>
                <w:tcW w:w="1558" w:type="dxa"/>
              </w:tcPr>
            </w:tcPrChange>
          </w:tcPr>
          <w:p w14:paraId="5D4E1399" w14:textId="157F1476" w:rsidR="00BA6212" w:rsidRPr="00A76C84" w:rsidRDefault="00BA6212">
            <w:pPr>
              <w:pStyle w:val="NormalWeb"/>
              <w:spacing w:before="0" w:beforeAutospacing="0" w:after="20" w:afterAutospacing="0"/>
              <w:jc w:val="center"/>
              <w:rPr>
                <w:ins w:id="1290" w:author="Mateus Berardo de Souza Terra" w:date="2016-02-08T20:04:00Z"/>
                <w:color w:val="303030"/>
                <w:sz w:val="16"/>
                <w:szCs w:val="16"/>
                <w:rPrChange w:id="1291" w:author="Mateus Berardo de Souza Terra" w:date="2016-02-08T22:05:00Z">
                  <w:rPr>
                    <w:ins w:id="1292" w:author="Mateus Berardo de Souza Terra" w:date="2016-02-08T20:04:00Z"/>
                    <w:color w:val="303030"/>
                  </w:rPr>
                </w:rPrChange>
              </w:rPr>
              <w:pPrChange w:id="1293" w:author="Mateus Berardo de Souza Terra" w:date="2016-02-08T22:05:00Z">
                <w:pPr>
                  <w:pStyle w:val="NormalWeb"/>
                  <w:spacing w:before="0" w:beforeAutospacing="0" w:after="160" w:afterAutospacing="0"/>
                  <w:jc w:val="center"/>
                </w:pPr>
              </w:pPrChange>
            </w:pPr>
            <w:ins w:id="1294" w:author="Mateus Berardo de Souza Terra" w:date="2016-02-08T22:09:00Z">
              <w:r>
                <w:rPr>
                  <w:color w:val="303030"/>
                  <w:sz w:val="16"/>
                  <w:szCs w:val="16"/>
                </w:rPr>
                <w:t>64</w:t>
              </w:r>
            </w:ins>
          </w:p>
        </w:tc>
        <w:tc>
          <w:tcPr>
            <w:tcW w:w="1558" w:type="dxa"/>
            <w:tcPrChange w:id="1295" w:author="Mateus Berardo de Souza Terra" w:date="2016-02-08T22:05:00Z">
              <w:tcPr>
                <w:tcW w:w="1558" w:type="dxa"/>
              </w:tcPr>
            </w:tcPrChange>
          </w:tcPr>
          <w:p w14:paraId="1752B70A" w14:textId="798E0AF6" w:rsidR="00BA6212" w:rsidRPr="00A76C84" w:rsidRDefault="00665E1D">
            <w:pPr>
              <w:pStyle w:val="NormalWeb"/>
              <w:spacing w:before="0" w:beforeAutospacing="0" w:after="20" w:afterAutospacing="0"/>
              <w:jc w:val="center"/>
              <w:rPr>
                <w:ins w:id="1296" w:author="Mateus Berardo de Souza Terra" w:date="2016-02-08T20:04:00Z"/>
                <w:color w:val="303030"/>
                <w:sz w:val="16"/>
                <w:szCs w:val="16"/>
                <w:rPrChange w:id="1297" w:author="Mateus Berardo de Souza Terra" w:date="2016-02-08T22:05:00Z">
                  <w:rPr>
                    <w:ins w:id="1298" w:author="Mateus Berardo de Souza Terra" w:date="2016-02-08T20:04:00Z"/>
                    <w:color w:val="303030"/>
                  </w:rPr>
                </w:rPrChange>
              </w:rPr>
              <w:pPrChange w:id="1299" w:author="Mateus Berardo de Souza Terra" w:date="2016-02-08T22:05:00Z">
                <w:pPr>
                  <w:pStyle w:val="NormalWeb"/>
                  <w:spacing w:before="0" w:beforeAutospacing="0" w:after="160" w:afterAutospacing="0"/>
                  <w:jc w:val="center"/>
                </w:pPr>
              </w:pPrChange>
            </w:pPr>
            <w:ins w:id="1300" w:author="Mateus Berardo de Souza Terra" w:date="2016-02-08T22:12:00Z">
              <w:r>
                <w:rPr>
                  <w:color w:val="303030"/>
                  <w:sz w:val="16"/>
                  <w:szCs w:val="16"/>
                </w:rPr>
                <w:t>@</w:t>
              </w:r>
            </w:ins>
          </w:p>
        </w:tc>
        <w:tc>
          <w:tcPr>
            <w:tcW w:w="1559" w:type="dxa"/>
            <w:tcPrChange w:id="1301" w:author="Mateus Berardo de Souza Terra" w:date="2016-02-08T22:05:00Z">
              <w:tcPr>
                <w:tcW w:w="1559" w:type="dxa"/>
              </w:tcPr>
            </w:tcPrChange>
          </w:tcPr>
          <w:p w14:paraId="5B44C808" w14:textId="27A897DD" w:rsidR="00BA6212" w:rsidRPr="00A76C84" w:rsidRDefault="00BA6212">
            <w:pPr>
              <w:pStyle w:val="NormalWeb"/>
              <w:spacing w:before="0" w:beforeAutospacing="0" w:after="20" w:afterAutospacing="0"/>
              <w:jc w:val="center"/>
              <w:rPr>
                <w:ins w:id="1302" w:author="Mateus Berardo de Souza Terra" w:date="2016-02-08T20:04:00Z"/>
                <w:color w:val="303030"/>
                <w:sz w:val="16"/>
                <w:szCs w:val="16"/>
                <w:rPrChange w:id="1303" w:author="Mateus Berardo de Souza Terra" w:date="2016-02-08T22:05:00Z">
                  <w:rPr>
                    <w:ins w:id="1304" w:author="Mateus Berardo de Souza Terra" w:date="2016-02-08T20:04:00Z"/>
                    <w:color w:val="303030"/>
                  </w:rPr>
                </w:rPrChange>
              </w:rPr>
              <w:pPrChange w:id="1305" w:author="Mateus Berardo de Souza Terra" w:date="2016-02-08T22:05:00Z">
                <w:pPr>
                  <w:pStyle w:val="NormalWeb"/>
                  <w:spacing w:before="0" w:beforeAutospacing="0" w:after="160" w:afterAutospacing="0"/>
                  <w:jc w:val="center"/>
                </w:pPr>
              </w:pPrChange>
            </w:pPr>
            <w:ins w:id="1306" w:author="Mateus Berardo de Souza Terra" w:date="2016-02-08T22:09:00Z">
              <w:r>
                <w:rPr>
                  <w:color w:val="303030"/>
                  <w:sz w:val="16"/>
                  <w:szCs w:val="16"/>
                </w:rPr>
                <w:t>96</w:t>
              </w:r>
            </w:ins>
          </w:p>
        </w:tc>
        <w:tc>
          <w:tcPr>
            <w:tcW w:w="1559" w:type="dxa"/>
            <w:tcPrChange w:id="1307" w:author="Mateus Berardo de Souza Terra" w:date="2016-02-08T22:05:00Z">
              <w:tcPr>
                <w:tcW w:w="1559" w:type="dxa"/>
              </w:tcPr>
            </w:tcPrChange>
          </w:tcPr>
          <w:p w14:paraId="78BACD18" w14:textId="2FA22557" w:rsidR="00BA6212" w:rsidRPr="00A76C84" w:rsidRDefault="00665E1D">
            <w:pPr>
              <w:pStyle w:val="NormalWeb"/>
              <w:spacing w:before="0" w:beforeAutospacing="0" w:after="20" w:afterAutospacing="0"/>
              <w:jc w:val="center"/>
              <w:rPr>
                <w:ins w:id="1308" w:author="Mateus Berardo de Souza Terra" w:date="2016-02-08T20:04:00Z"/>
                <w:color w:val="303030"/>
                <w:sz w:val="16"/>
                <w:szCs w:val="16"/>
                <w:rPrChange w:id="1309" w:author="Mateus Berardo de Souza Terra" w:date="2016-02-08T22:05:00Z">
                  <w:rPr>
                    <w:ins w:id="1310" w:author="Mateus Berardo de Souza Terra" w:date="2016-02-08T20:04:00Z"/>
                    <w:color w:val="303030"/>
                  </w:rPr>
                </w:rPrChange>
              </w:rPr>
              <w:pPrChange w:id="1311" w:author="Mateus Berardo de Souza Terra" w:date="2016-02-08T22:05:00Z">
                <w:pPr>
                  <w:pStyle w:val="NormalWeb"/>
                  <w:spacing w:before="0" w:beforeAutospacing="0" w:after="160" w:afterAutospacing="0"/>
                  <w:jc w:val="center"/>
                </w:pPr>
              </w:pPrChange>
            </w:pPr>
            <w:ins w:id="1312" w:author="Mateus Berardo de Souza Terra" w:date="2016-02-08T22:12:00Z">
              <w:r>
                <w:rPr>
                  <w:color w:val="303030"/>
                  <w:sz w:val="16"/>
                  <w:szCs w:val="16"/>
                </w:rPr>
                <w:t>`</w:t>
              </w:r>
            </w:ins>
          </w:p>
        </w:tc>
      </w:tr>
      <w:tr w:rsidR="00BA6212" w:rsidRPr="00A76C84" w14:paraId="446314FF" w14:textId="77777777" w:rsidTr="00A76C84">
        <w:trPr>
          <w:trHeight w:val="20"/>
          <w:ins w:id="1313" w:author="Mateus Berardo de Souza Terra" w:date="2016-02-08T20:04:00Z"/>
        </w:trPr>
        <w:tc>
          <w:tcPr>
            <w:tcW w:w="1558" w:type="dxa"/>
            <w:tcPrChange w:id="1314" w:author="Mateus Berardo de Souza Terra" w:date="2016-02-08T22:05:00Z">
              <w:tcPr>
                <w:tcW w:w="1558" w:type="dxa"/>
              </w:tcPr>
            </w:tcPrChange>
          </w:tcPr>
          <w:p w14:paraId="0CC2E862" w14:textId="3B8217D7" w:rsidR="00BA6212" w:rsidRPr="00A76C84" w:rsidRDefault="00BA6212">
            <w:pPr>
              <w:pStyle w:val="NormalWeb"/>
              <w:spacing w:before="0" w:beforeAutospacing="0" w:after="20" w:afterAutospacing="0"/>
              <w:jc w:val="center"/>
              <w:rPr>
                <w:ins w:id="1315" w:author="Mateus Berardo de Souza Terra" w:date="2016-02-08T20:04:00Z"/>
                <w:color w:val="303030"/>
                <w:sz w:val="16"/>
                <w:szCs w:val="16"/>
                <w:rPrChange w:id="1316" w:author="Mateus Berardo de Souza Terra" w:date="2016-02-08T22:05:00Z">
                  <w:rPr>
                    <w:ins w:id="1317" w:author="Mateus Berardo de Souza Terra" w:date="2016-02-08T20:04:00Z"/>
                    <w:color w:val="303030"/>
                  </w:rPr>
                </w:rPrChange>
              </w:rPr>
              <w:pPrChange w:id="1318" w:author="Mateus Berardo de Souza Terra" w:date="2016-02-08T22:05:00Z">
                <w:pPr>
                  <w:pStyle w:val="NormalWeb"/>
                  <w:spacing w:before="0" w:beforeAutospacing="0" w:after="160" w:afterAutospacing="0"/>
                  <w:jc w:val="center"/>
                </w:pPr>
              </w:pPrChange>
            </w:pPr>
            <w:ins w:id="1319" w:author="Mateus Berardo de Souza Terra" w:date="2016-02-08T20:05:00Z">
              <w:r w:rsidRPr="00A76C84">
                <w:rPr>
                  <w:color w:val="303030"/>
                  <w:sz w:val="16"/>
                  <w:szCs w:val="16"/>
                  <w:rPrChange w:id="1320" w:author="Mateus Berardo de Souza Terra" w:date="2016-02-08T22:05:00Z">
                    <w:rPr>
                      <w:color w:val="303030"/>
                    </w:rPr>
                  </w:rPrChange>
                </w:rPr>
                <w:t>33</w:t>
              </w:r>
            </w:ins>
          </w:p>
        </w:tc>
        <w:tc>
          <w:tcPr>
            <w:tcW w:w="1558" w:type="dxa"/>
            <w:tcPrChange w:id="1321" w:author="Mateus Berardo de Souza Terra" w:date="2016-02-08T22:05:00Z">
              <w:tcPr>
                <w:tcW w:w="1558" w:type="dxa"/>
              </w:tcPr>
            </w:tcPrChange>
          </w:tcPr>
          <w:p w14:paraId="2C59AD1A" w14:textId="6E811B06" w:rsidR="00BA6212" w:rsidRPr="00A76C84" w:rsidRDefault="00665E1D">
            <w:pPr>
              <w:pStyle w:val="NormalWeb"/>
              <w:spacing w:before="0" w:beforeAutospacing="0" w:after="20" w:afterAutospacing="0"/>
              <w:jc w:val="center"/>
              <w:rPr>
                <w:ins w:id="1322" w:author="Mateus Berardo de Souza Terra" w:date="2016-02-08T20:04:00Z"/>
                <w:color w:val="303030"/>
                <w:sz w:val="16"/>
                <w:szCs w:val="16"/>
                <w:rPrChange w:id="1323" w:author="Mateus Berardo de Souza Terra" w:date="2016-02-08T22:05:00Z">
                  <w:rPr>
                    <w:ins w:id="1324" w:author="Mateus Berardo de Souza Terra" w:date="2016-02-08T20:04:00Z"/>
                    <w:color w:val="303030"/>
                  </w:rPr>
                </w:rPrChange>
              </w:rPr>
              <w:pPrChange w:id="1325" w:author="Mateus Berardo de Souza Terra" w:date="2016-02-08T22:05:00Z">
                <w:pPr>
                  <w:pStyle w:val="NormalWeb"/>
                  <w:spacing w:before="0" w:beforeAutospacing="0" w:after="160" w:afterAutospacing="0"/>
                  <w:jc w:val="center"/>
                </w:pPr>
              </w:pPrChange>
            </w:pPr>
            <w:ins w:id="1326" w:author="Mateus Berardo de Souza Terra" w:date="2016-02-08T22:13:00Z">
              <w:r>
                <w:rPr>
                  <w:color w:val="303030"/>
                  <w:sz w:val="16"/>
                  <w:szCs w:val="16"/>
                </w:rPr>
                <w:t>!</w:t>
              </w:r>
            </w:ins>
          </w:p>
        </w:tc>
        <w:tc>
          <w:tcPr>
            <w:tcW w:w="1558" w:type="dxa"/>
            <w:tcPrChange w:id="1327" w:author="Mateus Berardo de Souza Terra" w:date="2016-02-08T22:05:00Z">
              <w:tcPr>
                <w:tcW w:w="1558" w:type="dxa"/>
              </w:tcPr>
            </w:tcPrChange>
          </w:tcPr>
          <w:p w14:paraId="07528C73" w14:textId="4740B840" w:rsidR="00BA6212" w:rsidRPr="00A76C84" w:rsidRDefault="00BA6212">
            <w:pPr>
              <w:pStyle w:val="NormalWeb"/>
              <w:spacing w:before="0" w:beforeAutospacing="0" w:after="20" w:afterAutospacing="0"/>
              <w:jc w:val="center"/>
              <w:rPr>
                <w:ins w:id="1328" w:author="Mateus Berardo de Souza Terra" w:date="2016-02-08T20:04:00Z"/>
                <w:color w:val="303030"/>
                <w:sz w:val="16"/>
                <w:szCs w:val="16"/>
                <w:rPrChange w:id="1329" w:author="Mateus Berardo de Souza Terra" w:date="2016-02-08T22:05:00Z">
                  <w:rPr>
                    <w:ins w:id="1330" w:author="Mateus Berardo de Souza Terra" w:date="2016-02-08T20:04:00Z"/>
                    <w:color w:val="303030"/>
                  </w:rPr>
                </w:rPrChange>
              </w:rPr>
              <w:pPrChange w:id="1331" w:author="Mateus Berardo de Souza Terra" w:date="2016-02-08T22:05:00Z">
                <w:pPr>
                  <w:pStyle w:val="NormalWeb"/>
                  <w:spacing w:before="0" w:beforeAutospacing="0" w:after="160" w:afterAutospacing="0"/>
                  <w:jc w:val="center"/>
                </w:pPr>
              </w:pPrChange>
            </w:pPr>
            <w:ins w:id="1332" w:author="Mateus Berardo de Souza Terra" w:date="2016-02-08T22:09:00Z">
              <w:r>
                <w:rPr>
                  <w:color w:val="303030"/>
                  <w:sz w:val="16"/>
                  <w:szCs w:val="16"/>
                </w:rPr>
                <w:t>65</w:t>
              </w:r>
            </w:ins>
          </w:p>
        </w:tc>
        <w:tc>
          <w:tcPr>
            <w:tcW w:w="1558" w:type="dxa"/>
            <w:tcPrChange w:id="1333" w:author="Mateus Berardo de Souza Terra" w:date="2016-02-08T22:05:00Z">
              <w:tcPr>
                <w:tcW w:w="1558" w:type="dxa"/>
              </w:tcPr>
            </w:tcPrChange>
          </w:tcPr>
          <w:p w14:paraId="04E2CEA1" w14:textId="3FE248FC" w:rsidR="00BA6212" w:rsidRPr="00A76C84" w:rsidRDefault="00665E1D">
            <w:pPr>
              <w:pStyle w:val="NormalWeb"/>
              <w:spacing w:before="0" w:beforeAutospacing="0" w:after="20" w:afterAutospacing="0"/>
              <w:jc w:val="center"/>
              <w:rPr>
                <w:ins w:id="1334" w:author="Mateus Berardo de Souza Terra" w:date="2016-02-08T20:04:00Z"/>
                <w:color w:val="303030"/>
                <w:sz w:val="16"/>
                <w:szCs w:val="16"/>
                <w:rPrChange w:id="1335" w:author="Mateus Berardo de Souza Terra" w:date="2016-02-08T22:05:00Z">
                  <w:rPr>
                    <w:ins w:id="1336" w:author="Mateus Berardo de Souza Terra" w:date="2016-02-08T20:04:00Z"/>
                    <w:color w:val="303030"/>
                  </w:rPr>
                </w:rPrChange>
              </w:rPr>
              <w:pPrChange w:id="1337" w:author="Mateus Berardo de Souza Terra" w:date="2016-02-08T22:05:00Z">
                <w:pPr>
                  <w:pStyle w:val="NormalWeb"/>
                  <w:spacing w:before="0" w:beforeAutospacing="0" w:after="160" w:afterAutospacing="0"/>
                  <w:jc w:val="center"/>
                </w:pPr>
              </w:pPrChange>
            </w:pPr>
            <w:ins w:id="1338" w:author="Mateus Berardo de Souza Terra" w:date="2016-02-08T22:10:00Z">
              <w:r>
                <w:rPr>
                  <w:color w:val="303030"/>
                  <w:sz w:val="16"/>
                  <w:szCs w:val="16"/>
                </w:rPr>
                <w:t>A</w:t>
              </w:r>
            </w:ins>
          </w:p>
        </w:tc>
        <w:tc>
          <w:tcPr>
            <w:tcW w:w="1559" w:type="dxa"/>
            <w:tcPrChange w:id="1339" w:author="Mateus Berardo de Souza Terra" w:date="2016-02-08T22:05:00Z">
              <w:tcPr>
                <w:tcW w:w="1559" w:type="dxa"/>
              </w:tcPr>
            </w:tcPrChange>
          </w:tcPr>
          <w:p w14:paraId="0C1DA878" w14:textId="0C04C2A3" w:rsidR="00BA6212" w:rsidRPr="00A76C84" w:rsidRDefault="00BA6212">
            <w:pPr>
              <w:pStyle w:val="NormalWeb"/>
              <w:spacing w:before="0" w:beforeAutospacing="0" w:after="20" w:afterAutospacing="0"/>
              <w:jc w:val="center"/>
              <w:rPr>
                <w:ins w:id="1340" w:author="Mateus Berardo de Souza Terra" w:date="2016-02-08T20:04:00Z"/>
                <w:color w:val="303030"/>
                <w:sz w:val="16"/>
                <w:szCs w:val="16"/>
                <w:rPrChange w:id="1341" w:author="Mateus Berardo de Souza Terra" w:date="2016-02-08T22:05:00Z">
                  <w:rPr>
                    <w:ins w:id="1342" w:author="Mateus Berardo de Souza Terra" w:date="2016-02-08T20:04:00Z"/>
                    <w:color w:val="303030"/>
                  </w:rPr>
                </w:rPrChange>
              </w:rPr>
              <w:pPrChange w:id="1343" w:author="Mateus Berardo de Souza Terra" w:date="2016-02-08T22:05:00Z">
                <w:pPr>
                  <w:pStyle w:val="NormalWeb"/>
                  <w:spacing w:before="0" w:beforeAutospacing="0" w:after="160" w:afterAutospacing="0"/>
                  <w:jc w:val="center"/>
                </w:pPr>
              </w:pPrChange>
            </w:pPr>
            <w:ins w:id="1344" w:author="Mateus Berardo de Souza Terra" w:date="2016-02-08T22:09:00Z">
              <w:r>
                <w:rPr>
                  <w:color w:val="303030"/>
                  <w:sz w:val="16"/>
                  <w:szCs w:val="16"/>
                </w:rPr>
                <w:t>97</w:t>
              </w:r>
            </w:ins>
          </w:p>
        </w:tc>
        <w:tc>
          <w:tcPr>
            <w:tcW w:w="1559" w:type="dxa"/>
            <w:tcPrChange w:id="1345" w:author="Mateus Berardo de Souza Terra" w:date="2016-02-08T22:05:00Z">
              <w:tcPr>
                <w:tcW w:w="1559" w:type="dxa"/>
              </w:tcPr>
            </w:tcPrChange>
          </w:tcPr>
          <w:p w14:paraId="68D4BCFD" w14:textId="3260675C" w:rsidR="00BA6212" w:rsidRPr="00A76C84" w:rsidRDefault="00665E1D">
            <w:pPr>
              <w:pStyle w:val="NormalWeb"/>
              <w:spacing w:before="0" w:beforeAutospacing="0" w:after="20" w:afterAutospacing="0"/>
              <w:jc w:val="center"/>
              <w:rPr>
                <w:ins w:id="1346" w:author="Mateus Berardo de Souza Terra" w:date="2016-02-08T20:04:00Z"/>
                <w:color w:val="303030"/>
                <w:sz w:val="16"/>
                <w:szCs w:val="16"/>
                <w:rPrChange w:id="1347" w:author="Mateus Berardo de Souza Terra" w:date="2016-02-08T22:05:00Z">
                  <w:rPr>
                    <w:ins w:id="1348" w:author="Mateus Berardo de Souza Terra" w:date="2016-02-08T20:04:00Z"/>
                    <w:color w:val="303030"/>
                  </w:rPr>
                </w:rPrChange>
              </w:rPr>
              <w:pPrChange w:id="1349" w:author="Mateus Berardo de Souza Terra" w:date="2016-02-08T22:05:00Z">
                <w:pPr>
                  <w:pStyle w:val="NormalWeb"/>
                  <w:spacing w:before="0" w:beforeAutospacing="0" w:after="160" w:afterAutospacing="0"/>
                  <w:jc w:val="center"/>
                </w:pPr>
              </w:pPrChange>
            </w:pPr>
            <w:ins w:id="1350" w:author="Mateus Berardo de Souza Terra" w:date="2016-02-08T22:10:00Z">
              <w:r>
                <w:rPr>
                  <w:color w:val="303030"/>
                  <w:sz w:val="16"/>
                  <w:szCs w:val="16"/>
                </w:rPr>
                <w:t>a</w:t>
              </w:r>
            </w:ins>
          </w:p>
        </w:tc>
      </w:tr>
      <w:tr w:rsidR="00BA6212" w:rsidRPr="00A76C84" w14:paraId="1C7F4A89" w14:textId="77777777" w:rsidTr="00A76C84">
        <w:trPr>
          <w:trHeight w:val="20"/>
          <w:ins w:id="1351" w:author="Mateus Berardo de Souza Terra" w:date="2016-02-08T20:04:00Z"/>
        </w:trPr>
        <w:tc>
          <w:tcPr>
            <w:tcW w:w="1558" w:type="dxa"/>
            <w:tcPrChange w:id="1352" w:author="Mateus Berardo de Souza Terra" w:date="2016-02-08T22:05:00Z">
              <w:tcPr>
                <w:tcW w:w="1558" w:type="dxa"/>
              </w:tcPr>
            </w:tcPrChange>
          </w:tcPr>
          <w:p w14:paraId="2829415F" w14:textId="08D95B91" w:rsidR="00BA6212" w:rsidRPr="00A76C84" w:rsidRDefault="00BA6212">
            <w:pPr>
              <w:pStyle w:val="NormalWeb"/>
              <w:spacing w:before="0" w:beforeAutospacing="0" w:after="20" w:afterAutospacing="0"/>
              <w:jc w:val="center"/>
              <w:rPr>
                <w:ins w:id="1353" w:author="Mateus Berardo de Souza Terra" w:date="2016-02-08T20:04:00Z"/>
                <w:color w:val="303030"/>
                <w:sz w:val="16"/>
                <w:szCs w:val="16"/>
                <w:rPrChange w:id="1354" w:author="Mateus Berardo de Souza Terra" w:date="2016-02-08T22:05:00Z">
                  <w:rPr>
                    <w:ins w:id="1355" w:author="Mateus Berardo de Souza Terra" w:date="2016-02-08T20:04:00Z"/>
                    <w:color w:val="303030"/>
                  </w:rPr>
                </w:rPrChange>
              </w:rPr>
              <w:pPrChange w:id="1356" w:author="Mateus Berardo de Souza Terra" w:date="2016-02-08T22:05:00Z">
                <w:pPr>
                  <w:pStyle w:val="NormalWeb"/>
                  <w:spacing w:before="0" w:beforeAutospacing="0" w:after="160" w:afterAutospacing="0"/>
                  <w:jc w:val="center"/>
                </w:pPr>
              </w:pPrChange>
            </w:pPr>
            <w:ins w:id="1357" w:author="Mateus Berardo de Souza Terra" w:date="2016-02-08T20:05:00Z">
              <w:r w:rsidRPr="00A76C84">
                <w:rPr>
                  <w:color w:val="303030"/>
                  <w:sz w:val="16"/>
                  <w:szCs w:val="16"/>
                  <w:rPrChange w:id="1358" w:author="Mateus Berardo de Souza Terra" w:date="2016-02-08T22:05:00Z">
                    <w:rPr>
                      <w:color w:val="303030"/>
                    </w:rPr>
                  </w:rPrChange>
                </w:rPr>
                <w:t>34</w:t>
              </w:r>
            </w:ins>
          </w:p>
        </w:tc>
        <w:tc>
          <w:tcPr>
            <w:tcW w:w="1558" w:type="dxa"/>
            <w:tcPrChange w:id="1359" w:author="Mateus Berardo de Souza Terra" w:date="2016-02-08T22:05:00Z">
              <w:tcPr>
                <w:tcW w:w="1558" w:type="dxa"/>
              </w:tcPr>
            </w:tcPrChange>
          </w:tcPr>
          <w:p w14:paraId="51BD9EF8" w14:textId="23D156AE" w:rsidR="00BA6212" w:rsidRPr="00A76C84" w:rsidRDefault="00665E1D">
            <w:pPr>
              <w:pStyle w:val="NormalWeb"/>
              <w:spacing w:before="0" w:beforeAutospacing="0" w:after="20" w:afterAutospacing="0"/>
              <w:jc w:val="center"/>
              <w:rPr>
                <w:ins w:id="1360" w:author="Mateus Berardo de Souza Terra" w:date="2016-02-08T20:04:00Z"/>
                <w:color w:val="303030"/>
                <w:sz w:val="16"/>
                <w:szCs w:val="16"/>
                <w:rPrChange w:id="1361" w:author="Mateus Berardo de Souza Terra" w:date="2016-02-08T22:05:00Z">
                  <w:rPr>
                    <w:ins w:id="1362" w:author="Mateus Berardo de Souza Terra" w:date="2016-02-08T20:04:00Z"/>
                    <w:color w:val="303030"/>
                  </w:rPr>
                </w:rPrChange>
              </w:rPr>
              <w:pPrChange w:id="1363" w:author="Mateus Berardo de Souza Terra" w:date="2016-02-08T22:05:00Z">
                <w:pPr>
                  <w:pStyle w:val="NormalWeb"/>
                  <w:spacing w:before="0" w:beforeAutospacing="0" w:after="160" w:afterAutospacing="0"/>
                  <w:jc w:val="center"/>
                </w:pPr>
              </w:pPrChange>
            </w:pPr>
            <w:ins w:id="1364" w:author="Mateus Berardo de Souza Terra" w:date="2016-02-08T22:13:00Z">
              <w:r>
                <w:rPr>
                  <w:color w:val="303030"/>
                  <w:sz w:val="16"/>
                  <w:szCs w:val="16"/>
                </w:rPr>
                <w:t>“</w:t>
              </w:r>
            </w:ins>
          </w:p>
        </w:tc>
        <w:tc>
          <w:tcPr>
            <w:tcW w:w="1558" w:type="dxa"/>
            <w:tcPrChange w:id="1365" w:author="Mateus Berardo de Souza Terra" w:date="2016-02-08T22:05:00Z">
              <w:tcPr>
                <w:tcW w:w="1558" w:type="dxa"/>
              </w:tcPr>
            </w:tcPrChange>
          </w:tcPr>
          <w:p w14:paraId="7288788B" w14:textId="18E950BC" w:rsidR="00BA6212" w:rsidRPr="00A76C84" w:rsidRDefault="00BA6212">
            <w:pPr>
              <w:pStyle w:val="NormalWeb"/>
              <w:spacing w:before="0" w:beforeAutospacing="0" w:after="20" w:afterAutospacing="0"/>
              <w:jc w:val="center"/>
              <w:rPr>
                <w:ins w:id="1366" w:author="Mateus Berardo de Souza Terra" w:date="2016-02-08T20:04:00Z"/>
                <w:color w:val="303030"/>
                <w:sz w:val="16"/>
                <w:szCs w:val="16"/>
                <w:rPrChange w:id="1367" w:author="Mateus Berardo de Souza Terra" w:date="2016-02-08T22:05:00Z">
                  <w:rPr>
                    <w:ins w:id="1368" w:author="Mateus Berardo de Souza Terra" w:date="2016-02-08T20:04:00Z"/>
                    <w:color w:val="303030"/>
                  </w:rPr>
                </w:rPrChange>
              </w:rPr>
              <w:pPrChange w:id="1369" w:author="Mateus Berardo de Souza Terra" w:date="2016-02-08T22:05:00Z">
                <w:pPr>
                  <w:pStyle w:val="NormalWeb"/>
                  <w:spacing w:before="0" w:beforeAutospacing="0" w:after="160" w:afterAutospacing="0"/>
                  <w:jc w:val="center"/>
                </w:pPr>
              </w:pPrChange>
            </w:pPr>
            <w:ins w:id="1370" w:author="Mateus Berardo de Souza Terra" w:date="2016-02-08T22:09:00Z">
              <w:r>
                <w:rPr>
                  <w:color w:val="303030"/>
                  <w:sz w:val="16"/>
                  <w:szCs w:val="16"/>
                </w:rPr>
                <w:t>66</w:t>
              </w:r>
            </w:ins>
          </w:p>
        </w:tc>
        <w:tc>
          <w:tcPr>
            <w:tcW w:w="1558" w:type="dxa"/>
            <w:tcPrChange w:id="1371" w:author="Mateus Berardo de Souza Terra" w:date="2016-02-08T22:05:00Z">
              <w:tcPr>
                <w:tcW w:w="1558" w:type="dxa"/>
              </w:tcPr>
            </w:tcPrChange>
          </w:tcPr>
          <w:p w14:paraId="78854E46" w14:textId="75D96CCA" w:rsidR="00BA6212" w:rsidRPr="00A76C84" w:rsidRDefault="00665E1D">
            <w:pPr>
              <w:pStyle w:val="NormalWeb"/>
              <w:spacing w:before="0" w:beforeAutospacing="0" w:after="20" w:afterAutospacing="0"/>
              <w:jc w:val="center"/>
              <w:rPr>
                <w:ins w:id="1372" w:author="Mateus Berardo de Souza Terra" w:date="2016-02-08T20:04:00Z"/>
                <w:color w:val="303030"/>
                <w:sz w:val="16"/>
                <w:szCs w:val="16"/>
                <w:rPrChange w:id="1373" w:author="Mateus Berardo de Souza Terra" w:date="2016-02-08T22:05:00Z">
                  <w:rPr>
                    <w:ins w:id="1374" w:author="Mateus Berardo de Souza Terra" w:date="2016-02-08T20:04:00Z"/>
                    <w:color w:val="303030"/>
                  </w:rPr>
                </w:rPrChange>
              </w:rPr>
              <w:pPrChange w:id="1375" w:author="Mateus Berardo de Souza Terra" w:date="2016-02-08T22:05:00Z">
                <w:pPr>
                  <w:pStyle w:val="NormalWeb"/>
                  <w:spacing w:before="0" w:beforeAutospacing="0" w:after="160" w:afterAutospacing="0"/>
                  <w:jc w:val="center"/>
                </w:pPr>
              </w:pPrChange>
            </w:pPr>
            <w:ins w:id="1376" w:author="Mateus Berardo de Souza Terra" w:date="2016-02-08T22:10:00Z">
              <w:r>
                <w:rPr>
                  <w:color w:val="303030"/>
                  <w:sz w:val="16"/>
                  <w:szCs w:val="16"/>
                </w:rPr>
                <w:t>B</w:t>
              </w:r>
            </w:ins>
          </w:p>
        </w:tc>
        <w:tc>
          <w:tcPr>
            <w:tcW w:w="1559" w:type="dxa"/>
            <w:tcPrChange w:id="1377" w:author="Mateus Berardo de Souza Terra" w:date="2016-02-08T22:05:00Z">
              <w:tcPr>
                <w:tcW w:w="1559" w:type="dxa"/>
              </w:tcPr>
            </w:tcPrChange>
          </w:tcPr>
          <w:p w14:paraId="2D18D548" w14:textId="2DAB91B3" w:rsidR="00BA6212" w:rsidRPr="00A76C84" w:rsidRDefault="00BA6212">
            <w:pPr>
              <w:pStyle w:val="NormalWeb"/>
              <w:spacing w:before="0" w:beforeAutospacing="0" w:after="20" w:afterAutospacing="0"/>
              <w:jc w:val="center"/>
              <w:rPr>
                <w:ins w:id="1378" w:author="Mateus Berardo de Souza Terra" w:date="2016-02-08T20:04:00Z"/>
                <w:color w:val="303030"/>
                <w:sz w:val="16"/>
                <w:szCs w:val="16"/>
                <w:rPrChange w:id="1379" w:author="Mateus Berardo de Souza Terra" w:date="2016-02-08T22:05:00Z">
                  <w:rPr>
                    <w:ins w:id="1380" w:author="Mateus Berardo de Souza Terra" w:date="2016-02-08T20:04:00Z"/>
                    <w:color w:val="303030"/>
                  </w:rPr>
                </w:rPrChange>
              </w:rPr>
              <w:pPrChange w:id="1381" w:author="Mateus Berardo de Souza Terra" w:date="2016-02-08T22:05:00Z">
                <w:pPr>
                  <w:pStyle w:val="NormalWeb"/>
                  <w:spacing w:before="0" w:beforeAutospacing="0" w:after="160" w:afterAutospacing="0"/>
                  <w:jc w:val="center"/>
                </w:pPr>
              </w:pPrChange>
            </w:pPr>
            <w:ins w:id="1382" w:author="Mateus Berardo de Souza Terra" w:date="2016-02-08T22:09:00Z">
              <w:r>
                <w:rPr>
                  <w:color w:val="303030"/>
                  <w:sz w:val="16"/>
                  <w:szCs w:val="16"/>
                </w:rPr>
                <w:t>98</w:t>
              </w:r>
            </w:ins>
          </w:p>
        </w:tc>
        <w:tc>
          <w:tcPr>
            <w:tcW w:w="1559" w:type="dxa"/>
            <w:tcPrChange w:id="1383" w:author="Mateus Berardo de Souza Terra" w:date="2016-02-08T22:05:00Z">
              <w:tcPr>
                <w:tcW w:w="1559" w:type="dxa"/>
              </w:tcPr>
            </w:tcPrChange>
          </w:tcPr>
          <w:p w14:paraId="2CBAFCC1" w14:textId="5B628461" w:rsidR="00BA6212" w:rsidRPr="00A76C84" w:rsidRDefault="00665E1D">
            <w:pPr>
              <w:pStyle w:val="NormalWeb"/>
              <w:spacing w:before="0" w:beforeAutospacing="0" w:after="20" w:afterAutospacing="0"/>
              <w:jc w:val="center"/>
              <w:rPr>
                <w:ins w:id="1384" w:author="Mateus Berardo de Souza Terra" w:date="2016-02-08T20:04:00Z"/>
                <w:color w:val="303030"/>
                <w:sz w:val="16"/>
                <w:szCs w:val="16"/>
                <w:rPrChange w:id="1385" w:author="Mateus Berardo de Souza Terra" w:date="2016-02-08T22:05:00Z">
                  <w:rPr>
                    <w:ins w:id="1386" w:author="Mateus Berardo de Souza Terra" w:date="2016-02-08T20:04:00Z"/>
                    <w:color w:val="303030"/>
                  </w:rPr>
                </w:rPrChange>
              </w:rPr>
              <w:pPrChange w:id="1387" w:author="Mateus Berardo de Souza Terra" w:date="2016-02-08T22:05:00Z">
                <w:pPr>
                  <w:pStyle w:val="NormalWeb"/>
                  <w:spacing w:before="0" w:beforeAutospacing="0" w:after="160" w:afterAutospacing="0"/>
                  <w:jc w:val="center"/>
                </w:pPr>
              </w:pPrChange>
            </w:pPr>
            <w:ins w:id="1388" w:author="Mateus Berardo de Souza Terra" w:date="2016-02-08T22:10:00Z">
              <w:r>
                <w:rPr>
                  <w:color w:val="303030"/>
                  <w:sz w:val="16"/>
                  <w:szCs w:val="16"/>
                </w:rPr>
                <w:t>b</w:t>
              </w:r>
            </w:ins>
          </w:p>
        </w:tc>
      </w:tr>
      <w:tr w:rsidR="00BA6212" w:rsidRPr="00A76C84" w14:paraId="04E8A33E" w14:textId="77777777" w:rsidTr="00A76C84">
        <w:trPr>
          <w:trHeight w:val="20"/>
          <w:ins w:id="1389" w:author="Mateus Berardo de Souza Terra" w:date="2016-02-08T20:04:00Z"/>
        </w:trPr>
        <w:tc>
          <w:tcPr>
            <w:tcW w:w="1558" w:type="dxa"/>
            <w:tcPrChange w:id="1390" w:author="Mateus Berardo de Souza Terra" w:date="2016-02-08T22:05:00Z">
              <w:tcPr>
                <w:tcW w:w="1558" w:type="dxa"/>
              </w:tcPr>
            </w:tcPrChange>
          </w:tcPr>
          <w:p w14:paraId="5A5B3C1D" w14:textId="159A6F98" w:rsidR="00BA6212" w:rsidRPr="00A76C84" w:rsidRDefault="00BA6212">
            <w:pPr>
              <w:pStyle w:val="NormalWeb"/>
              <w:spacing w:before="0" w:beforeAutospacing="0" w:after="20" w:afterAutospacing="0"/>
              <w:jc w:val="center"/>
              <w:rPr>
                <w:ins w:id="1391" w:author="Mateus Berardo de Souza Terra" w:date="2016-02-08T20:04:00Z"/>
                <w:color w:val="303030"/>
                <w:sz w:val="16"/>
                <w:szCs w:val="16"/>
                <w:rPrChange w:id="1392" w:author="Mateus Berardo de Souza Terra" w:date="2016-02-08T22:05:00Z">
                  <w:rPr>
                    <w:ins w:id="1393" w:author="Mateus Berardo de Souza Terra" w:date="2016-02-08T20:04:00Z"/>
                    <w:color w:val="303030"/>
                  </w:rPr>
                </w:rPrChange>
              </w:rPr>
              <w:pPrChange w:id="1394" w:author="Mateus Berardo de Souza Terra" w:date="2016-02-08T22:05:00Z">
                <w:pPr>
                  <w:pStyle w:val="NormalWeb"/>
                  <w:spacing w:before="0" w:beforeAutospacing="0" w:after="160" w:afterAutospacing="0"/>
                  <w:jc w:val="center"/>
                </w:pPr>
              </w:pPrChange>
            </w:pPr>
            <w:ins w:id="1395" w:author="Mateus Berardo de Souza Terra" w:date="2016-02-08T20:05:00Z">
              <w:r w:rsidRPr="00A76C84">
                <w:rPr>
                  <w:color w:val="303030"/>
                  <w:sz w:val="16"/>
                  <w:szCs w:val="16"/>
                  <w:rPrChange w:id="1396" w:author="Mateus Berardo de Souza Terra" w:date="2016-02-08T22:05:00Z">
                    <w:rPr>
                      <w:color w:val="303030"/>
                    </w:rPr>
                  </w:rPrChange>
                </w:rPr>
                <w:t>35</w:t>
              </w:r>
            </w:ins>
          </w:p>
        </w:tc>
        <w:tc>
          <w:tcPr>
            <w:tcW w:w="1558" w:type="dxa"/>
            <w:tcPrChange w:id="1397" w:author="Mateus Berardo de Souza Terra" w:date="2016-02-08T22:05:00Z">
              <w:tcPr>
                <w:tcW w:w="1558" w:type="dxa"/>
              </w:tcPr>
            </w:tcPrChange>
          </w:tcPr>
          <w:p w14:paraId="791E1646" w14:textId="40736557" w:rsidR="00BA6212" w:rsidRPr="00A76C84" w:rsidRDefault="00665E1D">
            <w:pPr>
              <w:pStyle w:val="NormalWeb"/>
              <w:spacing w:before="0" w:beforeAutospacing="0" w:after="20" w:afterAutospacing="0"/>
              <w:jc w:val="center"/>
              <w:rPr>
                <w:ins w:id="1398" w:author="Mateus Berardo de Souza Terra" w:date="2016-02-08T20:04:00Z"/>
                <w:color w:val="303030"/>
                <w:sz w:val="16"/>
                <w:szCs w:val="16"/>
                <w:rPrChange w:id="1399" w:author="Mateus Berardo de Souza Terra" w:date="2016-02-08T22:05:00Z">
                  <w:rPr>
                    <w:ins w:id="1400" w:author="Mateus Berardo de Souza Terra" w:date="2016-02-08T20:04:00Z"/>
                    <w:color w:val="303030"/>
                  </w:rPr>
                </w:rPrChange>
              </w:rPr>
              <w:pPrChange w:id="1401" w:author="Mateus Berardo de Souza Terra" w:date="2016-02-08T22:05:00Z">
                <w:pPr>
                  <w:pStyle w:val="NormalWeb"/>
                  <w:spacing w:before="0" w:beforeAutospacing="0" w:after="160" w:afterAutospacing="0"/>
                  <w:jc w:val="center"/>
                </w:pPr>
              </w:pPrChange>
            </w:pPr>
            <w:ins w:id="1402" w:author="Mateus Berardo de Souza Terra" w:date="2016-02-08T22:13:00Z">
              <w:r>
                <w:rPr>
                  <w:color w:val="303030"/>
                  <w:sz w:val="16"/>
                  <w:szCs w:val="16"/>
                </w:rPr>
                <w:t>#</w:t>
              </w:r>
            </w:ins>
          </w:p>
        </w:tc>
        <w:tc>
          <w:tcPr>
            <w:tcW w:w="1558" w:type="dxa"/>
            <w:tcPrChange w:id="1403" w:author="Mateus Berardo de Souza Terra" w:date="2016-02-08T22:05:00Z">
              <w:tcPr>
                <w:tcW w:w="1558" w:type="dxa"/>
              </w:tcPr>
            </w:tcPrChange>
          </w:tcPr>
          <w:p w14:paraId="1249714C" w14:textId="49CAFBD6" w:rsidR="00BA6212" w:rsidRPr="00A76C84" w:rsidRDefault="00BA6212">
            <w:pPr>
              <w:pStyle w:val="NormalWeb"/>
              <w:spacing w:before="0" w:beforeAutospacing="0" w:after="20" w:afterAutospacing="0"/>
              <w:jc w:val="center"/>
              <w:rPr>
                <w:ins w:id="1404" w:author="Mateus Berardo de Souza Terra" w:date="2016-02-08T20:04:00Z"/>
                <w:color w:val="303030"/>
                <w:sz w:val="16"/>
                <w:szCs w:val="16"/>
                <w:rPrChange w:id="1405" w:author="Mateus Berardo de Souza Terra" w:date="2016-02-08T22:05:00Z">
                  <w:rPr>
                    <w:ins w:id="1406" w:author="Mateus Berardo de Souza Terra" w:date="2016-02-08T20:04:00Z"/>
                    <w:color w:val="303030"/>
                  </w:rPr>
                </w:rPrChange>
              </w:rPr>
              <w:pPrChange w:id="1407" w:author="Mateus Berardo de Souza Terra" w:date="2016-02-08T22:05:00Z">
                <w:pPr>
                  <w:pStyle w:val="NormalWeb"/>
                  <w:spacing w:before="0" w:beforeAutospacing="0" w:after="160" w:afterAutospacing="0"/>
                  <w:jc w:val="center"/>
                </w:pPr>
              </w:pPrChange>
            </w:pPr>
            <w:ins w:id="1408" w:author="Mateus Berardo de Souza Terra" w:date="2016-02-08T22:09:00Z">
              <w:r>
                <w:rPr>
                  <w:color w:val="303030"/>
                  <w:sz w:val="16"/>
                  <w:szCs w:val="16"/>
                </w:rPr>
                <w:t>67</w:t>
              </w:r>
            </w:ins>
          </w:p>
        </w:tc>
        <w:tc>
          <w:tcPr>
            <w:tcW w:w="1558" w:type="dxa"/>
            <w:tcPrChange w:id="1409" w:author="Mateus Berardo de Souza Terra" w:date="2016-02-08T22:05:00Z">
              <w:tcPr>
                <w:tcW w:w="1558" w:type="dxa"/>
              </w:tcPr>
            </w:tcPrChange>
          </w:tcPr>
          <w:p w14:paraId="268C1972" w14:textId="0144ABA1" w:rsidR="00BA6212" w:rsidRPr="00A76C84" w:rsidRDefault="00665E1D">
            <w:pPr>
              <w:pStyle w:val="NormalWeb"/>
              <w:spacing w:before="0" w:beforeAutospacing="0" w:after="20" w:afterAutospacing="0"/>
              <w:jc w:val="center"/>
              <w:rPr>
                <w:ins w:id="1410" w:author="Mateus Berardo de Souza Terra" w:date="2016-02-08T20:04:00Z"/>
                <w:color w:val="303030"/>
                <w:sz w:val="16"/>
                <w:szCs w:val="16"/>
                <w:rPrChange w:id="1411" w:author="Mateus Berardo de Souza Terra" w:date="2016-02-08T22:05:00Z">
                  <w:rPr>
                    <w:ins w:id="1412" w:author="Mateus Berardo de Souza Terra" w:date="2016-02-08T20:04:00Z"/>
                    <w:color w:val="303030"/>
                  </w:rPr>
                </w:rPrChange>
              </w:rPr>
              <w:pPrChange w:id="1413" w:author="Mateus Berardo de Souza Terra" w:date="2016-02-08T22:05:00Z">
                <w:pPr>
                  <w:pStyle w:val="NormalWeb"/>
                  <w:spacing w:before="0" w:beforeAutospacing="0" w:after="160" w:afterAutospacing="0"/>
                  <w:jc w:val="center"/>
                </w:pPr>
              </w:pPrChange>
            </w:pPr>
            <w:ins w:id="1414" w:author="Mateus Berardo de Souza Terra" w:date="2016-02-08T22:10:00Z">
              <w:r>
                <w:rPr>
                  <w:color w:val="303030"/>
                  <w:sz w:val="16"/>
                  <w:szCs w:val="16"/>
                </w:rPr>
                <w:t>C</w:t>
              </w:r>
            </w:ins>
          </w:p>
        </w:tc>
        <w:tc>
          <w:tcPr>
            <w:tcW w:w="1559" w:type="dxa"/>
            <w:tcPrChange w:id="1415" w:author="Mateus Berardo de Souza Terra" w:date="2016-02-08T22:05:00Z">
              <w:tcPr>
                <w:tcW w:w="1559" w:type="dxa"/>
              </w:tcPr>
            </w:tcPrChange>
          </w:tcPr>
          <w:p w14:paraId="67B90407" w14:textId="2A01597E" w:rsidR="00BA6212" w:rsidRPr="00A76C84" w:rsidRDefault="00BA6212">
            <w:pPr>
              <w:pStyle w:val="NormalWeb"/>
              <w:spacing w:before="0" w:beforeAutospacing="0" w:after="20" w:afterAutospacing="0"/>
              <w:jc w:val="center"/>
              <w:rPr>
                <w:ins w:id="1416" w:author="Mateus Berardo de Souza Terra" w:date="2016-02-08T20:04:00Z"/>
                <w:color w:val="303030"/>
                <w:sz w:val="16"/>
                <w:szCs w:val="16"/>
                <w:rPrChange w:id="1417" w:author="Mateus Berardo de Souza Terra" w:date="2016-02-08T22:05:00Z">
                  <w:rPr>
                    <w:ins w:id="1418" w:author="Mateus Berardo de Souza Terra" w:date="2016-02-08T20:04:00Z"/>
                    <w:color w:val="303030"/>
                  </w:rPr>
                </w:rPrChange>
              </w:rPr>
              <w:pPrChange w:id="1419" w:author="Mateus Berardo de Souza Terra" w:date="2016-02-08T22:05:00Z">
                <w:pPr>
                  <w:pStyle w:val="NormalWeb"/>
                  <w:spacing w:before="0" w:beforeAutospacing="0" w:after="160" w:afterAutospacing="0"/>
                  <w:jc w:val="center"/>
                </w:pPr>
              </w:pPrChange>
            </w:pPr>
            <w:ins w:id="1420" w:author="Mateus Berardo de Souza Terra" w:date="2016-02-08T22:09:00Z">
              <w:r>
                <w:rPr>
                  <w:color w:val="303030"/>
                  <w:sz w:val="16"/>
                  <w:szCs w:val="16"/>
                </w:rPr>
                <w:t>99</w:t>
              </w:r>
            </w:ins>
          </w:p>
        </w:tc>
        <w:tc>
          <w:tcPr>
            <w:tcW w:w="1559" w:type="dxa"/>
            <w:tcPrChange w:id="1421" w:author="Mateus Berardo de Souza Terra" w:date="2016-02-08T22:05:00Z">
              <w:tcPr>
                <w:tcW w:w="1559" w:type="dxa"/>
              </w:tcPr>
            </w:tcPrChange>
          </w:tcPr>
          <w:p w14:paraId="3FDC63AC" w14:textId="214807D9" w:rsidR="00BA6212" w:rsidRPr="00A76C84" w:rsidRDefault="00665E1D">
            <w:pPr>
              <w:pStyle w:val="NormalWeb"/>
              <w:spacing w:before="0" w:beforeAutospacing="0" w:after="20" w:afterAutospacing="0"/>
              <w:jc w:val="center"/>
              <w:rPr>
                <w:ins w:id="1422" w:author="Mateus Berardo de Souza Terra" w:date="2016-02-08T20:04:00Z"/>
                <w:color w:val="303030"/>
                <w:sz w:val="16"/>
                <w:szCs w:val="16"/>
                <w:rPrChange w:id="1423" w:author="Mateus Berardo de Souza Terra" w:date="2016-02-08T22:05:00Z">
                  <w:rPr>
                    <w:ins w:id="1424" w:author="Mateus Berardo de Souza Terra" w:date="2016-02-08T20:04:00Z"/>
                    <w:color w:val="303030"/>
                  </w:rPr>
                </w:rPrChange>
              </w:rPr>
              <w:pPrChange w:id="1425" w:author="Mateus Berardo de Souza Terra" w:date="2016-02-08T22:05:00Z">
                <w:pPr>
                  <w:pStyle w:val="NormalWeb"/>
                  <w:spacing w:before="0" w:beforeAutospacing="0" w:after="160" w:afterAutospacing="0"/>
                  <w:jc w:val="center"/>
                </w:pPr>
              </w:pPrChange>
            </w:pPr>
            <w:ins w:id="1426" w:author="Mateus Berardo de Souza Terra" w:date="2016-02-08T22:11:00Z">
              <w:r>
                <w:rPr>
                  <w:color w:val="303030"/>
                  <w:sz w:val="16"/>
                  <w:szCs w:val="16"/>
                </w:rPr>
                <w:t>c</w:t>
              </w:r>
            </w:ins>
          </w:p>
        </w:tc>
      </w:tr>
      <w:tr w:rsidR="00BA6212" w:rsidRPr="00A76C84" w14:paraId="1E3FEB31" w14:textId="77777777" w:rsidTr="00A76C84">
        <w:trPr>
          <w:trHeight w:val="20"/>
          <w:ins w:id="1427" w:author="Mateus Berardo de Souza Terra" w:date="2016-02-08T20:04:00Z"/>
        </w:trPr>
        <w:tc>
          <w:tcPr>
            <w:tcW w:w="1558" w:type="dxa"/>
            <w:tcPrChange w:id="1428" w:author="Mateus Berardo de Souza Terra" w:date="2016-02-08T22:05:00Z">
              <w:tcPr>
                <w:tcW w:w="1558" w:type="dxa"/>
              </w:tcPr>
            </w:tcPrChange>
          </w:tcPr>
          <w:p w14:paraId="6BCB2842" w14:textId="60B7CA3F" w:rsidR="00BA6212" w:rsidRPr="00A76C84" w:rsidRDefault="00BA6212">
            <w:pPr>
              <w:pStyle w:val="NormalWeb"/>
              <w:spacing w:before="0" w:beforeAutospacing="0" w:after="20" w:afterAutospacing="0"/>
              <w:jc w:val="center"/>
              <w:rPr>
                <w:ins w:id="1429" w:author="Mateus Berardo de Souza Terra" w:date="2016-02-08T20:04:00Z"/>
                <w:color w:val="303030"/>
                <w:sz w:val="16"/>
                <w:szCs w:val="16"/>
                <w:rPrChange w:id="1430" w:author="Mateus Berardo de Souza Terra" w:date="2016-02-08T22:05:00Z">
                  <w:rPr>
                    <w:ins w:id="1431" w:author="Mateus Berardo de Souza Terra" w:date="2016-02-08T20:04:00Z"/>
                    <w:color w:val="303030"/>
                  </w:rPr>
                </w:rPrChange>
              </w:rPr>
              <w:pPrChange w:id="1432" w:author="Mateus Berardo de Souza Terra" w:date="2016-02-08T22:05:00Z">
                <w:pPr>
                  <w:pStyle w:val="NormalWeb"/>
                  <w:spacing w:before="0" w:beforeAutospacing="0" w:after="160" w:afterAutospacing="0"/>
                  <w:jc w:val="center"/>
                </w:pPr>
              </w:pPrChange>
            </w:pPr>
            <w:ins w:id="1433" w:author="Mateus Berardo de Souza Terra" w:date="2016-02-08T20:05:00Z">
              <w:r w:rsidRPr="00A76C84">
                <w:rPr>
                  <w:color w:val="303030"/>
                  <w:sz w:val="16"/>
                  <w:szCs w:val="16"/>
                  <w:rPrChange w:id="1434" w:author="Mateus Berardo de Souza Terra" w:date="2016-02-08T22:05:00Z">
                    <w:rPr>
                      <w:color w:val="303030"/>
                    </w:rPr>
                  </w:rPrChange>
                </w:rPr>
                <w:t>36</w:t>
              </w:r>
            </w:ins>
          </w:p>
        </w:tc>
        <w:tc>
          <w:tcPr>
            <w:tcW w:w="1558" w:type="dxa"/>
            <w:tcPrChange w:id="1435" w:author="Mateus Berardo de Souza Terra" w:date="2016-02-08T22:05:00Z">
              <w:tcPr>
                <w:tcW w:w="1558" w:type="dxa"/>
              </w:tcPr>
            </w:tcPrChange>
          </w:tcPr>
          <w:p w14:paraId="6BD468A8" w14:textId="4EB909FC" w:rsidR="00BA6212" w:rsidRPr="00A76C84" w:rsidRDefault="00665E1D">
            <w:pPr>
              <w:pStyle w:val="NormalWeb"/>
              <w:spacing w:before="0" w:beforeAutospacing="0" w:after="20" w:afterAutospacing="0"/>
              <w:jc w:val="center"/>
              <w:rPr>
                <w:ins w:id="1436" w:author="Mateus Berardo de Souza Terra" w:date="2016-02-08T20:04:00Z"/>
                <w:color w:val="303030"/>
                <w:sz w:val="16"/>
                <w:szCs w:val="16"/>
                <w:rPrChange w:id="1437" w:author="Mateus Berardo de Souza Terra" w:date="2016-02-08T22:05:00Z">
                  <w:rPr>
                    <w:ins w:id="1438" w:author="Mateus Berardo de Souza Terra" w:date="2016-02-08T20:04:00Z"/>
                    <w:color w:val="303030"/>
                  </w:rPr>
                </w:rPrChange>
              </w:rPr>
              <w:pPrChange w:id="1439" w:author="Mateus Berardo de Souza Terra" w:date="2016-02-08T22:05:00Z">
                <w:pPr>
                  <w:pStyle w:val="NormalWeb"/>
                  <w:spacing w:before="0" w:beforeAutospacing="0" w:after="160" w:afterAutospacing="0"/>
                  <w:jc w:val="center"/>
                </w:pPr>
              </w:pPrChange>
            </w:pPr>
            <w:ins w:id="1440" w:author="Mateus Berardo de Souza Terra" w:date="2016-02-08T22:13:00Z">
              <w:r>
                <w:rPr>
                  <w:color w:val="303030"/>
                  <w:sz w:val="16"/>
                  <w:szCs w:val="16"/>
                </w:rPr>
                <w:t>$</w:t>
              </w:r>
            </w:ins>
          </w:p>
        </w:tc>
        <w:tc>
          <w:tcPr>
            <w:tcW w:w="1558" w:type="dxa"/>
            <w:tcPrChange w:id="1441" w:author="Mateus Berardo de Souza Terra" w:date="2016-02-08T22:05:00Z">
              <w:tcPr>
                <w:tcW w:w="1558" w:type="dxa"/>
              </w:tcPr>
            </w:tcPrChange>
          </w:tcPr>
          <w:p w14:paraId="4EBFD876" w14:textId="0B2C1BC9" w:rsidR="00BA6212" w:rsidRPr="00A76C84" w:rsidRDefault="00BA6212">
            <w:pPr>
              <w:pStyle w:val="NormalWeb"/>
              <w:spacing w:before="0" w:beforeAutospacing="0" w:after="20" w:afterAutospacing="0"/>
              <w:jc w:val="center"/>
              <w:rPr>
                <w:ins w:id="1442" w:author="Mateus Berardo de Souza Terra" w:date="2016-02-08T20:04:00Z"/>
                <w:color w:val="303030"/>
                <w:sz w:val="16"/>
                <w:szCs w:val="16"/>
                <w:rPrChange w:id="1443" w:author="Mateus Berardo de Souza Terra" w:date="2016-02-08T22:05:00Z">
                  <w:rPr>
                    <w:ins w:id="1444" w:author="Mateus Berardo de Souza Terra" w:date="2016-02-08T20:04:00Z"/>
                    <w:color w:val="303030"/>
                  </w:rPr>
                </w:rPrChange>
              </w:rPr>
              <w:pPrChange w:id="1445" w:author="Mateus Berardo de Souza Terra" w:date="2016-02-08T22:05:00Z">
                <w:pPr>
                  <w:pStyle w:val="NormalWeb"/>
                  <w:spacing w:before="0" w:beforeAutospacing="0" w:after="160" w:afterAutospacing="0"/>
                  <w:jc w:val="center"/>
                </w:pPr>
              </w:pPrChange>
            </w:pPr>
            <w:ins w:id="1446" w:author="Mateus Berardo de Souza Terra" w:date="2016-02-08T22:09:00Z">
              <w:r>
                <w:rPr>
                  <w:color w:val="303030"/>
                  <w:sz w:val="16"/>
                  <w:szCs w:val="16"/>
                </w:rPr>
                <w:t>68</w:t>
              </w:r>
            </w:ins>
          </w:p>
        </w:tc>
        <w:tc>
          <w:tcPr>
            <w:tcW w:w="1558" w:type="dxa"/>
            <w:tcPrChange w:id="1447" w:author="Mateus Berardo de Souza Terra" w:date="2016-02-08T22:05:00Z">
              <w:tcPr>
                <w:tcW w:w="1558" w:type="dxa"/>
              </w:tcPr>
            </w:tcPrChange>
          </w:tcPr>
          <w:p w14:paraId="30E00235" w14:textId="7230F639" w:rsidR="00BA6212" w:rsidRPr="00A76C84" w:rsidRDefault="00665E1D">
            <w:pPr>
              <w:pStyle w:val="NormalWeb"/>
              <w:spacing w:before="0" w:beforeAutospacing="0" w:after="20" w:afterAutospacing="0"/>
              <w:jc w:val="center"/>
              <w:rPr>
                <w:ins w:id="1448" w:author="Mateus Berardo de Souza Terra" w:date="2016-02-08T20:04:00Z"/>
                <w:color w:val="303030"/>
                <w:sz w:val="16"/>
                <w:szCs w:val="16"/>
                <w:rPrChange w:id="1449" w:author="Mateus Berardo de Souza Terra" w:date="2016-02-08T22:05:00Z">
                  <w:rPr>
                    <w:ins w:id="1450" w:author="Mateus Berardo de Souza Terra" w:date="2016-02-08T20:04:00Z"/>
                    <w:color w:val="303030"/>
                  </w:rPr>
                </w:rPrChange>
              </w:rPr>
              <w:pPrChange w:id="1451" w:author="Mateus Berardo de Souza Terra" w:date="2016-02-08T22:05:00Z">
                <w:pPr>
                  <w:pStyle w:val="NormalWeb"/>
                  <w:spacing w:before="0" w:beforeAutospacing="0" w:after="160" w:afterAutospacing="0"/>
                  <w:jc w:val="center"/>
                </w:pPr>
              </w:pPrChange>
            </w:pPr>
            <w:ins w:id="1452" w:author="Mateus Berardo de Souza Terra" w:date="2016-02-08T22:10:00Z">
              <w:r>
                <w:rPr>
                  <w:color w:val="303030"/>
                  <w:sz w:val="16"/>
                  <w:szCs w:val="16"/>
                </w:rPr>
                <w:t>D</w:t>
              </w:r>
            </w:ins>
          </w:p>
        </w:tc>
        <w:tc>
          <w:tcPr>
            <w:tcW w:w="1559" w:type="dxa"/>
            <w:tcPrChange w:id="1453" w:author="Mateus Berardo de Souza Terra" w:date="2016-02-08T22:05:00Z">
              <w:tcPr>
                <w:tcW w:w="1559" w:type="dxa"/>
              </w:tcPr>
            </w:tcPrChange>
          </w:tcPr>
          <w:p w14:paraId="1CC16ED7" w14:textId="10D30BF8" w:rsidR="00BA6212" w:rsidRPr="00A76C84" w:rsidRDefault="00BA6212">
            <w:pPr>
              <w:pStyle w:val="NormalWeb"/>
              <w:spacing w:before="0" w:beforeAutospacing="0" w:after="20" w:afterAutospacing="0"/>
              <w:jc w:val="center"/>
              <w:rPr>
                <w:ins w:id="1454" w:author="Mateus Berardo de Souza Terra" w:date="2016-02-08T20:04:00Z"/>
                <w:color w:val="303030"/>
                <w:sz w:val="16"/>
                <w:szCs w:val="16"/>
                <w:rPrChange w:id="1455" w:author="Mateus Berardo de Souza Terra" w:date="2016-02-08T22:05:00Z">
                  <w:rPr>
                    <w:ins w:id="1456" w:author="Mateus Berardo de Souza Terra" w:date="2016-02-08T20:04:00Z"/>
                    <w:color w:val="303030"/>
                  </w:rPr>
                </w:rPrChange>
              </w:rPr>
              <w:pPrChange w:id="1457" w:author="Mateus Berardo de Souza Terra" w:date="2016-02-08T22:05:00Z">
                <w:pPr>
                  <w:pStyle w:val="NormalWeb"/>
                  <w:spacing w:before="0" w:beforeAutospacing="0" w:after="160" w:afterAutospacing="0"/>
                  <w:jc w:val="center"/>
                </w:pPr>
              </w:pPrChange>
            </w:pPr>
            <w:ins w:id="1458" w:author="Mateus Berardo de Souza Terra" w:date="2016-02-08T22:09:00Z">
              <w:r>
                <w:rPr>
                  <w:color w:val="303030"/>
                  <w:sz w:val="16"/>
                  <w:szCs w:val="16"/>
                </w:rPr>
                <w:t>100</w:t>
              </w:r>
            </w:ins>
          </w:p>
        </w:tc>
        <w:tc>
          <w:tcPr>
            <w:tcW w:w="1559" w:type="dxa"/>
            <w:tcPrChange w:id="1459" w:author="Mateus Berardo de Souza Terra" w:date="2016-02-08T22:05:00Z">
              <w:tcPr>
                <w:tcW w:w="1559" w:type="dxa"/>
              </w:tcPr>
            </w:tcPrChange>
          </w:tcPr>
          <w:p w14:paraId="43C601CD" w14:textId="4FD026F1" w:rsidR="00BA6212" w:rsidRPr="00A76C84" w:rsidRDefault="00665E1D">
            <w:pPr>
              <w:pStyle w:val="NormalWeb"/>
              <w:spacing w:before="0" w:beforeAutospacing="0" w:after="20" w:afterAutospacing="0"/>
              <w:jc w:val="center"/>
              <w:rPr>
                <w:ins w:id="1460" w:author="Mateus Berardo de Souza Terra" w:date="2016-02-08T20:04:00Z"/>
                <w:color w:val="303030"/>
                <w:sz w:val="16"/>
                <w:szCs w:val="16"/>
                <w:rPrChange w:id="1461" w:author="Mateus Berardo de Souza Terra" w:date="2016-02-08T22:05:00Z">
                  <w:rPr>
                    <w:ins w:id="1462" w:author="Mateus Berardo de Souza Terra" w:date="2016-02-08T20:04:00Z"/>
                    <w:color w:val="303030"/>
                  </w:rPr>
                </w:rPrChange>
              </w:rPr>
              <w:pPrChange w:id="1463" w:author="Mateus Berardo de Souza Terra" w:date="2016-02-08T22:05:00Z">
                <w:pPr>
                  <w:pStyle w:val="NormalWeb"/>
                  <w:spacing w:before="0" w:beforeAutospacing="0" w:after="160" w:afterAutospacing="0"/>
                  <w:jc w:val="center"/>
                </w:pPr>
              </w:pPrChange>
            </w:pPr>
            <w:ins w:id="1464" w:author="Mateus Berardo de Souza Terra" w:date="2016-02-08T22:11:00Z">
              <w:r>
                <w:rPr>
                  <w:color w:val="303030"/>
                  <w:sz w:val="16"/>
                  <w:szCs w:val="16"/>
                </w:rPr>
                <w:t>d</w:t>
              </w:r>
            </w:ins>
          </w:p>
        </w:tc>
      </w:tr>
      <w:tr w:rsidR="00BA6212" w:rsidRPr="00A76C84" w14:paraId="67AA5832" w14:textId="77777777" w:rsidTr="00A76C84">
        <w:trPr>
          <w:trHeight w:val="20"/>
          <w:ins w:id="1465" w:author="Mateus Berardo de Souza Terra" w:date="2016-02-08T20:04:00Z"/>
        </w:trPr>
        <w:tc>
          <w:tcPr>
            <w:tcW w:w="1558" w:type="dxa"/>
            <w:tcPrChange w:id="1466" w:author="Mateus Berardo de Souza Terra" w:date="2016-02-08T22:05:00Z">
              <w:tcPr>
                <w:tcW w:w="1558" w:type="dxa"/>
              </w:tcPr>
            </w:tcPrChange>
          </w:tcPr>
          <w:p w14:paraId="152E88DA" w14:textId="05D6BD4A" w:rsidR="00BA6212" w:rsidRPr="00A76C84" w:rsidRDefault="00BA6212">
            <w:pPr>
              <w:pStyle w:val="NormalWeb"/>
              <w:spacing w:before="0" w:beforeAutospacing="0" w:after="20" w:afterAutospacing="0"/>
              <w:jc w:val="center"/>
              <w:rPr>
                <w:ins w:id="1467" w:author="Mateus Berardo de Souza Terra" w:date="2016-02-08T20:04:00Z"/>
                <w:color w:val="303030"/>
                <w:sz w:val="16"/>
                <w:szCs w:val="16"/>
                <w:rPrChange w:id="1468" w:author="Mateus Berardo de Souza Terra" w:date="2016-02-08T22:05:00Z">
                  <w:rPr>
                    <w:ins w:id="1469" w:author="Mateus Berardo de Souza Terra" w:date="2016-02-08T20:04:00Z"/>
                    <w:color w:val="303030"/>
                  </w:rPr>
                </w:rPrChange>
              </w:rPr>
              <w:pPrChange w:id="1470" w:author="Mateus Berardo de Souza Terra" w:date="2016-02-08T22:05:00Z">
                <w:pPr>
                  <w:pStyle w:val="NormalWeb"/>
                  <w:spacing w:before="0" w:beforeAutospacing="0" w:after="160" w:afterAutospacing="0"/>
                  <w:jc w:val="center"/>
                </w:pPr>
              </w:pPrChange>
            </w:pPr>
            <w:ins w:id="1471" w:author="Mateus Berardo de Souza Terra" w:date="2016-02-08T20:05:00Z">
              <w:r w:rsidRPr="00A76C84">
                <w:rPr>
                  <w:color w:val="303030"/>
                  <w:sz w:val="16"/>
                  <w:szCs w:val="16"/>
                  <w:rPrChange w:id="1472" w:author="Mateus Berardo de Souza Terra" w:date="2016-02-08T22:05:00Z">
                    <w:rPr>
                      <w:color w:val="303030"/>
                    </w:rPr>
                  </w:rPrChange>
                </w:rPr>
                <w:t>37</w:t>
              </w:r>
            </w:ins>
          </w:p>
        </w:tc>
        <w:tc>
          <w:tcPr>
            <w:tcW w:w="1558" w:type="dxa"/>
            <w:tcPrChange w:id="1473" w:author="Mateus Berardo de Souza Terra" w:date="2016-02-08T22:05:00Z">
              <w:tcPr>
                <w:tcW w:w="1558" w:type="dxa"/>
              </w:tcPr>
            </w:tcPrChange>
          </w:tcPr>
          <w:p w14:paraId="3544C2B3" w14:textId="39739E85" w:rsidR="00BA6212" w:rsidRPr="00A76C84" w:rsidRDefault="00665E1D">
            <w:pPr>
              <w:pStyle w:val="NormalWeb"/>
              <w:spacing w:before="0" w:beforeAutospacing="0" w:after="20" w:afterAutospacing="0"/>
              <w:jc w:val="center"/>
              <w:rPr>
                <w:ins w:id="1474" w:author="Mateus Berardo de Souza Terra" w:date="2016-02-08T20:04:00Z"/>
                <w:color w:val="303030"/>
                <w:sz w:val="16"/>
                <w:szCs w:val="16"/>
                <w:rPrChange w:id="1475" w:author="Mateus Berardo de Souza Terra" w:date="2016-02-08T22:05:00Z">
                  <w:rPr>
                    <w:ins w:id="1476" w:author="Mateus Berardo de Souza Terra" w:date="2016-02-08T20:04:00Z"/>
                    <w:color w:val="303030"/>
                  </w:rPr>
                </w:rPrChange>
              </w:rPr>
              <w:pPrChange w:id="1477" w:author="Mateus Berardo de Souza Terra" w:date="2016-02-08T22:05:00Z">
                <w:pPr>
                  <w:pStyle w:val="NormalWeb"/>
                  <w:spacing w:before="0" w:beforeAutospacing="0" w:after="160" w:afterAutospacing="0"/>
                  <w:jc w:val="center"/>
                </w:pPr>
              </w:pPrChange>
            </w:pPr>
            <w:ins w:id="1478" w:author="Mateus Berardo de Souza Terra" w:date="2016-02-08T22:13:00Z">
              <w:r>
                <w:rPr>
                  <w:color w:val="303030"/>
                  <w:sz w:val="16"/>
                  <w:szCs w:val="16"/>
                </w:rPr>
                <w:t>%</w:t>
              </w:r>
            </w:ins>
          </w:p>
        </w:tc>
        <w:tc>
          <w:tcPr>
            <w:tcW w:w="1558" w:type="dxa"/>
            <w:tcPrChange w:id="1479" w:author="Mateus Berardo de Souza Terra" w:date="2016-02-08T22:05:00Z">
              <w:tcPr>
                <w:tcW w:w="1558" w:type="dxa"/>
              </w:tcPr>
            </w:tcPrChange>
          </w:tcPr>
          <w:p w14:paraId="29EE2D03" w14:textId="363295BC" w:rsidR="00BA6212" w:rsidRPr="00A76C84" w:rsidRDefault="00BA6212">
            <w:pPr>
              <w:pStyle w:val="NormalWeb"/>
              <w:spacing w:before="0" w:beforeAutospacing="0" w:after="20" w:afterAutospacing="0"/>
              <w:jc w:val="center"/>
              <w:rPr>
                <w:ins w:id="1480" w:author="Mateus Berardo de Souza Terra" w:date="2016-02-08T20:04:00Z"/>
                <w:color w:val="303030"/>
                <w:sz w:val="16"/>
                <w:szCs w:val="16"/>
                <w:rPrChange w:id="1481" w:author="Mateus Berardo de Souza Terra" w:date="2016-02-08T22:05:00Z">
                  <w:rPr>
                    <w:ins w:id="1482" w:author="Mateus Berardo de Souza Terra" w:date="2016-02-08T20:04:00Z"/>
                    <w:color w:val="303030"/>
                  </w:rPr>
                </w:rPrChange>
              </w:rPr>
              <w:pPrChange w:id="1483" w:author="Mateus Berardo de Souza Terra" w:date="2016-02-08T22:05:00Z">
                <w:pPr>
                  <w:pStyle w:val="NormalWeb"/>
                  <w:spacing w:before="0" w:beforeAutospacing="0" w:after="160" w:afterAutospacing="0"/>
                  <w:jc w:val="center"/>
                </w:pPr>
              </w:pPrChange>
            </w:pPr>
            <w:ins w:id="1484" w:author="Mateus Berardo de Souza Terra" w:date="2016-02-08T22:09:00Z">
              <w:r>
                <w:rPr>
                  <w:color w:val="303030"/>
                  <w:sz w:val="16"/>
                  <w:szCs w:val="16"/>
                </w:rPr>
                <w:t>69</w:t>
              </w:r>
            </w:ins>
          </w:p>
        </w:tc>
        <w:tc>
          <w:tcPr>
            <w:tcW w:w="1558" w:type="dxa"/>
            <w:tcPrChange w:id="1485" w:author="Mateus Berardo de Souza Terra" w:date="2016-02-08T22:05:00Z">
              <w:tcPr>
                <w:tcW w:w="1558" w:type="dxa"/>
              </w:tcPr>
            </w:tcPrChange>
          </w:tcPr>
          <w:p w14:paraId="314199B7" w14:textId="691BBFE5" w:rsidR="00BA6212" w:rsidRPr="00A76C84" w:rsidRDefault="00665E1D">
            <w:pPr>
              <w:pStyle w:val="NormalWeb"/>
              <w:spacing w:before="0" w:beforeAutospacing="0" w:after="20" w:afterAutospacing="0"/>
              <w:jc w:val="center"/>
              <w:rPr>
                <w:ins w:id="1486" w:author="Mateus Berardo de Souza Terra" w:date="2016-02-08T20:04:00Z"/>
                <w:color w:val="303030"/>
                <w:sz w:val="16"/>
                <w:szCs w:val="16"/>
                <w:rPrChange w:id="1487" w:author="Mateus Berardo de Souza Terra" w:date="2016-02-08T22:05:00Z">
                  <w:rPr>
                    <w:ins w:id="1488" w:author="Mateus Berardo de Souza Terra" w:date="2016-02-08T20:04:00Z"/>
                    <w:color w:val="303030"/>
                  </w:rPr>
                </w:rPrChange>
              </w:rPr>
              <w:pPrChange w:id="1489" w:author="Mateus Berardo de Souza Terra" w:date="2016-02-08T22:05:00Z">
                <w:pPr>
                  <w:pStyle w:val="NormalWeb"/>
                  <w:spacing w:before="0" w:beforeAutospacing="0" w:after="160" w:afterAutospacing="0"/>
                  <w:jc w:val="center"/>
                </w:pPr>
              </w:pPrChange>
            </w:pPr>
            <w:ins w:id="1490" w:author="Mateus Berardo de Souza Terra" w:date="2016-02-08T22:10:00Z">
              <w:r>
                <w:rPr>
                  <w:color w:val="303030"/>
                  <w:sz w:val="16"/>
                  <w:szCs w:val="16"/>
                </w:rPr>
                <w:t>E</w:t>
              </w:r>
            </w:ins>
          </w:p>
        </w:tc>
        <w:tc>
          <w:tcPr>
            <w:tcW w:w="1559" w:type="dxa"/>
            <w:tcPrChange w:id="1491" w:author="Mateus Berardo de Souza Terra" w:date="2016-02-08T22:05:00Z">
              <w:tcPr>
                <w:tcW w:w="1559" w:type="dxa"/>
              </w:tcPr>
            </w:tcPrChange>
          </w:tcPr>
          <w:p w14:paraId="3CB2E237" w14:textId="0B7EF0BB" w:rsidR="00BA6212" w:rsidRPr="00A76C84" w:rsidRDefault="00BA6212">
            <w:pPr>
              <w:pStyle w:val="NormalWeb"/>
              <w:spacing w:before="0" w:beforeAutospacing="0" w:after="20" w:afterAutospacing="0"/>
              <w:jc w:val="center"/>
              <w:rPr>
                <w:ins w:id="1492" w:author="Mateus Berardo de Souza Terra" w:date="2016-02-08T20:04:00Z"/>
                <w:color w:val="303030"/>
                <w:sz w:val="16"/>
                <w:szCs w:val="16"/>
                <w:rPrChange w:id="1493" w:author="Mateus Berardo de Souza Terra" w:date="2016-02-08T22:05:00Z">
                  <w:rPr>
                    <w:ins w:id="1494" w:author="Mateus Berardo de Souza Terra" w:date="2016-02-08T20:04:00Z"/>
                    <w:color w:val="303030"/>
                  </w:rPr>
                </w:rPrChange>
              </w:rPr>
              <w:pPrChange w:id="1495" w:author="Mateus Berardo de Souza Terra" w:date="2016-02-08T22:05:00Z">
                <w:pPr>
                  <w:pStyle w:val="NormalWeb"/>
                  <w:spacing w:before="0" w:beforeAutospacing="0" w:after="160" w:afterAutospacing="0"/>
                  <w:jc w:val="center"/>
                </w:pPr>
              </w:pPrChange>
            </w:pPr>
            <w:ins w:id="1496" w:author="Mateus Berardo de Souza Terra" w:date="2016-02-08T22:09:00Z">
              <w:r>
                <w:rPr>
                  <w:color w:val="303030"/>
                  <w:sz w:val="16"/>
                  <w:szCs w:val="16"/>
                </w:rPr>
                <w:t>101</w:t>
              </w:r>
            </w:ins>
          </w:p>
        </w:tc>
        <w:tc>
          <w:tcPr>
            <w:tcW w:w="1559" w:type="dxa"/>
            <w:tcPrChange w:id="1497" w:author="Mateus Berardo de Souza Terra" w:date="2016-02-08T22:05:00Z">
              <w:tcPr>
                <w:tcW w:w="1559" w:type="dxa"/>
              </w:tcPr>
            </w:tcPrChange>
          </w:tcPr>
          <w:p w14:paraId="359D1E90" w14:textId="1025043E" w:rsidR="00BA6212" w:rsidRPr="00A76C84" w:rsidRDefault="00665E1D">
            <w:pPr>
              <w:pStyle w:val="NormalWeb"/>
              <w:spacing w:before="0" w:beforeAutospacing="0" w:after="20" w:afterAutospacing="0"/>
              <w:jc w:val="center"/>
              <w:rPr>
                <w:ins w:id="1498" w:author="Mateus Berardo de Souza Terra" w:date="2016-02-08T20:04:00Z"/>
                <w:color w:val="303030"/>
                <w:sz w:val="16"/>
                <w:szCs w:val="16"/>
                <w:rPrChange w:id="1499" w:author="Mateus Berardo de Souza Terra" w:date="2016-02-08T22:05:00Z">
                  <w:rPr>
                    <w:ins w:id="1500" w:author="Mateus Berardo de Souza Terra" w:date="2016-02-08T20:04:00Z"/>
                    <w:color w:val="303030"/>
                  </w:rPr>
                </w:rPrChange>
              </w:rPr>
              <w:pPrChange w:id="1501" w:author="Mateus Berardo de Souza Terra" w:date="2016-02-08T22:05:00Z">
                <w:pPr>
                  <w:pStyle w:val="NormalWeb"/>
                  <w:spacing w:before="0" w:beforeAutospacing="0" w:after="160" w:afterAutospacing="0"/>
                  <w:jc w:val="center"/>
                </w:pPr>
              </w:pPrChange>
            </w:pPr>
            <w:ins w:id="1502" w:author="Mateus Berardo de Souza Terra" w:date="2016-02-08T22:11:00Z">
              <w:r>
                <w:rPr>
                  <w:color w:val="303030"/>
                  <w:sz w:val="16"/>
                  <w:szCs w:val="16"/>
                </w:rPr>
                <w:t>e</w:t>
              </w:r>
            </w:ins>
          </w:p>
        </w:tc>
      </w:tr>
      <w:tr w:rsidR="00BA6212" w:rsidRPr="00A76C84" w14:paraId="12AF9775" w14:textId="77777777" w:rsidTr="00A76C84">
        <w:trPr>
          <w:trHeight w:val="20"/>
          <w:ins w:id="1503" w:author="Mateus Berardo de Souza Terra" w:date="2016-02-08T20:04:00Z"/>
        </w:trPr>
        <w:tc>
          <w:tcPr>
            <w:tcW w:w="1558" w:type="dxa"/>
            <w:tcPrChange w:id="1504" w:author="Mateus Berardo de Souza Terra" w:date="2016-02-08T22:05:00Z">
              <w:tcPr>
                <w:tcW w:w="1558" w:type="dxa"/>
              </w:tcPr>
            </w:tcPrChange>
          </w:tcPr>
          <w:p w14:paraId="0D0666DC" w14:textId="1A2870AA" w:rsidR="00BA6212" w:rsidRPr="00A76C84" w:rsidRDefault="00BA6212">
            <w:pPr>
              <w:pStyle w:val="NormalWeb"/>
              <w:spacing w:before="0" w:beforeAutospacing="0" w:after="20" w:afterAutospacing="0"/>
              <w:jc w:val="center"/>
              <w:rPr>
                <w:ins w:id="1505" w:author="Mateus Berardo de Souza Terra" w:date="2016-02-08T20:04:00Z"/>
                <w:color w:val="303030"/>
                <w:sz w:val="16"/>
                <w:szCs w:val="16"/>
                <w:rPrChange w:id="1506" w:author="Mateus Berardo de Souza Terra" w:date="2016-02-08T22:05:00Z">
                  <w:rPr>
                    <w:ins w:id="1507" w:author="Mateus Berardo de Souza Terra" w:date="2016-02-08T20:04:00Z"/>
                    <w:color w:val="303030"/>
                  </w:rPr>
                </w:rPrChange>
              </w:rPr>
              <w:pPrChange w:id="1508" w:author="Mateus Berardo de Souza Terra" w:date="2016-02-08T22:05:00Z">
                <w:pPr>
                  <w:pStyle w:val="NormalWeb"/>
                  <w:spacing w:before="0" w:beforeAutospacing="0" w:after="160" w:afterAutospacing="0"/>
                  <w:jc w:val="center"/>
                </w:pPr>
              </w:pPrChange>
            </w:pPr>
            <w:ins w:id="1509" w:author="Mateus Berardo de Souza Terra" w:date="2016-02-08T20:05:00Z">
              <w:r w:rsidRPr="00A76C84">
                <w:rPr>
                  <w:color w:val="303030"/>
                  <w:sz w:val="16"/>
                  <w:szCs w:val="16"/>
                  <w:rPrChange w:id="1510" w:author="Mateus Berardo de Souza Terra" w:date="2016-02-08T22:05:00Z">
                    <w:rPr>
                      <w:color w:val="303030"/>
                    </w:rPr>
                  </w:rPrChange>
                </w:rPr>
                <w:t>38</w:t>
              </w:r>
            </w:ins>
          </w:p>
        </w:tc>
        <w:tc>
          <w:tcPr>
            <w:tcW w:w="1558" w:type="dxa"/>
            <w:tcPrChange w:id="1511" w:author="Mateus Berardo de Souza Terra" w:date="2016-02-08T22:05:00Z">
              <w:tcPr>
                <w:tcW w:w="1558" w:type="dxa"/>
              </w:tcPr>
            </w:tcPrChange>
          </w:tcPr>
          <w:p w14:paraId="49A4C097" w14:textId="7922746D" w:rsidR="00BA6212" w:rsidRPr="00665E1D" w:rsidRDefault="00665E1D">
            <w:pPr>
              <w:pStyle w:val="NormalWeb"/>
              <w:spacing w:before="0" w:beforeAutospacing="0" w:after="20" w:afterAutospacing="0"/>
              <w:jc w:val="center"/>
              <w:rPr>
                <w:ins w:id="1512" w:author="Mateus Berardo de Souza Terra" w:date="2016-02-08T20:04:00Z"/>
                <w:color w:val="303030"/>
                <w:sz w:val="16"/>
                <w:szCs w:val="16"/>
                <w:rPrChange w:id="1513" w:author="Mateus Berardo de Souza Terra" w:date="2016-02-08T22:13:00Z">
                  <w:rPr>
                    <w:ins w:id="1514" w:author="Mateus Berardo de Souza Terra" w:date="2016-02-08T20:04:00Z"/>
                    <w:color w:val="303030"/>
                  </w:rPr>
                </w:rPrChange>
              </w:rPr>
              <w:pPrChange w:id="1515" w:author="Mateus Berardo de Souza Terra" w:date="2016-02-08T22:05:00Z">
                <w:pPr>
                  <w:pStyle w:val="NormalWeb"/>
                  <w:spacing w:before="0" w:beforeAutospacing="0" w:after="160" w:afterAutospacing="0"/>
                  <w:jc w:val="center"/>
                </w:pPr>
              </w:pPrChange>
            </w:pPr>
            <w:ins w:id="1516" w:author="Mateus Berardo de Souza Terra" w:date="2016-02-08T22:13:00Z">
              <w:r>
                <w:rPr>
                  <w:color w:val="303030"/>
                  <w:sz w:val="16"/>
                  <w:szCs w:val="16"/>
                </w:rPr>
                <w:t>&amp;</w:t>
              </w:r>
            </w:ins>
          </w:p>
        </w:tc>
        <w:tc>
          <w:tcPr>
            <w:tcW w:w="1558" w:type="dxa"/>
            <w:tcPrChange w:id="1517" w:author="Mateus Berardo de Souza Terra" w:date="2016-02-08T22:05:00Z">
              <w:tcPr>
                <w:tcW w:w="1558" w:type="dxa"/>
              </w:tcPr>
            </w:tcPrChange>
          </w:tcPr>
          <w:p w14:paraId="507D4350" w14:textId="4DA70B1D" w:rsidR="00BA6212" w:rsidRPr="00A76C84" w:rsidRDefault="00BA6212">
            <w:pPr>
              <w:pStyle w:val="NormalWeb"/>
              <w:spacing w:before="0" w:beforeAutospacing="0" w:after="20" w:afterAutospacing="0"/>
              <w:jc w:val="center"/>
              <w:rPr>
                <w:ins w:id="1518" w:author="Mateus Berardo de Souza Terra" w:date="2016-02-08T20:04:00Z"/>
                <w:color w:val="303030"/>
                <w:sz w:val="16"/>
                <w:szCs w:val="16"/>
                <w:rPrChange w:id="1519" w:author="Mateus Berardo de Souza Terra" w:date="2016-02-08T22:05:00Z">
                  <w:rPr>
                    <w:ins w:id="1520" w:author="Mateus Berardo de Souza Terra" w:date="2016-02-08T20:04:00Z"/>
                    <w:color w:val="303030"/>
                  </w:rPr>
                </w:rPrChange>
              </w:rPr>
              <w:pPrChange w:id="1521" w:author="Mateus Berardo de Souza Terra" w:date="2016-02-08T22:05:00Z">
                <w:pPr>
                  <w:pStyle w:val="NormalWeb"/>
                  <w:spacing w:before="0" w:beforeAutospacing="0" w:after="160" w:afterAutospacing="0"/>
                  <w:jc w:val="center"/>
                </w:pPr>
              </w:pPrChange>
            </w:pPr>
            <w:ins w:id="1522" w:author="Mateus Berardo de Souza Terra" w:date="2016-02-08T22:09:00Z">
              <w:r>
                <w:rPr>
                  <w:color w:val="303030"/>
                  <w:sz w:val="16"/>
                  <w:szCs w:val="16"/>
                </w:rPr>
                <w:t>70</w:t>
              </w:r>
            </w:ins>
          </w:p>
        </w:tc>
        <w:tc>
          <w:tcPr>
            <w:tcW w:w="1558" w:type="dxa"/>
            <w:tcPrChange w:id="1523" w:author="Mateus Berardo de Souza Terra" w:date="2016-02-08T22:05:00Z">
              <w:tcPr>
                <w:tcW w:w="1558" w:type="dxa"/>
              </w:tcPr>
            </w:tcPrChange>
          </w:tcPr>
          <w:p w14:paraId="708C2176" w14:textId="786CCE9C" w:rsidR="00BA6212" w:rsidRPr="00A76C84" w:rsidRDefault="00665E1D">
            <w:pPr>
              <w:pStyle w:val="NormalWeb"/>
              <w:spacing w:before="0" w:beforeAutospacing="0" w:after="20" w:afterAutospacing="0"/>
              <w:jc w:val="center"/>
              <w:rPr>
                <w:ins w:id="1524" w:author="Mateus Berardo de Souza Terra" w:date="2016-02-08T20:04:00Z"/>
                <w:color w:val="303030"/>
                <w:sz w:val="16"/>
                <w:szCs w:val="16"/>
                <w:rPrChange w:id="1525" w:author="Mateus Berardo de Souza Terra" w:date="2016-02-08T22:05:00Z">
                  <w:rPr>
                    <w:ins w:id="1526" w:author="Mateus Berardo de Souza Terra" w:date="2016-02-08T20:04:00Z"/>
                    <w:color w:val="303030"/>
                  </w:rPr>
                </w:rPrChange>
              </w:rPr>
              <w:pPrChange w:id="1527" w:author="Mateus Berardo de Souza Terra" w:date="2016-02-08T22:05:00Z">
                <w:pPr>
                  <w:pStyle w:val="NormalWeb"/>
                  <w:spacing w:before="0" w:beforeAutospacing="0" w:after="160" w:afterAutospacing="0"/>
                  <w:jc w:val="center"/>
                </w:pPr>
              </w:pPrChange>
            </w:pPr>
            <w:ins w:id="1528" w:author="Mateus Berardo de Souza Terra" w:date="2016-02-08T22:10:00Z">
              <w:r>
                <w:rPr>
                  <w:color w:val="303030"/>
                  <w:sz w:val="16"/>
                  <w:szCs w:val="16"/>
                </w:rPr>
                <w:t>F</w:t>
              </w:r>
            </w:ins>
          </w:p>
        </w:tc>
        <w:tc>
          <w:tcPr>
            <w:tcW w:w="1559" w:type="dxa"/>
            <w:tcPrChange w:id="1529" w:author="Mateus Berardo de Souza Terra" w:date="2016-02-08T22:05:00Z">
              <w:tcPr>
                <w:tcW w:w="1559" w:type="dxa"/>
              </w:tcPr>
            </w:tcPrChange>
          </w:tcPr>
          <w:p w14:paraId="4AEC9E0F" w14:textId="1FE5DBED" w:rsidR="00BA6212" w:rsidRPr="00A76C84" w:rsidRDefault="00BA6212">
            <w:pPr>
              <w:pStyle w:val="NormalWeb"/>
              <w:spacing w:before="0" w:beforeAutospacing="0" w:after="20" w:afterAutospacing="0"/>
              <w:jc w:val="center"/>
              <w:rPr>
                <w:ins w:id="1530" w:author="Mateus Berardo de Souza Terra" w:date="2016-02-08T20:04:00Z"/>
                <w:color w:val="303030"/>
                <w:sz w:val="16"/>
                <w:szCs w:val="16"/>
                <w:rPrChange w:id="1531" w:author="Mateus Berardo de Souza Terra" w:date="2016-02-08T22:05:00Z">
                  <w:rPr>
                    <w:ins w:id="1532" w:author="Mateus Berardo de Souza Terra" w:date="2016-02-08T20:04:00Z"/>
                    <w:color w:val="303030"/>
                  </w:rPr>
                </w:rPrChange>
              </w:rPr>
              <w:pPrChange w:id="1533" w:author="Mateus Berardo de Souza Terra" w:date="2016-02-08T22:05:00Z">
                <w:pPr>
                  <w:pStyle w:val="NormalWeb"/>
                  <w:spacing w:before="0" w:beforeAutospacing="0" w:after="160" w:afterAutospacing="0"/>
                  <w:jc w:val="center"/>
                </w:pPr>
              </w:pPrChange>
            </w:pPr>
            <w:ins w:id="1534" w:author="Mateus Berardo de Souza Terra" w:date="2016-02-08T22:09:00Z">
              <w:r>
                <w:rPr>
                  <w:color w:val="303030"/>
                  <w:sz w:val="16"/>
                  <w:szCs w:val="16"/>
                </w:rPr>
                <w:t>102</w:t>
              </w:r>
            </w:ins>
          </w:p>
        </w:tc>
        <w:tc>
          <w:tcPr>
            <w:tcW w:w="1559" w:type="dxa"/>
            <w:tcPrChange w:id="1535" w:author="Mateus Berardo de Souza Terra" w:date="2016-02-08T22:05:00Z">
              <w:tcPr>
                <w:tcW w:w="1559" w:type="dxa"/>
              </w:tcPr>
            </w:tcPrChange>
          </w:tcPr>
          <w:p w14:paraId="72787864" w14:textId="7E7DAB7A" w:rsidR="00BA6212" w:rsidRPr="00A76C84" w:rsidRDefault="00665E1D">
            <w:pPr>
              <w:pStyle w:val="NormalWeb"/>
              <w:spacing w:before="0" w:beforeAutospacing="0" w:after="20" w:afterAutospacing="0"/>
              <w:jc w:val="center"/>
              <w:rPr>
                <w:ins w:id="1536" w:author="Mateus Berardo de Souza Terra" w:date="2016-02-08T20:04:00Z"/>
                <w:color w:val="303030"/>
                <w:sz w:val="16"/>
                <w:szCs w:val="16"/>
                <w:rPrChange w:id="1537" w:author="Mateus Berardo de Souza Terra" w:date="2016-02-08T22:05:00Z">
                  <w:rPr>
                    <w:ins w:id="1538" w:author="Mateus Berardo de Souza Terra" w:date="2016-02-08T20:04:00Z"/>
                    <w:color w:val="303030"/>
                  </w:rPr>
                </w:rPrChange>
              </w:rPr>
              <w:pPrChange w:id="1539" w:author="Mateus Berardo de Souza Terra" w:date="2016-02-08T22:05:00Z">
                <w:pPr>
                  <w:pStyle w:val="NormalWeb"/>
                  <w:spacing w:before="0" w:beforeAutospacing="0" w:after="160" w:afterAutospacing="0"/>
                  <w:jc w:val="center"/>
                </w:pPr>
              </w:pPrChange>
            </w:pPr>
            <w:ins w:id="1540" w:author="Mateus Berardo de Souza Terra" w:date="2016-02-08T22:11:00Z">
              <w:r>
                <w:rPr>
                  <w:color w:val="303030"/>
                  <w:sz w:val="16"/>
                  <w:szCs w:val="16"/>
                </w:rPr>
                <w:t>f</w:t>
              </w:r>
            </w:ins>
          </w:p>
        </w:tc>
      </w:tr>
      <w:tr w:rsidR="00BA6212" w:rsidRPr="00A76C84" w14:paraId="0FFBDB9D" w14:textId="77777777" w:rsidTr="00A76C84">
        <w:trPr>
          <w:trHeight w:val="20"/>
          <w:ins w:id="1541" w:author="Mateus Berardo de Souza Terra" w:date="2016-02-08T20:04:00Z"/>
        </w:trPr>
        <w:tc>
          <w:tcPr>
            <w:tcW w:w="1558" w:type="dxa"/>
            <w:tcPrChange w:id="1542" w:author="Mateus Berardo de Souza Terra" w:date="2016-02-08T22:05:00Z">
              <w:tcPr>
                <w:tcW w:w="1558" w:type="dxa"/>
              </w:tcPr>
            </w:tcPrChange>
          </w:tcPr>
          <w:p w14:paraId="7552122E" w14:textId="1C76E6C0" w:rsidR="00BA6212" w:rsidRPr="00A76C84" w:rsidRDefault="00BA6212">
            <w:pPr>
              <w:pStyle w:val="NormalWeb"/>
              <w:spacing w:before="0" w:beforeAutospacing="0" w:after="20" w:afterAutospacing="0"/>
              <w:jc w:val="center"/>
              <w:rPr>
                <w:ins w:id="1543" w:author="Mateus Berardo de Souza Terra" w:date="2016-02-08T20:04:00Z"/>
                <w:color w:val="303030"/>
                <w:sz w:val="16"/>
                <w:szCs w:val="16"/>
                <w:rPrChange w:id="1544" w:author="Mateus Berardo de Souza Terra" w:date="2016-02-08T22:05:00Z">
                  <w:rPr>
                    <w:ins w:id="1545" w:author="Mateus Berardo de Souza Terra" w:date="2016-02-08T20:04:00Z"/>
                    <w:color w:val="303030"/>
                  </w:rPr>
                </w:rPrChange>
              </w:rPr>
              <w:pPrChange w:id="1546" w:author="Mateus Berardo de Souza Terra" w:date="2016-02-08T22:05:00Z">
                <w:pPr>
                  <w:pStyle w:val="NormalWeb"/>
                  <w:spacing w:before="0" w:beforeAutospacing="0" w:after="160" w:afterAutospacing="0"/>
                  <w:jc w:val="center"/>
                </w:pPr>
              </w:pPrChange>
            </w:pPr>
            <w:ins w:id="1547" w:author="Mateus Berardo de Souza Terra" w:date="2016-02-08T20:05:00Z">
              <w:r w:rsidRPr="00A76C84">
                <w:rPr>
                  <w:color w:val="303030"/>
                  <w:sz w:val="16"/>
                  <w:szCs w:val="16"/>
                  <w:rPrChange w:id="1548" w:author="Mateus Berardo de Souza Terra" w:date="2016-02-08T22:05:00Z">
                    <w:rPr>
                      <w:color w:val="303030"/>
                    </w:rPr>
                  </w:rPrChange>
                </w:rPr>
                <w:t>39</w:t>
              </w:r>
            </w:ins>
          </w:p>
        </w:tc>
        <w:tc>
          <w:tcPr>
            <w:tcW w:w="1558" w:type="dxa"/>
            <w:tcPrChange w:id="1549" w:author="Mateus Berardo de Souza Terra" w:date="2016-02-08T22:05:00Z">
              <w:tcPr>
                <w:tcW w:w="1558" w:type="dxa"/>
              </w:tcPr>
            </w:tcPrChange>
          </w:tcPr>
          <w:p w14:paraId="68907521" w14:textId="71146EB0" w:rsidR="00BA6212" w:rsidRPr="00A76C84" w:rsidRDefault="00665E1D">
            <w:pPr>
              <w:pStyle w:val="NormalWeb"/>
              <w:spacing w:before="0" w:beforeAutospacing="0" w:after="20" w:afterAutospacing="0"/>
              <w:jc w:val="center"/>
              <w:rPr>
                <w:ins w:id="1550" w:author="Mateus Berardo de Souza Terra" w:date="2016-02-08T20:04:00Z"/>
                <w:color w:val="303030"/>
                <w:sz w:val="16"/>
                <w:szCs w:val="16"/>
                <w:rPrChange w:id="1551" w:author="Mateus Berardo de Souza Terra" w:date="2016-02-08T22:05:00Z">
                  <w:rPr>
                    <w:ins w:id="1552" w:author="Mateus Berardo de Souza Terra" w:date="2016-02-08T20:04:00Z"/>
                    <w:color w:val="303030"/>
                  </w:rPr>
                </w:rPrChange>
              </w:rPr>
              <w:pPrChange w:id="1553" w:author="Mateus Berardo de Souza Terra" w:date="2016-02-08T22:05:00Z">
                <w:pPr>
                  <w:pStyle w:val="NormalWeb"/>
                  <w:spacing w:before="0" w:beforeAutospacing="0" w:after="160" w:afterAutospacing="0"/>
                  <w:jc w:val="center"/>
                </w:pPr>
              </w:pPrChange>
            </w:pPr>
            <w:ins w:id="1554" w:author="Mateus Berardo de Souza Terra" w:date="2016-02-08T22:13:00Z">
              <w:r>
                <w:rPr>
                  <w:color w:val="303030"/>
                  <w:sz w:val="16"/>
                  <w:szCs w:val="16"/>
                </w:rPr>
                <w:t>‘</w:t>
              </w:r>
            </w:ins>
          </w:p>
        </w:tc>
        <w:tc>
          <w:tcPr>
            <w:tcW w:w="1558" w:type="dxa"/>
            <w:tcPrChange w:id="1555" w:author="Mateus Berardo de Souza Terra" w:date="2016-02-08T22:05:00Z">
              <w:tcPr>
                <w:tcW w:w="1558" w:type="dxa"/>
              </w:tcPr>
            </w:tcPrChange>
          </w:tcPr>
          <w:p w14:paraId="08EA6E19" w14:textId="1C622BC2" w:rsidR="00BA6212" w:rsidRPr="00A76C84" w:rsidRDefault="00BA6212">
            <w:pPr>
              <w:pStyle w:val="NormalWeb"/>
              <w:spacing w:before="0" w:beforeAutospacing="0" w:after="20" w:afterAutospacing="0"/>
              <w:jc w:val="center"/>
              <w:rPr>
                <w:ins w:id="1556" w:author="Mateus Berardo de Souza Terra" w:date="2016-02-08T20:04:00Z"/>
                <w:color w:val="303030"/>
                <w:sz w:val="16"/>
                <w:szCs w:val="16"/>
                <w:rPrChange w:id="1557" w:author="Mateus Berardo de Souza Terra" w:date="2016-02-08T22:05:00Z">
                  <w:rPr>
                    <w:ins w:id="1558" w:author="Mateus Berardo de Souza Terra" w:date="2016-02-08T20:04:00Z"/>
                    <w:color w:val="303030"/>
                  </w:rPr>
                </w:rPrChange>
              </w:rPr>
              <w:pPrChange w:id="1559" w:author="Mateus Berardo de Souza Terra" w:date="2016-02-08T22:05:00Z">
                <w:pPr>
                  <w:pStyle w:val="NormalWeb"/>
                  <w:spacing w:before="0" w:beforeAutospacing="0" w:after="160" w:afterAutospacing="0"/>
                  <w:jc w:val="center"/>
                </w:pPr>
              </w:pPrChange>
            </w:pPr>
            <w:ins w:id="1560" w:author="Mateus Berardo de Souza Terra" w:date="2016-02-08T22:09:00Z">
              <w:r>
                <w:rPr>
                  <w:color w:val="303030"/>
                  <w:sz w:val="16"/>
                  <w:szCs w:val="16"/>
                </w:rPr>
                <w:t>71</w:t>
              </w:r>
            </w:ins>
          </w:p>
        </w:tc>
        <w:tc>
          <w:tcPr>
            <w:tcW w:w="1558" w:type="dxa"/>
            <w:tcPrChange w:id="1561" w:author="Mateus Berardo de Souza Terra" w:date="2016-02-08T22:05:00Z">
              <w:tcPr>
                <w:tcW w:w="1558" w:type="dxa"/>
              </w:tcPr>
            </w:tcPrChange>
          </w:tcPr>
          <w:p w14:paraId="248E7945" w14:textId="64B85304" w:rsidR="00BA6212" w:rsidRPr="00A76C84" w:rsidRDefault="00665E1D">
            <w:pPr>
              <w:pStyle w:val="NormalWeb"/>
              <w:spacing w:before="0" w:beforeAutospacing="0" w:after="20" w:afterAutospacing="0"/>
              <w:jc w:val="center"/>
              <w:rPr>
                <w:ins w:id="1562" w:author="Mateus Berardo de Souza Terra" w:date="2016-02-08T20:04:00Z"/>
                <w:color w:val="303030"/>
                <w:sz w:val="16"/>
                <w:szCs w:val="16"/>
                <w:rPrChange w:id="1563" w:author="Mateus Berardo de Souza Terra" w:date="2016-02-08T22:05:00Z">
                  <w:rPr>
                    <w:ins w:id="1564" w:author="Mateus Berardo de Souza Terra" w:date="2016-02-08T20:04:00Z"/>
                    <w:color w:val="303030"/>
                  </w:rPr>
                </w:rPrChange>
              </w:rPr>
              <w:pPrChange w:id="1565" w:author="Mateus Berardo de Souza Terra" w:date="2016-02-08T22:05:00Z">
                <w:pPr>
                  <w:pStyle w:val="NormalWeb"/>
                  <w:spacing w:before="0" w:beforeAutospacing="0" w:after="160" w:afterAutospacing="0"/>
                  <w:jc w:val="center"/>
                </w:pPr>
              </w:pPrChange>
            </w:pPr>
            <w:ins w:id="1566" w:author="Mateus Berardo de Souza Terra" w:date="2016-02-08T22:10:00Z">
              <w:r>
                <w:rPr>
                  <w:color w:val="303030"/>
                  <w:sz w:val="16"/>
                  <w:szCs w:val="16"/>
                </w:rPr>
                <w:t>G</w:t>
              </w:r>
            </w:ins>
          </w:p>
        </w:tc>
        <w:tc>
          <w:tcPr>
            <w:tcW w:w="1559" w:type="dxa"/>
            <w:tcPrChange w:id="1567" w:author="Mateus Berardo de Souza Terra" w:date="2016-02-08T22:05:00Z">
              <w:tcPr>
                <w:tcW w:w="1559" w:type="dxa"/>
              </w:tcPr>
            </w:tcPrChange>
          </w:tcPr>
          <w:p w14:paraId="08CF0AC9" w14:textId="5032CA18" w:rsidR="00BA6212" w:rsidRPr="00A76C84" w:rsidRDefault="00BA6212">
            <w:pPr>
              <w:pStyle w:val="NormalWeb"/>
              <w:spacing w:before="0" w:beforeAutospacing="0" w:after="20" w:afterAutospacing="0"/>
              <w:jc w:val="center"/>
              <w:rPr>
                <w:ins w:id="1568" w:author="Mateus Berardo de Souza Terra" w:date="2016-02-08T20:04:00Z"/>
                <w:color w:val="303030"/>
                <w:sz w:val="16"/>
                <w:szCs w:val="16"/>
                <w:rPrChange w:id="1569" w:author="Mateus Berardo de Souza Terra" w:date="2016-02-08T22:05:00Z">
                  <w:rPr>
                    <w:ins w:id="1570" w:author="Mateus Berardo de Souza Terra" w:date="2016-02-08T20:04:00Z"/>
                    <w:color w:val="303030"/>
                  </w:rPr>
                </w:rPrChange>
              </w:rPr>
              <w:pPrChange w:id="1571" w:author="Mateus Berardo de Souza Terra" w:date="2016-02-08T22:05:00Z">
                <w:pPr>
                  <w:pStyle w:val="NormalWeb"/>
                  <w:spacing w:before="0" w:beforeAutospacing="0" w:after="160" w:afterAutospacing="0"/>
                  <w:jc w:val="center"/>
                </w:pPr>
              </w:pPrChange>
            </w:pPr>
            <w:ins w:id="1572" w:author="Mateus Berardo de Souza Terra" w:date="2016-02-08T22:09:00Z">
              <w:r>
                <w:rPr>
                  <w:color w:val="303030"/>
                  <w:sz w:val="16"/>
                  <w:szCs w:val="16"/>
                </w:rPr>
                <w:t>103</w:t>
              </w:r>
            </w:ins>
          </w:p>
        </w:tc>
        <w:tc>
          <w:tcPr>
            <w:tcW w:w="1559" w:type="dxa"/>
            <w:tcPrChange w:id="1573" w:author="Mateus Berardo de Souza Terra" w:date="2016-02-08T22:05:00Z">
              <w:tcPr>
                <w:tcW w:w="1559" w:type="dxa"/>
              </w:tcPr>
            </w:tcPrChange>
          </w:tcPr>
          <w:p w14:paraId="09DD75C6" w14:textId="06D43E71" w:rsidR="00BA6212" w:rsidRPr="00A76C84" w:rsidRDefault="00665E1D">
            <w:pPr>
              <w:pStyle w:val="NormalWeb"/>
              <w:spacing w:before="0" w:beforeAutospacing="0" w:after="20" w:afterAutospacing="0"/>
              <w:jc w:val="center"/>
              <w:rPr>
                <w:ins w:id="1574" w:author="Mateus Berardo de Souza Terra" w:date="2016-02-08T20:04:00Z"/>
                <w:color w:val="303030"/>
                <w:sz w:val="16"/>
                <w:szCs w:val="16"/>
                <w:rPrChange w:id="1575" w:author="Mateus Berardo de Souza Terra" w:date="2016-02-08T22:05:00Z">
                  <w:rPr>
                    <w:ins w:id="1576" w:author="Mateus Berardo de Souza Terra" w:date="2016-02-08T20:04:00Z"/>
                    <w:color w:val="303030"/>
                  </w:rPr>
                </w:rPrChange>
              </w:rPr>
              <w:pPrChange w:id="1577" w:author="Mateus Berardo de Souza Terra" w:date="2016-02-08T22:05:00Z">
                <w:pPr>
                  <w:pStyle w:val="NormalWeb"/>
                  <w:spacing w:before="0" w:beforeAutospacing="0" w:after="160" w:afterAutospacing="0"/>
                  <w:jc w:val="center"/>
                </w:pPr>
              </w:pPrChange>
            </w:pPr>
            <w:ins w:id="1578" w:author="Mateus Berardo de Souza Terra" w:date="2016-02-08T22:11:00Z">
              <w:r>
                <w:rPr>
                  <w:color w:val="303030"/>
                  <w:sz w:val="16"/>
                  <w:szCs w:val="16"/>
                </w:rPr>
                <w:t>g</w:t>
              </w:r>
            </w:ins>
          </w:p>
        </w:tc>
      </w:tr>
      <w:tr w:rsidR="00BA6212" w:rsidRPr="00A76C84" w14:paraId="6A34DCE6" w14:textId="77777777" w:rsidTr="00A76C84">
        <w:trPr>
          <w:trHeight w:val="20"/>
          <w:ins w:id="1579" w:author="Mateus Berardo de Souza Terra" w:date="2016-02-08T20:04:00Z"/>
        </w:trPr>
        <w:tc>
          <w:tcPr>
            <w:tcW w:w="1558" w:type="dxa"/>
            <w:tcPrChange w:id="1580" w:author="Mateus Berardo de Souza Terra" w:date="2016-02-08T22:05:00Z">
              <w:tcPr>
                <w:tcW w:w="1558" w:type="dxa"/>
              </w:tcPr>
            </w:tcPrChange>
          </w:tcPr>
          <w:p w14:paraId="4C24CFBB" w14:textId="187F280C" w:rsidR="00BA6212" w:rsidRPr="00A76C84" w:rsidRDefault="00BA6212">
            <w:pPr>
              <w:pStyle w:val="NormalWeb"/>
              <w:spacing w:before="0" w:beforeAutospacing="0" w:after="20" w:afterAutospacing="0"/>
              <w:jc w:val="center"/>
              <w:rPr>
                <w:ins w:id="1581" w:author="Mateus Berardo de Souza Terra" w:date="2016-02-08T20:04:00Z"/>
                <w:color w:val="303030"/>
                <w:sz w:val="16"/>
                <w:szCs w:val="16"/>
                <w:rPrChange w:id="1582" w:author="Mateus Berardo de Souza Terra" w:date="2016-02-08T22:05:00Z">
                  <w:rPr>
                    <w:ins w:id="1583" w:author="Mateus Berardo de Souza Terra" w:date="2016-02-08T20:04:00Z"/>
                    <w:color w:val="303030"/>
                  </w:rPr>
                </w:rPrChange>
              </w:rPr>
              <w:pPrChange w:id="1584" w:author="Mateus Berardo de Souza Terra" w:date="2016-02-08T22:05:00Z">
                <w:pPr>
                  <w:pStyle w:val="NormalWeb"/>
                  <w:spacing w:before="0" w:beforeAutospacing="0" w:after="160" w:afterAutospacing="0"/>
                  <w:jc w:val="center"/>
                </w:pPr>
              </w:pPrChange>
            </w:pPr>
            <w:ins w:id="1585" w:author="Mateus Berardo de Souza Terra" w:date="2016-02-08T20:05:00Z">
              <w:r w:rsidRPr="00A76C84">
                <w:rPr>
                  <w:color w:val="303030"/>
                  <w:sz w:val="16"/>
                  <w:szCs w:val="16"/>
                  <w:rPrChange w:id="1586" w:author="Mateus Berardo de Souza Terra" w:date="2016-02-08T22:05:00Z">
                    <w:rPr>
                      <w:color w:val="303030"/>
                    </w:rPr>
                  </w:rPrChange>
                </w:rPr>
                <w:t>40</w:t>
              </w:r>
            </w:ins>
          </w:p>
        </w:tc>
        <w:tc>
          <w:tcPr>
            <w:tcW w:w="1558" w:type="dxa"/>
            <w:tcPrChange w:id="1587" w:author="Mateus Berardo de Souza Terra" w:date="2016-02-08T22:05:00Z">
              <w:tcPr>
                <w:tcW w:w="1558" w:type="dxa"/>
              </w:tcPr>
            </w:tcPrChange>
          </w:tcPr>
          <w:p w14:paraId="3B420D87" w14:textId="15A4D178" w:rsidR="00BA6212" w:rsidRPr="00A76C84" w:rsidRDefault="00665E1D">
            <w:pPr>
              <w:pStyle w:val="NormalWeb"/>
              <w:spacing w:before="0" w:beforeAutospacing="0" w:after="20" w:afterAutospacing="0"/>
              <w:jc w:val="center"/>
              <w:rPr>
                <w:ins w:id="1588" w:author="Mateus Berardo de Souza Terra" w:date="2016-02-08T20:04:00Z"/>
                <w:color w:val="303030"/>
                <w:sz w:val="16"/>
                <w:szCs w:val="16"/>
                <w:rPrChange w:id="1589" w:author="Mateus Berardo de Souza Terra" w:date="2016-02-08T22:05:00Z">
                  <w:rPr>
                    <w:ins w:id="1590" w:author="Mateus Berardo de Souza Terra" w:date="2016-02-08T20:04:00Z"/>
                    <w:color w:val="303030"/>
                  </w:rPr>
                </w:rPrChange>
              </w:rPr>
              <w:pPrChange w:id="1591" w:author="Mateus Berardo de Souza Terra" w:date="2016-02-08T22:05:00Z">
                <w:pPr>
                  <w:pStyle w:val="NormalWeb"/>
                  <w:spacing w:before="0" w:beforeAutospacing="0" w:after="160" w:afterAutospacing="0"/>
                  <w:jc w:val="center"/>
                </w:pPr>
              </w:pPrChange>
            </w:pPr>
            <w:ins w:id="1592" w:author="Mateus Berardo de Souza Terra" w:date="2016-02-08T22:13:00Z">
              <w:r>
                <w:rPr>
                  <w:color w:val="303030"/>
                  <w:sz w:val="16"/>
                  <w:szCs w:val="16"/>
                </w:rPr>
                <w:t>(</w:t>
              </w:r>
            </w:ins>
          </w:p>
        </w:tc>
        <w:tc>
          <w:tcPr>
            <w:tcW w:w="1558" w:type="dxa"/>
            <w:tcPrChange w:id="1593" w:author="Mateus Berardo de Souza Terra" w:date="2016-02-08T22:05:00Z">
              <w:tcPr>
                <w:tcW w:w="1558" w:type="dxa"/>
              </w:tcPr>
            </w:tcPrChange>
          </w:tcPr>
          <w:p w14:paraId="700DD0A7" w14:textId="7D356B3E" w:rsidR="00BA6212" w:rsidRPr="00A76C84" w:rsidRDefault="00BA6212">
            <w:pPr>
              <w:pStyle w:val="NormalWeb"/>
              <w:spacing w:before="0" w:beforeAutospacing="0" w:after="20" w:afterAutospacing="0"/>
              <w:jc w:val="center"/>
              <w:rPr>
                <w:ins w:id="1594" w:author="Mateus Berardo de Souza Terra" w:date="2016-02-08T20:04:00Z"/>
                <w:color w:val="303030"/>
                <w:sz w:val="16"/>
                <w:szCs w:val="16"/>
                <w:rPrChange w:id="1595" w:author="Mateus Berardo de Souza Terra" w:date="2016-02-08T22:05:00Z">
                  <w:rPr>
                    <w:ins w:id="1596" w:author="Mateus Berardo de Souza Terra" w:date="2016-02-08T20:04:00Z"/>
                    <w:color w:val="303030"/>
                  </w:rPr>
                </w:rPrChange>
              </w:rPr>
              <w:pPrChange w:id="1597" w:author="Mateus Berardo de Souza Terra" w:date="2016-02-08T22:05:00Z">
                <w:pPr>
                  <w:pStyle w:val="NormalWeb"/>
                  <w:spacing w:before="0" w:beforeAutospacing="0" w:after="160" w:afterAutospacing="0"/>
                  <w:jc w:val="center"/>
                </w:pPr>
              </w:pPrChange>
            </w:pPr>
            <w:ins w:id="1598" w:author="Mateus Berardo de Souza Terra" w:date="2016-02-08T22:09:00Z">
              <w:r>
                <w:rPr>
                  <w:color w:val="303030"/>
                  <w:sz w:val="16"/>
                  <w:szCs w:val="16"/>
                </w:rPr>
                <w:t>72</w:t>
              </w:r>
            </w:ins>
          </w:p>
        </w:tc>
        <w:tc>
          <w:tcPr>
            <w:tcW w:w="1558" w:type="dxa"/>
            <w:tcPrChange w:id="1599" w:author="Mateus Berardo de Souza Terra" w:date="2016-02-08T22:05:00Z">
              <w:tcPr>
                <w:tcW w:w="1558" w:type="dxa"/>
              </w:tcPr>
            </w:tcPrChange>
          </w:tcPr>
          <w:p w14:paraId="5D0A83FD" w14:textId="091CB4ED" w:rsidR="00BA6212" w:rsidRPr="00A76C84" w:rsidRDefault="00665E1D">
            <w:pPr>
              <w:pStyle w:val="NormalWeb"/>
              <w:spacing w:before="0" w:beforeAutospacing="0" w:after="20" w:afterAutospacing="0"/>
              <w:jc w:val="center"/>
              <w:rPr>
                <w:ins w:id="1600" w:author="Mateus Berardo de Souza Terra" w:date="2016-02-08T20:04:00Z"/>
                <w:color w:val="303030"/>
                <w:sz w:val="16"/>
                <w:szCs w:val="16"/>
                <w:rPrChange w:id="1601" w:author="Mateus Berardo de Souza Terra" w:date="2016-02-08T22:05:00Z">
                  <w:rPr>
                    <w:ins w:id="1602" w:author="Mateus Berardo de Souza Terra" w:date="2016-02-08T20:04:00Z"/>
                    <w:color w:val="303030"/>
                  </w:rPr>
                </w:rPrChange>
              </w:rPr>
              <w:pPrChange w:id="1603" w:author="Mateus Berardo de Souza Terra" w:date="2016-02-08T22:05:00Z">
                <w:pPr>
                  <w:pStyle w:val="NormalWeb"/>
                  <w:spacing w:before="0" w:beforeAutospacing="0" w:after="160" w:afterAutospacing="0"/>
                  <w:jc w:val="center"/>
                </w:pPr>
              </w:pPrChange>
            </w:pPr>
            <w:ins w:id="1604" w:author="Mateus Berardo de Souza Terra" w:date="2016-02-08T22:10:00Z">
              <w:r>
                <w:rPr>
                  <w:color w:val="303030"/>
                  <w:sz w:val="16"/>
                  <w:szCs w:val="16"/>
                </w:rPr>
                <w:t>H</w:t>
              </w:r>
            </w:ins>
          </w:p>
        </w:tc>
        <w:tc>
          <w:tcPr>
            <w:tcW w:w="1559" w:type="dxa"/>
            <w:tcPrChange w:id="1605" w:author="Mateus Berardo de Souza Terra" w:date="2016-02-08T22:05:00Z">
              <w:tcPr>
                <w:tcW w:w="1559" w:type="dxa"/>
              </w:tcPr>
            </w:tcPrChange>
          </w:tcPr>
          <w:p w14:paraId="77765B58" w14:textId="477FE0FF" w:rsidR="00BA6212" w:rsidRPr="00A76C84" w:rsidRDefault="00BA6212">
            <w:pPr>
              <w:pStyle w:val="NormalWeb"/>
              <w:spacing w:before="0" w:beforeAutospacing="0" w:after="20" w:afterAutospacing="0"/>
              <w:jc w:val="center"/>
              <w:rPr>
                <w:ins w:id="1606" w:author="Mateus Berardo de Souza Terra" w:date="2016-02-08T20:04:00Z"/>
                <w:color w:val="303030"/>
                <w:sz w:val="16"/>
                <w:szCs w:val="16"/>
                <w:rPrChange w:id="1607" w:author="Mateus Berardo de Souza Terra" w:date="2016-02-08T22:05:00Z">
                  <w:rPr>
                    <w:ins w:id="1608" w:author="Mateus Berardo de Souza Terra" w:date="2016-02-08T20:04:00Z"/>
                    <w:color w:val="303030"/>
                  </w:rPr>
                </w:rPrChange>
              </w:rPr>
              <w:pPrChange w:id="1609" w:author="Mateus Berardo de Souza Terra" w:date="2016-02-08T22:05:00Z">
                <w:pPr>
                  <w:pStyle w:val="NormalWeb"/>
                  <w:spacing w:before="0" w:beforeAutospacing="0" w:after="160" w:afterAutospacing="0"/>
                  <w:jc w:val="center"/>
                </w:pPr>
              </w:pPrChange>
            </w:pPr>
            <w:ins w:id="1610" w:author="Mateus Berardo de Souza Terra" w:date="2016-02-08T22:09:00Z">
              <w:r>
                <w:rPr>
                  <w:color w:val="303030"/>
                  <w:sz w:val="16"/>
                  <w:szCs w:val="16"/>
                </w:rPr>
                <w:t>104</w:t>
              </w:r>
            </w:ins>
          </w:p>
        </w:tc>
        <w:tc>
          <w:tcPr>
            <w:tcW w:w="1559" w:type="dxa"/>
            <w:tcPrChange w:id="1611" w:author="Mateus Berardo de Souza Terra" w:date="2016-02-08T22:05:00Z">
              <w:tcPr>
                <w:tcW w:w="1559" w:type="dxa"/>
              </w:tcPr>
            </w:tcPrChange>
          </w:tcPr>
          <w:p w14:paraId="129B4864" w14:textId="18474F72" w:rsidR="00BA6212" w:rsidRPr="00A76C84" w:rsidRDefault="00665E1D">
            <w:pPr>
              <w:pStyle w:val="NormalWeb"/>
              <w:spacing w:before="0" w:beforeAutospacing="0" w:after="20" w:afterAutospacing="0"/>
              <w:jc w:val="center"/>
              <w:rPr>
                <w:ins w:id="1612" w:author="Mateus Berardo de Souza Terra" w:date="2016-02-08T20:04:00Z"/>
                <w:color w:val="303030"/>
                <w:sz w:val="16"/>
                <w:szCs w:val="16"/>
                <w:rPrChange w:id="1613" w:author="Mateus Berardo de Souza Terra" w:date="2016-02-08T22:05:00Z">
                  <w:rPr>
                    <w:ins w:id="1614" w:author="Mateus Berardo de Souza Terra" w:date="2016-02-08T20:04:00Z"/>
                    <w:color w:val="303030"/>
                  </w:rPr>
                </w:rPrChange>
              </w:rPr>
              <w:pPrChange w:id="1615" w:author="Mateus Berardo de Souza Terra" w:date="2016-02-08T22:05:00Z">
                <w:pPr>
                  <w:pStyle w:val="NormalWeb"/>
                  <w:spacing w:before="0" w:beforeAutospacing="0" w:after="160" w:afterAutospacing="0"/>
                  <w:jc w:val="center"/>
                </w:pPr>
              </w:pPrChange>
            </w:pPr>
            <w:ins w:id="1616" w:author="Mateus Berardo de Souza Terra" w:date="2016-02-08T22:11:00Z">
              <w:r>
                <w:rPr>
                  <w:color w:val="303030"/>
                  <w:sz w:val="16"/>
                  <w:szCs w:val="16"/>
                </w:rPr>
                <w:t>h</w:t>
              </w:r>
            </w:ins>
          </w:p>
        </w:tc>
      </w:tr>
      <w:tr w:rsidR="00BA6212" w:rsidRPr="00A76C84" w14:paraId="34086214" w14:textId="77777777" w:rsidTr="00A76C84">
        <w:trPr>
          <w:trHeight w:val="20"/>
          <w:ins w:id="1617" w:author="Mateus Berardo de Souza Terra" w:date="2016-02-08T20:04:00Z"/>
        </w:trPr>
        <w:tc>
          <w:tcPr>
            <w:tcW w:w="1558" w:type="dxa"/>
            <w:tcPrChange w:id="1618" w:author="Mateus Berardo de Souza Terra" w:date="2016-02-08T22:05:00Z">
              <w:tcPr>
                <w:tcW w:w="1558" w:type="dxa"/>
              </w:tcPr>
            </w:tcPrChange>
          </w:tcPr>
          <w:p w14:paraId="090B42B8" w14:textId="61301519" w:rsidR="00BA6212" w:rsidRPr="00A76C84" w:rsidRDefault="00BA6212">
            <w:pPr>
              <w:pStyle w:val="NormalWeb"/>
              <w:spacing w:before="0" w:beforeAutospacing="0" w:after="20" w:afterAutospacing="0"/>
              <w:jc w:val="center"/>
              <w:rPr>
                <w:ins w:id="1619" w:author="Mateus Berardo de Souza Terra" w:date="2016-02-08T20:04:00Z"/>
                <w:color w:val="303030"/>
                <w:sz w:val="16"/>
                <w:szCs w:val="16"/>
                <w:rPrChange w:id="1620" w:author="Mateus Berardo de Souza Terra" w:date="2016-02-08T22:05:00Z">
                  <w:rPr>
                    <w:ins w:id="1621" w:author="Mateus Berardo de Souza Terra" w:date="2016-02-08T20:04:00Z"/>
                    <w:color w:val="303030"/>
                  </w:rPr>
                </w:rPrChange>
              </w:rPr>
              <w:pPrChange w:id="1622" w:author="Mateus Berardo de Souza Terra" w:date="2016-02-08T22:05:00Z">
                <w:pPr>
                  <w:pStyle w:val="NormalWeb"/>
                  <w:spacing w:before="0" w:beforeAutospacing="0" w:after="160" w:afterAutospacing="0"/>
                  <w:jc w:val="center"/>
                </w:pPr>
              </w:pPrChange>
            </w:pPr>
            <w:ins w:id="1623" w:author="Mateus Berardo de Souza Terra" w:date="2016-02-08T20:05:00Z">
              <w:r w:rsidRPr="00A76C84">
                <w:rPr>
                  <w:color w:val="303030"/>
                  <w:sz w:val="16"/>
                  <w:szCs w:val="16"/>
                  <w:rPrChange w:id="1624" w:author="Mateus Berardo de Souza Terra" w:date="2016-02-08T22:05:00Z">
                    <w:rPr>
                      <w:color w:val="303030"/>
                    </w:rPr>
                  </w:rPrChange>
                </w:rPr>
                <w:t>41</w:t>
              </w:r>
            </w:ins>
          </w:p>
        </w:tc>
        <w:tc>
          <w:tcPr>
            <w:tcW w:w="1558" w:type="dxa"/>
            <w:tcPrChange w:id="1625" w:author="Mateus Berardo de Souza Terra" w:date="2016-02-08T22:05:00Z">
              <w:tcPr>
                <w:tcW w:w="1558" w:type="dxa"/>
              </w:tcPr>
            </w:tcPrChange>
          </w:tcPr>
          <w:p w14:paraId="100B342F" w14:textId="3D59B91A" w:rsidR="00BA6212" w:rsidRPr="00A76C84" w:rsidRDefault="00665E1D">
            <w:pPr>
              <w:pStyle w:val="NormalWeb"/>
              <w:spacing w:before="0" w:beforeAutospacing="0" w:after="20" w:afterAutospacing="0"/>
              <w:jc w:val="center"/>
              <w:rPr>
                <w:ins w:id="1626" w:author="Mateus Berardo de Souza Terra" w:date="2016-02-08T20:04:00Z"/>
                <w:color w:val="303030"/>
                <w:sz w:val="16"/>
                <w:szCs w:val="16"/>
                <w:rPrChange w:id="1627" w:author="Mateus Berardo de Souza Terra" w:date="2016-02-08T22:05:00Z">
                  <w:rPr>
                    <w:ins w:id="1628" w:author="Mateus Berardo de Souza Terra" w:date="2016-02-08T20:04:00Z"/>
                    <w:color w:val="303030"/>
                  </w:rPr>
                </w:rPrChange>
              </w:rPr>
              <w:pPrChange w:id="1629" w:author="Mateus Berardo de Souza Terra" w:date="2016-02-08T22:05:00Z">
                <w:pPr>
                  <w:pStyle w:val="NormalWeb"/>
                  <w:spacing w:before="0" w:beforeAutospacing="0" w:after="160" w:afterAutospacing="0"/>
                  <w:jc w:val="center"/>
                </w:pPr>
              </w:pPrChange>
            </w:pPr>
            <w:ins w:id="1630" w:author="Mateus Berardo de Souza Terra" w:date="2016-02-08T22:13:00Z">
              <w:r>
                <w:rPr>
                  <w:color w:val="303030"/>
                  <w:sz w:val="16"/>
                  <w:szCs w:val="16"/>
                </w:rPr>
                <w:t>)</w:t>
              </w:r>
            </w:ins>
          </w:p>
        </w:tc>
        <w:tc>
          <w:tcPr>
            <w:tcW w:w="1558" w:type="dxa"/>
            <w:tcPrChange w:id="1631" w:author="Mateus Berardo de Souza Terra" w:date="2016-02-08T22:05:00Z">
              <w:tcPr>
                <w:tcW w:w="1558" w:type="dxa"/>
              </w:tcPr>
            </w:tcPrChange>
          </w:tcPr>
          <w:p w14:paraId="18DDB06A" w14:textId="05602B74" w:rsidR="00BA6212" w:rsidRPr="00A76C84" w:rsidRDefault="00BA6212">
            <w:pPr>
              <w:pStyle w:val="NormalWeb"/>
              <w:spacing w:before="0" w:beforeAutospacing="0" w:after="20" w:afterAutospacing="0"/>
              <w:jc w:val="center"/>
              <w:rPr>
                <w:ins w:id="1632" w:author="Mateus Berardo de Souza Terra" w:date="2016-02-08T20:04:00Z"/>
                <w:color w:val="303030"/>
                <w:sz w:val="16"/>
                <w:szCs w:val="16"/>
                <w:rPrChange w:id="1633" w:author="Mateus Berardo de Souza Terra" w:date="2016-02-08T22:05:00Z">
                  <w:rPr>
                    <w:ins w:id="1634" w:author="Mateus Berardo de Souza Terra" w:date="2016-02-08T20:04:00Z"/>
                    <w:color w:val="303030"/>
                  </w:rPr>
                </w:rPrChange>
              </w:rPr>
              <w:pPrChange w:id="1635" w:author="Mateus Berardo de Souza Terra" w:date="2016-02-08T22:05:00Z">
                <w:pPr>
                  <w:pStyle w:val="NormalWeb"/>
                  <w:spacing w:before="0" w:beforeAutospacing="0" w:after="160" w:afterAutospacing="0"/>
                  <w:jc w:val="center"/>
                </w:pPr>
              </w:pPrChange>
            </w:pPr>
            <w:ins w:id="1636" w:author="Mateus Berardo de Souza Terra" w:date="2016-02-08T22:09:00Z">
              <w:r>
                <w:rPr>
                  <w:color w:val="303030"/>
                  <w:sz w:val="16"/>
                  <w:szCs w:val="16"/>
                </w:rPr>
                <w:t>73</w:t>
              </w:r>
            </w:ins>
          </w:p>
        </w:tc>
        <w:tc>
          <w:tcPr>
            <w:tcW w:w="1558" w:type="dxa"/>
            <w:tcPrChange w:id="1637" w:author="Mateus Berardo de Souza Terra" w:date="2016-02-08T22:05:00Z">
              <w:tcPr>
                <w:tcW w:w="1558" w:type="dxa"/>
              </w:tcPr>
            </w:tcPrChange>
          </w:tcPr>
          <w:p w14:paraId="0BC594F9" w14:textId="1249D5D7" w:rsidR="00BA6212" w:rsidRPr="00A76C84" w:rsidRDefault="00665E1D">
            <w:pPr>
              <w:pStyle w:val="NormalWeb"/>
              <w:spacing w:before="0" w:beforeAutospacing="0" w:after="20" w:afterAutospacing="0"/>
              <w:jc w:val="center"/>
              <w:rPr>
                <w:ins w:id="1638" w:author="Mateus Berardo de Souza Terra" w:date="2016-02-08T20:04:00Z"/>
                <w:color w:val="303030"/>
                <w:sz w:val="16"/>
                <w:szCs w:val="16"/>
                <w:rPrChange w:id="1639" w:author="Mateus Berardo de Souza Terra" w:date="2016-02-08T22:05:00Z">
                  <w:rPr>
                    <w:ins w:id="1640" w:author="Mateus Berardo de Souza Terra" w:date="2016-02-08T20:04:00Z"/>
                    <w:color w:val="303030"/>
                  </w:rPr>
                </w:rPrChange>
              </w:rPr>
              <w:pPrChange w:id="1641" w:author="Mateus Berardo de Souza Terra" w:date="2016-02-08T22:05:00Z">
                <w:pPr>
                  <w:pStyle w:val="NormalWeb"/>
                  <w:spacing w:before="0" w:beforeAutospacing="0" w:after="160" w:afterAutospacing="0"/>
                  <w:jc w:val="center"/>
                </w:pPr>
              </w:pPrChange>
            </w:pPr>
            <w:ins w:id="1642" w:author="Mateus Berardo de Souza Terra" w:date="2016-02-08T22:10:00Z">
              <w:r>
                <w:rPr>
                  <w:color w:val="303030"/>
                  <w:sz w:val="16"/>
                  <w:szCs w:val="16"/>
                </w:rPr>
                <w:t>I</w:t>
              </w:r>
            </w:ins>
          </w:p>
        </w:tc>
        <w:tc>
          <w:tcPr>
            <w:tcW w:w="1559" w:type="dxa"/>
            <w:tcPrChange w:id="1643" w:author="Mateus Berardo de Souza Terra" w:date="2016-02-08T22:05:00Z">
              <w:tcPr>
                <w:tcW w:w="1559" w:type="dxa"/>
              </w:tcPr>
            </w:tcPrChange>
          </w:tcPr>
          <w:p w14:paraId="35F0CC5B" w14:textId="0FE76E28" w:rsidR="00BA6212" w:rsidRPr="00A76C84" w:rsidRDefault="00BA6212">
            <w:pPr>
              <w:pStyle w:val="NormalWeb"/>
              <w:spacing w:before="0" w:beforeAutospacing="0" w:after="20" w:afterAutospacing="0"/>
              <w:jc w:val="center"/>
              <w:rPr>
                <w:ins w:id="1644" w:author="Mateus Berardo de Souza Terra" w:date="2016-02-08T20:04:00Z"/>
                <w:color w:val="303030"/>
                <w:sz w:val="16"/>
                <w:szCs w:val="16"/>
                <w:rPrChange w:id="1645" w:author="Mateus Berardo de Souza Terra" w:date="2016-02-08T22:05:00Z">
                  <w:rPr>
                    <w:ins w:id="1646" w:author="Mateus Berardo de Souza Terra" w:date="2016-02-08T20:04:00Z"/>
                    <w:color w:val="303030"/>
                  </w:rPr>
                </w:rPrChange>
              </w:rPr>
              <w:pPrChange w:id="1647" w:author="Mateus Berardo de Souza Terra" w:date="2016-02-08T22:05:00Z">
                <w:pPr>
                  <w:pStyle w:val="NormalWeb"/>
                  <w:spacing w:before="0" w:beforeAutospacing="0" w:after="160" w:afterAutospacing="0"/>
                  <w:jc w:val="center"/>
                </w:pPr>
              </w:pPrChange>
            </w:pPr>
            <w:ins w:id="1648" w:author="Mateus Berardo de Souza Terra" w:date="2016-02-08T22:09:00Z">
              <w:r>
                <w:rPr>
                  <w:color w:val="303030"/>
                  <w:sz w:val="16"/>
                  <w:szCs w:val="16"/>
                </w:rPr>
                <w:t>105</w:t>
              </w:r>
            </w:ins>
          </w:p>
        </w:tc>
        <w:tc>
          <w:tcPr>
            <w:tcW w:w="1559" w:type="dxa"/>
            <w:tcPrChange w:id="1649" w:author="Mateus Berardo de Souza Terra" w:date="2016-02-08T22:05:00Z">
              <w:tcPr>
                <w:tcW w:w="1559" w:type="dxa"/>
              </w:tcPr>
            </w:tcPrChange>
          </w:tcPr>
          <w:p w14:paraId="71DC85DD" w14:textId="51FE2E73" w:rsidR="00BA6212" w:rsidRPr="00A76C84" w:rsidRDefault="00665E1D">
            <w:pPr>
              <w:pStyle w:val="NormalWeb"/>
              <w:spacing w:before="0" w:beforeAutospacing="0" w:after="20" w:afterAutospacing="0"/>
              <w:jc w:val="center"/>
              <w:rPr>
                <w:ins w:id="1650" w:author="Mateus Berardo de Souza Terra" w:date="2016-02-08T20:04:00Z"/>
                <w:color w:val="303030"/>
                <w:sz w:val="16"/>
                <w:szCs w:val="16"/>
                <w:rPrChange w:id="1651" w:author="Mateus Berardo de Souza Terra" w:date="2016-02-08T22:05:00Z">
                  <w:rPr>
                    <w:ins w:id="1652" w:author="Mateus Berardo de Souza Terra" w:date="2016-02-08T20:04:00Z"/>
                    <w:color w:val="303030"/>
                  </w:rPr>
                </w:rPrChange>
              </w:rPr>
              <w:pPrChange w:id="1653" w:author="Mateus Berardo de Souza Terra" w:date="2016-02-08T22:05:00Z">
                <w:pPr>
                  <w:pStyle w:val="NormalWeb"/>
                  <w:spacing w:before="0" w:beforeAutospacing="0" w:after="160" w:afterAutospacing="0"/>
                  <w:jc w:val="center"/>
                </w:pPr>
              </w:pPrChange>
            </w:pPr>
            <w:ins w:id="1654" w:author="Mateus Berardo de Souza Terra" w:date="2016-02-08T22:11:00Z">
              <w:r>
                <w:rPr>
                  <w:color w:val="303030"/>
                  <w:sz w:val="16"/>
                  <w:szCs w:val="16"/>
                </w:rPr>
                <w:t>i</w:t>
              </w:r>
            </w:ins>
          </w:p>
        </w:tc>
      </w:tr>
      <w:tr w:rsidR="00BA6212" w:rsidRPr="00A76C84" w14:paraId="03DF4CA2" w14:textId="77777777" w:rsidTr="00A76C84">
        <w:trPr>
          <w:trHeight w:val="20"/>
          <w:ins w:id="1655" w:author="Mateus Berardo de Souza Terra" w:date="2016-02-08T20:04:00Z"/>
        </w:trPr>
        <w:tc>
          <w:tcPr>
            <w:tcW w:w="1558" w:type="dxa"/>
            <w:tcPrChange w:id="1656" w:author="Mateus Berardo de Souza Terra" w:date="2016-02-08T22:05:00Z">
              <w:tcPr>
                <w:tcW w:w="1558" w:type="dxa"/>
              </w:tcPr>
            </w:tcPrChange>
          </w:tcPr>
          <w:p w14:paraId="40A7573B" w14:textId="0CA63787" w:rsidR="00BA6212" w:rsidRPr="00A76C84" w:rsidRDefault="00BA6212">
            <w:pPr>
              <w:pStyle w:val="NormalWeb"/>
              <w:spacing w:before="0" w:beforeAutospacing="0" w:after="20" w:afterAutospacing="0"/>
              <w:jc w:val="center"/>
              <w:rPr>
                <w:ins w:id="1657" w:author="Mateus Berardo de Souza Terra" w:date="2016-02-08T20:04:00Z"/>
                <w:color w:val="303030"/>
                <w:sz w:val="16"/>
                <w:szCs w:val="16"/>
                <w:rPrChange w:id="1658" w:author="Mateus Berardo de Souza Terra" w:date="2016-02-08T22:05:00Z">
                  <w:rPr>
                    <w:ins w:id="1659" w:author="Mateus Berardo de Souza Terra" w:date="2016-02-08T20:04:00Z"/>
                    <w:color w:val="303030"/>
                  </w:rPr>
                </w:rPrChange>
              </w:rPr>
              <w:pPrChange w:id="1660" w:author="Mateus Berardo de Souza Terra" w:date="2016-02-08T22:05:00Z">
                <w:pPr>
                  <w:pStyle w:val="NormalWeb"/>
                  <w:spacing w:before="0" w:beforeAutospacing="0" w:after="160" w:afterAutospacing="0"/>
                  <w:jc w:val="center"/>
                </w:pPr>
              </w:pPrChange>
            </w:pPr>
            <w:ins w:id="1661" w:author="Mateus Berardo de Souza Terra" w:date="2016-02-08T20:05:00Z">
              <w:r w:rsidRPr="00A76C84">
                <w:rPr>
                  <w:color w:val="303030"/>
                  <w:sz w:val="16"/>
                  <w:szCs w:val="16"/>
                  <w:rPrChange w:id="1662" w:author="Mateus Berardo de Souza Terra" w:date="2016-02-08T22:05:00Z">
                    <w:rPr>
                      <w:color w:val="303030"/>
                    </w:rPr>
                  </w:rPrChange>
                </w:rPr>
                <w:t>42</w:t>
              </w:r>
            </w:ins>
          </w:p>
        </w:tc>
        <w:tc>
          <w:tcPr>
            <w:tcW w:w="1558" w:type="dxa"/>
            <w:tcPrChange w:id="1663" w:author="Mateus Berardo de Souza Terra" w:date="2016-02-08T22:05:00Z">
              <w:tcPr>
                <w:tcW w:w="1558" w:type="dxa"/>
              </w:tcPr>
            </w:tcPrChange>
          </w:tcPr>
          <w:p w14:paraId="6ECA5496" w14:textId="3B2E1B69" w:rsidR="00BA6212" w:rsidRPr="00A76C84" w:rsidRDefault="00665E1D">
            <w:pPr>
              <w:pStyle w:val="NormalWeb"/>
              <w:spacing w:before="0" w:beforeAutospacing="0" w:after="20" w:afterAutospacing="0"/>
              <w:jc w:val="center"/>
              <w:rPr>
                <w:ins w:id="1664" w:author="Mateus Berardo de Souza Terra" w:date="2016-02-08T20:04:00Z"/>
                <w:color w:val="303030"/>
                <w:sz w:val="16"/>
                <w:szCs w:val="16"/>
                <w:rPrChange w:id="1665" w:author="Mateus Berardo de Souza Terra" w:date="2016-02-08T22:05:00Z">
                  <w:rPr>
                    <w:ins w:id="1666" w:author="Mateus Berardo de Souza Terra" w:date="2016-02-08T20:04:00Z"/>
                    <w:color w:val="303030"/>
                  </w:rPr>
                </w:rPrChange>
              </w:rPr>
              <w:pPrChange w:id="1667" w:author="Mateus Berardo de Souza Terra" w:date="2016-02-08T22:05:00Z">
                <w:pPr>
                  <w:pStyle w:val="NormalWeb"/>
                  <w:spacing w:before="0" w:beforeAutospacing="0" w:after="160" w:afterAutospacing="0"/>
                  <w:jc w:val="center"/>
                </w:pPr>
              </w:pPrChange>
            </w:pPr>
            <w:ins w:id="1668" w:author="Mateus Berardo de Souza Terra" w:date="2016-02-08T22:13:00Z">
              <w:r>
                <w:rPr>
                  <w:color w:val="303030"/>
                  <w:sz w:val="16"/>
                  <w:szCs w:val="16"/>
                </w:rPr>
                <w:t>*</w:t>
              </w:r>
            </w:ins>
          </w:p>
        </w:tc>
        <w:tc>
          <w:tcPr>
            <w:tcW w:w="1558" w:type="dxa"/>
            <w:tcPrChange w:id="1669" w:author="Mateus Berardo de Souza Terra" w:date="2016-02-08T22:05:00Z">
              <w:tcPr>
                <w:tcW w:w="1558" w:type="dxa"/>
              </w:tcPr>
            </w:tcPrChange>
          </w:tcPr>
          <w:p w14:paraId="631BFCBF" w14:textId="556FB36B" w:rsidR="00BA6212" w:rsidRPr="00A76C84" w:rsidRDefault="00BA6212">
            <w:pPr>
              <w:pStyle w:val="NormalWeb"/>
              <w:spacing w:before="0" w:beforeAutospacing="0" w:after="20" w:afterAutospacing="0"/>
              <w:jc w:val="center"/>
              <w:rPr>
                <w:ins w:id="1670" w:author="Mateus Berardo de Souza Terra" w:date="2016-02-08T20:04:00Z"/>
                <w:color w:val="303030"/>
                <w:sz w:val="16"/>
                <w:szCs w:val="16"/>
                <w:rPrChange w:id="1671" w:author="Mateus Berardo de Souza Terra" w:date="2016-02-08T22:05:00Z">
                  <w:rPr>
                    <w:ins w:id="1672" w:author="Mateus Berardo de Souza Terra" w:date="2016-02-08T20:04:00Z"/>
                    <w:color w:val="303030"/>
                  </w:rPr>
                </w:rPrChange>
              </w:rPr>
              <w:pPrChange w:id="1673" w:author="Mateus Berardo de Souza Terra" w:date="2016-02-08T22:05:00Z">
                <w:pPr>
                  <w:pStyle w:val="NormalWeb"/>
                  <w:spacing w:before="0" w:beforeAutospacing="0" w:after="160" w:afterAutospacing="0"/>
                  <w:jc w:val="center"/>
                </w:pPr>
              </w:pPrChange>
            </w:pPr>
            <w:ins w:id="1674" w:author="Mateus Berardo de Souza Terra" w:date="2016-02-08T22:09:00Z">
              <w:r>
                <w:rPr>
                  <w:color w:val="303030"/>
                  <w:sz w:val="16"/>
                  <w:szCs w:val="16"/>
                </w:rPr>
                <w:t>74</w:t>
              </w:r>
            </w:ins>
          </w:p>
        </w:tc>
        <w:tc>
          <w:tcPr>
            <w:tcW w:w="1558" w:type="dxa"/>
            <w:tcPrChange w:id="1675" w:author="Mateus Berardo de Souza Terra" w:date="2016-02-08T22:05:00Z">
              <w:tcPr>
                <w:tcW w:w="1558" w:type="dxa"/>
              </w:tcPr>
            </w:tcPrChange>
          </w:tcPr>
          <w:p w14:paraId="43BC07C6" w14:textId="2F10A3F5" w:rsidR="00BA6212" w:rsidRPr="00A76C84" w:rsidRDefault="00665E1D">
            <w:pPr>
              <w:pStyle w:val="NormalWeb"/>
              <w:spacing w:before="0" w:beforeAutospacing="0" w:after="20" w:afterAutospacing="0"/>
              <w:jc w:val="center"/>
              <w:rPr>
                <w:ins w:id="1676" w:author="Mateus Berardo de Souza Terra" w:date="2016-02-08T20:04:00Z"/>
                <w:color w:val="303030"/>
                <w:sz w:val="16"/>
                <w:szCs w:val="16"/>
                <w:rPrChange w:id="1677" w:author="Mateus Berardo de Souza Terra" w:date="2016-02-08T22:05:00Z">
                  <w:rPr>
                    <w:ins w:id="1678" w:author="Mateus Berardo de Souza Terra" w:date="2016-02-08T20:04:00Z"/>
                    <w:color w:val="303030"/>
                  </w:rPr>
                </w:rPrChange>
              </w:rPr>
              <w:pPrChange w:id="1679" w:author="Mateus Berardo de Souza Terra" w:date="2016-02-08T22:05:00Z">
                <w:pPr>
                  <w:pStyle w:val="NormalWeb"/>
                  <w:spacing w:before="0" w:beforeAutospacing="0" w:after="160" w:afterAutospacing="0"/>
                  <w:jc w:val="center"/>
                </w:pPr>
              </w:pPrChange>
            </w:pPr>
            <w:ins w:id="1680" w:author="Mateus Berardo de Souza Terra" w:date="2016-02-08T22:10:00Z">
              <w:r>
                <w:rPr>
                  <w:color w:val="303030"/>
                  <w:sz w:val="16"/>
                  <w:szCs w:val="16"/>
                </w:rPr>
                <w:t>J</w:t>
              </w:r>
            </w:ins>
          </w:p>
        </w:tc>
        <w:tc>
          <w:tcPr>
            <w:tcW w:w="1559" w:type="dxa"/>
            <w:tcPrChange w:id="1681" w:author="Mateus Berardo de Souza Terra" w:date="2016-02-08T22:05:00Z">
              <w:tcPr>
                <w:tcW w:w="1559" w:type="dxa"/>
              </w:tcPr>
            </w:tcPrChange>
          </w:tcPr>
          <w:p w14:paraId="1F830F59" w14:textId="3C79AE00" w:rsidR="00BA6212" w:rsidRPr="00A76C84" w:rsidRDefault="00BA6212">
            <w:pPr>
              <w:pStyle w:val="NormalWeb"/>
              <w:spacing w:before="0" w:beforeAutospacing="0" w:after="20" w:afterAutospacing="0"/>
              <w:jc w:val="center"/>
              <w:rPr>
                <w:ins w:id="1682" w:author="Mateus Berardo de Souza Terra" w:date="2016-02-08T20:04:00Z"/>
                <w:color w:val="303030"/>
                <w:sz w:val="16"/>
                <w:szCs w:val="16"/>
                <w:u w:val="single"/>
                <w:rPrChange w:id="1683" w:author="Mateus Berardo de Souza Terra" w:date="2016-02-08T22:08:00Z">
                  <w:rPr>
                    <w:ins w:id="1684" w:author="Mateus Berardo de Souza Terra" w:date="2016-02-08T20:04:00Z"/>
                    <w:color w:val="303030"/>
                  </w:rPr>
                </w:rPrChange>
              </w:rPr>
              <w:pPrChange w:id="1685" w:author="Mateus Berardo de Souza Terra" w:date="2016-02-08T22:05:00Z">
                <w:pPr>
                  <w:pStyle w:val="NormalWeb"/>
                  <w:spacing w:before="0" w:beforeAutospacing="0" w:after="160" w:afterAutospacing="0"/>
                  <w:jc w:val="center"/>
                </w:pPr>
              </w:pPrChange>
            </w:pPr>
            <w:ins w:id="1686" w:author="Mateus Berardo de Souza Terra" w:date="2016-02-08T22:09:00Z">
              <w:r>
                <w:rPr>
                  <w:color w:val="303030"/>
                  <w:sz w:val="16"/>
                  <w:szCs w:val="16"/>
                </w:rPr>
                <w:t>106</w:t>
              </w:r>
            </w:ins>
          </w:p>
        </w:tc>
        <w:tc>
          <w:tcPr>
            <w:tcW w:w="1559" w:type="dxa"/>
            <w:tcPrChange w:id="1687" w:author="Mateus Berardo de Souza Terra" w:date="2016-02-08T22:05:00Z">
              <w:tcPr>
                <w:tcW w:w="1559" w:type="dxa"/>
              </w:tcPr>
            </w:tcPrChange>
          </w:tcPr>
          <w:p w14:paraId="01F089B3" w14:textId="6DD7875B" w:rsidR="00BA6212" w:rsidRPr="00A76C84" w:rsidRDefault="00665E1D">
            <w:pPr>
              <w:pStyle w:val="NormalWeb"/>
              <w:spacing w:before="0" w:beforeAutospacing="0" w:after="20" w:afterAutospacing="0"/>
              <w:jc w:val="center"/>
              <w:rPr>
                <w:ins w:id="1688" w:author="Mateus Berardo de Souza Terra" w:date="2016-02-08T20:04:00Z"/>
                <w:color w:val="303030"/>
                <w:sz w:val="16"/>
                <w:szCs w:val="16"/>
                <w:rPrChange w:id="1689" w:author="Mateus Berardo de Souza Terra" w:date="2016-02-08T22:05:00Z">
                  <w:rPr>
                    <w:ins w:id="1690" w:author="Mateus Berardo de Souza Terra" w:date="2016-02-08T20:04:00Z"/>
                    <w:color w:val="303030"/>
                  </w:rPr>
                </w:rPrChange>
              </w:rPr>
              <w:pPrChange w:id="1691" w:author="Mateus Berardo de Souza Terra" w:date="2016-02-08T22:05:00Z">
                <w:pPr>
                  <w:pStyle w:val="NormalWeb"/>
                  <w:spacing w:before="0" w:beforeAutospacing="0" w:after="160" w:afterAutospacing="0"/>
                  <w:jc w:val="center"/>
                </w:pPr>
              </w:pPrChange>
            </w:pPr>
            <w:ins w:id="1692" w:author="Mateus Berardo de Souza Terra" w:date="2016-02-08T22:11:00Z">
              <w:r>
                <w:rPr>
                  <w:color w:val="303030"/>
                  <w:sz w:val="16"/>
                  <w:szCs w:val="16"/>
                </w:rPr>
                <w:t>j</w:t>
              </w:r>
            </w:ins>
          </w:p>
        </w:tc>
      </w:tr>
      <w:tr w:rsidR="00BA6212" w:rsidRPr="00A76C84" w14:paraId="363FA9CD" w14:textId="77777777" w:rsidTr="00A76C84">
        <w:trPr>
          <w:trHeight w:val="20"/>
          <w:ins w:id="1693" w:author="Mateus Berardo de Souza Terra" w:date="2016-02-08T20:04:00Z"/>
        </w:trPr>
        <w:tc>
          <w:tcPr>
            <w:tcW w:w="1558" w:type="dxa"/>
            <w:tcPrChange w:id="1694" w:author="Mateus Berardo de Souza Terra" w:date="2016-02-08T22:05:00Z">
              <w:tcPr>
                <w:tcW w:w="1558" w:type="dxa"/>
              </w:tcPr>
            </w:tcPrChange>
          </w:tcPr>
          <w:p w14:paraId="288B8399" w14:textId="5FACE88B" w:rsidR="00BA6212" w:rsidRPr="00A76C84" w:rsidRDefault="00BA6212">
            <w:pPr>
              <w:pStyle w:val="NormalWeb"/>
              <w:spacing w:before="0" w:beforeAutospacing="0" w:after="20" w:afterAutospacing="0"/>
              <w:jc w:val="center"/>
              <w:rPr>
                <w:ins w:id="1695" w:author="Mateus Berardo de Souza Terra" w:date="2016-02-08T20:04:00Z"/>
                <w:color w:val="303030"/>
                <w:sz w:val="16"/>
                <w:szCs w:val="16"/>
                <w:rPrChange w:id="1696" w:author="Mateus Berardo de Souza Terra" w:date="2016-02-08T22:05:00Z">
                  <w:rPr>
                    <w:ins w:id="1697" w:author="Mateus Berardo de Souza Terra" w:date="2016-02-08T20:04:00Z"/>
                    <w:color w:val="303030"/>
                  </w:rPr>
                </w:rPrChange>
              </w:rPr>
              <w:pPrChange w:id="1698" w:author="Mateus Berardo de Souza Terra" w:date="2016-02-08T22:05:00Z">
                <w:pPr>
                  <w:pStyle w:val="NormalWeb"/>
                  <w:spacing w:before="0" w:beforeAutospacing="0" w:after="160" w:afterAutospacing="0"/>
                  <w:jc w:val="center"/>
                </w:pPr>
              </w:pPrChange>
            </w:pPr>
            <w:ins w:id="1699" w:author="Mateus Berardo de Souza Terra" w:date="2016-02-08T20:05:00Z">
              <w:r w:rsidRPr="00A76C84">
                <w:rPr>
                  <w:color w:val="303030"/>
                  <w:sz w:val="16"/>
                  <w:szCs w:val="16"/>
                  <w:rPrChange w:id="1700" w:author="Mateus Berardo de Souza Terra" w:date="2016-02-08T22:05:00Z">
                    <w:rPr>
                      <w:color w:val="303030"/>
                    </w:rPr>
                  </w:rPrChange>
                </w:rPr>
                <w:t>43</w:t>
              </w:r>
            </w:ins>
          </w:p>
        </w:tc>
        <w:tc>
          <w:tcPr>
            <w:tcW w:w="1558" w:type="dxa"/>
            <w:tcPrChange w:id="1701" w:author="Mateus Berardo de Souza Terra" w:date="2016-02-08T22:05:00Z">
              <w:tcPr>
                <w:tcW w:w="1558" w:type="dxa"/>
              </w:tcPr>
            </w:tcPrChange>
          </w:tcPr>
          <w:p w14:paraId="0B445D84" w14:textId="34F974CE" w:rsidR="00BA6212" w:rsidRPr="00A76C84" w:rsidRDefault="00665E1D">
            <w:pPr>
              <w:pStyle w:val="NormalWeb"/>
              <w:spacing w:before="0" w:beforeAutospacing="0" w:after="20" w:afterAutospacing="0"/>
              <w:jc w:val="center"/>
              <w:rPr>
                <w:ins w:id="1702" w:author="Mateus Berardo de Souza Terra" w:date="2016-02-08T20:04:00Z"/>
                <w:color w:val="303030"/>
                <w:sz w:val="16"/>
                <w:szCs w:val="16"/>
                <w:rPrChange w:id="1703" w:author="Mateus Berardo de Souza Terra" w:date="2016-02-08T22:05:00Z">
                  <w:rPr>
                    <w:ins w:id="1704" w:author="Mateus Berardo de Souza Terra" w:date="2016-02-08T20:04:00Z"/>
                    <w:color w:val="303030"/>
                  </w:rPr>
                </w:rPrChange>
              </w:rPr>
              <w:pPrChange w:id="1705" w:author="Mateus Berardo de Souza Terra" w:date="2016-02-08T22:05:00Z">
                <w:pPr>
                  <w:pStyle w:val="NormalWeb"/>
                  <w:spacing w:before="0" w:beforeAutospacing="0" w:after="160" w:afterAutospacing="0"/>
                  <w:jc w:val="center"/>
                </w:pPr>
              </w:pPrChange>
            </w:pPr>
            <w:ins w:id="1706" w:author="Mateus Berardo de Souza Terra" w:date="2016-02-08T22:13:00Z">
              <w:r>
                <w:rPr>
                  <w:color w:val="303030"/>
                  <w:sz w:val="16"/>
                  <w:szCs w:val="16"/>
                </w:rPr>
                <w:t>+</w:t>
              </w:r>
            </w:ins>
          </w:p>
        </w:tc>
        <w:tc>
          <w:tcPr>
            <w:tcW w:w="1558" w:type="dxa"/>
            <w:tcPrChange w:id="1707" w:author="Mateus Berardo de Souza Terra" w:date="2016-02-08T22:05:00Z">
              <w:tcPr>
                <w:tcW w:w="1558" w:type="dxa"/>
              </w:tcPr>
            </w:tcPrChange>
          </w:tcPr>
          <w:p w14:paraId="58C44C7C" w14:textId="3942E524" w:rsidR="00BA6212" w:rsidRPr="00A76C84" w:rsidRDefault="00BA6212">
            <w:pPr>
              <w:pStyle w:val="NormalWeb"/>
              <w:spacing w:before="0" w:beforeAutospacing="0" w:after="20" w:afterAutospacing="0"/>
              <w:jc w:val="center"/>
              <w:rPr>
                <w:ins w:id="1708" w:author="Mateus Berardo de Souza Terra" w:date="2016-02-08T20:04:00Z"/>
                <w:color w:val="303030"/>
                <w:sz w:val="16"/>
                <w:szCs w:val="16"/>
                <w:rPrChange w:id="1709" w:author="Mateus Berardo de Souza Terra" w:date="2016-02-08T22:05:00Z">
                  <w:rPr>
                    <w:ins w:id="1710" w:author="Mateus Berardo de Souza Terra" w:date="2016-02-08T20:04:00Z"/>
                    <w:color w:val="303030"/>
                  </w:rPr>
                </w:rPrChange>
              </w:rPr>
              <w:pPrChange w:id="1711" w:author="Mateus Berardo de Souza Terra" w:date="2016-02-08T22:05:00Z">
                <w:pPr>
                  <w:pStyle w:val="NormalWeb"/>
                  <w:spacing w:before="0" w:beforeAutospacing="0" w:after="160" w:afterAutospacing="0"/>
                  <w:jc w:val="center"/>
                </w:pPr>
              </w:pPrChange>
            </w:pPr>
            <w:ins w:id="1712" w:author="Mateus Berardo de Souza Terra" w:date="2016-02-08T22:09:00Z">
              <w:r>
                <w:rPr>
                  <w:color w:val="303030"/>
                  <w:sz w:val="16"/>
                  <w:szCs w:val="16"/>
                </w:rPr>
                <w:t>75</w:t>
              </w:r>
            </w:ins>
          </w:p>
        </w:tc>
        <w:tc>
          <w:tcPr>
            <w:tcW w:w="1558" w:type="dxa"/>
            <w:tcPrChange w:id="1713" w:author="Mateus Berardo de Souza Terra" w:date="2016-02-08T22:05:00Z">
              <w:tcPr>
                <w:tcW w:w="1558" w:type="dxa"/>
              </w:tcPr>
            </w:tcPrChange>
          </w:tcPr>
          <w:p w14:paraId="7DB703BA" w14:textId="6C0DAECE" w:rsidR="00BA6212" w:rsidRPr="00A76C84" w:rsidRDefault="00665E1D">
            <w:pPr>
              <w:pStyle w:val="NormalWeb"/>
              <w:spacing w:before="0" w:beforeAutospacing="0" w:after="20" w:afterAutospacing="0"/>
              <w:jc w:val="center"/>
              <w:rPr>
                <w:ins w:id="1714" w:author="Mateus Berardo de Souza Terra" w:date="2016-02-08T20:04:00Z"/>
                <w:color w:val="303030"/>
                <w:sz w:val="16"/>
                <w:szCs w:val="16"/>
                <w:rPrChange w:id="1715" w:author="Mateus Berardo de Souza Terra" w:date="2016-02-08T22:05:00Z">
                  <w:rPr>
                    <w:ins w:id="1716" w:author="Mateus Berardo de Souza Terra" w:date="2016-02-08T20:04:00Z"/>
                    <w:color w:val="303030"/>
                  </w:rPr>
                </w:rPrChange>
              </w:rPr>
              <w:pPrChange w:id="1717" w:author="Mateus Berardo de Souza Terra" w:date="2016-02-08T22:05:00Z">
                <w:pPr>
                  <w:pStyle w:val="NormalWeb"/>
                  <w:spacing w:before="0" w:beforeAutospacing="0" w:after="160" w:afterAutospacing="0"/>
                  <w:jc w:val="center"/>
                </w:pPr>
              </w:pPrChange>
            </w:pPr>
            <w:ins w:id="1718" w:author="Mateus Berardo de Souza Terra" w:date="2016-02-08T22:10:00Z">
              <w:r>
                <w:rPr>
                  <w:color w:val="303030"/>
                  <w:sz w:val="16"/>
                  <w:szCs w:val="16"/>
                </w:rPr>
                <w:t>K</w:t>
              </w:r>
            </w:ins>
          </w:p>
        </w:tc>
        <w:tc>
          <w:tcPr>
            <w:tcW w:w="1559" w:type="dxa"/>
            <w:tcPrChange w:id="1719" w:author="Mateus Berardo de Souza Terra" w:date="2016-02-08T22:05:00Z">
              <w:tcPr>
                <w:tcW w:w="1559" w:type="dxa"/>
              </w:tcPr>
            </w:tcPrChange>
          </w:tcPr>
          <w:p w14:paraId="7116F472" w14:textId="23151C0E" w:rsidR="00BA6212" w:rsidRPr="00A76C84" w:rsidRDefault="00BA6212">
            <w:pPr>
              <w:pStyle w:val="NormalWeb"/>
              <w:spacing w:before="0" w:beforeAutospacing="0" w:after="20" w:afterAutospacing="0"/>
              <w:jc w:val="center"/>
              <w:rPr>
                <w:ins w:id="1720" w:author="Mateus Berardo de Souza Terra" w:date="2016-02-08T20:04:00Z"/>
                <w:color w:val="303030"/>
                <w:sz w:val="16"/>
                <w:szCs w:val="16"/>
                <w:rPrChange w:id="1721" w:author="Mateus Berardo de Souza Terra" w:date="2016-02-08T22:05:00Z">
                  <w:rPr>
                    <w:ins w:id="1722" w:author="Mateus Berardo de Souza Terra" w:date="2016-02-08T20:04:00Z"/>
                    <w:color w:val="303030"/>
                  </w:rPr>
                </w:rPrChange>
              </w:rPr>
              <w:pPrChange w:id="1723" w:author="Mateus Berardo de Souza Terra" w:date="2016-02-08T22:05:00Z">
                <w:pPr>
                  <w:pStyle w:val="NormalWeb"/>
                  <w:spacing w:before="0" w:beforeAutospacing="0" w:after="160" w:afterAutospacing="0"/>
                  <w:jc w:val="center"/>
                </w:pPr>
              </w:pPrChange>
            </w:pPr>
            <w:ins w:id="1724" w:author="Mateus Berardo de Souza Terra" w:date="2016-02-08T22:09:00Z">
              <w:r>
                <w:rPr>
                  <w:color w:val="303030"/>
                  <w:sz w:val="16"/>
                  <w:szCs w:val="16"/>
                </w:rPr>
                <w:t>107</w:t>
              </w:r>
            </w:ins>
          </w:p>
        </w:tc>
        <w:tc>
          <w:tcPr>
            <w:tcW w:w="1559" w:type="dxa"/>
            <w:tcPrChange w:id="1725" w:author="Mateus Berardo de Souza Terra" w:date="2016-02-08T22:05:00Z">
              <w:tcPr>
                <w:tcW w:w="1559" w:type="dxa"/>
              </w:tcPr>
            </w:tcPrChange>
          </w:tcPr>
          <w:p w14:paraId="18ACBF9D" w14:textId="518F9002" w:rsidR="00BA6212" w:rsidRPr="00A76C84" w:rsidRDefault="00665E1D">
            <w:pPr>
              <w:pStyle w:val="NormalWeb"/>
              <w:spacing w:before="0" w:beforeAutospacing="0" w:after="20" w:afterAutospacing="0"/>
              <w:jc w:val="center"/>
              <w:rPr>
                <w:ins w:id="1726" w:author="Mateus Berardo de Souza Terra" w:date="2016-02-08T20:04:00Z"/>
                <w:color w:val="303030"/>
                <w:sz w:val="16"/>
                <w:szCs w:val="16"/>
                <w:rPrChange w:id="1727" w:author="Mateus Berardo de Souza Terra" w:date="2016-02-08T22:05:00Z">
                  <w:rPr>
                    <w:ins w:id="1728" w:author="Mateus Berardo de Souza Terra" w:date="2016-02-08T20:04:00Z"/>
                    <w:color w:val="303030"/>
                  </w:rPr>
                </w:rPrChange>
              </w:rPr>
              <w:pPrChange w:id="1729" w:author="Mateus Berardo de Souza Terra" w:date="2016-02-08T22:05:00Z">
                <w:pPr>
                  <w:pStyle w:val="NormalWeb"/>
                  <w:spacing w:before="0" w:beforeAutospacing="0" w:after="160" w:afterAutospacing="0"/>
                  <w:jc w:val="center"/>
                </w:pPr>
              </w:pPrChange>
            </w:pPr>
            <w:ins w:id="1730" w:author="Mateus Berardo de Souza Terra" w:date="2016-02-08T22:11:00Z">
              <w:r>
                <w:rPr>
                  <w:color w:val="303030"/>
                  <w:sz w:val="16"/>
                  <w:szCs w:val="16"/>
                </w:rPr>
                <w:t>k</w:t>
              </w:r>
            </w:ins>
          </w:p>
        </w:tc>
      </w:tr>
      <w:tr w:rsidR="00BA6212" w:rsidRPr="00A76C84" w14:paraId="41540D49" w14:textId="77777777" w:rsidTr="00A76C84">
        <w:trPr>
          <w:trHeight w:val="20"/>
          <w:ins w:id="1731" w:author="Mateus Berardo de Souza Terra" w:date="2016-02-08T20:04:00Z"/>
        </w:trPr>
        <w:tc>
          <w:tcPr>
            <w:tcW w:w="1558" w:type="dxa"/>
            <w:tcPrChange w:id="1732" w:author="Mateus Berardo de Souza Terra" w:date="2016-02-08T22:05:00Z">
              <w:tcPr>
                <w:tcW w:w="1558" w:type="dxa"/>
              </w:tcPr>
            </w:tcPrChange>
          </w:tcPr>
          <w:p w14:paraId="4361E70D" w14:textId="076206AC" w:rsidR="00BA6212" w:rsidRPr="00A76C84" w:rsidRDefault="00BA6212">
            <w:pPr>
              <w:pStyle w:val="NormalWeb"/>
              <w:spacing w:before="0" w:beforeAutospacing="0" w:after="20" w:afterAutospacing="0"/>
              <w:jc w:val="center"/>
              <w:rPr>
                <w:ins w:id="1733" w:author="Mateus Berardo de Souza Terra" w:date="2016-02-08T20:04:00Z"/>
                <w:color w:val="303030"/>
                <w:sz w:val="16"/>
                <w:szCs w:val="16"/>
                <w:rPrChange w:id="1734" w:author="Mateus Berardo de Souza Terra" w:date="2016-02-08T22:05:00Z">
                  <w:rPr>
                    <w:ins w:id="1735" w:author="Mateus Berardo de Souza Terra" w:date="2016-02-08T20:04:00Z"/>
                    <w:color w:val="303030"/>
                  </w:rPr>
                </w:rPrChange>
              </w:rPr>
              <w:pPrChange w:id="1736" w:author="Mateus Berardo de Souza Terra" w:date="2016-02-08T22:05:00Z">
                <w:pPr>
                  <w:pStyle w:val="NormalWeb"/>
                  <w:spacing w:before="0" w:beforeAutospacing="0" w:after="160" w:afterAutospacing="0"/>
                  <w:jc w:val="center"/>
                </w:pPr>
              </w:pPrChange>
            </w:pPr>
            <w:ins w:id="1737" w:author="Mateus Berardo de Souza Terra" w:date="2016-02-08T20:05:00Z">
              <w:r w:rsidRPr="00A76C84">
                <w:rPr>
                  <w:color w:val="303030"/>
                  <w:sz w:val="16"/>
                  <w:szCs w:val="16"/>
                  <w:rPrChange w:id="1738" w:author="Mateus Berardo de Souza Terra" w:date="2016-02-08T22:05:00Z">
                    <w:rPr>
                      <w:color w:val="303030"/>
                    </w:rPr>
                  </w:rPrChange>
                </w:rPr>
                <w:t>44</w:t>
              </w:r>
            </w:ins>
          </w:p>
        </w:tc>
        <w:tc>
          <w:tcPr>
            <w:tcW w:w="1558" w:type="dxa"/>
            <w:tcPrChange w:id="1739" w:author="Mateus Berardo de Souza Terra" w:date="2016-02-08T22:05:00Z">
              <w:tcPr>
                <w:tcW w:w="1558" w:type="dxa"/>
              </w:tcPr>
            </w:tcPrChange>
          </w:tcPr>
          <w:p w14:paraId="1DE9C5CD" w14:textId="079A6FCF" w:rsidR="00BA6212" w:rsidRPr="00A76C84" w:rsidRDefault="00665E1D">
            <w:pPr>
              <w:pStyle w:val="NormalWeb"/>
              <w:spacing w:before="0" w:beforeAutospacing="0" w:after="20" w:afterAutospacing="0"/>
              <w:jc w:val="center"/>
              <w:rPr>
                <w:ins w:id="1740" w:author="Mateus Berardo de Souza Terra" w:date="2016-02-08T20:04:00Z"/>
                <w:color w:val="303030"/>
                <w:sz w:val="16"/>
                <w:szCs w:val="16"/>
                <w:rPrChange w:id="1741" w:author="Mateus Berardo de Souza Terra" w:date="2016-02-08T22:05:00Z">
                  <w:rPr>
                    <w:ins w:id="1742" w:author="Mateus Berardo de Souza Terra" w:date="2016-02-08T20:04:00Z"/>
                    <w:color w:val="303030"/>
                  </w:rPr>
                </w:rPrChange>
              </w:rPr>
              <w:pPrChange w:id="1743" w:author="Mateus Berardo de Souza Terra" w:date="2016-02-08T22:05:00Z">
                <w:pPr>
                  <w:pStyle w:val="NormalWeb"/>
                  <w:spacing w:before="0" w:beforeAutospacing="0" w:after="160" w:afterAutospacing="0"/>
                  <w:jc w:val="center"/>
                </w:pPr>
              </w:pPrChange>
            </w:pPr>
            <w:ins w:id="1744" w:author="Mateus Berardo de Souza Terra" w:date="2016-02-08T22:13:00Z">
              <w:r>
                <w:rPr>
                  <w:color w:val="303030"/>
                  <w:sz w:val="16"/>
                  <w:szCs w:val="16"/>
                </w:rPr>
                <w:t>,</w:t>
              </w:r>
            </w:ins>
          </w:p>
        </w:tc>
        <w:tc>
          <w:tcPr>
            <w:tcW w:w="1558" w:type="dxa"/>
            <w:tcPrChange w:id="1745" w:author="Mateus Berardo de Souza Terra" w:date="2016-02-08T22:05:00Z">
              <w:tcPr>
                <w:tcW w:w="1558" w:type="dxa"/>
              </w:tcPr>
            </w:tcPrChange>
          </w:tcPr>
          <w:p w14:paraId="2C56086A" w14:textId="565D64AD" w:rsidR="00BA6212" w:rsidRPr="00A76C84" w:rsidRDefault="00BA6212">
            <w:pPr>
              <w:pStyle w:val="NormalWeb"/>
              <w:spacing w:before="0" w:beforeAutospacing="0" w:after="20" w:afterAutospacing="0"/>
              <w:jc w:val="center"/>
              <w:rPr>
                <w:ins w:id="1746" w:author="Mateus Berardo de Souza Terra" w:date="2016-02-08T20:04:00Z"/>
                <w:color w:val="303030"/>
                <w:sz w:val="16"/>
                <w:szCs w:val="16"/>
                <w:rPrChange w:id="1747" w:author="Mateus Berardo de Souza Terra" w:date="2016-02-08T22:05:00Z">
                  <w:rPr>
                    <w:ins w:id="1748" w:author="Mateus Berardo de Souza Terra" w:date="2016-02-08T20:04:00Z"/>
                    <w:color w:val="303030"/>
                  </w:rPr>
                </w:rPrChange>
              </w:rPr>
              <w:pPrChange w:id="1749" w:author="Mateus Berardo de Souza Terra" w:date="2016-02-08T22:05:00Z">
                <w:pPr>
                  <w:pStyle w:val="NormalWeb"/>
                  <w:spacing w:before="0" w:beforeAutospacing="0" w:after="160" w:afterAutospacing="0"/>
                  <w:jc w:val="center"/>
                </w:pPr>
              </w:pPrChange>
            </w:pPr>
            <w:ins w:id="1750" w:author="Mateus Berardo de Souza Terra" w:date="2016-02-08T22:09:00Z">
              <w:r>
                <w:rPr>
                  <w:color w:val="303030"/>
                  <w:sz w:val="16"/>
                  <w:szCs w:val="16"/>
                </w:rPr>
                <w:t>76</w:t>
              </w:r>
            </w:ins>
          </w:p>
        </w:tc>
        <w:tc>
          <w:tcPr>
            <w:tcW w:w="1558" w:type="dxa"/>
            <w:tcPrChange w:id="1751" w:author="Mateus Berardo de Souza Terra" w:date="2016-02-08T22:05:00Z">
              <w:tcPr>
                <w:tcW w:w="1558" w:type="dxa"/>
              </w:tcPr>
            </w:tcPrChange>
          </w:tcPr>
          <w:p w14:paraId="7B8D9429" w14:textId="7E81D4BE" w:rsidR="00BA6212" w:rsidRPr="00A76C84" w:rsidRDefault="00665E1D">
            <w:pPr>
              <w:pStyle w:val="NormalWeb"/>
              <w:spacing w:before="0" w:beforeAutospacing="0" w:after="20" w:afterAutospacing="0"/>
              <w:jc w:val="center"/>
              <w:rPr>
                <w:ins w:id="1752" w:author="Mateus Berardo de Souza Terra" w:date="2016-02-08T20:04:00Z"/>
                <w:color w:val="303030"/>
                <w:sz w:val="16"/>
                <w:szCs w:val="16"/>
                <w:rPrChange w:id="1753" w:author="Mateus Berardo de Souza Terra" w:date="2016-02-08T22:05:00Z">
                  <w:rPr>
                    <w:ins w:id="1754" w:author="Mateus Berardo de Souza Terra" w:date="2016-02-08T20:04:00Z"/>
                    <w:color w:val="303030"/>
                  </w:rPr>
                </w:rPrChange>
              </w:rPr>
              <w:pPrChange w:id="1755" w:author="Mateus Berardo de Souza Terra" w:date="2016-02-08T22:05:00Z">
                <w:pPr>
                  <w:pStyle w:val="NormalWeb"/>
                  <w:spacing w:before="0" w:beforeAutospacing="0" w:after="160" w:afterAutospacing="0"/>
                  <w:jc w:val="center"/>
                </w:pPr>
              </w:pPrChange>
            </w:pPr>
            <w:ins w:id="1756" w:author="Mateus Berardo de Souza Terra" w:date="2016-02-08T22:10:00Z">
              <w:r>
                <w:rPr>
                  <w:color w:val="303030"/>
                  <w:sz w:val="16"/>
                  <w:szCs w:val="16"/>
                </w:rPr>
                <w:t>L</w:t>
              </w:r>
            </w:ins>
          </w:p>
        </w:tc>
        <w:tc>
          <w:tcPr>
            <w:tcW w:w="1559" w:type="dxa"/>
            <w:tcPrChange w:id="1757" w:author="Mateus Berardo de Souza Terra" w:date="2016-02-08T22:05:00Z">
              <w:tcPr>
                <w:tcW w:w="1559" w:type="dxa"/>
              </w:tcPr>
            </w:tcPrChange>
          </w:tcPr>
          <w:p w14:paraId="0179D7F1" w14:textId="7BE207B2" w:rsidR="00BA6212" w:rsidRPr="00A76C84" w:rsidRDefault="00BA6212">
            <w:pPr>
              <w:pStyle w:val="NormalWeb"/>
              <w:spacing w:before="0" w:beforeAutospacing="0" w:after="20" w:afterAutospacing="0"/>
              <w:jc w:val="center"/>
              <w:rPr>
                <w:ins w:id="1758" w:author="Mateus Berardo de Souza Terra" w:date="2016-02-08T20:04:00Z"/>
                <w:color w:val="303030"/>
                <w:sz w:val="16"/>
                <w:szCs w:val="16"/>
                <w:rPrChange w:id="1759" w:author="Mateus Berardo de Souza Terra" w:date="2016-02-08T22:05:00Z">
                  <w:rPr>
                    <w:ins w:id="1760" w:author="Mateus Berardo de Souza Terra" w:date="2016-02-08T20:04:00Z"/>
                    <w:color w:val="303030"/>
                  </w:rPr>
                </w:rPrChange>
              </w:rPr>
              <w:pPrChange w:id="1761" w:author="Mateus Berardo de Souza Terra" w:date="2016-02-08T22:05:00Z">
                <w:pPr>
                  <w:pStyle w:val="NormalWeb"/>
                  <w:spacing w:before="0" w:beforeAutospacing="0" w:after="160" w:afterAutospacing="0"/>
                  <w:jc w:val="center"/>
                </w:pPr>
              </w:pPrChange>
            </w:pPr>
            <w:ins w:id="1762" w:author="Mateus Berardo de Souza Terra" w:date="2016-02-08T22:09:00Z">
              <w:r>
                <w:rPr>
                  <w:color w:val="303030"/>
                  <w:sz w:val="16"/>
                  <w:szCs w:val="16"/>
                </w:rPr>
                <w:t>108</w:t>
              </w:r>
            </w:ins>
          </w:p>
        </w:tc>
        <w:tc>
          <w:tcPr>
            <w:tcW w:w="1559" w:type="dxa"/>
            <w:tcPrChange w:id="1763" w:author="Mateus Berardo de Souza Terra" w:date="2016-02-08T22:05:00Z">
              <w:tcPr>
                <w:tcW w:w="1559" w:type="dxa"/>
              </w:tcPr>
            </w:tcPrChange>
          </w:tcPr>
          <w:p w14:paraId="3A5DF385" w14:textId="22373EC5" w:rsidR="00BA6212" w:rsidRPr="00A76C84" w:rsidRDefault="00665E1D">
            <w:pPr>
              <w:pStyle w:val="NormalWeb"/>
              <w:spacing w:before="0" w:beforeAutospacing="0" w:after="20" w:afterAutospacing="0"/>
              <w:jc w:val="center"/>
              <w:rPr>
                <w:ins w:id="1764" w:author="Mateus Berardo de Souza Terra" w:date="2016-02-08T20:04:00Z"/>
                <w:color w:val="303030"/>
                <w:sz w:val="16"/>
                <w:szCs w:val="16"/>
                <w:rPrChange w:id="1765" w:author="Mateus Berardo de Souza Terra" w:date="2016-02-08T22:05:00Z">
                  <w:rPr>
                    <w:ins w:id="1766" w:author="Mateus Berardo de Souza Terra" w:date="2016-02-08T20:04:00Z"/>
                    <w:color w:val="303030"/>
                  </w:rPr>
                </w:rPrChange>
              </w:rPr>
              <w:pPrChange w:id="1767" w:author="Mateus Berardo de Souza Terra" w:date="2016-02-08T22:05:00Z">
                <w:pPr>
                  <w:pStyle w:val="NormalWeb"/>
                  <w:spacing w:before="0" w:beforeAutospacing="0" w:after="160" w:afterAutospacing="0"/>
                  <w:jc w:val="center"/>
                </w:pPr>
              </w:pPrChange>
            </w:pPr>
            <w:ins w:id="1768" w:author="Mateus Berardo de Souza Terra" w:date="2016-02-08T22:11:00Z">
              <w:r>
                <w:rPr>
                  <w:color w:val="303030"/>
                  <w:sz w:val="16"/>
                  <w:szCs w:val="16"/>
                </w:rPr>
                <w:t>l</w:t>
              </w:r>
            </w:ins>
          </w:p>
        </w:tc>
      </w:tr>
      <w:tr w:rsidR="00BA6212" w:rsidRPr="00A76C84" w14:paraId="5D61B851" w14:textId="77777777" w:rsidTr="00A76C84">
        <w:trPr>
          <w:trHeight w:val="20"/>
          <w:ins w:id="1769" w:author="Mateus Berardo de Souza Terra" w:date="2016-02-08T20:04:00Z"/>
        </w:trPr>
        <w:tc>
          <w:tcPr>
            <w:tcW w:w="1558" w:type="dxa"/>
            <w:tcPrChange w:id="1770" w:author="Mateus Berardo de Souza Terra" w:date="2016-02-08T22:05:00Z">
              <w:tcPr>
                <w:tcW w:w="1558" w:type="dxa"/>
              </w:tcPr>
            </w:tcPrChange>
          </w:tcPr>
          <w:p w14:paraId="508E71E6" w14:textId="56A6B6B8" w:rsidR="00BA6212" w:rsidRPr="00A76C84" w:rsidRDefault="00BA6212">
            <w:pPr>
              <w:pStyle w:val="NormalWeb"/>
              <w:spacing w:before="0" w:beforeAutospacing="0" w:after="20" w:afterAutospacing="0"/>
              <w:jc w:val="center"/>
              <w:rPr>
                <w:ins w:id="1771" w:author="Mateus Berardo de Souza Terra" w:date="2016-02-08T20:04:00Z"/>
                <w:color w:val="303030"/>
                <w:sz w:val="16"/>
                <w:szCs w:val="16"/>
                <w:rPrChange w:id="1772" w:author="Mateus Berardo de Souza Terra" w:date="2016-02-08T22:05:00Z">
                  <w:rPr>
                    <w:ins w:id="1773" w:author="Mateus Berardo de Souza Terra" w:date="2016-02-08T20:04:00Z"/>
                    <w:color w:val="303030"/>
                  </w:rPr>
                </w:rPrChange>
              </w:rPr>
              <w:pPrChange w:id="1774" w:author="Mateus Berardo de Souza Terra" w:date="2016-02-08T22:05:00Z">
                <w:pPr>
                  <w:pStyle w:val="NormalWeb"/>
                  <w:spacing w:before="0" w:beforeAutospacing="0" w:after="160" w:afterAutospacing="0"/>
                  <w:jc w:val="center"/>
                </w:pPr>
              </w:pPrChange>
            </w:pPr>
            <w:ins w:id="1775" w:author="Mateus Berardo de Souza Terra" w:date="2016-02-08T20:05:00Z">
              <w:r w:rsidRPr="00A76C84">
                <w:rPr>
                  <w:color w:val="303030"/>
                  <w:sz w:val="16"/>
                  <w:szCs w:val="16"/>
                  <w:rPrChange w:id="1776" w:author="Mateus Berardo de Souza Terra" w:date="2016-02-08T22:05:00Z">
                    <w:rPr>
                      <w:color w:val="303030"/>
                    </w:rPr>
                  </w:rPrChange>
                </w:rPr>
                <w:t>45</w:t>
              </w:r>
            </w:ins>
          </w:p>
        </w:tc>
        <w:tc>
          <w:tcPr>
            <w:tcW w:w="1558" w:type="dxa"/>
            <w:tcPrChange w:id="1777" w:author="Mateus Berardo de Souza Terra" w:date="2016-02-08T22:05:00Z">
              <w:tcPr>
                <w:tcW w:w="1558" w:type="dxa"/>
              </w:tcPr>
            </w:tcPrChange>
          </w:tcPr>
          <w:p w14:paraId="03B4703B" w14:textId="44C7899D" w:rsidR="00BA6212" w:rsidRPr="00A76C84" w:rsidRDefault="00665E1D">
            <w:pPr>
              <w:pStyle w:val="NormalWeb"/>
              <w:spacing w:before="0" w:beforeAutospacing="0" w:after="20" w:afterAutospacing="0"/>
              <w:jc w:val="center"/>
              <w:rPr>
                <w:ins w:id="1778" w:author="Mateus Berardo de Souza Terra" w:date="2016-02-08T20:04:00Z"/>
                <w:color w:val="303030"/>
                <w:sz w:val="16"/>
                <w:szCs w:val="16"/>
                <w:rPrChange w:id="1779" w:author="Mateus Berardo de Souza Terra" w:date="2016-02-08T22:05:00Z">
                  <w:rPr>
                    <w:ins w:id="1780" w:author="Mateus Berardo de Souza Terra" w:date="2016-02-08T20:04:00Z"/>
                    <w:color w:val="303030"/>
                  </w:rPr>
                </w:rPrChange>
              </w:rPr>
              <w:pPrChange w:id="1781" w:author="Mateus Berardo de Souza Terra" w:date="2016-02-08T22:05:00Z">
                <w:pPr>
                  <w:pStyle w:val="NormalWeb"/>
                  <w:spacing w:before="0" w:beforeAutospacing="0" w:after="160" w:afterAutospacing="0"/>
                  <w:jc w:val="center"/>
                </w:pPr>
              </w:pPrChange>
            </w:pPr>
            <w:ins w:id="1782" w:author="Mateus Berardo de Souza Terra" w:date="2016-02-08T22:13:00Z">
              <w:r>
                <w:rPr>
                  <w:color w:val="303030"/>
                  <w:sz w:val="16"/>
                  <w:szCs w:val="16"/>
                </w:rPr>
                <w:t>-</w:t>
              </w:r>
            </w:ins>
          </w:p>
        </w:tc>
        <w:tc>
          <w:tcPr>
            <w:tcW w:w="1558" w:type="dxa"/>
            <w:tcPrChange w:id="1783" w:author="Mateus Berardo de Souza Terra" w:date="2016-02-08T22:05:00Z">
              <w:tcPr>
                <w:tcW w:w="1558" w:type="dxa"/>
              </w:tcPr>
            </w:tcPrChange>
          </w:tcPr>
          <w:p w14:paraId="3C423B96" w14:textId="57EC2F71" w:rsidR="00BA6212" w:rsidRPr="00A76C84" w:rsidRDefault="00BA6212">
            <w:pPr>
              <w:pStyle w:val="NormalWeb"/>
              <w:spacing w:before="0" w:beforeAutospacing="0" w:after="20" w:afterAutospacing="0"/>
              <w:jc w:val="center"/>
              <w:rPr>
                <w:ins w:id="1784" w:author="Mateus Berardo de Souza Terra" w:date="2016-02-08T20:04:00Z"/>
                <w:color w:val="303030"/>
                <w:sz w:val="16"/>
                <w:szCs w:val="16"/>
                <w:rPrChange w:id="1785" w:author="Mateus Berardo de Souza Terra" w:date="2016-02-08T22:05:00Z">
                  <w:rPr>
                    <w:ins w:id="1786" w:author="Mateus Berardo de Souza Terra" w:date="2016-02-08T20:04:00Z"/>
                    <w:color w:val="303030"/>
                  </w:rPr>
                </w:rPrChange>
              </w:rPr>
              <w:pPrChange w:id="1787" w:author="Mateus Berardo de Souza Terra" w:date="2016-02-08T22:05:00Z">
                <w:pPr>
                  <w:pStyle w:val="NormalWeb"/>
                  <w:spacing w:before="0" w:beforeAutospacing="0" w:after="160" w:afterAutospacing="0"/>
                  <w:jc w:val="center"/>
                </w:pPr>
              </w:pPrChange>
            </w:pPr>
            <w:ins w:id="1788" w:author="Mateus Berardo de Souza Terra" w:date="2016-02-08T22:09:00Z">
              <w:r>
                <w:rPr>
                  <w:color w:val="303030"/>
                  <w:sz w:val="16"/>
                  <w:szCs w:val="16"/>
                </w:rPr>
                <w:t>77</w:t>
              </w:r>
            </w:ins>
          </w:p>
        </w:tc>
        <w:tc>
          <w:tcPr>
            <w:tcW w:w="1558" w:type="dxa"/>
            <w:tcPrChange w:id="1789" w:author="Mateus Berardo de Souza Terra" w:date="2016-02-08T22:05:00Z">
              <w:tcPr>
                <w:tcW w:w="1558" w:type="dxa"/>
              </w:tcPr>
            </w:tcPrChange>
          </w:tcPr>
          <w:p w14:paraId="53F4AD27" w14:textId="43457C7E" w:rsidR="00BA6212" w:rsidRPr="00A76C84" w:rsidRDefault="00665E1D">
            <w:pPr>
              <w:pStyle w:val="NormalWeb"/>
              <w:spacing w:before="0" w:beforeAutospacing="0" w:after="20" w:afterAutospacing="0"/>
              <w:jc w:val="center"/>
              <w:rPr>
                <w:ins w:id="1790" w:author="Mateus Berardo de Souza Terra" w:date="2016-02-08T20:04:00Z"/>
                <w:color w:val="303030"/>
                <w:sz w:val="16"/>
                <w:szCs w:val="16"/>
                <w:rPrChange w:id="1791" w:author="Mateus Berardo de Souza Terra" w:date="2016-02-08T22:05:00Z">
                  <w:rPr>
                    <w:ins w:id="1792" w:author="Mateus Berardo de Souza Terra" w:date="2016-02-08T20:04:00Z"/>
                    <w:color w:val="303030"/>
                  </w:rPr>
                </w:rPrChange>
              </w:rPr>
              <w:pPrChange w:id="1793" w:author="Mateus Berardo de Souza Terra" w:date="2016-02-08T22:05:00Z">
                <w:pPr>
                  <w:pStyle w:val="NormalWeb"/>
                  <w:spacing w:before="0" w:beforeAutospacing="0" w:after="160" w:afterAutospacing="0"/>
                  <w:jc w:val="center"/>
                </w:pPr>
              </w:pPrChange>
            </w:pPr>
            <w:ins w:id="1794" w:author="Mateus Berardo de Souza Terra" w:date="2016-02-08T22:10:00Z">
              <w:r>
                <w:rPr>
                  <w:color w:val="303030"/>
                  <w:sz w:val="16"/>
                  <w:szCs w:val="16"/>
                </w:rPr>
                <w:t>M</w:t>
              </w:r>
            </w:ins>
          </w:p>
        </w:tc>
        <w:tc>
          <w:tcPr>
            <w:tcW w:w="1559" w:type="dxa"/>
            <w:tcPrChange w:id="1795" w:author="Mateus Berardo de Souza Terra" w:date="2016-02-08T22:05:00Z">
              <w:tcPr>
                <w:tcW w:w="1559" w:type="dxa"/>
              </w:tcPr>
            </w:tcPrChange>
          </w:tcPr>
          <w:p w14:paraId="6CA38BD4" w14:textId="294E23DD" w:rsidR="00BA6212" w:rsidRPr="00A76C84" w:rsidRDefault="00BA6212">
            <w:pPr>
              <w:pStyle w:val="NormalWeb"/>
              <w:spacing w:before="0" w:beforeAutospacing="0" w:after="20" w:afterAutospacing="0"/>
              <w:jc w:val="center"/>
              <w:rPr>
                <w:ins w:id="1796" w:author="Mateus Berardo de Souza Terra" w:date="2016-02-08T20:04:00Z"/>
                <w:color w:val="303030"/>
                <w:sz w:val="16"/>
                <w:szCs w:val="16"/>
                <w:rPrChange w:id="1797" w:author="Mateus Berardo de Souza Terra" w:date="2016-02-08T22:05:00Z">
                  <w:rPr>
                    <w:ins w:id="1798" w:author="Mateus Berardo de Souza Terra" w:date="2016-02-08T20:04:00Z"/>
                    <w:color w:val="303030"/>
                  </w:rPr>
                </w:rPrChange>
              </w:rPr>
              <w:pPrChange w:id="1799" w:author="Mateus Berardo de Souza Terra" w:date="2016-02-08T22:05:00Z">
                <w:pPr>
                  <w:pStyle w:val="NormalWeb"/>
                  <w:spacing w:before="0" w:beforeAutospacing="0" w:after="160" w:afterAutospacing="0"/>
                  <w:jc w:val="center"/>
                </w:pPr>
              </w:pPrChange>
            </w:pPr>
            <w:ins w:id="1800" w:author="Mateus Berardo de Souza Terra" w:date="2016-02-08T22:09:00Z">
              <w:r>
                <w:rPr>
                  <w:color w:val="303030"/>
                  <w:sz w:val="16"/>
                  <w:szCs w:val="16"/>
                </w:rPr>
                <w:t>109</w:t>
              </w:r>
            </w:ins>
          </w:p>
        </w:tc>
        <w:tc>
          <w:tcPr>
            <w:tcW w:w="1559" w:type="dxa"/>
            <w:tcPrChange w:id="1801" w:author="Mateus Berardo de Souza Terra" w:date="2016-02-08T22:05:00Z">
              <w:tcPr>
                <w:tcW w:w="1559" w:type="dxa"/>
              </w:tcPr>
            </w:tcPrChange>
          </w:tcPr>
          <w:p w14:paraId="59383BFA" w14:textId="2853EE52" w:rsidR="00BA6212" w:rsidRPr="00A76C84" w:rsidRDefault="00665E1D">
            <w:pPr>
              <w:pStyle w:val="NormalWeb"/>
              <w:spacing w:before="0" w:beforeAutospacing="0" w:after="20" w:afterAutospacing="0"/>
              <w:jc w:val="center"/>
              <w:rPr>
                <w:ins w:id="1802" w:author="Mateus Berardo de Souza Terra" w:date="2016-02-08T20:04:00Z"/>
                <w:color w:val="303030"/>
                <w:sz w:val="16"/>
                <w:szCs w:val="16"/>
                <w:rPrChange w:id="1803" w:author="Mateus Berardo de Souza Terra" w:date="2016-02-08T22:05:00Z">
                  <w:rPr>
                    <w:ins w:id="1804" w:author="Mateus Berardo de Souza Terra" w:date="2016-02-08T20:04:00Z"/>
                    <w:color w:val="303030"/>
                  </w:rPr>
                </w:rPrChange>
              </w:rPr>
              <w:pPrChange w:id="1805" w:author="Mateus Berardo de Souza Terra" w:date="2016-02-08T22:05:00Z">
                <w:pPr>
                  <w:pStyle w:val="NormalWeb"/>
                  <w:spacing w:before="0" w:beforeAutospacing="0" w:after="160" w:afterAutospacing="0"/>
                  <w:jc w:val="center"/>
                </w:pPr>
              </w:pPrChange>
            </w:pPr>
            <w:ins w:id="1806" w:author="Mateus Berardo de Souza Terra" w:date="2016-02-08T22:11:00Z">
              <w:r>
                <w:rPr>
                  <w:color w:val="303030"/>
                  <w:sz w:val="16"/>
                  <w:szCs w:val="16"/>
                </w:rPr>
                <w:t>m</w:t>
              </w:r>
            </w:ins>
          </w:p>
        </w:tc>
      </w:tr>
      <w:tr w:rsidR="00BA6212" w:rsidRPr="00A76C84" w14:paraId="5699DACE" w14:textId="77777777" w:rsidTr="00A76C84">
        <w:trPr>
          <w:trHeight w:val="20"/>
          <w:ins w:id="1807" w:author="Mateus Berardo de Souza Terra" w:date="2016-02-08T20:04:00Z"/>
        </w:trPr>
        <w:tc>
          <w:tcPr>
            <w:tcW w:w="1558" w:type="dxa"/>
            <w:tcPrChange w:id="1808" w:author="Mateus Berardo de Souza Terra" w:date="2016-02-08T22:05:00Z">
              <w:tcPr>
                <w:tcW w:w="1558" w:type="dxa"/>
              </w:tcPr>
            </w:tcPrChange>
          </w:tcPr>
          <w:p w14:paraId="08E8D4BE" w14:textId="54BCA090" w:rsidR="00BA6212" w:rsidRPr="00A76C84" w:rsidRDefault="00BA6212">
            <w:pPr>
              <w:pStyle w:val="NormalWeb"/>
              <w:spacing w:before="0" w:beforeAutospacing="0" w:after="20" w:afterAutospacing="0"/>
              <w:jc w:val="center"/>
              <w:rPr>
                <w:ins w:id="1809" w:author="Mateus Berardo de Souza Terra" w:date="2016-02-08T20:04:00Z"/>
                <w:color w:val="303030"/>
                <w:sz w:val="16"/>
                <w:szCs w:val="16"/>
                <w:rPrChange w:id="1810" w:author="Mateus Berardo de Souza Terra" w:date="2016-02-08T22:05:00Z">
                  <w:rPr>
                    <w:ins w:id="1811" w:author="Mateus Berardo de Souza Terra" w:date="2016-02-08T20:04:00Z"/>
                    <w:color w:val="303030"/>
                  </w:rPr>
                </w:rPrChange>
              </w:rPr>
              <w:pPrChange w:id="1812" w:author="Mateus Berardo de Souza Terra" w:date="2016-02-08T22:05:00Z">
                <w:pPr>
                  <w:pStyle w:val="NormalWeb"/>
                  <w:spacing w:before="0" w:beforeAutospacing="0" w:after="160" w:afterAutospacing="0"/>
                  <w:jc w:val="center"/>
                </w:pPr>
              </w:pPrChange>
            </w:pPr>
            <w:ins w:id="1813" w:author="Mateus Berardo de Souza Terra" w:date="2016-02-08T20:05:00Z">
              <w:r w:rsidRPr="00A76C84">
                <w:rPr>
                  <w:color w:val="303030"/>
                  <w:sz w:val="16"/>
                  <w:szCs w:val="16"/>
                  <w:rPrChange w:id="1814" w:author="Mateus Berardo de Souza Terra" w:date="2016-02-08T22:05:00Z">
                    <w:rPr>
                      <w:color w:val="303030"/>
                    </w:rPr>
                  </w:rPrChange>
                </w:rPr>
                <w:t>46</w:t>
              </w:r>
            </w:ins>
          </w:p>
        </w:tc>
        <w:tc>
          <w:tcPr>
            <w:tcW w:w="1558" w:type="dxa"/>
            <w:tcPrChange w:id="1815" w:author="Mateus Berardo de Souza Terra" w:date="2016-02-08T22:05:00Z">
              <w:tcPr>
                <w:tcW w:w="1558" w:type="dxa"/>
              </w:tcPr>
            </w:tcPrChange>
          </w:tcPr>
          <w:p w14:paraId="67364447" w14:textId="64EDDC7A" w:rsidR="00BA6212" w:rsidRPr="00A76C84" w:rsidRDefault="00665E1D">
            <w:pPr>
              <w:pStyle w:val="NormalWeb"/>
              <w:spacing w:before="0" w:beforeAutospacing="0" w:after="20" w:afterAutospacing="0"/>
              <w:jc w:val="center"/>
              <w:rPr>
                <w:ins w:id="1816" w:author="Mateus Berardo de Souza Terra" w:date="2016-02-08T20:04:00Z"/>
                <w:color w:val="303030"/>
                <w:sz w:val="16"/>
                <w:szCs w:val="16"/>
                <w:rPrChange w:id="1817" w:author="Mateus Berardo de Souza Terra" w:date="2016-02-08T22:05:00Z">
                  <w:rPr>
                    <w:ins w:id="1818" w:author="Mateus Berardo de Souza Terra" w:date="2016-02-08T20:04:00Z"/>
                    <w:color w:val="303030"/>
                  </w:rPr>
                </w:rPrChange>
              </w:rPr>
              <w:pPrChange w:id="1819" w:author="Mateus Berardo de Souza Terra" w:date="2016-02-08T22:05:00Z">
                <w:pPr>
                  <w:pStyle w:val="NormalWeb"/>
                  <w:spacing w:before="0" w:beforeAutospacing="0" w:after="160" w:afterAutospacing="0"/>
                  <w:jc w:val="center"/>
                </w:pPr>
              </w:pPrChange>
            </w:pPr>
            <w:ins w:id="1820" w:author="Mateus Berardo de Souza Terra" w:date="2016-02-08T22:13:00Z">
              <w:r>
                <w:rPr>
                  <w:color w:val="303030"/>
                  <w:sz w:val="16"/>
                  <w:szCs w:val="16"/>
                </w:rPr>
                <w:t>.</w:t>
              </w:r>
            </w:ins>
          </w:p>
        </w:tc>
        <w:tc>
          <w:tcPr>
            <w:tcW w:w="1558" w:type="dxa"/>
            <w:tcPrChange w:id="1821" w:author="Mateus Berardo de Souza Terra" w:date="2016-02-08T22:05:00Z">
              <w:tcPr>
                <w:tcW w:w="1558" w:type="dxa"/>
              </w:tcPr>
            </w:tcPrChange>
          </w:tcPr>
          <w:p w14:paraId="27E64E08" w14:textId="1AE4DFCA" w:rsidR="00BA6212" w:rsidRPr="00A76C84" w:rsidRDefault="00BA6212">
            <w:pPr>
              <w:pStyle w:val="NormalWeb"/>
              <w:spacing w:before="0" w:beforeAutospacing="0" w:after="20" w:afterAutospacing="0"/>
              <w:jc w:val="center"/>
              <w:rPr>
                <w:ins w:id="1822" w:author="Mateus Berardo de Souza Terra" w:date="2016-02-08T20:04:00Z"/>
                <w:color w:val="303030"/>
                <w:sz w:val="16"/>
                <w:szCs w:val="16"/>
                <w:rPrChange w:id="1823" w:author="Mateus Berardo de Souza Terra" w:date="2016-02-08T22:05:00Z">
                  <w:rPr>
                    <w:ins w:id="1824" w:author="Mateus Berardo de Souza Terra" w:date="2016-02-08T20:04:00Z"/>
                    <w:color w:val="303030"/>
                  </w:rPr>
                </w:rPrChange>
              </w:rPr>
              <w:pPrChange w:id="1825" w:author="Mateus Berardo de Souza Terra" w:date="2016-02-08T22:05:00Z">
                <w:pPr>
                  <w:pStyle w:val="NormalWeb"/>
                  <w:spacing w:before="0" w:beforeAutospacing="0" w:after="160" w:afterAutospacing="0"/>
                  <w:jc w:val="center"/>
                </w:pPr>
              </w:pPrChange>
            </w:pPr>
            <w:ins w:id="1826" w:author="Mateus Berardo de Souza Terra" w:date="2016-02-08T22:09:00Z">
              <w:r>
                <w:rPr>
                  <w:color w:val="303030"/>
                  <w:sz w:val="16"/>
                  <w:szCs w:val="16"/>
                </w:rPr>
                <w:t>78</w:t>
              </w:r>
            </w:ins>
          </w:p>
        </w:tc>
        <w:tc>
          <w:tcPr>
            <w:tcW w:w="1558" w:type="dxa"/>
            <w:tcPrChange w:id="1827" w:author="Mateus Berardo de Souza Terra" w:date="2016-02-08T22:05:00Z">
              <w:tcPr>
                <w:tcW w:w="1558" w:type="dxa"/>
              </w:tcPr>
            </w:tcPrChange>
          </w:tcPr>
          <w:p w14:paraId="494C5482" w14:textId="0350D1CC" w:rsidR="00BA6212" w:rsidRPr="00A76C84" w:rsidRDefault="00665E1D">
            <w:pPr>
              <w:pStyle w:val="NormalWeb"/>
              <w:spacing w:before="0" w:beforeAutospacing="0" w:after="20" w:afterAutospacing="0"/>
              <w:jc w:val="center"/>
              <w:rPr>
                <w:ins w:id="1828" w:author="Mateus Berardo de Souza Terra" w:date="2016-02-08T20:04:00Z"/>
                <w:color w:val="303030"/>
                <w:sz w:val="16"/>
                <w:szCs w:val="16"/>
                <w:rPrChange w:id="1829" w:author="Mateus Berardo de Souza Terra" w:date="2016-02-08T22:05:00Z">
                  <w:rPr>
                    <w:ins w:id="1830" w:author="Mateus Berardo de Souza Terra" w:date="2016-02-08T20:04:00Z"/>
                    <w:color w:val="303030"/>
                  </w:rPr>
                </w:rPrChange>
              </w:rPr>
              <w:pPrChange w:id="1831" w:author="Mateus Berardo de Souza Terra" w:date="2016-02-08T22:05:00Z">
                <w:pPr>
                  <w:pStyle w:val="NormalWeb"/>
                  <w:spacing w:before="0" w:beforeAutospacing="0" w:after="160" w:afterAutospacing="0"/>
                  <w:jc w:val="center"/>
                </w:pPr>
              </w:pPrChange>
            </w:pPr>
            <w:ins w:id="1832" w:author="Mateus Berardo de Souza Terra" w:date="2016-02-08T22:10:00Z">
              <w:r>
                <w:rPr>
                  <w:color w:val="303030"/>
                  <w:sz w:val="16"/>
                  <w:szCs w:val="16"/>
                </w:rPr>
                <w:t>N</w:t>
              </w:r>
            </w:ins>
          </w:p>
        </w:tc>
        <w:tc>
          <w:tcPr>
            <w:tcW w:w="1559" w:type="dxa"/>
            <w:tcPrChange w:id="1833" w:author="Mateus Berardo de Souza Terra" w:date="2016-02-08T22:05:00Z">
              <w:tcPr>
                <w:tcW w:w="1559" w:type="dxa"/>
              </w:tcPr>
            </w:tcPrChange>
          </w:tcPr>
          <w:p w14:paraId="1052E3A2" w14:textId="35C293DA" w:rsidR="00BA6212" w:rsidRPr="00A76C84" w:rsidRDefault="00BA6212">
            <w:pPr>
              <w:pStyle w:val="NormalWeb"/>
              <w:spacing w:before="0" w:beforeAutospacing="0" w:after="20" w:afterAutospacing="0"/>
              <w:jc w:val="center"/>
              <w:rPr>
                <w:ins w:id="1834" w:author="Mateus Berardo de Souza Terra" w:date="2016-02-08T20:04:00Z"/>
                <w:color w:val="303030"/>
                <w:sz w:val="16"/>
                <w:szCs w:val="16"/>
                <w:rPrChange w:id="1835" w:author="Mateus Berardo de Souza Terra" w:date="2016-02-08T22:05:00Z">
                  <w:rPr>
                    <w:ins w:id="1836" w:author="Mateus Berardo de Souza Terra" w:date="2016-02-08T20:04:00Z"/>
                    <w:color w:val="303030"/>
                  </w:rPr>
                </w:rPrChange>
              </w:rPr>
              <w:pPrChange w:id="1837" w:author="Mateus Berardo de Souza Terra" w:date="2016-02-08T22:05:00Z">
                <w:pPr>
                  <w:pStyle w:val="NormalWeb"/>
                  <w:spacing w:before="0" w:beforeAutospacing="0" w:after="160" w:afterAutospacing="0"/>
                  <w:jc w:val="center"/>
                </w:pPr>
              </w:pPrChange>
            </w:pPr>
            <w:ins w:id="1838" w:author="Mateus Berardo de Souza Terra" w:date="2016-02-08T22:09:00Z">
              <w:r>
                <w:rPr>
                  <w:color w:val="303030"/>
                  <w:sz w:val="16"/>
                  <w:szCs w:val="16"/>
                </w:rPr>
                <w:t>110</w:t>
              </w:r>
            </w:ins>
          </w:p>
        </w:tc>
        <w:tc>
          <w:tcPr>
            <w:tcW w:w="1559" w:type="dxa"/>
            <w:tcPrChange w:id="1839" w:author="Mateus Berardo de Souza Terra" w:date="2016-02-08T22:05:00Z">
              <w:tcPr>
                <w:tcW w:w="1559" w:type="dxa"/>
              </w:tcPr>
            </w:tcPrChange>
          </w:tcPr>
          <w:p w14:paraId="56F3809D" w14:textId="63BC8C95" w:rsidR="00BA6212" w:rsidRPr="00A76C84" w:rsidRDefault="00665E1D">
            <w:pPr>
              <w:pStyle w:val="NormalWeb"/>
              <w:spacing w:before="0" w:beforeAutospacing="0" w:after="20" w:afterAutospacing="0"/>
              <w:jc w:val="center"/>
              <w:rPr>
                <w:ins w:id="1840" w:author="Mateus Berardo de Souza Terra" w:date="2016-02-08T20:04:00Z"/>
                <w:color w:val="303030"/>
                <w:sz w:val="16"/>
                <w:szCs w:val="16"/>
                <w:rPrChange w:id="1841" w:author="Mateus Berardo de Souza Terra" w:date="2016-02-08T22:05:00Z">
                  <w:rPr>
                    <w:ins w:id="1842" w:author="Mateus Berardo de Souza Terra" w:date="2016-02-08T20:04:00Z"/>
                    <w:color w:val="303030"/>
                  </w:rPr>
                </w:rPrChange>
              </w:rPr>
              <w:pPrChange w:id="1843" w:author="Mateus Berardo de Souza Terra" w:date="2016-02-08T22:05:00Z">
                <w:pPr>
                  <w:pStyle w:val="NormalWeb"/>
                  <w:spacing w:before="0" w:beforeAutospacing="0" w:after="160" w:afterAutospacing="0"/>
                  <w:jc w:val="center"/>
                </w:pPr>
              </w:pPrChange>
            </w:pPr>
            <w:ins w:id="1844" w:author="Mateus Berardo de Souza Terra" w:date="2016-02-08T22:11:00Z">
              <w:r>
                <w:rPr>
                  <w:color w:val="303030"/>
                  <w:sz w:val="16"/>
                  <w:szCs w:val="16"/>
                </w:rPr>
                <w:t>n</w:t>
              </w:r>
            </w:ins>
          </w:p>
        </w:tc>
      </w:tr>
      <w:tr w:rsidR="00BA6212" w:rsidRPr="00A76C84" w14:paraId="00FF0903" w14:textId="77777777" w:rsidTr="00A76C84">
        <w:trPr>
          <w:trHeight w:val="20"/>
          <w:ins w:id="1845" w:author="Mateus Berardo de Souza Terra" w:date="2016-02-08T20:04:00Z"/>
        </w:trPr>
        <w:tc>
          <w:tcPr>
            <w:tcW w:w="1558" w:type="dxa"/>
            <w:tcPrChange w:id="1846" w:author="Mateus Berardo de Souza Terra" w:date="2016-02-08T22:05:00Z">
              <w:tcPr>
                <w:tcW w:w="1558" w:type="dxa"/>
              </w:tcPr>
            </w:tcPrChange>
          </w:tcPr>
          <w:p w14:paraId="676BED85" w14:textId="6368877B" w:rsidR="00BA6212" w:rsidRPr="00A76C84" w:rsidRDefault="00BA6212">
            <w:pPr>
              <w:pStyle w:val="NormalWeb"/>
              <w:spacing w:before="0" w:beforeAutospacing="0" w:after="20" w:afterAutospacing="0"/>
              <w:jc w:val="center"/>
              <w:rPr>
                <w:ins w:id="1847" w:author="Mateus Berardo de Souza Terra" w:date="2016-02-08T20:04:00Z"/>
                <w:color w:val="303030"/>
                <w:sz w:val="16"/>
                <w:szCs w:val="16"/>
                <w:rPrChange w:id="1848" w:author="Mateus Berardo de Souza Terra" w:date="2016-02-08T22:05:00Z">
                  <w:rPr>
                    <w:ins w:id="1849" w:author="Mateus Berardo de Souza Terra" w:date="2016-02-08T20:04:00Z"/>
                    <w:color w:val="303030"/>
                  </w:rPr>
                </w:rPrChange>
              </w:rPr>
              <w:pPrChange w:id="1850" w:author="Mateus Berardo de Souza Terra" w:date="2016-02-08T22:05:00Z">
                <w:pPr>
                  <w:pStyle w:val="NormalWeb"/>
                  <w:spacing w:before="0" w:beforeAutospacing="0" w:after="160" w:afterAutospacing="0"/>
                  <w:jc w:val="center"/>
                </w:pPr>
              </w:pPrChange>
            </w:pPr>
            <w:ins w:id="1851" w:author="Mateus Berardo de Souza Terra" w:date="2016-02-08T20:05:00Z">
              <w:r w:rsidRPr="00A76C84">
                <w:rPr>
                  <w:color w:val="303030"/>
                  <w:sz w:val="16"/>
                  <w:szCs w:val="16"/>
                  <w:rPrChange w:id="1852" w:author="Mateus Berardo de Souza Terra" w:date="2016-02-08T22:05:00Z">
                    <w:rPr>
                      <w:color w:val="303030"/>
                    </w:rPr>
                  </w:rPrChange>
                </w:rPr>
                <w:t>47</w:t>
              </w:r>
            </w:ins>
          </w:p>
        </w:tc>
        <w:tc>
          <w:tcPr>
            <w:tcW w:w="1558" w:type="dxa"/>
            <w:tcPrChange w:id="1853" w:author="Mateus Berardo de Souza Terra" w:date="2016-02-08T22:05:00Z">
              <w:tcPr>
                <w:tcW w:w="1558" w:type="dxa"/>
              </w:tcPr>
            </w:tcPrChange>
          </w:tcPr>
          <w:p w14:paraId="3283FB9B" w14:textId="084EEFCD" w:rsidR="00BA6212" w:rsidRPr="00A76C84" w:rsidRDefault="00665E1D">
            <w:pPr>
              <w:pStyle w:val="NormalWeb"/>
              <w:spacing w:before="0" w:beforeAutospacing="0" w:after="20" w:afterAutospacing="0"/>
              <w:jc w:val="center"/>
              <w:rPr>
                <w:ins w:id="1854" w:author="Mateus Berardo de Souza Terra" w:date="2016-02-08T20:04:00Z"/>
                <w:color w:val="303030"/>
                <w:sz w:val="16"/>
                <w:szCs w:val="16"/>
                <w:rPrChange w:id="1855" w:author="Mateus Berardo de Souza Terra" w:date="2016-02-08T22:05:00Z">
                  <w:rPr>
                    <w:ins w:id="1856" w:author="Mateus Berardo de Souza Terra" w:date="2016-02-08T20:04:00Z"/>
                    <w:color w:val="303030"/>
                  </w:rPr>
                </w:rPrChange>
              </w:rPr>
              <w:pPrChange w:id="1857" w:author="Mateus Berardo de Souza Terra" w:date="2016-02-08T22:05:00Z">
                <w:pPr>
                  <w:pStyle w:val="NormalWeb"/>
                  <w:spacing w:before="0" w:beforeAutospacing="0" w:after="160" w:afterAutospacing="0"/>
                  <w:jc w:val="center"/>
                </w:pPr>
              </w:pPrChange>
            </w:pPr>
            <w:ins w:id="1858" w:author="Mateus Berardo de Souza Terra" w:date="2016-02-08T22:13:00Z">
              <w:r>
                <w:rPr>
                  <w:color w:val="303030"/>
                  <w:sz w:val="16"/>
                  <w:szCs w:val="16"/>
                </w:rPr>
                <w:t>/</w:t>
              </w:r>
            </w:ins>
          </w:p>
        </w:tc>
        <w:tc>
          <w:tcPr>
            <w:tcW w:w="1558" w:type="dxa"/>
            <w:tcPrChange w:id="1859" w:author="Mateus Berardo de Souza Terra" w:date="2016-02-08T22:05:00Z">
              <w:tcPr>
                <w:tcW w:w="1558" w:type="dxa"/>
              </w:tcPr>
            </w:tcPrChange>
          </w:tcPr>
          <w:p w14:paraId="0C583F8E" w14:textId="596A04C6" w:rsidR="00BA6212" w:rsidRPr="00A76C84" w:rsidRDefault="00BA6212">
            <w:pPr>
              <w:pStyle w:val="NormalWeb"/>
              <w:spacing w:before="0" w:beforeAutospacing="0" w:after="20" w:afterAutospacing="0"/>
              <w:jc w:val="center"/>
              <w:rPr>
                <w:ins w:id="1860" w:author="Mateus Berardo de Souza Terra" w:date="2016-02-08T20:04:00Z"/>
                <w:color w:val="303030"/>
                <w:sz w:val="16"/>
                <w:szCs w:val="16"/>
                <w:rPrChange w:id="1861" w:author="Mateus Berardo de Souza Terra" w:date="2016-02-08T22:05:00Z">
                  <w:rPr>
                    <w:ins w:id="1862" w:author="Mateus Berardo de Souza Terra" w:date="2016-02-08T20:04:00Z"/>
                    <w:color w:val="303030"/>
                  </w:rPr>
                </w:rPrChange>
              </w:rPr>
              <w:pPrChange w:id="1863" w:author="Mateus Berardo de Souza Terra" w:date="2016-02-08T22:05:00Z">
                <w:pPr>
                  <w:pStyle w:val="NormalWeb"/>
                  <w:spacing w:before="0" w:beforeAutospacing="0" w:after="160" w:afterAutospacing="0"/>
                  <w:jc w:val="center"/>
                </w:pPr>
              </w:pPrChange>
            </w:pPr>
            <w:ins w:id="1864" w:author="Mateus Berardo de Souza Terra" w:date="2016-02-08T22:09:00Z">
              <w:r>
                <w:rPr>
                  <w:color w:val="303030"/>
                  <w:sz w:val="16"/>
                  <w:szCs w:val="16"/>
                </w:rPr>
                <w:t>79</w:t>
              </w:r>
            </w:ins>
          </w:p>
        </w:tc>
        <w:tc>
          <w:tcPr>
            <w:tcW w:w="1558" w:type="dxa"/>
            <w:tcPrChange w:id="1865" w:author="Mateus Berardo de Souza Terra" w:date="2016-02-08T22:05:00Z">
              <w:tcPr>
                <w:tcW w:w="1558" w:type="dxa"/>
              </w:tcPr>
            </w:tcPrChange>
          </w:tcPr>
          <w:p w14:paraId="308AE0AF" w14:textId="0754700D" w:rsidR="00BA6212" w:rsidRPr="00A76C84" w:rsidRDefault="00665E1D">
            <w:pPr>
              <w:pStyle w:val="NormalWeb"/>
              <w:spacing w:before="0" w:beforeAutospacing="0" w:after="20" w:afterAutospacing="0"/>
              <w:jc w:val="center"/>
              <w:rPr>
                <w:ins w:id="1866" w:author="Mateus Berardo de Souza Terra" w:date="2016-02-08T20:04:00Z"/>
                <w:color w:val="303030"/>
                <w:sz w:val="16"/>
                <w:szCs w:val="16"/>
                <w:rPrChange w:id="1867" w:author="Mateus Berardo de Souza Terra" w:date="2016-02-08T22:05:00Z">
                  <w:rPr>
                    <w:ins w:id="1868" w:author="Mateus Berardo de Souza Terra" w:date="2016-02-08T20:04:00Z"/>
                    <w:color w:val="303030"/>
                  </w:rPr>
                </w:rPrChange>
              </w:rPr>
              <w:pPrChange w:id="1869" w:author="Mateus Berardo de Souza Terra" w:date="2016-02-08T22:05:00Z">
                <w:pPr>
                  <w:pStyle w:val="NormalWeb"/>
                  <w:spacing w:before="0" w:beforeAutospacing="0" w:after="160" w:afterAutospacing="0"/>
                  <w:jc w:val="center"/>
                </w:pPr>
              </w:pPrChange>
            </w:pPr>
            <w:ins w:id="1870" w:author="Mateus Berardo de Souza Terra" w:date="2016-02-08T22:10:00Z">
              <w:r>
                <w:rPr>
                  <w:color w:val="303030"/>
                  <w:sz w:val="16"/>
                  <w:szCs w:val="16"/>
                </w:rPr>
                <w:t>O</w:t>
              </w:r>
            </w:ins>
          </w:p>
        </w:tc>
        <w:tc>
          <w:tcPr>
            <w:tcW w:w="1559" w:type="dxa"/>
            <w:tcPrChange w:id="1871" w:author="Mateus Berardo de Souza Terra" w:date="2016-02-08T22:05:00Z">
              <w:tcPr>
                <w:tcW w:w="1559" w:type="dxa"/>
              </w:tcPr>
            </w:tcPrChange>
          </w:tcPr>
          <w:p w14:paraId="5ADA78F5" w14:textId="04AEDF60" w:rsidR="00BA6212" w:rsidRPr="00A76C84" w:rsidRDefault="00BA6212">
            <w:pPr>
              <w:pStyle w:val="NormalWeb"/>
              <w:spacing w:before="0" w:beforeAutospacing="0" w:after="20" w:afterAutospacing="0"/>
              <w:jc w:val="center"/>
              <w:rPr>
                <w:ins w:id="1872" w:author="Mateus Berardo de Souza Terra" w:date="2016-02-08T20:04:00Z"/>
                <w:color w:val="303030"/>
                <w:sz w:val="16"/>
                <w:szCs w:val="16"/>
                <w:rPrChange w:id="1873" w:author="Mateus Berardo de Souza Terra" w:date="2016-02-08T22:05:00Z">
                  <w:rPr>
                    <w:ins w:id="1874" w:author="Mateus Berardo de Souza Terra" w:date="2016-02-08T20:04:00Z"/>
                    <w:color w:val="303030"/>
                  </w:rPr>
                </w:rPrChange>
              </w:rPr>
              <w:pPrChange w:id="1875" w:author="Mateus Berardo de Souza Terra" w:date="2016-02-08T22:05:00Z">
                <w:pPr>
                  <w:pStyle w:val="NormalWeb"/>
                  <w:spacing w:before="0" w:beforeAutospacing="0" w:after="160" w:afterAutospacing="0"/>
                  <w:jc w:val="center"/>
                </w:pPr>
              </w:pPrChange>
            </w:pPr>
            <w:ins w:id="1876" w:author="Mateus Berardo de Souza Terra" w:date="2016-02-08T22:09:00Z">
              <w:r>
                <w:rPr>
                  <w:color w:val="303030"/>
                  <w:sz w:val="16"/>
                  <w:szCs w:val="16"/>
                </w:rPr>
                <w:t>111</w:t>
              </w:r>
            </w:ins>
          </w:p>
        </w:tc>
        <w:tc>
          <w:tcPr>
            <w:tcW w:w="1559" w:type="dxa"/>
            <w:tcPrChange w:id="1877" w:author="Mateus Berardo de Souza Terra" w:date="2016-02-08T22:05:00Z">
              <w:tcPr>
                <w:tcW w:w="1559" w:type="dxa"/>
              </w:tcPr>
            </w:tcPrChange>
          </w:tcPr>
          <w:p w14:paraId="0A5F319D" w14:textId="1FE9DAB0" w:rsidR="00BA6212" w:rsidRPr="00A76C84" w:rsidRDefault="00665E1D">
            <w:pPr>
              <w:pStyle w:val="NormalWeb"/>
              <w:spacing w:before="0" w:beforeAutospacing="0" w:after="20" w:afterAutospacing="0"/>
              <w:jc w:val="center"/>
              <w:rPr>
                <w:ins w:id="1878" w:author="Mateus Berardo de Souza Terra" w:date="2016-02-08T20:04:00Z"/>
                <w:color w:val="303030"/>
                <w:sz w:val="16"/>
                <w:szCs w:val="16"/>
                <w:rPrChange w:id="1879" w:author="Mateus Berardo de Souza Terra" w:date="2016-02-08T22:05:00Z">
                  <w:rPr>
                    <w:ins w:id="1880" w:author="Mateus Berardo de Souza Terra" w:date="2016-02-08T20:04:00Z"/>
                    <w:color w:val="303030"/>
                  </w:rPr>
                </w:rPrChange>
              </w:rPr>
              <w:pPrChange w:id="1881" w:author="Mateus Berardo de Souza Terra" w:date="2016-02-08T22:05:00Z">
                <w:pPr>
                  <w:pStyle w:val="NormalWeb"/>
                  <w:spacing w:before="0" w:beforeAutospacing="0" w:after="160" w:afterAutospacing="0"/>
                  <w:jc w:val="center"/>
                </w:pPr>
              </w:pPrChange>
            </w:pPr>
            <w:ins w:id="1882" w:author="Mateus Berardo de Souza Terra" w:date="2016-02-08T22:11:00Z">
              <w:r>
                <w:rPr>
                  <w:color w:val="303030"/>
                  <w:sz w:val="16"/>
                  <w:szCs w:val="16"/>
                </w:rPr>
                <w:t>o</w:t>
              </w:r>
            </w:ins>
          </w:p>
        </w:tc>
      </w:tr>
      <w:tr w:rsidR="00BA6212" w:rsidRPr="00A76C84" w14:paraId="32077213" w14:textId="77777777" w:rsidTr="00A76C84">
        <w:trPr>
          <w:trHeight w:val="20"/>
          <w:ins w:id="1883" w:author="Mateus Berardo de Souza Terra" w:date="2016-02-08T20:04:00Z"/>
        </w:trPr>
        <w:tc>
          <w:tcPr>
            <w:tcW w:w="1558" w:type="dxa"/>
            <w:tcPrChange w:id="1884" w:author="Mateus Berardo de Souza Terra" w:date="2016-02-08T22:05:00Z">
              <w:tcPr>
                <w:tcW w:w="1558" w:type="dxa"/>
              </w:tcPr>
            </w:tcPrChange>
          </w:tcPr>
          <w:p w14:paraId="53097BAD" w14:textId="3C226B5A" w:rsidR="00BA6212" w:rsidRPr="00A76C84" w:rsidRDefault="00BA6212">
            <w:pPr>
              <w:pStyle w:val="NormalWeb"/>
              <w:spacing w:before="0" w:beforeAutospacing="0" w:after="20" w:afterAutospacing="0"/>
              <w:jc w:val="center"/>
              <w:rPr>
                <w:ins w:id="1885" w:author="Mateus Berardo de Souza Terra" w:date="2016-02-08T20:04:00Z"/>
                <w:color w:val="303030"/>
                <w:sz w:val="16"/>
                <w:szCs w:val="16"/>
                <w:rPrChange w:id="1886" w:author="Mateus Berardo de Souza Terra" w:date="2016-02-08T22:05:00Z">
                  <w:rPr>
                    <w:ins w:id="1887" w:author="Mateus Berardo de Souza Terra" w:date="2016-02-08T20:04:00Z"/>
                    <w:color w:val="303030"/>
                  </w:rPr>
                </w:rPrChange>
              </w:rPr>
              <w:pPrChange w:id="1888" w:author="Mateus Berardo de Souza Terra" w:date="2016-02-08T22:05:00Z">
                <w:pPr>
                  <w:pStyle w:val="NormalWeb"/>
                  <w:spacing w:before="0" w:beforeAutospacing="0" w:after="160" w:afterAutospacing="0"/>
                  <w:jc w:val="center"/>
                </w:pPr>
              </w:pPrChange>
            </w:pPr>
            <w:ins w:id="1889" w:author="Mateus Berardo de Souza Terra" w:date="2016-02-08T20:05:00Z">
              <w:r w:rsidRPr="00A76C84">
                <w:rPr>
                  <w:color w:val="303030"/>
                  <w:sz w:val="16"/>
                  <w:szCs w:val="16"/>
                  <w:rPrChange w:id="1890" w:author="Mateus Berardo de Souza Terra" w:date="2016-02-08T22:05:00Z">
                    <w:rPr>
                      <w:color w:val="303030"/>
                    </w:rPr>
                  </w:rPrChange>
                </w:rPr>
                <w:t>48</w:t>
              </w:r>
            </w:ins>
          </w:p>
        </w:tc>
        <w:tc>
          <w:tcPr>
            <w:tcW w:w="1558" w:type="dxa"/>
            <w:tcPrChange w:id="1891" w:author="Mateus Berardo de Souza Terra" w:date="2016-02-08T22:05:00Z">
              <w:tcPr>
                <w:tcW w:w="1558" w:type="dxa"/>
              </w:tcPr>
            </w:tcPrChange>
          </w:tcPr>
          <w:p w14:paraId="2DDA6F8C" w14:textId="67E99D3B" w:rsidR="00BA6212" w:rsidRPr="00A76C84" w:rsidRDefault="00665E1D">
            <w:pPr>
              <w:pStyle w:val="NormalWeb"/>
              <w:spacing w:before="0" w:beforeAutospacing="0" w:after="20" w:afterAutospacing="0"/>
              <w:jc w:val="center"/>
              <w:rPr>
                <w:ins w:id="1892" w:author="Mateus Berardo de Souza Terra" w:date="2016-02-08T20:04:00Z"/>
                <w:color w:val="303030"/>
                <w:sz w:val="16"/>
                <w:szCs w:val="16"/>
                <w:rPrChange w:id="1893" w:author="Mateus Berardo de Souza Terra" w:date="2016-02-08T22:05:00Z">
                  <w:rPr>
                    <w:ins w:id="1894" w:author="Mateus Berardo de Souza Terra" w:date="2016-02-08T20:04:00Z"/>
                    <w:color w:val="303030"/>
                  </w:rPr>
                </w:rPrChange>
              </w:rPr>
              <w:pPrChange w:id="1895" w:author="Mateus Berardo de Souza Terra" w:date="2016-02-08T22:05:00Z">
                <w:pPr>
                  <w:pStyle w:val="NormalWeb"/>
                  <w:spacing w:before="0" w:beforeAutospacing="0" w:after="160" w:afterAutospacing="0"/>
                  <w:jc w:val="center"/>
                </w:pPr>
              </w:pPrChange>
            </w:pPr>
            <w:ins w:id="1896" w:author="Mateus Berardo de Souza Terra" w:date="2016-02-08T22:13:00Z">
              <w:r>
                <w:rPr>
                  <w:color w:val="303030"/>
                  <w:sz w:val="16"/>
                  <w:szCs w:val="16"/>
                </w:rPr>
                <w:t>0</w:t>
              </w:r>
            </w:ins>
          </w:p>
        </w:tc>
        <w:tc>
          <w:tcPr>
            <w:tcW w:w="1558" w:type="dxa"/>
            <w:tcPrChange w:id="1897" w:author="Mateus Berardo de Souza Terra" w:date="2016-02-08T22:05:00Z">
              <w:tcPr>
                <w:tcW w:w="1558" w:type="dxa"/>
              </w:tcPr>
            </w:tcPrChange>
          </w:tcPr>
          <w:p w14:paraId="2FF608AE" w14:textId="53460934" w:rsidR="00BA6212" w:rsidRPr="00A76C84" w:rsidRDefault="00BA6212">
            <w:pPr>
              <w:pStyle w:val="NormalWeb"/>
              <w:spacing w:before="0" w:beforeAutospacing="0" w:after="20" w:afterAutospacing="0"/>
              <w:jc w:val="center"/>
              <w:rPr>
                <w:ins w:id="1898" w:author="Mateus Berardo de Souza Terra" w:date="2016-02-08T20:04:00Z"/>
                <w:color w:val="303030"/>
                <w:sz w:val="16"/>
                <w:szCs w:val="16"/>
                <w:rPrChange w:id="1899" w:author="Mateus Berardo de Souza Terra" w:date="2016-02-08T22:05:00Z">
                  <w:rPr>
                    <w:ins w:id="1900" w:author="Mateus Berardo de Souza Terra" w:date="2016-02-08T20:04:00Z"/>
                    <w:color w:val="303030"/>
                  </w:rPr>
                </w:rPrChange>
              </w:rPr>
              <w:pPrChange w:id="1901" w:author="Mateus Berardo de Souza Terra" w:date="2016-02-08T22:05:00Z">
                <w:pPr>
                  <w:pStyle w:val="NormalWeb"/>
                  <w:spacing w:before="0" w:beforeAutospacing="0" w:after="160" w:afterAutospacing="0"/>
                  <w:jc w:val="center"/>
                </w:pPr>
              </w:pPrChange>
            </w:pPr>
            <w:ins w:id="1902" w:author="Mateus Berardo de Souza Terra" w:date="2016-02-08T22:09:00Z">
              <w:r>
                <w:rPr>
                  <w:color w:val="303030"/>
                  <w:sz w:val="16"/>
                  <w:szCs w:val="16"/>
                </w:rPr>
                <w:t>80</w:t>
              </w:r>
            </w:ins>
          </w:p>
        </w:tc>
        <w:tc>
          <w:tcPr>
            <w:tcW w:w="1558" w:type="dxa"/>
            <w:tcPrChange w:id="1903" w:author="Mateus Berardo de Souza Terra" w:date="2016-02-08T22:05:00Z">
              <w:tcPr>
                <w:tcW w:w="1558" w:type="dxa"/>
              </w:tcPr>
            </w:tcPrChange>
          </w:tcPr>
          <w:p w14:paraId="0CB7C53E" w14:textId="1F49B1E9" w:rsidR="00BA6212" w:rsidRPr="00A76C84" w:rsidRDefault="00665E1D">
            <w:pPr>
              <w:pStyle w:val="NormalWeb"/>
              <w:spacing w:before="0" w:beforeAutospacing="0" w:after="20" w:afterAutospacing="0"/>
              <w:jc w:val="center"/>
              <w:rPr>
                <w:ins w:id="1904" w:author="Mateus Berardo de Souza Terra" w:date="2016-02-08T20:04:00Z"/>
                <w:color w:val="303030"/>
                <w:sz w:val="16"/>
                <w:szCs w:val="16"/>
                <w:rPrChange w:id="1905" w:author="Mateus Berardo de Souza Terra" w:date="2016-02-08T22:05:00Z">
                  <w:rPr>
                    <w:ins w:id="1906" w:author="Mateus Berardo de Souza Terra" w:date="2016-02-08T20:04:00Z"/>
                    <w:color w:val="303030"/>
                  </w:rPr>
                </w:rPrChange>
              </w:rPr>
              <w:pPrChange w:id="1907" w:author="Mateus Berardo de Souza Terra" w:date="2016-02-08T22:05:00Z">
                <w:pPr>
                  <w:pStyle w:val="NormalWeb"/>
                  <w:spacing w:before="0" w:beforeAutospacing="0" w:after="160" w:afterAutospacing="0"/>
                  <w:jc w:val="center"/>
                </w:pPr>
              </w:pPrChange>
            </w:pPr>
            <w:ins w:id="1908" w:author="Mateus Berardo de Souza Terra" w:date="2016-02-08T22:10:00Z">
              <w:r>
                <w:rPr>
                  <w:color w:val="303030"/>
                  <w:sz w:val="16"/>
                  <w:szCs w:val="16"/>
                </w:rPr>
                <w:t>P</w:t>
              </w:r>
            </w:ins>
          </w:p>
        </w:tc>
        <w:tc>
          <w:tcPr>
            <w:tcW w:w="1559" w:type="dxa"/>
            <w:tcPrChange w:id="1909" w:author="Mateus Berardo de Souza Terra" w:date="2016-02-08T22:05:00Z">
              <w:tcPr>
                <w:tcW w:w="1559" w:type="dxa"/>
              </w:tcPr>
            </w:tcPrChange>
          </w:tcPr>
          <w:p w14:paraId="0116A0B0" w14:textId="43BC1CCC" w:rsidR="00BA6212" w:rsidRPr="00A76C84" w:rsidRDefault="00BA6212">
            <w:pPr>
              <w:pStyle w:val="NormalWeb"/>
              <w:spacing w:before="0" w:beforeAutospacing="0" w:after="20" w:afterAutospacing="0"/>
              <w:jc w:val="center"/>
              <w:rPr>
                <w:ins w:id="1910" w:author="Mateus Berardo de Souza Terra" w:date="2016-02-08T20:04:00Z"/>
                <w:color w:val="303030"/>
                <w:sz w:val="16"/>
                <w:szCs w:val="16"/>
                <w:rPrChange w:id="1911" w:author="Mateus Berardo de Souza Terra" w:date="2016-02-08T22:05:00Z">
                  <w:rPr>
                    <w:ins w:id="1912" w:author="Mateus Berardo de Souza Terra" w:date="2016-02-08T20:04:00Z"/>
                    <w:color w:val="303030"/>
                  </w:rPr>
                </w:rPrChange>
              </w:rPr>
              <w:pPrChange w:id="1913" w:author="Mateus Berardo de Souza Terra" w:date="2016-02-08T22:05:00Z">
                <w:pPr>
                  <w:pStyle w:val="NormalWeb"/>
                  <w:spacing w:before="0" w:beforeAutospacing="0" w:after="160" w:afterAutospacing="0"/>
                  <w:jc w:val="center"/>
                </w:pPr>
              </w:pPrChange>
            </w:pPr>
            <w:ins w:id="1914" w:author="Mateus Berardo de Souza Terra" w:date="2016-02-08T22:09:00Z">
              <w:r>
                <w:rPr>
                  <w:color w:val="303030"/>
                  <w:sz w:val="16"/>
                  <w:szCs w:val="16"/>
                </w:rPr>
                <w:t>112</w:t>
              </w:r>
            </w:ins>
          </w:p>
        </w:tc>
        <w:tc>
          <w:tcPr>
            <w:tcW w:w="1559" w:type="dxa"/>
            <w:tcPrChange w:id="1915" w:author="Mateus Berardo de Souza Terra" w:date="2016-02-08T22:05:00Z">
              <w:tcPr>
                <w:tcW w:w="1559" w:type="dxa"/>
              </w:tcPr>
            </w:tcPrChange>
          </w:tcPr>
          <w:p w14:paraId="5C1F2626" w14:textId="417F9BC6" w:rsidR="00BA6212" w:rsidRPr="00A76C84" w:rsidRDefault="00665E1D">
            <w:pPr>
              <w:pStyle w:val="NormalWeb"/>
              <w:spacing w:before="0" w:beforeAutospacing="0" w:after="20" w:afterAutospacing="0"/>
              <w:jc w:val="center"/>
              <w:rPr>
                <w:ins w:id="1916" w:author="Mateus Berardo de Souza Terra" w:date="2016-02-08T20:04:00Z"/>
                <w:color w:val="303030"/>
                <w:sz w:val="16"/>
                <w:szCs w:val="16"/>
                <w:rPrChange w:id="1917" w:author="Mateus Berardo de Souza Terra" w:date="2016-02-08T22:05:00Z">
                  <w:rPr>
                    <w:ins w:id="1918" w:author="Mateus Berardo de Souza Terra" w:date="2016-02-08T20:04:00Z"/>
                    <w:color w:val="303030"/>
                  </w:rPr>
                </w:rPrChange>
              </w:rPr>
              <w:pPrChange w:id="1919" w:author="Mateus Berardo de Souza Terra" w:date="2016-02-08T22:05:00Z">
                <w:pPr>
                  <w:pStyle w:val="NormalWeb"/>
                  <w:spacing w:before="0" w:beforeAutospacing="0" w:after="160" w:afterAutospacing="0"/>
                  <w:jc w:val="center"/>
                </w:pPr>
              </w:pPrChange>
            </w:pPr>
            <w:ins w:id="1920" w:author="Mateus Berardo de Souza Terra" w:date="2016-02-08T22:11:00Z">
              <w:r>
                <w:rPr>
                  <w:color w:val="303030"/>
                  <w:sz w:val="16"/>
                  <w:szCs w:val="16"/>
                </w:rPr>
                <w:t>p</w:t>
              </w:r>
            </w:ins>
          </w:p>
        </w:tc>
      </w:tr>
      <w:tr w:rsidR="00BA6212" w:rsidRPr="00A76C84" w14:paraId="1E117F82" w14:textId="77777777" w:rsidTr="00A76C84">
        <w:trPr>
          <w:trHeight w:val="20"/>
          <w:ins w:id="1921" w:author="Mateus Berardo de Souza Terra" w:date="2016-02-08T20:04:00Z"/>
        </w:trPr>
        <w:tc>
          <w:tcPr>
            <w:tcW w:w="1558" w:type="dxa"/>
            <w:tcPrChange w:id="1922" w:author="Mateus Berardo de Souza Terra" w:date="2016-02-08T22:05:00Z">
              <w:tcPr>
                <w:tcW w:w="1558" w:type="dxa"/>
              </w:tcPr>
            </w:tcPrChange>
          </w:tcPr>
          <w:p w14:paraId="62B001EA" w14:textId="0F7D243B" w:rsidR="00BA6212" w:rsidRPr="00A76C84" w:rsidRDefault="00BA6212">
            <w:pPr>
              <w:pStyle w:val="NormalWeb"/>
              <w:spacing w:before="0" w:beforeAutospacing="0" w:after="20" w:afterAutospacing="0"/>
              <w:jc w:val="center"/>
              <w:rPr>
                <w:ins w:id="1923" w:author="Mateus Berardo de Souza Terra" w:date="2016-02-08T20:04:00Z"/>
                <w:color w:val="303030"/>
                <w:sz w:val="16"/>
                <w:szCs w:val="16"/>
                <w:rPrChange w:id="1924" w:author="Mateus Berardo de Souza Terra" w:date="2016-02-08T22:05:00Z">
                  <w:rPr>
                    <w:ins w:id="1925" w:author="Mateus Berardo de Souza Terra" w:date="2016-02-08T20:04:00Z"/>
                    <w:color w:val="303030"/>
                  </w:rPr>
                </w:rPrChange>
              </w:rPr>
              <w:pPrChange w:id="1926" w:author="Mateus Berardo de Souza Terra" w:date="2016-02-08T22:05:00Z">
                <w:pPr>
                  <w:pStyle w:val="NormalWeb"/>
                  <w:spacing w:before="0" w:beforeAutospacing="0" w:after="160" w:afterAutospacing="0"/>
                  <w:jc w:val="center"/>
                </w:pPr>
              </w:pPrChange>
            </w:pPr>
            <w:ins w:id="1927" w:author="Mateus Berardo de Souza Terra" w:date="2016-02-08T20:05:00Z">
              <w:r w:rsidRPr="00A76C84">
                <w:rPr>
                  <w:color w:val="303030"/>
                  <w:sz w:val="16"/>
                  <w:szCs w:val="16"/>
                  <w:rPrChange w:id="1928" w:author="Mateus Berardo de Souza Terra" w:date="2016-02-08T22:05:00Z">
                    <w:rPr>
                      <w:color w:val="303030"/>
                    </w:rPr>
                  </w:rPrChange>
                </w:rPr>
                <w:t>49</w:t>
              </w:r>
            </w:ins>
          </w:p>
        </w:tc>
        <w:tc>
          <w:tcPr>
            <w:tcW w:w="1558" w:type="dxa"/>
            <w:tcPrChange w:id="1929" w:author="Mateus Berardo de Souza Terra" w:date="2016-02-08T22:05:00Z">
              <w:tcPr>
                <w:tcW w:w="1558" w:type="dxa"/>
              </w:tcPr>
            </w:tcPrChange>
          </w:tcPr>
          <w:p w14:paraId="154664FF" w14:textId="5345D7A7" w:rsidR="00BA6212" w:rsidRPr="00A76C84" w:rsidRDefault="00665E1D">
            <w:pPr>
              <w:pStyle w:val="NormalWeb"/>
              <w:spacing w:before="0" w:beforeAutospacing="0" w:after="20" w:afterAutospacing="0"/>
              <w:jc w:val="center"/>
              <w:rPr>
                <w:ins w:id="1930" w:author="Mateus Berardo de Souza Terra" w:date="2016-02-08T20:04:00Z"/>
                <w:color w:val="303030"/>
                <w:sz w:val="16"/>
                <w:szCs w:val="16"/>
                <w:rPrChange w:id="1931" w:author="Mateus Berardo de Souza Terra" w:date="2016-02-08T22:05:00Z">
                  <w:rPr>
                    <w:ins w:id="1932" w:author="Mateus Berardo de Souza Terra" w:date="2016-02-08T20:04:00Z"/>
                    <w:color w:val="303030"/>
                  </w:rPr>
                </w:rPrChange>
              </w:rPr>
              <w:pPrChange w:id="1933" w:author="Mateus Berardo de Souza Terra" w:date="2016-02-08T22:05:00Z">
                <w:pPr>
                  <w:pStyle w:val="NormalWeb"/>
                  <w:spacing w:before="0" w:beforeAutospacing="0" w:after="160" w:afterAutospacing="0"/>
                  <w:jc w:val="center"/>
                </w:pPr>
              </w:pPrChange>
            </w:pPr>
            <w:ins w:id="1934" w:author="Mateus Berardo de Souza Terra" w:date="2016-02-08T22:13:00Z">
              <w:r>
                <w:rPr>
                  <w:color w:val="303030"/>
                  <w:sz w:val="16"/>
                  <w:szCs w:val="16"/>
                </w:rPr>
                <w:t>1</w:t>
              </w:r>
            </w:ins>
          </w:p>
        </w:tc>
        <w:tc>
          <w:tcPr>
            <w:tcW w:w="1558" w:type="dxa"/>
            <w:tcPrChange w:id="1935" w:author="Mateus Berardo de Souza Terra" w:date="2016-02-08T22:05:00Z">
              <w:tcPr>
                <w:tcW w:w="1558" w:type="dxa"/>
              </w:tcPr>
            </w:tcPrChange>
          </w:tcPr>
          <w:p w14:paraId="489D4F32" w14:textId="40DBF199" w:rsidR="00BA6212" w:rsidRPr="00A76C84" w:rsidRDefault="00BA6212">
            <w:pPr>
              <w:pStyle w:val="NormalWeb"/>
              <w:spacing w:before="0" w:beforeAutospacing="0" w:after="20" w:afterAutospacing="0"/>
              <w:jc w:val="center"/>
              <w:rPr>
                <w:ins w:id="1936" w:author="Mateus Berardo de Souza Terra" w:date="2016-02-08T20:04:00Z"/>
                <w:color w:val="303030"/>
                <w:sz w:val="16"/>
                <w:szCs w:val="16"/>
                <w:rPrChange w:id="1937" w:author="Mateus Berardo de Souza Terra" w:date="2016-02-08T22:05:00Z">
                  <w:rPr>
                    <w:ins w:id="1938" w:author="Mateus Berardo de Souza Terra" w:date="2016-02-08T20:04:00Z"/>
                    <w:color w:val="303030"/>
                  </w:rPr>
                </w:rPrChange>
              </w:rPr>
              <w:pPrChange w:id="1939" w:author="Mateus Berardo de Souza Terra" w:date="2016-02-08T22:05:00Z">
                <w:pPr>
                  <w:pStyle w:val="NormalWeb"/>
                  <w:spacing w:before="0" w:beforeAutospacing="0" w:after="160" w:afterAutospacing="0"/>
                  <w:jc w:val="center"/>
                </w:pPr>
              </w:pPrChange>
            </w:pPr>
            <w:ins w:id="1940" w:author="Mateus Berardo de Souza Terra" w:date="2016-02-08T22:09:00Z">
              <w:r>
                <w:rPr>
                  <w:color w:val="303030"/>
                  <w:sz w:val="16"/>
                  <w:szCs w:val="16"/>
                </w:rPr>
                <w:t>81</w:t>
              </w:r>
            </w:ins>
          </w:p>
        </w:tc>
        <w:tc>
          <w:tcPr>
            <w:tcW w:w="1558" w:type="dxa"/>
            <w:tcPrChange w:id="1941" w:author="Mateus Berardo de Souza Terra" w:date="2016-02-08T22:05:00Z">
              <w:tcPr>
                <w:tcW w:w="1558" w:type="dxa"/>
              </w:tcPr>
            </w:tcPrChange>
          </w:tcPr>
          <w:p w14:paraId="55F412B8" w14:textId="69FFD6F6" w:rsidR="00BA6212" w:rsidRPr="00A76C84" w:rsidRDefault="00665E1D">
            <w:pPr>
              <w:pStyle w:val="NormalWeb"/>
              <w:spacing w:before="0" w:beforeAutospacing="0" w:after="20" w:afterAutospacing="0"/>
              <w:jc w:val="center"/>
              <w:rPr>
                <w:ins w:id="1942" w:author="Mateus Berardo de Souza Terra" w:date="2016-02-08T20:04:00Z"/>
                <w:color w:val="303030"/>
                <w:sz w:val="16"/>
                <w:szCs w:val="16"/>
                <w:rPrChange w:id="1943" w:author="Mateus Berardo de Souza Terra" w:date="2016-02-08T22:05:00Z">
                  <w:rPr>
                    <w:ins w:id="1944" w:author="Mateus Berardo de Souza Terra" w:date="2016-02-08T20:04:00Z"/>
                    <w:color w:val="303030"/>
                  </w:rPr>
                </w:rPrChange>
              </w:rPr>
              <w:pPrChange w:id="1945" w:author="Mateus Berardo de Souza Terra" w:date="2016-02-08T22:05:00Z">
                <w:pPr>
                  <w:pStyle w:val="NormalWeb"/>
                  <w:spacing w:before="0" w:beforeAutospacing="0" w:after="160" w:afterAutospacing="0"/>
                  <w:jc w:val="center"/>
                </w:pPr>
              </w:pPrChange>
            </w:pPr>
            <w:ins w:id="1946" w:author="Mateus Berardo de Souza Terra" w:date="2016-02-08T22:10:00Z">
              <w:r>
                <w:rPr>
                  <w:color w:val="303030"/>
                  <w:sz w:val="16"/>
                  <w:szCs w:val="16"/>
                </w:rPr>
                <w:t>Q</w:t>
              </w:r>
            </w:ins>
          </w:p>
        </w:tc>
        <w:tc>
          <w:tcPr>
            <w:tcW w:w="1559" w:type="dxa"/>
            <w:tcPrChange w:id="1947" w:author="Mateus Berardo de Souza Terra" w:date="2016-02-08T22:05:00Z">
              <w:tcPr>
                <w:tcW w:w="1559" w:type="dxa"/>
              </w:tcPr>
            </w:tcPrChange>
          </w:tcPr>
          <w:p w14:paraId="0F7F09B8" w14:textId="22A99D6C" w:rsidR="00BA6212" w:rsidRPr="00A76C84" w:rsidRDefault="00BA6212">
            <w:pPr>
              <w:pStyle w:val="NormalWeb"/>
              <w:spacing w:before="0" w:beforeAutospacing="0" w:after="20" w:afterAutospacing="0"/>
              <w:jc w:val="center"/>
              <w:rPr>
                <w:ins w:id="1948" w:author="Mateus Berardo de Souza Terra" w:date="2016-02-08T20:04:00Z"/>
                <w:color w:val="303030"/>
                <w:sz w:val="16"/>
                <w:szCs w:val="16"/>
                <w:rPrChange w:id="1949" w:author="Mateus Berardo de Souza Terra" w:date="2016-02-08T22:05:00Z">
                  <w:rPr>
                    <w:ins w:id="1950" w:author="Mateus Berardo de Souza Terra" w:date="2016-02-08T20:04:00Z"/>
                    <w:color w:val="303030"/>
                  </w:rPr>
                </w:rPrChange>
              </w:rPr>
              <w:pPrChange w:id="1951" w:author="Mateus Berardo de Souza Terra" w:date="2016-02-08T22:05:00Z">
                <w:pPr>
                  <w:pStyle w:val="NormalWeb"/>
                  <w:spacing w:before="0" w:beforeAutospacing="0" w:after="160" w:afterAutospacing="0"/>
                  <w:jc w:val="center"/>
                </w:pPr>
              </w:pPrChange>
            </w:pPr>
            <w:ins w:id="1952" w:author="Mateus Berardo de Souza Terra" w:date="2016-02-08T22:09:00Z">
              <w:r>
                <w:rPr>
                  <w:color w:val="303030"/>
                  <w:sz w:val="16"/>
                  <w:szCs w:val="16"/>
                </w:rPr>
                <w:t>113</w:t>
              </w:r>
            </w:ins>
          </w:p>
        </w:tc>
        <w:tc>
          <w:tcPr>
            <w:tcW w:w="1559" w:type="dxa"/>
            <w:tcPrChange w:id="1953" w:author="Mateus Berardo de Souza Terra" w:date="2016-02-08T22:05:00Z">
              <w:tcPr>
                <w:tcW w:w="1559" w:type="dxa"/>
              </w:tcPr>
            </w:tcPrChange>
          </w:tcPr>
          <w:p w14:paraId="17A48866" w14:textId="65294CD2" w:rsidR="00BA6212" w:rsidRPr="00A76C84" w:rsidRDefault="00665E1D">
            <w:pPr>
              <w:pStyle w:val="NormalWeb"/>
              <w:spacing w:before="0" w:beforeAutospacing="0" w:after="20" w:afterAutospacing="0"/>
              <w:jc w:val="center"/>
              <w:rPr>
                <w:ins w:id="1954" w:author="Mateus Berardo de Souza Terra" w:date="2016-02-08T20:04:00Z"/>
                <w:color w:val="303030"/>
                <w:sz w:val="16"/>
                <w:szCs w:val="16"/>
                <w:rPrChange w:id="1955" w:author="Mateus Berardo de Souza Terra" w:date="2016-02-08T22:05:00Z">
                  <w:rPr>
                    <w:ins w:id="1956" w:author="Mateus Berardo de Souza Terra" w:date="2016-02-08T20:04:00Z"/>
                    <w:color w:val="303030"/>
                  </w:rPr>
                </w:rPrChange>
              </w:rPr>
              <w:pPrChange w:id="1957" w:author="Mateus Berardo de Souza Terra" w:date="2016-02-08T22:05:00Z">
                <w:pPr>
                  <w:pStyle w:val="NormalWeb"/>
                  <w:spacing w:before="0" w:beforeAutospacing="0" w:after="160" w:afterAutospacing="0"/>
                  <w:jc w:val="center"/>
                </w:pPr>
              </w:pPrChange>
            </w:pPr>
            <w:ins w:id="1958" w:author="Mateus Berardo de Souza Terra" w:date="2016-02-08T22:11:00Z">
              <w:r>
                <w:rPr>
                  <w:color w:val="303030"/>
                  <w:sz w:val="16"/>
                  <w:szCs w:val="16"/>
                </w:rPr>
                <w:t>q</w:t>
              </w:r>
            </w:ins>
          </w:p>
        </w:tc>
      </w:tr>
      <w:tr w:rsidR="00BA6212" w:rsidRPr="00A76C84" w14:paraId="496E90E1" w14:textId="77777777" w:rsidTr="00A76C84">
        <w:trPr>
          <w:trHeight w:val="20"/>
          <w:ins w:id="1959" w:author="Mateus Berardo de Souza Terra" w:date="2016-02-08T20:04:00Z"/>
        </w:trPr>
        <w:tc>
          <w:tcPr>
            <w:tcW w:w="1558" w:type="dxa"/>
            <w:tcPrChange w:id="1960" w:author="Mateus Berardo de Souza Terra" w:date="2016-02-08T22:05:00Z">
              <w:tcPr>
                <w:tcW w:w="1558" w:type="dxa"/>
              </w:tcPr>
            </w:tcPrChange>
          </w:tcPr>
          <w:p w14:paraId="20555886" w14:textId="4EE39851" w:rsidR="00BA6212" w:rsidRPr="00A76C84" w:rsidRDefault="00BA6212">
            <w:pPr>
              <w:pStyle w:val="NormalWeb"/>
              <w:spacing w:before="0" w:beforeAutospacing="0" w:after="20" w:afterAutospacing="0"/>
              <w:jc w:val="center"/>
              <w:rPr>
                <w:ins w:id="1961" w:author="Mateus Berardo de Souza Terra" w:date="2016-02-08T20:04:00Z"/>
                <w:color w:val="303030"/>
                <w:sz w:val="16"/>
                <w:szCs w:val="16"/>
                <w:rPrChange w:id="1962" w:author="Mateus Berardo de Souza Terra" w:date="2016-02-08T22:05:00Z">
                  <w:rPr>
                    <w:ins w:id="1963" w:author="Mateus Berardo de Souza Terra" w:date="2016-02-08T20:04:00Z"/>
                    <w:color w:val="303030"/>
                  </w:rPr>
                </w:rPrChange>
              </w:rPr>
              <w:pPrChange w:id="1964" w:author="Mateus Berardo de Souza Terra" w:date="2016-02-08T22:05:00Z">
                <w:pPr>
                  <w:pStyle w:val="NormalWeb"/>
                  <w:spacing w:before="0" w:beforeAutospacing="0" w:after="160" w:afterAutospacing="0"/>
                  <w:jc w:val="center"/>
                </w:pPr>
              </w:pPrChange>
            </w:pPr>
            <w:ins w:id="1965" w:author="Mateus Berardo de Souza Terra" w:date="2016-02-08T20:05:00Z">
              <w:r w:rsidRPr="00A76C84">
                <w:rPr>
                  <w:color w:val="303030"/>
                  <w:sz w:val="16"/>
                  <w:szCs w:val="16"/>
                  <w:rPrChange w:id="1966" w:author="Mateus Berardo de Souza Terra" w:date="2016-02-08T22:05:00Z">
                    <w:rPr>
                      <w:color w:val="303030"/>
                    </w:rPr>
                  </w:rPrChange>
                </w:rPr>
                <w:t>50</w:t>
              </w:r>
            </w:ins>
          </w:p>
        </w:tc>
        <w:tc>
          <w:tcPr>
            <w:tcW w:w="1558" w:type="dxa"/>
            <w:tcPrChange w:id="1967" w:author="Mateus Berardo de Souza Terra" w:date="2016-02-08T22:05:00Z">
              <w:tcPr>
                <w:tcW w:w="1558" w:type="dxa"/>
              </w:tcPr>
            </w:tcPrChange>
          </w:tcPr>
          <w:p w14:paraId="0531CC4C" w14:textId="6D47566A" w:rsidR="00BA6212" w:rsidRPr="00A76C84" w:rsidRDefault="00665E1D">
            <w:pPr>
              <w:pStyle w:val="NormalWeb"/>
              <w:spacing w:before="0" w:beforeAutospacing="0" w:after="20" w:afterAutospacing="0"/>
              <w:jc w:val="center"/>
              <w:rPr>
                <w:ins w:id="1968" w:author="Mateus Berardo de Souza Terra" w:date="2016-02-08T20:04:00Z"/>
                <w:color w:val="303030"/>
                <w:sz w:val="16"/>
                <w:szCs w:val="16"/>
                <w:rPrChange w:id="1969" w:author="Mateus Berardo de Souza Terra" w:date="2016-02-08T22:05:00Z">
                  <w:rPr>
                    <w:ins w:id="1970" w:author="Mateus Berardo de Souza Terra" w:date="2016-02-08T20:04:00Z"/>
                    <w:color w:val="303030"/>
                  </w:rPr>
                </w:rPrChange>
              </w:rPr>
              <w:pPrChange w:id="1971" w:author="Mateus Berardo de Souza Terra" w:date="2016-02-08T22:05:00Z">
                <w:pPr>
                  <w:pStyle w:val="NormalWeb"/>
                  <w:spacing w:before="0" w:beforeAutospacing="0" w:after="160" w:afterAutospacing="0"/>
                  <w:jc w:val="center"/>
                </w:pPr>
              </w:pPrChange>
            </w:pPr>
            <w:ins w:id="1972" w:author="Mateus Berardo de Souza Terra" w:date="2016-02-08T22:13:00Z">
              <w:r>
                <w:rPr>
                  <w:color w:val="303030"/>
                  <w:sz w:val="16"/>
                  <w:szCs w:val="16"/>
                </w:rPr>
                <w:t>2</w:t>
              </w:r>
            </w:ins>
          </w:p>
        </w:tc>
        <w:tc>
          <w:tcPr>
            <w:tcW w:w="1558" w:type="dxa"/>
            <w:tcPrChange w:id="1973" w:author="Mateus Berardo de Souza Terra" w:date="2016-02-08T22:05:00Z">
              <w:tcPr>
                <w:tcW w:w="1558" w:type="dxa"/>
              </w:tcPr>
            </w:tcPrChange>
          </w:tcPr>
          <w:p w14:paraId="62773B40" w14:textId="50D04F07" w:rsidR="00BA6212" w:rsidRPr="00A76C84" w:rsidRDefault="00BA6212">
            <w:pPr>
              <w:pStyle w:val="NormalWeb"/>
              <w:spacing w:before="0" w:beforeAutospacing="0" w:after="20" w:afterAutospacing="0"/>
              <w:jc w:val="center"/>
              <w:rPr>
                <w:ins w:id="1974" w:author="Mateus Berardo de Souza Terra" w:date="2016-02-08T20:04:00Z"/>
                <w:color w:val="303030"/>
                <w:sz w:val="16"/>
                <w:szCs w:val="16"/>
                <w:rPrChange w:id="1975" w:author="Mateus Berardo de Souza Terra" w:date="2016-02-08T22:05:00Z">
                  <w:rPr>
                    <w:ins w:id="1976" w:author="Mateus Berardo de Souza Terra" w:date="2016-02-08T20:04:00Z"/>
                    <w:color w:val="303030"/>
                  </w:rPr>
                </w:rPrChange>
              </w:rPr>
              <w:pPrChange w:id="1977" w:author="Mateus Berardo de Souza Terra" w:date="2016-02-08T22:05:00Z">
                <w:pPr>
                  <w:pStyle w:val="NormalWeb"/>
                  <w:spacing w:before="0" w:beforeAutospacing="0" w:after="160" w:afterAutospacing="0"/>
                  <w:jc w:val="center"/>
                </w:pPr>
              </w:pPrChange>
            </w:pPr>
            <w:ins w:id="1978" w:author="Mateus Berardo de Souza Terra" w:date="2016-02-08T22:09:00Z">
              <w:r>
                <w:rPr>
                  <w:color w:val="303030"/>
                  <w:sz w:val="16"/>
                  <w:szCs w:val="16"/>
                </w:rPr>
                <w:t>82</w:t>
              </w:r>
            </w:ins>
          </w:p>
        </w:tc>
        <w:tc>
          <w:tcPr>
            <w:tcW w:w="1558" w:type="dxa"/>
            <w:tcPrChange w:id="1979" w:author="Mateus Berardo de Souza Terra" w:date="2016-02-08T22:05:00Z">
              <w:tcPr>
                <w:tcW w:w="1558" w:type="dxa"/>
              </w:tcPr>
            </w:tcPrChange>
          </w:tcPr>
          <w:p w14:paraId="1328F692" w14:textId="05915BF8" w:rsidR="00BA6212" w:rsidRPr="00A76C84" w:rsidRDefault="00665E1D">
            <w:pPr>
              <w:pStyle w:val="NormalWeb"/>
              <w:spacing w:before="0" w:beforeAutospacing="0" w:after="20" w:afterAutospacing="0"/>
              <w:jc w:val="center"/>
              <w:rPr>
                <w:ins w:id="1980" w:author="Mateus Berardo de Souza Terra" w:date="2016-02-08T20:04:00Z"/>
                <w:color w:val="303030"/>
                <w:sz w:val="16"/>
                <w:szCs w:val="16"/>
                <w:rPrChange w:id="1981" w:author="Mateus Berardo de Souza Terra" w:date="2016-02-08T22:05:00Z">
                  <w:rPr>
                    <w:ins w:id="1982" w:author="Mateus Berardo de Souza Terra" w:date="2016-02-08T20:04:00Z"/>
                    <w:color w:val="303030"/>
                  </w:rPr>
                </w:rPrChange>
              </w:rPr>
              <w:pPrChange w:id="1983" w:author="Mateus Berardo de Souza Terra" w:date="2016-02-08T22:05:00Z">
                <w:pPr>
                  <w:pStyle w:val="NormalWeb"/>
                  <w:spacing w:before="0" w:beforeAutospacing="0" w:after="160" w:afterAutospacing="0"/>
                  <w:jc w:val="center"/>
                </w:pPr>
              </w:pPrChange>
            </w:pPr>
            <w:ins w:id="1984" w:author="Mateus Berardo de Souza Terra" w:date="2016-02-08T22:10:00Z">
              <w:r>
                <w:rPr>
                  <w:color w:val="303030"/>
                  <w:sz w:val="16"/>
                  <w:szCs w:val="16"/>
                </w:rPr>
                <w:t>R</w:t>
              </w:r>
            </w:ins>
          </w:p>
        </w:tc>
        <w:tc>
          <w:tcPr>
            <w:tcW w:w="1559" w:type="dxa"/>
            <w:tcPrChange w:id="1985" w:author="Mateus Berardo de Souza Terra" w:date="2016-02-08T22:05:00Z">
              <w:tcPr>
                <w:tcW w:w="1559" w:type="dxa"/>
              </w:tcPr>
            </w:tcPrChange>
          </w:tcPr>
          <w:p w14:paraId="2587FD3B" w14:textId="6008ED82" w:rsidR="00BA6212" w:rsidRPr="00A76C84" w:rsidRDefault="00BA6212">
            <w:pPr>
              <w:pStyle w:val="NormalWeb"/>
              <w:spacing w:before="0" w:beforeAutospacing="0" w:after="20" w:afterAutospacing="0"/>
              <w:jc w:val="center"/>
              <w:rPr>
                <w:ins w:id="1986" w:author="Mateus Berardo de Souza Terra" w:date="2016-02-08T20:04:00Z"/>
                <w:color w:val="303030"/>
                <w:sz w:val="16"/>
                <w:szCs w:val="16"/>
                <w:rPrChange w:id="1987" w:author="Mateus Berardo de Souza Terra" w:date="2016-02-08T22:05:00Z">
                  <w:rPr>
                    <w:ins w:id="1988" w:author="Mateus Berardo de Souza Terra" w:date="2016-02-08T20:04:00Z"/>
                    <w:color w:val="303030"/>
                  </w:rPr>
                </w:rPrChange>
              </w:rPr>
              <w:pPrChange w:id="1989" w:author="Mateus Berardo de Souza Terra" w:date="2016-02-08T22:05:00Z">
                <w:pPr>
                  <w:pStyle w:val="NormalWeb"/>
                  <w:spacing w:before="0" w:beforeAutospacing="0" w:after="160" w:afterAutospacing="0"/>
                  <w:jc w:val="center"/>
                </w:pPr>
              </w:pPrChange>
            </w:pPr>
            <w:ins w:id="1990" w:author="Mateus Berardo de Souza Terra" w:date="2016-02-08T22:09:00Z">
              <w:r>
                <w:rPr>
                  <w:color w:val="303030"/>
                  <w:sz w:val="16"/>
                  <w:szCs w:val="16"/>
                </w:rPr>
                <w:t>114</w:t>
              </w:r>
            </w:ins>
          </w:p>
        </w:tc>
        <w:tc>
          <w:tcPr>
            <w:tcW w:w="1559" w:type="dxa"/>
            <w:tcPrChange w:id="1991" w:author="Mateus Berardo de Souza Terra" w:date="2016-02-08T22:05:00Z">
              <w:tcPr>
                <w:tcW w:w="1559" w:type="dxa"/>
              </w:tcPr>
            </w:tcPrChange>
          </w:tcPr>
          <w:p w14:paraId="6D0A9121" w14:textId="0629D41F" w:rsidR="00BA6212" w:rsidRPr="00A76C84" w:rsidRDefault="00665E1D">
            <w:pPr>
              <w:pStyle w:val="NormalWeb"/>
              <w:spacing w:before="0" w:beforeAutospacing="0" w:after="20" w:afterAutospacing="0"/>
              <w:jc w:val="center"/>
              <w:rPr>
                <w:ins w:id="1992" w:author="Mateus Berardo de Souza Terra" w:date="2016-02-08T20:04:00Z"/>
                <w:color w:val="303030"/>
                <w:sz w:val="16"/>
                <w:szCs w:val="16"/>
                <w:rPrChange w:id="1993" w:author="Mateus Berardo de Souza Terra" w:date="2016-02-08T22:05:00Z">
                  <w:rPr>
                    <w:ins w:id="1994" w:author="Mateus Berardo de Souza Terra" w:date="2016-02-08T20:04:00Z"/>
                    <w:color w:val="303030"/>
                  </w:rPr>
                </w:rPrChange>
              </w:rPr>
              <w:pPrChange w:id="1995" w:author="Mateus Berardo de Souza Terra" w:date="2016-02-08T22:05:00Z">
                <w:pPr>
                  <w:pStyle w:val="NormalWeb"/>
                  <w:spacing w:before="0" w:beforeAutospacing="0" w:after="160" w:afterAutospacing="0"/>
                  <w:jc w:val="center"/>
                </w:pPr>
              </w:pPrChange>
            </w:pPr>
            <w:ins w:id="1996" w:author="Mateus Berardo de Souza Terra" w:date="2016-02-08T22:11:00Z">
              <w:r>
                <w:rPr>
                  <w:color w:val="303030"/>
                  <w:sz w:val="16"/>
                  <w:szCs w:val="16"/>
                </w:rPr>
                <w:t>r</w:t>
              </w:r>
            </w:ins>
          </w:p>
        </w:tc>
      </w:tr>
      <w:tr w:rsidR="00BA6212" w:rsidRPr="00A76C84" w14:paraId="73F1571C" w14:textId="77777777" w:rsidTr="00A76C84">
        <w:trPr>
          <w:trHeight w:val="20"/>
          <w:ins w:id="1997" w:author="Mateus Berardo de Souza Terra" w:date="2016-02-08T20:04:00Z"/>
        </w:trPr>
        <w:tc>
          <w:tcPr>
            <w:tcW w:w="1558" w:type="dxa"/>
            <w:tcPrChange w:id="1998" w:author="Mateus Berardo de Souza Terra" w:date="2016-02-08T22:05:00Z">
              <w:tcPr>
                <w:tcW w:w="1558" w:type="dxa"/>
              </w:tcPr>
            </w:tcPrChange>
          </w:tcPr>
          <w:p w14:paraId="31B8E52D" w14:textId="0C572DB3" w:rsidR="00BA6212" w:rsidRPr="00A76C84" w:rsidRDefault="00BA6212">
            <w:pPr>
              <w:pStyle w:val="NormalWeb"/>
              <w:spacing w:before="0" w:beforeAutospacing="0" w:after="20" w:afterAutospacing="0"/>
              <w:jc w:val="center"/>
              <w:rPr>
                <w:ins w:id="1999" w:author="Mateus Berardo de Souza Terra" w:date="2016-02-08T20:04:00Z"/>
                <w:color w:val="303030"/>
                <w:sz w:val="16"/>
                <w:szCs w:val="16"/>
                <w:rPrChange w:id="2000" w:author="Mateus Berardo de Souza Terra" w:date="2016-02-08T22:05:00Z">
                  <w:rPr>
                    <w:ins w:id="2001" w:author="Mateus Berardo de Souza Terra" w:date="2016-02-08T20:04:00Z"/>
                    <w:color w:val="303030"/>
                  </w:rPr>
                </w:rPrChange>
              </w:rPr>
              <w:pPrChange w:id="2002" w:author="Mateus Berardo de Souza Terra" w:date="2016-02-08T22:05:00Z">
                <w:pPr>
                  <w:pStyle w:val="NormalWeb"/>
                  <w:spacing w:before="0" w:beforeAutospacing="0" w:after="160" w:afterAutospacing="0"/>
                  <w:jc w:val="center"/>
                </w:pPr>
              </w:pPrChange>
            </w:pPr>
            <w:ins w:id="2003" w:author="Mateus Berardo de Souza Terra" w:date="2016-02-08T20:05:00Z">
              <w:r w:rsidRPr="00A76C84">
                <w:rPr>
                  <w:color w:val="303030"/>
                  <w:sz w:val="16"/>
                  <w:szCs w:val="16"/>
                  <w:rPrChange w:id="2004" w:author="Mateus Berardo de Souza Terra" w:date="2016-02-08T22:05:00Z">
                    <w:rPr>
                      <w:color w:val="303030"/>
                    </w:rPr>
                  </w:rPrChange>
                </w:rPr>
                <w:t>51</w:t>
              </w:r>
            </w:ins>
          </w:p>
        </w:tc>
        <w:tc>
          <w:tcPr>
            <w:tcW w:w="1558" w:type="dxa"/>
            <w:tcPrChange w:id="2005" w:author="Mateus Berardo de Souza Terra" w:date="2016-02-08T22:05:00Z">
              <w:tcPr>
                <w:tcW w:w="1558" w:type="dxa"/>
              </w:tcPr>
            </w:tcPrChange>
          </w:tcPr>
          <w:p w14:paraId="1D3CB63B" w14:textId="66F46901" w:rsidR="00BA6212" w:rsidRPr="00A76C84" w:rsidRDefault="00665E1D">
            <w:pPr>
              <w:pStyle w:val="NormalWeb"/>
              <w:spacing w:before="0" w:beforeAutospacing="0" w:after="20" w:afterAutospacing="0"/>
              <w:jc w:val="center"/>
              <w:rPr>
                <w:ins w:id="2006" w:author="Mateus Berardo de Souza Terra" w:date="2016-02-08T20:04:00Z"/>
                <w:color w:val="303030"/>
                <w:sz w:val="16"/>
                <w:szCs w:val="16"/>
                <w:rPrChange w:id="2007" w:author="Mateus Berardo de Souza Terra" w:date="2016-02-08T22:05:00Z">
                  <w:rPr>
                    <w:ins w:id="2008" w:author="Mateus Berardo de Souza Terra" w:date="2016-02-08T20:04:00Z"/>
                    <w:color w:val="303030"/>
                  </w:rPr>
                </w:rPrChange>
              </w:rPr>
              <w:pPrChange w:id="2009" w:author="Mateus Berardo de Souza Terra" w:date="2016-02-08T22:05:00Z">
                <w:pPr>
                  <w:pStyle w:val="NormalWeb"/>
                  <w:spacing w:before="0" w:beforeAutospacing="0" w:after="160" w:afterAutospacing="0"/>
                  <w:jc w:val="center"/>
                </w:pPr>
              </w:pPrChange>
            </w:pPr>
            <w:ins w:id="2010" w:author="Mateus Berardo de Souza Terra" w:date="2016-02-08T22:13:00Z">
              <w:r>
                <w:rPr>
                  <w:color w:val="303030"/>
                  <w:sz w:val="16"/>
                  <w:szCs w:val="16"/>
                </w:rPr>
                <w:t>3</w:t>
              </w:r>
            </w:ins>
          </w:p>
        </w:tc>
        <w:tc>
          <w:tcPr>
            <w:tcW w:w="1558" w:type="dxa"/>
            <w:tcPrChange w:id="2011" w:author="Mateus Berardo de Souza Terra" w:date="2016-02-08T22:05:00Z">
              <w:tcPr>
                <w:tcW w:w="1558" w:type="dxa"/>
              </w:tcPr>
            </w:tcPrChange>
          </w:tcPr>
          <w:p w14:paraId="3D27C8D4" w14:textId="62748E37" w:rsidR="00BA6212" w:rsidRPr="00A76C84" w:rsidRDefault="00BA6212">
            <w:pPr>
              <w:pStyle w:val="NormalWeb"/>
              <w:spacing w:before="0" w:beforeAutospacing="0" w:after="20" w:afterAutospacing="0"/>
              <w:jc w:val="center"/>
              <w:rPr>
                <w:ins w:id="2012" w:author="Mateus Berardo de Souza Terra" w:date="2016-02-08T20:04:00Z"/>
                <w:color w:val="303030"/>
                <w:sz w:val="16"/>
                <w:szCs w:val="16"/>
                <w:rPrChange w:id="2013" w:author="Mateus Berardo de Souza Terra" w:date="2016-02-08T22:05:00Z">
                  <w:rPr>
                    <w:ins w:id="2014" w:author="Mateus Berardo de Souza Terra" w:date="2016-02-08T20:04:00Z"/>
                    <w:color w:val="303030"/>
                  </w:rPr>
                </w:rPrChange>
              </w:rPr>
              <w:pPrChange w:id="2015" w:author="Mateus Berardo de Souza Terra" w:date="2016-02-08T22:05:00Z">
                <w:pPr>
                  <w:pStyle w:val="NormalWeb"/>
                  <w:spacing w:before="0" w:beforeAutospacing="0" w:after="160" w:afterAutospacing="0"/>
                  <w:jc w:val="center"/>
                </w:pPr>
              </w:pPrChange>
            </w:pPr>
            <w:ins w:id="2016" w:author="Mateus Berardo de Souza Terra" w:date="2016-02-08T22:09:00Z">
              <w:r>
                <w:rPr>
                  <w:color w:val="303030"/>
                  <w:sz w:val="16"/>
                  <w:szCs w:val="16"/>
                </w:rPr>
                <w:t>83</w:t>
              </w:r>
            </w:ins>
          </w:p>
        </w:tc>
        <w:tc>
          <w:tcPr>
            <w:tcW w:w="1558" w:type="dxa"/>
            <w:tcPrChange w:id="2017" w:author="Mateus Berardo de Souza Terra" w:date="2016-02-08T22:05:00Z">
              <w:tcPr>
                <w:tcW w:w="1558" w:type="dxa"/>
              </w:tcPr>
            </w:tcPrChange>
          </w:tcPr>
          <w:p w14:paraId="3A504D39" w14:textId="0367C94E" w:rsidR="00BA6212" w:rsidRPr="00A76C84" w:rsidRDefault="00665E1D">
            <w:pPr>
              <w:pStyle w:val="NormalWeb"/>
              <w:spacing w:before="0" w:beforeAutospacing="0" w:after="20" w:afterAutospacing="0"/>
              <w:jc w:val="center"/>
              <w:rPr>
                <w:ins w:id="2018" w:author="Mateus Berardo de Souza Terra" w:date="2016-02-08T20:04:00Z"/>
                <w:color w:val="303030"/>
                <w:sz w:val="16"/>
                <w:szCs w:val="16"/>
                <w:rPrChange w:id="2019" w:author="Mateus Berardo de Souza Terra" w:date="2016-02-08T22:05:00Z">
                  <w:rPr>
                    <w:ins w:id="2020" w:author="Mateus Berardo de Souza Terra" w:date="2016-02-08T20:04:00Z"/>
                    <w:color w:val="303030"/>
                  </w:rPr>
                </w:rPrChange>
              </w:rPr>
              <w:pPrChange w:id="2021" w:author="Mateus Berardo de Souza Terra" w:date="2016-02-08T22:05:00Z">
                <w:pPr>
                  <w:pStyle w:val="NormalWeb"/>
                  <w:spacing w:before="0" w:beforeAutospacing="0" w:after="160" w:afterAutospacing="0"/>
                  <w:jc w:val="center"/>
                </w:pPr>
              </w:pPrChange>
            </w:pPr>
            <w:ins w:id="2022" w:author="Mateus Berardo de Souza Terra" w:date="2016-02-08T22:10:00Z">
              <w:r>
                <w:rPr>
                  <w:color w:val="303030"/>
                  <w:sz w:val="16"/>
                  <w:szCs w:val="16"/>
                </w:rPr>
                <w:t>S</w:t>
              </w:r>
            </w:ins>
          </w:p>
        </w:tc>
        <w:tc>
          <w:tcPr>
            <w:tcW w:w="1559" w:type="dxa"/>
            <w:tcPrChange w:id="2023" w:author="Mateus Berardo de Souza Terra" w:date="2016-02-08T22:05:00Z">
              <w:tcPr>
                <w:tcW w:w="1559" w:type="dxa"/>
              </w:tcPr>
            </w:tcPrChange>
          </w:tcPr>
          <w:p w14:paraId="35AF663D" w14:textId="518C73AF" w:rsidR="00BA6212" w:rsidRPr="00A76C84" w:rsidRDefault="00BA6212">
            <w:pPr>
              <w:pStyle w:val="NormalWeb"/>
              <w:spacing w:before="0" w:beforeAutospacing="0" w:after="20" w:afterAutospacing="0"/>
              <w:jc w:val="center"/>
              <w:rPr>
                <w:ins w:id="2024" w:author="Mateus Berardo de Souza Terra" w:date="2016-02-08T20:04:00Z"/>
                <w:color w:val="303030"/>
                <w:sz w:val="16"/>
                <w:szCs w:val="16"/>
                <w:rPrChange w:id="2025" w:author="Mateus Berardo de Souza Terra" w:date="2016-02-08T22:05:00Z">
                  <w:rPr>
                    <w:ins w:id="2026" w:author="Mateus Berardo de Souza Terra" w:date="2016-02-08T20:04:00Z"/>
                    <w:color w:val="303030"/>
                  </w:rPr>
                </w:rPrChange>
              </w:rPr>
              <w:pPrChange w:id="2027" w:author="Mateus Berardo de Souza Terra" w:date="2016-02-08T22:05:00Z">
                <w:pPr>
                  <w:pStyle w:val="NormalWeb"/>
                  <w:spacing w:before="0" w:beforeAutospacing="0" w:after="160" w:afterAutospacing="0"/>
                  <w:jc w:val="center"/>
                </w:pPr>
              </w:pPrChange>
            </w:pPr>
            <w:ins w:id="2028" w:author="Mateus Berardo de Souza Terra" w:date="2016-02-08T22:09:00Z">
              <w:r>
                <w:rPr>
                  <w:color w:val="303030"/>
                  <w:sz w:val="16"/>
                  <w:szCs w:val="16"/>
                </w:rPr>
                <w:t>115</w:t>
              </w:r>
            </w:ins>
          </w:p>
        </w:tc>
        <w:tc>
          <w:tcPr>
            <w:tcW w:w="1559" w:type="dxa"/>
            <w:tcPrChange w:id="2029" w:author="Mateus Berardo de Souza Terra" w:date="2016-02-08T22:05:00Z">
              <w:tcPr>
                <w:tcW w:w="1559" w:type="dxa"/>
              </w:tcPr>
            </w:tcPrChange>
          </w:tcPr>
          <w:p w14:paraId="24F20688" w14:textId="75A877BB" w:rsidR="00BA6212" w:rsidRPr="00A76C84" w:rsidRDefault="00665E1D">
            <w:pPr>
              <w:pStyle w:val="NormalWeb"/>
              <w:spacing w:before="0" w:beforeAutospacing="0" w:after="20" w:afterAutospacing="0"/>
              <w:jc w:val="center"/>
              <w:rPr>
                <w:ins w:id="2030" w:author="Mateus Berardo de Souza Terra" w:date="2016-02-08T20:04:00Z"/>
                <w:color w:val="303030"/>
                <w:sz w:val="16"/>
                <w:szCs w:val="16"/>
                <w:rPrChange w:id="2031" w:author="Mateus Berardo de Souza Terra" w:date="2016-02-08T22:05:00Z">
                  <w:rPr>
                    <w:ins w:id="2032" w:author="Mateus Berardo de Souza Terra" w:date="2016-02-08T20:04:00Z"/>
                    <w:color w:val="303030"/>
                  </w:rPr>
                </w:rPrChange>
              </w:rPr>
              <w:pPrChange w:id="2033" w:author="Mateus Berardo de Souza Terra" w:date="2016-02-08T22:05:00Z">
                <w:pPr>
                  <w:pStyle w:val="NormalWeb"/>
                  <w:spacing w:before="0" w:beforeAutospacing="0" w:after="160" w:afterAutospacing="0"/>
                  <w:jc w:val="center"/>
                </w:pPr>
              </w:pPrChange>
            </w:pPr>
            <w:ins w:id="2034" w:author="Mateus Berardo de Souza Terra" w:date="2016-02-08T22:11:00Z">
              <w:r>
                <w:rPr>
                  <w:color w:val="303030"/>
                  <w:sz w:val="16"/>
                  <w:szCs w:val="16"/>
                </w:rPr>
                <w:t>s</w:t>
              </w:r>
            </w:ins>
          </w:p>
        </w:tc>
      </w:tr>
      <w:tr w:rsidR="00BA6212" w:rsidRPr="00A76C84" w14:paraId="1DE6C92F" w14:textId="77777777" w:rsidTr="00A76C84">
        <w:trPr>
          <w:trHeight w:val="20"/>
          <w:ins w:id="2035" w:author="Mateus Berardo de Souza Terra" w:date="2016-02-08T20:04:00Z"/>
        </w:trPr>
        <w:tc>
          <w:tcPr>
            <w:tcW w:w="1558" w:type="dxa"/>
            <w:tcPrChange w:id="2036" w:author="Mateus Berardo de Souza Terra" w:date="2016-02-08T22:05:00Z">
              <w:tcPr>
                <w:tcW w:w="1558" w:type="dxa"/>
              </w:tcPr>
            </w:tcPrChange>
          </w:tcPr>
          <w:p w14:paraId="0CA7C6DC" w14:textId="0780F071" w:rsidR="00BA6212" w:rsidRPr="00A76C84" w:rsidRDefault="00BA6212">
            <w:pPr>
              <w:pStyle w:val="NormalWeb"/>
              <w:spacing w:before="0" w:beforeAutospacing="0" w:after="20" w:afterAutospacing="0"/>
              <w:jc w:val="center"/>
              <w:rPr>
                <w:ins w:id="2037" w:author="Mateus Berardo de Souza Terra" w:date="2016-02-08T20:04:00Z"/>
                <w:color w:val="303030"/>
                <w:sz w:val="16"/>
                <w:szCs w:val="16"/>
                <w:rPrChange w:id="2038" w:author="Mateus Berardo de Souza Terra" w:date="2016-02-08T22:05:00Z">
                  <w:rPr>
                    <w:ins w:id="2039" w:author="Mateus Berardo de Souza Terra" w:date="2016-02-08T20:04:00Z"/>
                    <w:color w:val="303030"/>
                  </w:rPr>
                </w:rPrChange>
              </w:rPr>
              <w:pPrChange w:id="2040" w:author="Mateus Berardo de Souza Terra" w:date="2016-02-08T22:05:00Z">
                <w:pPr>
                  <w:pStyle w:val="NormalWeb"/>
                  <w:spacing w:before="0" w:beforeAutospacing="0" w:after="160" w:afterAutospacing="0"/>
                  <w:jc w:val="center"/>
                </w:pPr>
              </w:pPrChange>
            </w:pPr>
            <w:ins w:id="2041" w:author="Mateus Berardo de Souza Terra" w:date="2016-02-08T20:05:00Z">
              <w:r w:rsidRPr="00A76C84">
                <w:rPr>
                  <w:color w:val="303030"/>
                  <w:sz w:val="16"/>
                  <w:szCs w:val="16"/>
                  <w:rPrChange w:id="2042" w:author="Mateus Berardo de Souza Terra" w:date="2016-02-08T22:05:00Z">
                    <w:rPr>
                      <w:color w:val="303030"/>
                    </w:rPr>
                  </w:rPrChange>
                </w:rPr>
                <w:t>52</w:t>
              </w:r>
            </w:ins>
          </w:p>
        </w:tc>
        <w:tc>
          <w:tcPr>
            <w:tcW w:w="1558" w:type="dxa"/>
            <w:tcPrChange w:id="2043" w:author="Mateus Berardo de Souza Terra" w:date="2016-02-08T22:05:00Z">
              <w:tcPr>
                <w:tcW w:w="1558" w:type="dxa"/>
              </w:tcPr>
            </w:tcPrChange>
          </w:tcPr>
          <w:p w14:paraId="1B8498CD" w14:textId="210D38C7" w:rsidR="00BA6212" w:rsidRPr="00A76C84" w:rsidRDefault="00665E1D">
            <w:pPr>
              <w:pStyle w:val="NormalWeb"/>
              <w:spacing w:before="0" w:beforeAutospacing="0" w:after="20" w:afterAutospacing="0"/>
              <w:jc w:val="center"/>
              <w:rPr>
                <w:ins w:id="2044" w:author="Mateus Berardo de Souza Terra" w:date="2016-02-08T20:04:00Z"/>
                <w:color w:val="303030"/>
                <w:sz w:val="16"/>
                <w:szCs w:val="16"/>
                <w:rPrChange w:id="2045" w:author="Mateus Berardo de Souza Terra" w:date="2016-02-08T22:05:00Z">
                  <w:rPr>
                    <w:ins w:id="2046" w:author="Mateus Berardo de Souza Terra" w:date="2016-02-08T20:04:00Z"/>
                    <w:color w:val="303030"/>
                  </w:rPr>
                </w:rPrChange>
              </w:rPr>
              <w:pPrChange w:id="2047" w:author="Mateus Berardo de Souza Terra" w:date="2016-02-08T22:05:00Z">
                <w:pPr>
                  <w:pStyle w:val="NormalWeb"/>
                  <w:spacing w:before="0" w:beforeAutospacing="0" w:after="160" w:afterAutospacing="0"/>
                  <w:jc w:val="center"/>
                </w:pPr>
              </w:pPrChange>
            </w:pPr>
            <w:ins w:id="2048" w:author="Mateus Berardo de Souza Terra" w:date="2016-02-08T22:13:00Z">
              <w:r>
                <w:rPr>
                  <w:color w:val="303030"/>
                  <w:sz w:val="16"/>
                  <w:szCs w:val="16"/>
                </w:rPr>
                <w:t>4</w:t>
              </w:r>
            </w:ins>
          </w:p>
        </w:tc>
        <w:tc>
          <w:tcPr>
            <w:tcW w:w="1558" w:type="dxa"/>
            <w:tcPrChange w:id="2049" w:author="Mateus Berardo de Souza Terra" w:date="2016-02-08T22:05:00Z">
              <w:tcPr>
                <w:tcW w:w="1558" w:type="dxa"/>
              </w:tcPr>
            </w:tcPrChange>
          </w:tcPr>
          <w:p w14:paraId="48E6B0C3" w14:textId="2C80C98B" w:rsidR="00BA6212" w:rsidRPr="00A76C84" w:rsidRDefault="00BA6212">
            <w:pPr>
              <w:pStyle w:val="NormalWeb"/>
              <w:spacing w:before="0" w:beforeAutospacing="0" w:after="20" w:afterAutospacing="0"/>
              <w:jc w:val="center"/>
              <w:rPr>
                <w:ins w:id="2050" w:author="Mateus Berardo de Souza Terra" w:date="2016-02-08T20:04:00Z"/>
                <w:color w:val="303030"/>
                <w:sz w:val="16"/>
                <w:szCs w:val="16"/>
                <w:rPrChange w:id="2051" w:author="Mateus Berardo de Souza Terra" w:date="2016-02-08T22:05:00Z">
                  <w:rPr>
                    <w:ins w:id="2052" w:author="Mateus Berardo de Souza Terra" w:date="2016-02-08T20:04:00Z"/>
                    <w:color w:val="303030"/>
                  </w:rPr>
                </w:rPrChange>
              </w:rPr>
              <w:pPrChange w:id="2053" w:author="Mateus Berardo de Souza Terra" w:date="2016-02-08T22:05:00Z">
                <w:pPr>
                  <w:pStyle w:val="NormalWeb"/>
                  <w:spacing w:before="0" w:beforeAutospacing="0" w:after="160" w:afterAutospacing="0"/>
                  <w:jc w:val="center"/>
                </w:pPr>
              </w:pPrChange>
            </w:pPr>
            <w:ins w:id="2054" w:author="Mateus Berardo de Souza Terra" w:date="2016-02-08T22:09:00Z">
              <w:r>
                <w:rPr>
                  <w:color w:val="303030"/>
                  <w:sz w:val="16"/>
                  <w:szCs w:val="16"/>
                </w:rPr>
                <w:t>84</w:t>
              </w:r>
            </w:ins>
          </w:p>
        </w:tc>
        <w:tc>
          <w:tcPr>
            <w:tcW w:w="1558" w:type="dxa"/>
            <w:tcPrChange w:id="2055" w:author="Mateus Berardo de Souza Terra" w:date="2016-02-08T22:05:00Z">
              <w:tcPr>
                <w:tcW w:w="1558" w:type="dxa"/>
              </w:tcPr>
            </w:tcPrChange>
          </w:tcPr>
          <w:p w14:paraId="5517FCD5" w14:textId="02D23A18" w:rsidR="00BA6212" w:rsidRPr="00A76C84" w:rsidRDefault="00665E1D">
            <w:pPr>
              <w:pStyle w:val="NormalWeb"/>
              <w:spacing w:before="0" w:beforeAutospacing="0" w:after="20" w:afterAutospacing="0"/>
              <w:jc w:val="center"/>
              <w:rPr>
                <w:ins w:id="2056" w:author="Mateus Berardo de Souza Terra" w:date="2016-02-08T20:04:00Z"/>
                <w:color w:val="303030"/>
                <w:sz w:val="16"/>
                <w:szCs w:val="16"/>
                <w:rPrChange w:id="2057" w:author="Mateus Berardo de Souza Terra" w:date="2016-02-08T22:05:00Z">
                  <w:rPr>
                    <w:ins w:id="2058" w:author="Mateus Berardo de Souza Terra" w:date="2016-02-08T20:04:00Z"/>
                    <w:color w:val="303030"/>
                  </w:rPr>
                </w:rPrChange>
              </w:rPr>
              <w:pPrChange w:id="2059" w:author="Mateus Berardo de Souza Terra" w:date="2016-02-08T22:05:00Z">
                <w:pPr>
                  <w:pStyle w:val="NormalWeb"/>
                  <w:spacing w:before="0" w:beforeAutospacing="0" w:after="160" w:afterAutospacing="0"/>
                  <w:jc w:val="center"/>
                </w:pPr>
              </w:pPrChange>
            </w:pPr>
            <w:ins w:id="2060" w:author="Mateus Berardo de Souza Terra" w:date="2016-02-08T22:10:00Z">
              <w:r>
                <w:rPr>
                  <w:color w:val="303030"/>
                  <w:sz w:val="16"/>
                  <w:szCs w:val="16"/>
                </w:rPr>
                <w:t>T</w:t>
              </w:r>
            </w:ins>
          </w:p>
        </w:tc>
        <w:tc>
          <w:tcPr>
            <w:tcW w:w="1559" w:type="dxa"/>
            <w:tcPrChange w:id="2061" w:author="Mateus Berardo de Souza Terra" w:date="2016-02-08T22:05:00Z">
              <w:tcPr>
                <w:tcW w:w="1559" w:type="dxa"/>
              </w:tcPr>
            </w:tcPrChange>
          </w:tcPr>
          <w:p w14:paraId="144B68F9" w14:textId="143EEA27" w:rsidR="00BA6212" w:rsidRPr="00A76C84" w:rsidRDefault="00BA6212">
            <w:pPr>
              <w:pStyle w:val="NormalWeb"/>
              <w:spacing w:before="0" w:beforeAutospacing="0" w:after="20" w:afterAutospacing="0"/>
              <w:jc w:val="center"/>
              <w:rPr>
                <w:ins w:id="2062" w:author="Mateus Berardo de Souza Terra" w:date="2016-02-08T20:04:00Z"/>
                <w:color w:val="303030"/>
                <w:sz w:val="16"/>
                <w:szCs w:val="16"/>
                <w:rPrChange w:id="2063" w:author="Mateus Berardo de Souza Terra" w:date="2016-02-08T22:05:00Z">
                  <w:rPr>
                    <w:ins w:id="2064" w:author="Mateus Berardo de Souza Terra" w:date="2016-02-08T20:04:00Z"/>
                    <w:color w:val="303030"/>
                  </w:rPr>
                </w:rPrChange>
              </w:rPr>
              <w:pPrChange w:id="2065" w:author="Mateus Berardo de Souza Terra" w:date="2016-02-08T22:05:00Z">
                <w:pPr>
                  <w:pStyle w:val="NormalWeb"/>
                  <w:spacing w:before="0" w:beforeAutospacing="0" w:after="160" w:afterAutospacing="0"/>
                  <w:jc w:val="center"/>
                </w:pPr>
              </w:pPrChange>
            </w:pPr>
            <w:ins w:id="2066" w:author="Mateus Berardo de Souza Terra" w:date="2016-02-08T22:09:00Z">
              <w:r>
                <w:rPr>
                  <w:color w:val="303030"/>
                  <w:sz w:val="16"/>
                  <w:szCs w:val="16"/>
                </w:rPr>
                <w:t>116</w:t>
              </w:r>
            </w:ins>
          </w:p>
        </w:tc>
        <w:tc>
          <w:tcPr>
            <w:tcW w:w="1559" w:type="dxa"/>
            <w:tcPrChange w:id="2067" w:author="Mateus Berardo de Souza Terra" w:date="2016-02-08T22:05:00Z">
              <w:tcPr>
                <w:tcW w:w="1559" w:type="dxa"/>
              </w:tcPr>
            </w:tcPrChange>
          </w:tcPr>
          <w:p w14:paraId="2C06DA05" w14:textId="6FD05B0E" w:rsidR="00BA6212" w:rsidRPr="00A76C84" w:rsidRDefault="00665E1D">
            <w:pPr>
              <w:pStyle w:val="NormalWeb"/>
              <w:spacing w:before="0" w:beforeAutospacing="0" w:after="20" w:afterAutospacing="0"/>
              <w:jc w:val="center"/>
              <w:rPr>
                <w:ins w:id="2068" w:author="Mateus Berardo de Souza Terra" w:date="2016-02-08T20:04:00Z"/>
                <w:color w:val="303030"/>
                <w:sz w:val="16"/>
                <w:szCs w:val="16"/>
                <w:rPrChange w:id="2069" w:author="Mateus Berardo de Souza Terra" w:date="2016-02-08T22:05:00Z">
                  <w:rPr>
                    <w:ins w:id="2070" w:author="Mateus Berardo de Souza Terra" w:date="2016-02-08T20:04:00Z"/>
                    <w:color w:val="303030"/>
                  </w:rPr>
                </w:rPrChange>
              </w:rPr>
              <w:pPrChange w:id="2071" w:author="Mateus Berardo de Souza Terra" w:date="2016-02-08T22:05:00Z">
                <w:pPr>
                  <w:pStyle w:val="NormalWeb"/>
                  <w:spacing w:before="0" w:beforeAutospacing="0" w:after="160" w:afterAutospacing="0"/>
                  <w:jc w:val="center"/>
                </w:pPr>
              </w:pPrChange>
            </w:pPr>
            <w:ins w:id="2072" w:author="Mateus Berardo de Souza Terra" w:date="2016-02-08T22:11:00Z">
              <w:r>
                <w:rPr>
                  <w:color w:val="303030"/>
                  <w:sz w:val="16"/>
                  <w:szCs w:val="16"/>
                </w:rPr>
                <w:t>t</w:t>
              </w:r>
            </w:ins>
          </w:p>
        </w:tc>
      </w:tr>
      <w:tr w:rsidR="00BA6212" w:rsidRPr="00A76C84" w14:paraId="15B26FBA" w14:textId="77777777" w:rsidTr="00A76C84">
        <w:trPr>
          <w:trHeight w:val="20"/>
          <w:ins w:id="2073" w:author="Mateus Berardo de Souza Terra" w:date="2016-02-08T20:04:00Z"/>
        </w:trPr>
        <w:tc>
          <w:tcPr>
            <w:tcW w:w="1558" w:type="dxa"/>
            <w:tcPrChange w:id="2074" w:author="Mateus Berardo de Souza Terra" w:date="2016-02-08T22:05:00Z">
              <w:tcPr>
                <w:tcW w:w="1558" w:type="dxa"/>
              </w:tcPr>
            </w:tcPrChange>
          </w:tcPr>
          <w:p w14:paraId="39C0E1F9" w14:textId="7894CC4E" w:rsidR="00BA6212" w:rsidRPr="00A76C84" w:rsidRDefault="00BA6212">
            <w:pPr>
              <w:pStyle w:val="NormalWeb"/>
              <w:spacing w:before="0" w:beforeAutospacing="0" w:after="20" w:afterAutospacing="0"/>
              <w:jc w:val="center"/>
              <w:rPr>
                <w:ins w:id="2075" w:author="Mateus Berardo de Souza Terra" w:date="2016-02-08T20:04:00Z"/>
                <w:color w:val="303030"/>
                <w:sz w:val="16"/>
                <w:szCs w:val="16"/>
                <w:rPrChange w:id="2076" w:author="Mateus Berardo de Souza Terra" w:date="2016-02-08T22:05:00Z">
                  <w:rPr>
                    <w:ins w:id="2077" w:author="Mateus Berardo de Souza Terra" w:date="2016-02-08T20:04:00Z"/>
                    <w:color w:val="303030"/>
                  </w:rPr>
                </w:rPrChange>
              </w:rPr>
              <w:pPrChange w:id="2078" w:author="Mateus Berardo de Souza Terra" w:date="2016-02-08T22:05:00Z">
                <w:pPr>
                  <w:pStyle w:val="NormalWeb"/>
                  <w:spacing w:before="0" w:beforeAutospacing="0" w:after="160" w:afterAutospacing="0"/>
                  <w:jc w:val="center"/>
                </w:pPr>
              </w:pPrChange>
            </w:pPr>
            <w:ins w:id="2079" w:author="Mateus Berardo de Souza Terra" w:date="2016-02-08T20:05:00Z">
              <w:r w:rsidRPr="00A76C84">
                <w:rPr>
                  <w:color w:val="303030"/>
                  <w:sz w:val="16"/>
                  <w:szCs w:val="16"/>
                  <w:rPrChange w:id="2080" w:author="Mateus Berardo de Souza Terra" w:date="2016-02-08T22:05:00Z">
                    <w:rPr>
                      <w:color w:val="303030"/>
                    </w:rPr>
                  </w:rPrChange>
                </w:rPr>
                <w:t>53</w:t>
              </w:r>
            </w:ins>
          </w:p>
        </w:tc>
        <w:tc>
          <w:tcPr>
            <w:tcW w:w="1558" w:type="dxa"/>
            <w:tcPrChange w:id="2081" w:author="Mateus Berardo de Souza Terra" w:date="2016-02-08T22:05:00Z">
              <w:tcPr>
                <w:tcW w:w="1558" w:type="dxa"/>
              </w:tcPr>
            </w:tcPrChange>
          </w:tcPr>
          <w:p w14:paraId="37A9D564" w14:textId="7543BFF3" w:rsidR="00BA6212" w:rsidRPr="00A76C84" w:rsidRDefault="00665E1D">
            <w:pPr>
              <w:pStyle w:val="NormalWeb"/>
              <w:spacing w:before="0" w:beforeAutospacing="0" w:after="20" w:afterAutospacing="0"/>
              <w:jc w:val="center"/>
              <w:rPr>
                <w:ins w:id="2082" w:author="Mateus Berardo de Souza Terra" w:date="2016-02-08T20:04:00Z"/>
                <w:color w:val="303030"/>
                <w:sz w:val="16"/>
                <w:szCs w:val="16"/>
                <w:rPrChange w:id="2083" w:author="Mateus Berardo de Souza Terra" w:date="2016-02-08T22:05:00Z">
                  <w:rPr>
                    <w:ins w:id="2084" w:author="Mateus Berardo de Souza Terra" w:date="2016-02-08T20:04:00Z"/>
                    <w:color w:val="303030"/>
                  </w:rPr>
                </w:rPrChange>
              </w:rPr>
              <w:pPrChange w:id="2085" w:author="Mateus Berardo de Souza Terra" w:date="2016-02-08T22:05:00Z">
                <w:pPr>
                  <w:pStyle w:val="NormalWeb"/>
                  <w:spacing w:before="0" w:beforeAutospacing="0" w:after="160" w:afterAutospacing="0"/>
                  <w:jc w:val="center"/>
                </w:pPr>
              </w:pPrChange>
            </w:pPr>
            <w:ins w:id="2086" w:author="Mateus Berardo de Souza Terra" w:date="2016-02-08T22:13:00Z">
              <w:r>
                <w:rPr>
                  <w:color w:val="303030"/>
                  <w:sz w:val="16"/>
                  <w:szCs w:val="16"/>
                </w:rPr>
                <w:t>5</w:t>
              </w:r>
            </w:ins>
          </w:p>
        </w:tc>
        <w:tc>
          <w:tcPr>
            <w:tcW w:w="1558" w:type="dxa"/>
            <w:tcPrChange w:id="2087" w:author="Mateus Berardo de Souza Terra" w:date="2016-02-08T22:05:00Z">
              <w:tcPr>
                <w:tcW w:w="1558" w:type="dxa"/>
              </w:tcPr>
            </w:tcPrChange>
          </w:tcPr>
          <w:p w14:paraId="096C1F32" w14:textId="63C0B31C" w:rsidR="00BA6212" w:rsidRPr="00A76C84" w:rsidRDefault="00BA6212">
            <w:pPr>
              <w:pStyle w:val="NormalWeb"/>
              <w:spacing w:before="0" w:beforeAutospacing="0" w:after="20" w:afterAutospacing="0"/>
              <w:jc w:val="center"/>
              <w:rPr>
                <w:ins w:id="2088" w:author="Mateus Berardo de Souza Terra" w:date="2016-02-08T20:04:00Z"/>
                <w:color w:val="303030"/>
                <w:sz w:val="16"/>
                <w:szCs w:val="16"/>
                <w:rPrChange w:id="2089" w:author="Mateus Berardo de Souza Terra" w:date="2016-02-08T22:05:00Z">
                  <w:rPr>
                    <w:ins w:id="2090" w:author="Mateus Berardo de Souza Terra" w:date="2016-02-08T20:04:00Z"/>
                    <w:color w:val="303030"/>
                  </w:rPr>
                </w:rPrChange>
              </w:rPr>
              <w:pPrChange w:id="2091" w:author="Mateus Berardo de Souza Terra" w:date="2016-02-08T22:05:00Z">
                <w:pPr>
                  <w:pStyle w:val="NormalWeb"/>
                  <w:spacing w:before="0" w:beforeAutospacing="0" w:after="160" w:afterAutospacing="0"/>
                  <w:jc w:val="center"/>
                </w:pPr>
              </w:pPrChange>
            </w:pPr>
            <w:ins w:id="2092" w:author="Mateus Berardo de Souza Terra" w:date="2016-02-08T22:09:00Z">
              <w:r>
                <w:rPr>
                  <w:color w:val="303030"/>
                  <w:sz w:val="16"/>
                  <w:szCs w:val="16"/>
                </w:rPr>
                <w:t>85</w:t>
              </w:r>
            </w:ins>
          </w:p>
        </w:tc>
        <w:tc>
          <w:tcPr>
            <w:tcW w:w="1558" w:type="dxa"/>
            <w:tcPrChange w:id="2093" w:author="Mateus Berardo de Souza Terra" w:date="2016-02-08T22:05:00Z">
              <w:tcPr>
                <w:tcW w:w="1558" w:type="dxa"/>
              </w:tcPr>
            </w:tcPrChange>
          </w:tcPr>
          <w:p w14:paraId="13F567AE" w14:textId="42DBCE34" w:rsidR="00BA6212" w:rsidRPr="00A76C84" w:rsidRDefault="00665E1D">
            <w:pPr>
              <w:pStyle w:val="NormalWeb"/>
              <w:spacing w:before="0" w:beforeAutospacing="0" w:after="20" w:afterAutospacing="0"/>
              <w:jc w:val="center"/>
              <w:rPr>
                <w:ins w:id="2094" w:author="Mateus Berardo de Souza Terra" w:date="2016-02-08T20:04:00Z"/>
                <w:color w:val="303030"/>
                <w:sz w:val="16"/>
                <w:szCs w:val="16"/>
                <w:rPrChange w:id="2095" w:author="Mateus Berardo de Souza Terra" w:date="2016-02-08T22:05:00Z">
                  <w:rPr>
                    <w:ins w:id="2096" w:author="Mateus Berardo de Souza Terra" w:date="2016-02-08T20:04:00Z"/>
                    <w:color w:val="303030"/>
                  </w:rPr>
                </w:rPrChange>
              </w:rPr>
              <w:pPrChange w:id="2097" w:author="Mateus Berardo de Souza Terra" w:date="2016-02-08T22:05:00Z">
                <w:pPr>
                  <w:pStyle w:val="NormalWeb"/>
                  <w:spacing w:before="0" w:beforeAutospacing="0" w:after="160" w:afterAutospacing="0"/>
                  <w:jc w:val="center"/>
                </w:pPr>
              </w:pPrChange>
            </w:pPr>
            <w:ins w:id="2098" w:author="Mateus Berardo de Souza Terra" w:date="2016-02-08T22:10:00Z">
              <w:r>
                <w:rPr>
                  <w:color w:val="303030"/>
                  <w:sz w:val="16"/>
                  <w:szCs w:val="16"/>
                </w:rPr>
                <w:t>U</w:t>
              </w:r>
            </w:ins>
          </w:p>
        </w:tc>
        <w:tc>
          <w:tcPr>
            <w:tcW w:w="1559" w:type="dxa"/>
            <w:tcPrChange w:id="2099" w:author="Mateus Berardo de Souza Terra" w:date="2016-02-08T22:05:00Z">
              <w:tcPr>
                <w:tcW w:w="1559" w:type="dxa"/>
              </w:tcPr>
            </w:tcPrChange>
          </w:tcPr>
          <w:p w14:paraId="48973FA0" w14:textId="4CA98B05" w:rsidR="00BA6212" w:rsidRPr="00A76C84" w:rsidRDefault="00BA6212">
            <w:pPr>
              <w:pStyle w:val="NormalWeb"/>
              <w:spacing w:before="0" w:beforeAutospacing="0" w:after="20" w:afterAutospacing="0"/>
              <w:jc w:val="center"/>
              <w:rPr>
                <w:ins w:id="2100" w:author="Mateus Berardo de Souza Terra" w:date="2016-02-08T20:04:00Z"/>
                <w:color w:val="303030"/>
                <w:sz w:val="16"/>
                <w:szCs w:val="16"/>
                <w:rPrChange w:id="2101" w:author="Mateus Berardo de Souza Terra" w:date="2016-02-08T22:05:00Z">
                  <w:rPr>
                    <w:ins w:id="2102" w:author="Mateus Berardo de Souza Terra" w:date="2016-02-08T20:04:00Z"/>
                    <w:color w:val="303030"/>
                  </w:rPr>
                </w:rPrChange>
              </w:rPr>
              <w:pPrChange w:id="2103" w:author="Mateus Berardo de Souza Terra" w:date="2016-02-08T22:05:00Z">
                <w:pPr>
                  <w:pStyle w:val="NormalWeb"/>
                  <w:spacing w:before="0" w:beforeAutospacing="0" w:after="160" w:afterAutospacing="0"/>
                  <w:jc w:val="center"/>
                </w:pPr>
              </w:pPrChange>
            </w:pPr>
            <w:ins w:id="2104" w:author="Mateus Berardo de Souza Terra" w:date="2016-02-08T22:09:00Z">
              <w:r>
                <w:rPr>
                  <w:color w:val="303030"/>
                  <w:sz w:val="16"/>
                  <w:szCs w:val="16"/>
                </w:rPr>
                <w:t>117</w:t>
              </w:r>
            </w:ins>
          </w:p>
        </w:tc>
        <w:tc>
          <w:tcPr>
            <w:tcW w:w="1559" w:type="dxa"/>
            <w:tcPrChange w:id="2105" w:author="Mateus Berardo de Souza Terra" w:date="2016-02-08T22:05:00Z">
              <w:tcPr>
                <w:tcW w:w="1559" w:type="dxa"/>
              </w:tcPr>
            </w:tcPrChange>
          </w:tcPr>
          <w:p w14:paraId="6D70A68D" w14:textId="6A778D8F" w:rsidR="00BA6212" w:rsidRPr="00A76C84" w:rsidRDefault="00665E1D">
            <w:pPr>
              <w:pStyle w:val="NormalWeb"/>
              <w:spacing w:before="0" w:beforeAutospacing="0" w:after="20" w:afterAutospacing="0"/>
              <w:jc w:val="center"/>
              <w:rPr>
                <w:ins w:id="2106" w:author="Mateus Berardo de Souza Terra" w:date="2016-02-08T20:04:00Z"/>
                <w:color w:val="303030"/>
                <w:sz w:val="16"/>
                <w:szCs w:val="16"/>
                <w:rPrChange w:id="2107" w:author="Mateus Berardo de Souza Terra" w:date="2016-02-08T22:05:00Z">
                  <w:rPr>
                    <w:ins w:id="2108" w:author="Mateus Berardo de Souza Terra" w:date="2016-02-08T20:04:00Z"/>
                    <w:color w:val="303030"/>
                  </w:rPr>
                </w:rPrChange>
              </w:rPr>
              <w:pPrChange w:id="2109" w:author="Mateus Berardo de Souza Terra" w:date="2016-02-08T22:05:00Z">
                <w:pPr>
                  <w:pStyle w:val="NormalWeb"/>
                  <w:spacing w:before="0" w:beforeAutospacing="0" w:after="160" w:afterAutospacing="0"/>
                  <w:jc w:val="center"/>
                </w:pPr>
              </w:pPrChange>
            </w:pPr>
            <w:ins w:id="2110" w:author="Mateus Berardo de Souza Terra" w:date="2016-02-08T22:11:00Z">
              <w:r>
                <w:rPr>
                  <w:color w:val="303030"/>
                  <w:sz w:val="16"/>
                  <w:szCs w:val="16"/>
                </w:rPr>
                <w:t>u</w:t>
              </w:r>
            </w:ins>
          </w:p>
        </w:tc>
      </w:tr>
      <w:tr w:rsidR="00BA6212" w:rsidRPr="00A76C84" w14:paraId="120B16EF" w14:textId="77777777" w:rsidTr="00A76C84">
        <w:trPr>
          <w:trHeight w:val="20"/>
          <w:ins w:id="2111" w:author="Mateus Berardo de Souza Terra" w:date="2016-02-08T20:04:00Z"/>
        </w:trPr>
        <w:tc>
          <w:tcPr>
            <w:tcW w:w="1558" w:type="dxa"/>
            <w:tcPrChange w:id="2112" w:author="Mateus Berardo de Souza Terra" w:date="2016-02-08T22:05:00Z">
              <w:tcPr>
                <w:tcW w:w="1558" w:type="dxa"/>
              </w:tcPr>
            </w:tcPrChange>
          </w:tcPr>
          <w:p w14:paraId="7974F9D3" w14:textId="7F6EC172" w:rsidR="00BA6212" w:rsidRPr="00A76C84" w:rsidRDefault="00BA6212">
            <w:pPr>
              <w:pStyle w:val="NormalWeb"/>
              <w:spacing w:before="0" w:beforeAutospacing="0" w:after="20" w:afterAutospacing="0"/>
              <w:jc w:val="center"/>
              <w:rPr>
                <w:ins w:id="2113" w:author="Mateus Berardo de Souza Terra" w:date="2016-02-08T20:04:00Z"/>
                <w:color w:val="303030"/>
                <w:sz w:val="16"/>
                <w:szCs w:val="16"/>
                <w:rPrChange w:id="2114" w:author="Mateus Berardo de Souza Terra" w:date="2016-02-08T22:05:00Z">
                  <w:rPr>
                    <w:ins w:id="2115" w:author="Mateus Berardo de Souza Terra" w:date="2016-02-08T20:04:00Z"/>
                    <w:color w:val="303030"/>
                  </w:rPr>
                </w:rPrChange>
              </w:rPr>
              <w:pPrChange w:id="2116" w:author="Mateus Berardo de Souza Terra" w:date="2016-02-08T22:05:00Z">
                <w:pPr>
                  <w:pStyle w:val="NormalWeb"/>
                  <w:spacing w:before="0" w:beforeAutospacing="0" w:after="160" w:afterAutospacing="0"/>
                  <w:jc w:val="center"/>
                </w:pPr>
              </w:pPrChange>
            </w:pPr>
            <w:ins w:id="2117" w:author="Mateus Berardo de Souza Terra" w:date="2016-02-08T20:05:00Z">
              <w:r w:rsidRPr="00A76C84">
                <w:rPr>
                  <w:color w:val="303030"/>
                  <w:sz w:val="16"/>
                  <w:szCs w:val="16"/>
                  <w:rPrChange w:id="2118" w:author="Mateus Berardo de Souza Terra" w:date="2016-02-08T22:05:00Z">
                    <w:rPr>
                      <w:color w:val="303030"/>
                    </w:rPr>
                  </w:rPrChange>
                </w:rPr>
                <w:t>54</w:t>
              </w:r>
            </w:ins>
          </w:p>
        </w:tc>
        <w:tc>
          <w:tcPr>
            <w:tcW w:w="1558" w:type="dxa"/>
            <w:tcPrChange w:id="2119" w:author="Mateus Berardo de Souza Terra" w:date="2016-02-08T22:05:00Z">
              <w:tcPr>
                <w:tcW w:w="1558" w:type="dxa"/>
              </w:tcPr>
            </w:tcPrChange>
          </w:tcPr>
          <w:p w14:paraId="17A109E4" w14:textId="02104286" w:rsidR="00BA6212" w:rsidRPr="00A76C84" w:rsidRDefault="00665E1D">
            <w:pPr>
              <w:pStyle w:val="NormalWeb"/>
              <w:spacing w:before="0" w:beforeAutospacing="0" w:after="20" w:afterAutospacing="0"/>
              <w:jc w:val="center"/>
              <w:rPr>
                <w:ins w:id="2120" w:author="Mateus Berardo de Souza Terra" w:date="2016-02-08T20:04:00Z"/>
                <w:color w:val="303030"/>
                <w:sz w:val="16"/>
                <w:szCs w:val="16"/>
                <w:rPrChange w:id="2121" w:author="Mateus Berardo de Souza Terra" w:date="2016-02-08T22:05:00Z">
                  <w:rPr>
                    <w:ins w:id="2122" w:author="Mateus Berardo de Souza Terra" w:date="2016-02-08T20:04:00Z"/>
                    <w:color w:val="303030"/>
                  </w:rPr>
                </w:rPrChange>
              </w:rPr>
              <w:pPrChange w:id="2123" w:author="Mateus Berardo de Souza Terra" w:date="2016-02-08T22:05:00Z">
                <w:pPr>
                  <w:pStyle w:val="NormalWeb"/>
                  <w:spacing w:before="0" w:beforeAutospacing="0" w:after="160" w:afterAutospacing="0"/>
                  <w:jc w:val="center"/>
                </w:pPr>
              </w:pPrChange>
            </w:pPr>
            <w:ins w:id="2124" w:author="Mateus Berardo de Souza Terra" w:date="2016-02-08T22:13:00Z">
              <w:r>
                <w:rPr>
                  <w:color w:val="303030"/>
                  <w:sz w:val="16"/>
                  <w:szCs w:val="16"/>
                </w:rPr>
                <w:t>6</w:t>
              </w:r>
            </w:ins>
          </w:p>
        </w:tc>
        <w:tc>
          <w:tcPr>
            <w:tcW w:w="1558" w:type="dxa"/>
            <w:tcPrChange w:id="2125" w:author="Mateus Berardo de Souza Terra" w:date="2016-02-08T22:05:00Z">
              <w:tcPr>
                <w:tcW w:w="1558" w:type="dxa"/>
              </w:tcPr>
            </w:tcPrChange>
          </w:tcPr>
          <w:p w14:paraId="18053B95" w14:textId="72A41C4D" w:rsidR="00BA6212" w:rsidRPr="00A76C84" w:rsidRDefault="00BA6212">
            <w:pPr>
              <w:pStyle w:val="NormalWeb"/>
              <w:spacing w:before="0" w:beforeAutospacing="0" w:after="20" w:afterAutospacing="0"/>
              <w:jc w:val="center"/>
              <w:rPr>
                <w:ins w:id="2126" w:author="Mateus Berardo de Souza Terra" w:date="2016-02-08T20:04:00Z"/>
                <w:color w:val="303030"/>
                <w:sz w:val="16"/>
                <w:szCs w:val="16"/>
                <w:rPrChange w:id="2127" w:author="Mateus Berardo de Souza Terra" w:date="2016-02-08T22:05:00Z">
                  <w:rPr>
                    <w:ins w:id="2128" w:author="Mateus Berardo de Souza Terra" w:date="2016-02-08T20:04:00Z"/>
                    <w:color w:val="303030"/>
                  </w:rPr>
                </w:rPrChange>
              </w:rPr>
              <w:pPrChange w:id="2129" w:author="Mateus Berardo de Souza Terra" w:date="2016-02-08T22:05:00Z">
                <w:pPr>
                  <w:pStyle w:val="NormalWeb"/>
                  <w:spacing w:before="0" w:beforeAutospacing="0" w:after="160" w:afterAutospacing="0"/>
                  <w:jc w:val="center"/>
                </w:pPr>
              </w:pPrChange>
            </w:pPr>
            <w:ins w:id="2130" w:author="Mateus Berardo de Souza Terra" w:date="2016-02-08T22:09:00Z">
              <w:r>
                <w:rPr>
                  <w:color w:val="303030"/>
                  <w:sz w:val="16"/>
                  <w:szCs w:val="16"/>
                </w:rPr>
                <w:t>86</w:t>
              </w:r>
            </w:ins>
          </w:p>
        </w:tc>
        <w:tc>
          <w:tcPr>
            <w:tcW w:w="1558" w:type="dxa"/>
            <w:tcPrChange w:id="2131" w:author="Mateus Berardo de Souza Terra" w:date="2016-02-08T22:05:00Z">
              <w:tcPr>
                <w:tcW w:w="1558" w:type="dxa"/>
              </w:tcPr>
            </w:tcPrChange>
          </w:tcPr>
          <w:p w14:paraId="1BCB8F1C" w14:textId="31686047" w:rsidR="00BA6212" w:rsidRPr="00A76C84" w:rsidRDefault="00665E1D">
            <w:pPr>
              <w:pStyle w:val="NormalWeb"/>
              <w:spacing w:before="0" w:beforeAutospacing="0" w:after="20" w:afterAutospacing="0"/>
              <w:jc w:val="center"/>
              <w:rPr>
                <w:ins w:id="2132" w:author="Mateus Berardo de Souza Terra" w:date="2016-02-08T20:04:00Z"/>
                <w:color w:val="303030"/>
                <w:sz w:val="16"/>
                <w:szCs w:val="16"/>
                <w:rPrChange w:id="2133" w:author="Mateus Berardo de Souza Terra" w:date="2016-02-08T22:05:00Z">
                  <w:rPr>
                    <w:ins w:id="2134" w:author="Mateus Berardo de Souza Terra" w:date="2016-02-08T20:04:00Z"/>
                    <w:color w:val="303030"/>
                  </w:rPr>
                </w:rPrChange>
              </w:rPr>
              <w:pPrChange w:id="2135" w:author="Mateus Berardo de Souza Terra" w:date="2016-02-08T22:05:00Z">
                <w:pPr>
                  <w:pStyle w:val="NormalWeb"/>
                  <w:spacing w:before="0" w:beforeAutospacing="0" w:after="160" w:afterAutospacing="0"/>
                  <w:jc w:val="center"/>
                </w:pPr>
              </w:pPrChange>
            </w:pPr>
            <w:ins w:id="2136" w:author="Mateus Berardo de Souza Terra" w:date="2016-02-08T22:10:00Z">
              <w:r>
                <w:rPr>
                  <w:color w:val="303030"/>
                  <w:sz w:val="16"/>
                  <w:szCs w:val="16"/>
                </w:rPr>
                <w:t>V</w:t>
              </w:r>
            </w:ins>
          </w:p>
        </w:tc>
        <w:tc>
          <w:tcPr>
            <w:tcW w:w="1559" w:type="dxa"/>
            <w:tcPrChange w:id="2137" w:author="Mateus Berardo de Souza Terra" w:date="2016-02-08T22:05:00Z">
              <w:tcPr>
                <w:tcW w:w="1559" w:type="dxa"/>
              </w:tcPr>
            </w:tcPrChange>
          </w:tcPr>
          <w:p w14:paraId="6B3DDFB0" w14:textId="1F472924" w:rsidR="00BA6212" w:rsidRPr="00A76C84" w:rsidRDefault="00BA6212">
            <w:pPr>
              <w:pStyle w:val="NormalWeb"/>
              <w:spacing w:before="0" w:beforeAutospacing="0" w:after="20" w:afterAutospacing="0"/>
              <w:jc w:val="center"/>
              <w:rPr>
                <w:ins w:id="2138" w:author="Mateus Berardo de Souza Terra" w:date="2016-02-08T20:04:00Z"/>
                <w:color w:val="303030"/>
                <w:sz w:val="16"/>
                <w:szCs w:val="16"/>
                <w:rPrChange w:id="2139" w:author="Mateus Berardo de Souza Terra" w:date="2016-02-08T22:05:00Z">
                  <w:rPr>
                    <w:ins w:id="2140" w:author="Mateus Berardo de Souza Terra" w:date="2016-02-08T20:04:00Z"/>
                    <w:color w:val="303030"/>
                  </w:rPr>
                </w:rPrChange>
              </w:rPr>
              <w:pPrChange w:id="2141" w:author="Mateus Berardo de Souza Terra" w:date="2016-02-08T22:05:00Z">
                <w:pPr>
                  <w:pStyle w:val="NormalWeb"/>
                  <w:spacing w:before="0" w:beforeAutospacing="0" w:after="160" w:afterAutospacing="0"/>
                  <w:jc w:val="center"/>
                </w:pPr>
              </w:pPrChange>
            </w:pPr>
            <w:ins w:id="2142" w:author="Mateus Berardo de Souza Terra" w:date="2016-02-08T22:09:00Z">
              <w:r>
                <w:rPr>
                  <w:color w:val="303030"/>
                  <w:sz w:val="16"/>
                  <w:szCs w:val="16"/>
                </w:rPr>
                <w:t>118</w:t>
              </w:r>
            </w:ins>
          </w:p>
        </w:tc>
        <w:tc>
          <w:tcPr>
            <w:tcW w:w="1559" w:type="dxa"/>
            <w:tcPrChange w:id="2143" w:author="Mateus Berardo de Souza Terra" w:date="2016-02-08T22:05:00Z">
              <w:tcPr>
                <w:tcW w:w="1559" w:type="dxa"/>
              </w:tcPr>
            </w:tcPrChange>
          </w:tcPr>
          <w:p w14:paraId="3FBB5DD2" w14:textId="17F234A0" w:rsidR="00BA6212" w:rsidRPr="00A76C84" w:rsidRDefault="00665E1D">
            <w:pPr>
              <w:pStyle w:val="NormalWeb"/>
              <w:spacing w:before="0" w:beforeAutospacing="0" w:after="20" w:afterAutospacing="0"/>
              <w:jc w:val="center"/>
              <w:rPr>
                <w:ins w:id="2144" w:author="Mateus Berardo de Souza Terra" w:date="2016-02-08T20:04:00Z"/>
                <w:color w:val="303030"/>
                <w:sz w:val="16"/>
                <w:szCs w:val="16"/>
                <w:rPrChange w:id="2145" w:author="Mateus Berardo de Souza Terra" w:date="2016-02-08T22:05:00Z">
                  <w:rPr>
                    <w:ins w:id="2146" w:author="Mateus Berardo de Souza Terra" w:date="2016-02-08T20:04:00Z"/>
                    <w:color w:val="303030"/>
                  </w:rPr>
                </w:rPrChange>
              </w:rPr>
              <w:pPrChange w:id="2147" w:author="Mateus Berardo de Souza Terra" w:date="2016-02-08T22:05:00Z">
                <w:pPr>
                  <w:pStyle w:val="NormalWeb"/>
                  <w:spacing w:before="0" w:beforeAutospacing="0" w:after="160" w:afterAutospacing="0"/>
                  <w:jc w:val="center"/>
                </w:pPr>
              </w:pPrChange>
            </w:pPr>
            <w:ins w:id="2148" w:author="Mateus Berardo de Souza Terra" w:date="2016-02-08T22:11:00Z">
              <w:r>
                <w:rPr>
                  <w:color w:val="303030"/>
                  <w:sz w:val="16"/>
                  <w:szCs w:val="16"/>
                </w:rPr>
                <w:t>v</w:t>
              </w:r>
            </w:ins>
          </w:p>
        </w:tc>
      </w:tr>
      <w:tr w:rsidR="00BA6212" w:rsidRPr="00A76C84" w14:paraId="30508229" w14:textId="77777777" w:rsidTr="00A76C84">
        <w:trPr>
          <w:trHeight w:val="20"/>
          <w:ins w:id="2149" w:author="Mateus Berardo de Souza Terra" w:date="2016-02-08T20:04:00Z"/>
        </w:trPr>
        <w:tc>
          <w:tcPr>
            <w:tcW w:w="1558" w:type="dxa"/>
            <w:tcPrChange w:id="2150" w:author="Mateus Berardo de Souza Terra" w:date="2016-02-08T22:05:00Z">
              <w:tcPr>
                <w:tcW w:w="1558" w:type="dxa"/>
              </w:tcPr>
            </w:tcPrChange>
          </w:tcPr>
          <w:p w14:paraId="4E7B99E7" w14:textId="57002F05" w:rsidR="00BA6212" w:rsidRPr="00A76C84" w:rsidRDefault="00BA6212">
            <w:pPr>
              <w:pStyle w:val="NormalWeb"/>
              <w:spacing w:before="0" w:beforeAutospacing="0" w:after="20" w:afterAutospacing="0"/>
              <w:jc w:val="center"/>
              <w:rPr>
                <w:ins w:id="2151" w:author="Mateus Berardo de Souza Terra" w:date="2016-02-08T20:04:00Z"/>
                <w:color w:val="303030"/>
                <w:sz w:val="16"/>
                <w:szCs w:val="16"/>
                <w:rPrChange w:id="2152" w:author="Mateus Berardo de Souza Terra" w:date="2016-02-08T22:05:00Z">
                  <w:rPr>
                    <w:ins w:id="2153" w:author="Mateus Berardo de Souza Terra" w:date="2016-02-08T20:04:00Z"/>
                    <w:color w:val="303030"/>
                  </w:rPr>
                </w:rPrChange>
              </w:rPr>
              <w:pPrChange w:id="2154" w:author="Mateus Berardo de Souza Terra" w:date="2016-02-08T22:05:00Z">
                <w:pPr>
                  <w:pStyle w:val="NormalWeb"/>
                  <w:spacing w:before="0" w:beforeAutospacing="0" w:after="160" w:afterAutospacing="0"/>
                  <w:jc w:val="center"/>
                </w:pPr>
              </w:pPrChange>
            </w:pPr>
            <w:ins w:id="2155" w:author="Mateus Berardo de Souza Terra" w:date="2016-02-08T20:05:00Z">
              <w:r w:rsidRPr="00A76C84">
                <w:rPr>
                  <w:color w:val="303030"/>
                  <w:sz w:val="16"/>
                  <w:szCs w:val="16"/>
                  <w:rPrChange w:id="2156" w:author="Mateus Berardo de Souza Terra" w:date="2016-02-08T22:05:00Z">
                    <w:rPr>
                      <w:color w:val="303030"/>
                    </w:rPr>
                  </w:rPrChange>
                </w:rPr>
                <w:t>55</w:t>
              </w:r>
            </w:ins>
          </w:p>
        </w:tc>
        <w:tc>
          <w:tcPr>
            <w:tcW w:w="1558" w:type="dxa"/>
            <w:tcPrChange w:id="2157" w:author="Mateus Berardo de Souza Terra" w:date="2016-02-08T22:05:00Z">
              <w:tcPr>
                <w:tcW w:w="1558" w:type="dxa"/>
              </w:tcPr>
            </w:tcPrChange>
          </w:tcPr>
          <w:p w14:paraId="76CC0CE7" w14:textId="639EF0FC" w:rsidR="00BA6212" w:rsidRPr="00A76C84" w:rsidRDefault="00665E1D">
            <w:pPr>
              <w:pStyle w:val="NormalWeb"/>
              <w:spacing w:before="0" w:beforeAutospacing="0" w:after="20" w:afterAutospacing="0"/>
              <w:jc w:val="center"/>
              <w:rPr>
                <w:ins w:id="2158" w:author="Mateus Berardo de Souza Terra" w:date="2016-02-08T20:04:00Z"/>
                <w:color w:val="303030"/>
                <w:sz w:val="16"/>
                <w:szCs w:val="16"/>
                <w:rPrChange w:id="2159" w:author="Mateus Berardo de Souza Terra" w:date="2016-02-08T22:05:00Z">
                  <w:rPr>
                    <w:ins w:id="2160" w:author="Mateus Berardo de Souza Terra" w:date="2016-02-08T20:04:00Z"/>
                    <w:color w:val="303030"/>
                  </w:rPr>
                </w:rPrChange>
              </w:rPr>
              <w:pPrChange w:id="2161" w:author="Mateus Berardo de Souza Terra" w:date="2016-02-08T22:05:00Z">
                <w:pPr>
                  <w:pStyle w:val="NormalWeb"/>
                  <w:spacing w:before="0" w:beforeAutospacing="0" w:after="160" w:afterAutospacing="0"/>
                  <w:jc w:val="center"/>
                </w:pPr>
              </w:pPrChange>
            </w:pPr>
            <w:ins w:id="2162" w:author="Mateus Berardo de Souza Terra" w:date="2016-02-08T22:13:00Z">
              <w:r>
                <w:rPr>
                  <w:color w:val="303030"/>
                  <w:sz w:val="16"/>
                  <w:szCs w:val="16"/>
                </w:rPr>
                <w:t>7</w:t>
              </w:r>
            </w:ins>
          </w:p>
        </w:tc>
        <w:tc>
          <w:tcPr>
            <w:tcW w:w="1558" w:type="dxa"/>
            <w:tcPrChange w:id="2163" w:author="Mateus Berardo de Souza Terra" w:date="2016-02-08T22:05:00Z">
              <w:tcPr>
                <w:tcW w:w="1558" w:type="dxa"/>
              </w:tcPr>
            </w:tcPrChange>
          </w:tcPr>
          <w:p w14:paraId="0D17FFE5" w14:textId="1CDE9BBA" w:rsidR="00BA6212" w:rsidRPr="00A76C84" w:rsidRDefault="00BA6212">
            <w:pPr>
              <w:pStyle w:val="NormalWeb"/>
              <w:spacing w:before="0" w:beforeAutospacing="0" w:after="20" w:afterAutospacing="0"/>
              <w:jc w:val="center"/>
              <w:rPr>
                <w:ins w:id="2164" w:author="Mateus Berardo de Souza Terra" w:date="2016-02-08T20:04:00Z"/>
                <w:color w:val="303030"/>
                <w:sz w:val="16"/>
                <w:szCs w:val="16"/>
                <w:rPrChange w:id="2165" w:author="Mateus Berardo de Souza Terra" w:date="2016-02-08T22:05:00Z">
                  <w:rPr>
                    <w:ins w:id="2166" w:author="Mateus Berardo de Souza Terra" w:date="2016-02-08T20:04:00Z"/>
                    <w:color w:val="303030"/>
                  </w:rPr>
                </w:rPrChange>
              </w:rPr>
              <w:pPrChange w:id="2167" w:author="Mateus Berardo de Souza Terra" w:date="2016-02-08T22:05:00Z">
                <w:pPr>
                  <w:pStyle w:val="NormalWeb"/>
                  <w:spacing w:before="0" w:beforeAutospacing="0" w:after="160" w:afterAutospacing="0"/>
                  <w:jc w:val="center"/>
                </w:pPr>
              </w:pPrChange>
            </w:pPr>
            <w:ins w:id="2168" w:author="Mateus Berardo de Souza Terra" w:date="2016-02-08T22:09:00Z">
              <w:r>
                <w:rPr>
                  <w:color w:val="303030"/>
                  <w:sz w:val="16"/>
                  <w:szCs w:val="16"/>
                </w:rPr>
                <w:t>87</w:t>
              </w:r>
            </w:ins>
          </w:p>
        </w:tc>
        <w:tc>
          <w:tcPr>
            <w:tcW w:w="1558" w:type="dxa"/>
            <w:tcPrChange w:id="2169" w:author="Mateus Berardo de Souza Terra" w:date="2016-02-08T22:05:00Z">
              <w:tcPr>
                <w:tcW w:w="1558" w:type="dxa"/>
              </w:tcPr>
            </w:tcPrChange>
          </w:tcPr>
          <w:p w14:paraId="6CC09EF9" w14:textId="07340CFD" w:rsidR="00BA6212" w:rsidRPr="00A76C84" w:rsidRDefault="00665E1D">
            <w:pPr>
              <w:pStyle w:val="NormalWeb"/>
              <w:spacing w:before="0" w:beforeAutospacing="0" w:after="20" w:afterAutospacing="0"/>
              <w:jc w:val="center"/>
              <w:rPr>
                <w:ins w:id="2170" w:author="Mateus Berardo de Souza Terra" w:date="2016-02-08T20:04:00Z"/>
                <w:color w:val="303030"/>
                <w:sz w:val="16"/>
                <w:szCs w:val="16"/>
                <w:rPrChange w:id="2171" w:author="Mateus Berardo de Souza Terra" w:date="2016-02-08T22:05:00Z">
                  <w:rPr>
                    <w:ins w:id="2172" w:author="Mateus Berardo de Souza Terra" w:date="2016-02-08T20:04:00Z"/>
                    <w:color w:val="303030"/>
                  </w:rPr>
                </w:rPrChange>
              </w:rPr>
              <w:pPrChange w:id="2173" w:author="Mateus Berardo de Souza Terra" w:date="2016-02-08T22:05:00Z">
                <w:pPr>
                  <w:pStyle w:val="NormalWeb"/>
                  <w:spacing w:before="0" w:beforeAutospacing="0" w:after="160" w:afterAutospacing="0"/>
                  <w:jc w:val="center"/>
                </w:pPr>
              </w:pPrChange>
            </w:pPr>
            <w:ins w:id="2174" w:author="Mateus Berardo de Souza Terra" w:date="2016-02-08T22:10:00Z">
              <w:r>
                <w:rPr>
                  <w:color w:val="303030"/>
                  <w:sz w:val="16"/>
                  <w:szCs w:val="16"/>
                </w:rPr>
                <w:t>W</w:t>
              </w:r>
            </w:ins>
          </w:p>
        </w:tc>
        <w:tc>
          <w:tcPr>
            <w:tcW w:w="1559" w:type="dxa"/>
            <w:tcPrChange w:id="2175" w:author="Mateus Berardo de Souza Terra" w:date="2016-02-08T22:05:00Z">
              <w:tcPr>
                <w:tcW w:w="1559" w:type="dxa"/>
              </w:tcPr>
            </w:tcPrChange>
          </w:tcPr>
          <w:p w14:paraId="349FABCC" w14:textId="08021A41" w:rsidR="00BA6212" w:rsidRPr="00A76C84" w:rsidRDefault="00BA6212">
            <w:pPr>
              <w:pStyle w:val="NormalWeb"/>
              <w:spacing w:before="0" w:beforeAutospacing="0" w:after="20" w:afterAutospacing="0"/>
              <w:jc w:val="center"/>
              <w:rPr>
                <w:ins w:id="2176" w:author="Mateus Berardo de Souza Terra" w:date="2016-02-08T20:04:00Z"/>
                <w:color w:val="303030"/>
                <w:sz w:val="16"/>
                <w:szCs w:val="16"/>
                <w:rPrChange w:id="2177" w:author="Mateus Berardo de Souza Terra" w:date="2016-02-08T22:05:00Z">
                  <w:rPr>
                    <w:ins w:id="2178" w:author="Mateus Berardo de Souza Terra" w:date="2016-02-08T20:04:00Z"/>
                    <w:color w:val="303030"/>
                  </w:rPr>
                </w:rPrChange>
              </w:rPr>
              <w:pPrChange w:id="2179" w:author="Mateus Berardo de Souza Terra" w:date="2016-02-08T22:05:00Z">
                <w:pPr>
                  <w:pStyle w:val="NormalWeb"/>
                  <w:spacing w:before="0" w:beforeAutospacing="0" w:after="160" w:afterAutospacing="0"/>
                  <w:jc w:val="center"/>
                </w:pPr>
              </w:pPrChange>
            </w:pPr>
            <w:ins w:id="2180" w:author="Mateus Berardo de Souza Terra" w:date="2016-02-08T22:09:00Z">
              <w:r>
                <w:rPr>
                  <w:color w:val="303030"/>
                  <w:sz w:val="16"/>
                  <w:szCs w:val="16"/>
                </w:rPr>
                <w:t>119</w:t>
              </w:r>
            </w:ins>
          </w:p>
        </w:tc>
        <w:tc>
          <w:tcPr>
            <w:tcW w:w="1559" w:type="dxa"/>
            <w:tcPrChange w:id="2181" w:author="Mateus Berardo de Souza Terra" w:date="2016-02-08T22:05:00Z">
              <w:tcPr>
                <w:tcW w:w="1559" w:type="dxa"/>
              </w:tcPr>
            </w:tcPrChange>
          </w:tcPr>
          <w:p w14:paraId="6C8E75F7" w14:textId="611A88CB" w:rsidR="00BA6212" w:rsidRPr="00A76C84" w:rsidRDefault="00665E1D">
            <w:pPr>
              <w:pStyle w:val="NormalWeb"/>
              <w:spacing w:before="0" w:beforeAutospacing="0" w:after="20" w:afterAutospacing="0"/>
              <w:jc w:val="center"/>
              <w:rPr>
                <w:ins w:id="2182" w:author="Mateus Berardo de Souza Terra" w:date="2016-02-08T20:04:00Z"/>
                <w:color w:val="303030"/>
                <w:sz w:val="16"/>
                <w:szCs w:val="16"/>
                <w:rPrChange w:id="2183" w:author="Mateus Berardo de Souza Terra" w:date="2016-02-08T22:05:00Z">
                  <w:rPr>
                    <w:ins w:id="2184" w:author="Mateus Berardo de Souza Terra" w:date="2016-02-08T20:04:00Z"/>
                    <w:color w:val="303030"/>
                  </w:rPr>
                </w:rPrChange>
              </w:rPr>
              <w:pPrChange w:id="2185" w:author="Mateus Berardo de Souza Terra" w:date="2016-02-08T22:05:00Z">
                <w:pPr>
                  <w:pStyle w:val="NormalWeb"/>
                  <w:spacing w:before="0" w:beforeAutospacing="0" w:after="160" w:afterAutospacing="0"/>
                  <w:jc w:val="center"/>
                </w:pPr>
              </w:pPrChange>
            </w:pPr>
            <w:ins w:id="2186" w:author="Mateus Berardo de Souza Terra" w:date="2016-02-08T22:11:00Z">
              <w:r>
                <w:rPr>
                  <w:color w:val="303030"/>
                  <w:sz w:val="16"/>
                  <w:szCs w:val="16"/>
                </w:rPr>
                <w:t>w</w:t>
              </w:r>
            </w:ins>
          </w:p>
        </w:tc>
      </w:tr>
      <w:tr w:rsidR="00BA6212" w:rsidRPr="00A76C84" w14:paraId="04F6582B" w14:textId="77777777" w:rsidTr="00A76C84">
        <w:trPr>
          <w:trHeight w:val="20"/>
          <w:ins w:id="2187" w:author="Mateus Berardo de Souza Terra" w:date="2016-02-08T20:04:00Z"/>
        </w:trPr>
        <w:tc>
          <w:tcPr>
            <w:tcW w:w="1558" w:type="dxa"/>
            <w:tcPrChange w:id="2188" w:author="Mateus Berardo de Souza Terra" w:date="2016-02-08T22:05:00Z">
              <w:tcPr>
                <w:tcW w:w="1558" w:type="dxa"/>
              </w:tcPr>
            </w:tcPrChange>
          </w:tcPr>
          <w:p w14:paraId="1B9E3B6F" w14:textId="3D18AF5A" w:rsidR="00BA6212" w:rsidRPr="00A76C84" w:rsidRDefault="00BA6212">
            <w:pPr>
              <w:pStyle w:val="NormalWeb"/>
              <w:spacing w:before="0" w:beforeAutospacing="0" w:after="20" w:afterAutospacing="0"/>
              <w:jc w:val="center"/>
              <w:rPr>
                <w:ins w:id="2189" w:author="Mateus Berardo de Souza Terra" w:date="2016-02-08T20:04:00Z"/>
                <w:color w:val="303030"/>
                <w:sz w:val="16"/>
                <w:szCs w:val="16"/>
                <w:rPrChange w:id="2190" w:author="Mateus Berardo de Souza Terra" w:date="2016-02-08T22:05:00Z">
                  <w:rPr>
                    <w:ins w:id="2191" w:author="Mateus Berardo de Souza Terra" w:date="2016-02-08T20:04:00Z"/>
                    <w:color w:val="303030"/>
                  </w:rPr>
                </w:rPrChange>
              </w:rPr>
              <w:pPrChange w:id="2192" w:author="Mateus Berardo de Souza Terra" w:date="2016-02-08T22:05:00Z">
                <w:pPr>
                  <w:pStyle w:val="NormalWeb"/>
                  <w:spacing w:before="0" w:beforeAutospacing="0" w:after="160" w:afterAutospacing="0"/>
                  <w:jc w:val="center"/>
                </w:pPr>
              </w:pPrChange>
            </w:pPr>
            <w:ins w:id="2193" w:author="Mateus Berardo de Souza Terra" w:date="2016-02-08T20:05:00Z">
              <w:r w:rsidRPr="00A76C84">
                <w:rPr>
                  <w:color w:val="303030"/>
                  <w:sz w:val="16"/>
                  <w:szCs w:val="16"/>
                  <w:rPrChange w:id="2194" w:author="Mateus Berardo de Souza Terra" w:date="2016-02-08T22:05:00Z">
                    <w:rPr>
                      <w:color w:val="303030"/>
                    </w:rPr>
                  </w:rPrChange>
                </w:rPr>
                <w:t>56</w:t>
              </w:r>
            </w:ins>
          </w:p>
        </w:tc>
        <w:tc>
          <w:tcPr>
            <w:tcW w:w="1558" w:type="dxa"/>
            <w:tcPrChange w:id="2195" w:author="Mateus Berardo de Souza Terra" w:date="2016-02-08T22:05:00Z">
              <w:tcPr>
                <w:tcW w:w="1558" w:type="dxa"/>
              </w:tcPr>
            </w:tcPrChange>
          </w:tcPr>
          <w:p w14:paraId="205AD151" w14:textId="2BB11F27" w:rsidR="00BA6212" w:rsidRPr="00A76C84" w:rsidRDefault="00665E1D">
            <w:pPr>
              <w:pStyle w:val="NormalWeb"/>
              <w:spacing w:before="0" w:beforeAutospacing="0" w:after="20" w:afterAutospacing="0"/>
              <w:jc w:val="center"/>
              <w:rPr>
                <w:ins w:id="2196" w:author="Mateus Berardo de Souza Terra" w:date="2016-02-08T20:04:00Z"/>
                <w:color w:val="303030"/>
                <w:sz w:val="16"/>
                <w:szCs w:val="16"/>
                <w:rPrChange w:id="2197" w:author="Mateus Berardo de Souza Terra" w:date="2016-02-08T22:05:00Z">
                  <w:rPr>
                    <w:ins w:id="2198" w:author="Mateus Berardo de Souza Terra" w:date="2016-02-08T20:04:00Z"/>
                    <w:color w:val="303030"/>
                  </w:rPr>
                </w:rPrChange>
              </w:rPr>
              <w:pPrChange w:id="2199" w:author="Mateus Berardo de Souza Terra" w:date="2016-02-08T22:05:00Z">
                <w:pPr>
                  <w:pStyle w:val="NormalWeb"/>
                  <w:spacing w:before="0" w:beforeAutospacing="0" w:after="160" w:afterAutospacing="0"/>
                  <w:jc w:val="center"/>
                </w:pPr>
              </w:pPrChange>
            </w:pPr>
            <w:ins w:id="2200" w:author="Mateus Berardo de Souza Terra" w:date="2016-02-08T22:13:00Z">
              <w:r>
                <w:rPr>
                  <w:color w:val="303030"/>
                  <w:sz w:val="16"/>
                  <w:szCs w:val="16"/>
                </w:rPr>
                <w:t>8</w:t>
              </w:r>
            </w:ins>
          </w:p>
        </w:tc>
        <w:tc>
          <w:tcPr>
            <w:tcW w:w="1558" w:type="dxa"/>
            <w:tcPrChange w:id="2201" w:author="Mateus Berardo de Souza Terra" w:date="2016-02-08T22:05:00Z">
              <w:tcPr>
                <w:tcW w:w="1558" w:type="dxa"/>
              </w:tcPr>
            </w:tcPrChange>
          </w:tcPr>
          <w:p w14:paraId="571CC88C" w14:textId="2308FBD3" w:rsidR="00BA6212" w:rsidRPr="00A76C84" w:rsidRDefault="00BA6212">
            <w:pPr>
              <w:pStyle w:val="NormalWeb"/>
              <w:spacing w:before="0" w:beforeAutospacing="0" w:after="20" w:afterAutospacing="0"/>
              <w:jc w:val="center"/>
              <w:rPr>
                <w:ins w:id="2202" w:author="Mateus Berardo de Souza Terra" w:date="2016-02-08T20:04:00Z"/>
                <w:color w:val="303030"/>
                <w:sz w:val="16"/>
                <w:szCs w:val="16"/>
                <w:rPrChange w:id="2203" w:author="Mateus Berardo de Souza Terra" w:date="2016-02-08T22:05:00Z">
                  <w:rPr>
                    <w:ins w:id="2204" w:author="Mateus Berardo de Souza Terra" w:date="2016-02-08T20:04:00Z"/>
                    <w:color w:val="303030"/>
                  </w:rPr>
                </w:rPrChange>
              </w:rPr>
              <w:pPrChange w:id="2205" w:author="Mateus Berardo de Souza Terra" w:date="2016-02-08T22:05:00Z">
                <w:pPr>
                  <w:pStyle w:val="NormalWeb"/>
                  <w:spacing w:before="0" w:beforeAutospacing="0" w:after="160" w:afterAutospacing="0"/>
                  <w:jc w:val="center"/>
                </w:pPr>
              </w:pPrChange>
            </w:pPr>
            <w:ins w:id="2206" w:author="Mateus Berardo de Souza Terra" w:date="2016-02-08T22:09:00Z">
              <w:r>
                <w:rPr>
                  <w:color w:val="303030"/>
                  <w:sz w:val="16"/>
                  <w:szCs w:val="16"/>
                </w:rPr>
                <w:t>88</w:t>
              </w:r>
            </w:ins>
          </w:p>
        </w:tc>
        <w:tc>
          <w:tcPr>
            <w:tcW w:w="1558" w:type="dxa"/>
            <w:tcPrChange w:id="2207" w:author="Mateus Berardo de Souza Terra" w:date="2016-02-08T22:05:00Z">
              <w:tcPr>
                <w:tcW w:w="1558" w:type="dxa"/>
              </w:tcPr>
            </w:tcPrChange>
          </w:tcPr>
          <w:p w14:paraId="06467E93" w14:textId="441982E5" w:rsidR="00BA6212" w:rsidRPr="00A76C84" w:rsidRDefault="00665E1D">
            <w:pPr>
              <w:pStyle w:val="NormalWeb"/>
              <w:spacing w:before="0" w:beforeAutospacing="0" w:after="20" w:afterAutospacing="0"/>
              <w:jc w:val="center"/>
              <w:rPr>
                <w:ins w:id="2208" w:author="Mateus Berardo de Souza Terra" w:date="2016-02-08T20:04:00Z"/>
                <w:color w:val="303030"/>
                <w:sz w:val="16"/>
                <w:szCs w:val="16"/>
                <w:rPrChange w:id="2209" w:author="Mateus Berardo de Souza Terra" w:date="2016-02-08T22:05:00Z">
                  <w:rPr>
                    <w:ins w:id="2210" w:author="Mateus Berardo de Souza Terra" w:date="2016-02-08T20:04:00Z"/>
                    <w:color w:val="303030"/>
                  </w:rPr>
                </w:rPrChange>
              </w:rPr>
              <w:pPrChange w:id="2211" w:author="Mateus Berardo de Souza Terra" w:date="2016-02-08T22:05:00Z">
                <w:pPr>
                  <w:pStyle w:val="NormalWeb"/>
                  <w:spacing w:before="0" w:beforeAutospacing="0" w:after="160" w:afterAutospacing="0"/>
                  <w:jc w:val="center"/>
                </w:pPr>
              </w:pPrChange>
            </w:pPr>
            <w:ins w:id="2212" w:author="Mateus Berardo de Souza Terra" w:date="2016-02-08T22:10:00Z">
              <w:r>
                <w:rPr>
                  <w:color w:val="303030"/>
                  <w:sz w:val="16"/>
                  <w:szCs w:val="16"/>
                </w:rPr>
                <w:t>X</w:t>
              </w:r>
            </w:ins>
          </w:p>
        </w:tc>
        <w:tc>
          <w:tcPr>
            <w:tcW w:w="1559" w:type="dxa"/>
            <w:tcPrChange w:id="2213" w:author="Mateus Berardo de Souza Terra" w:date="2016-02-08T22:05:00Z">
              <w:tcPr>
                <w:tcW w:w="1559" w:type="dxa"/>
              </w:tcPr>
            </w:tcPrChange>
          </w:tcPr>
          <w:p w14:paraId="59728D77" w14:textId="53B5F0BA" w:rsidR="00BA6212" w:rsidRPr="00A76C84" w:rsidRDefault="00BA6212">
            <w:pPr>
              <w:pStyle w:val="NormalWeb"/>
              <w:spacing w:before="0" w:beforeAutospacing="0" w:after="20" w:afterAutospacing="0"/>
              <w:jc w:val="center"/>
              <w:rPr>
                <w:ins w:id="2214" w:author="Mateus Berardo de Souza Terra" w:date="2016-02-08T20:04:00Z"/>
                <w:color w:val="303030"/>
                <w:sz w:val="16"/>
                <w:szCs w:val="16"/>
                <w:rPrChange w:id="2215" w:author="Mateus Berardo de Souza Terra" w:date="2016-02-08T22:05:00Z">
                  <w:rPr>
                    <w:ins w:id="2216" w:author="Mateus Berardo de Souza Terra" w:date="2016-02-08T20:04:00Z"/>
                    <w:color w:val="303030"/>
                  </w:rPr>
                </w:rPrChange>
              </w:rPr>
              <w:pPrChange w:id="2217" w:author="Mateus Berardo de Souza Terra" w:date="2016-02-08T22:05:00Z">
                <w:pPr>
                  <w:pStyle w:val="NormalWeb"/>
                  <w:spacing w:before="0" w:beforeAutospacing="0" w:after="160" w:afterAutospacing="0"/>
                  <w:jc w:val="center"/>
                </w:pPr>
              </w:pPrChange>
            </w:pPr>
            <w:ins w:id="2218" w:author="Mateus Berardo de Souza Terra" w:date="2016-02-08T22:09:00Z">
              <w:r>
                <w:rPr>
                  <w:color w:val="303030"/>
                  <w:sz w:val="16"/>
                  <w:szCs w:val="16"/>
                </w:rPr>
                <w:t>120</w:t>
              </w:r>
            </w:ins>
          </w:p>
        </w:tc>
        <w:tc>
          <w:tcPr>
            <w:tcW w:w="1559" w:type="dxa"/>
            <w:tcPrChange w:id="2219" w:author="Mateus Berardo de Souza Terra" w:date="2016-02-08T22:05:00Z">
              <w:tcPr>
                <w:tcW w:w="1559" w:type="dxa"/>
              </w:tcPr>
            </w:tcPrChange>
          </w:tcPr>
          <w:p w14:paraId="1AA9F3B0" w14:textId="4189BC84" w:rsidR="00BA6212" w:rsidRPr="00A76C84" w:rsidRDefault="00665E1D">
            <w:pPr>
              <w:pStyle w:val="NormalWeb"/>
              <w:spacing w:before="0" w:beforeAutospacing="0" w:after="20" w:afterAutospacing="0"/>
              <w:jc w:val="center"/>
              <w:rPr>
                <w:ins w:id="2220" w:author="Mateus Berardo de Souza Terra" w:date="2016-02-08T20:04:00Z"/>
                <w:color w:val="303030"/>
                <w:sz w:val="16"/>
                <w:szCs w:val="16"/>
                <w:rPrChange w:id="2221" w:author="Mateus Berardo de Souza Terra" w:date="2016-02-08T22:05:00Z">
                  <w:rPr>
                    <w:ins w:id="2222" w:author="Mateus Berardo de Souza Terra" w:date="2016-02-08T20:04:00Z"/>
                    <w:color w:val="303030"/>
                  </w:rPr>
                </w:rPrChange>
              </w:rPr>
              <w:pPrChange w:id="2223" w:author="Mateus Berardo de Souza Terra" w:date="2016-02-08T22:05:00Z">
                <w:pPr>
                  <w:pStyle w:val="NormalWeb"/>
                  <w:spacing w:before="0" w:beforeAutospacing="0" w:after="160" w:afterAutospacing="0"/>
                  <w:jc w:val="center"/>
                </w:pPr>
              </w:pPrChange>
            </w:pPr>
            <w:ins w:id="2224" w:author="Mateus Berardo de Souza Terra" w:date="2016-02-08T22:11:00Z">
              <w:r>
                <w:rPr>
                  <w:color w:val="303030"/>
                  <w:sz w:val="16"/>
                  <w:szCs w:val="16"/>
                </w:rPr>
                <w:t>x</w:t>
              </w:r>
            </w:ins>
          </w:p>
        </w:tc>
      </w:tr>
      <w:tr w:rsidR="00BA6212" w:rsidRPr="00A76C84" w14:paraId="33E4EA1D" w14:textId="77777777" w:rsidTr="00A76C84">
        <w:trPr>
          <w:trHeight w:val="20"/>
          <w:ins w:id="2225" w:author="Mateus Berardo de Souza Terra" w:date="2016-02-08T20:04:00Z"/>
        </w:trPr>
        <w:tc>
          <w:tcPr>
            <w:tcW w:w="1558" w:type="dxa"/>
            <w:tcPrChange w:id="2226" w:author="Mateus Berardo de Souza Terra" w:date="2016-02-08T22:05:00Z">
              <w:tcPr>
                <w:tcW w:w="1558" w:type="dxa"/>
              </w:tcPr>
            </w:tcPrChange>
          </w:tcPr>
          <w:p w14:paraId="79A12A0E" w14:textId="770BF60B" w:rsidR="00BA6212" w:rsidRPr="00A76C84" w:rsidRDefault="00BA6212">
            <w:pPr>
              <w:pStyle w:val="NormalWeb"/>
              <w:spacing w:before="0" w:beforeAutospacing="0" w:after="20" w:afterAutospacing="0"/>
              <w:jc w:val="center"/>
              <w:rPr>
                <w:ins w:id="2227" w:author="Mateus Berardo de Souza Terra" w:date="2016-02-08T20:04:00Z"/>
                <w:color w:val="303030"/>
                <w:sz w:val="16"/>
                <w:szCs w:val="16"/>
                <w:rPrChange w:id="2228" w:author="Mateus Berardo de Souza Terra" w:date="2016-02-08T22:05:00Z">
                  <w:rPr>
                    <w:ins w:id="2229" w:author="Mateus Berardo de Souza Terra" w:date="2016-02-08T20:04:00Z"/>
                    <w:color w:val="303030"/>
                  </w:rPr>
                </w:rPrChange>
              </w:rPr>
              <w:pPrChange w:id="2230" w:author="Mateus Berardo de Souza Terra" w:date="2016-02-08T22:05:00Z">
                <w:pPr>
                  <w:pStyle w:val="NormalWeb"/>
                  <w:spacing w:before="0" w:beforeAutospacing="0" w:after="160" w:afterAutospacing="0"/>
                  <w:jc w:val="center"/>
                </w:pPr>
              </w:pPrChange>
            </w:pPr>
            <w:ins w:id="2231" w:author="Mateus Berardo de Souza Terra" w:date="2016-02-08T20:05:00Z">
              <w:r w:rsidRPr="00A76C84">
                <w:rPr>
                  <w:color w:val="303030"/>
                  <w:sz w:val="16"/>
                  <w:szCs w:val="16"/>
                  <w:rPrChange w:id="2232" w:author="Mateus Berardo de Souza Terra" w:date="2016-02-08T22:05:00Z">
                    <w:rPr>
                      <w:color w:val="303030"/>
                    </w:rPr>
                  </w:rPrChange>
                </w:rPr>
                <w:t>57</w:t>
              </w:r>
            </w:ins>
          </w:p>
        </w:tc>
        <w:tc>
          <w:tcPr>
            <w:tcW w:w="1558" w:type="dxa"/>
            <w:tcPrChange w:id="2233" w:author="Mateus Berardo de Souza Terra" w:date="2016-02-08T22:05:00Z">
              <w:tcPr>
                <w:tcW w:w="1558" w:type="dxa"/>
              </w:tcPr>
            </w:tcPrChange>
          </w:tcPr>
          <w:p w14:paraId="36D76362" w14:textId="65DB05B3" w:rsidR="00BA6212" w:rsidRPr="00A76C84" w:rsidRDefault="00665E1D">
            <w:pPr>
              <w:pStyle w:val="NormalWeb"/>
              <w:spacing w:before="0" w:beforeAutospacing="0" w:after="20" w:afterAutospacing="0"/>
              <w:jc w:val="center"/>
              <w:rPr>
                <w:ins w:id="2234" w:author="Mateus Berardo de Souza Terra" w:date="2016-02-08T20:04:00Z"/>
                <w:color w:val="303030"/>
                <w:sz w:val="16"/>
                <w:szCs w:val="16"/>
                <w:rPrChange w:id="2235" w:author="Mateus Berardo de Souza Terra" w:date="2016-02-08T22:05:00Z">
                  <w:rPr>
                    <w:ins w:id="2236" w:author="Mateus Berardo de Souza Terra" w:date="2016-02-08T20:04:00Z"/>
                    <w:color w:val="303030"/>
                  </w:rPr>
                </w:rPrChange>
              </w:rPr>
              <w:pPrChange w:id="2237" w:author="Mateus Berardo de Souza Terra" w:date="2016-02-08T22:05:00Z">
                <w:pPr>
                  <w:pStyle w:val="NormalWeb"/>
                  <w:spacing w:before="0" w:beforeAutospacing="0" w:after="160" w:afterAutospacing="0"/>
                  <w:jc w:val="center"/>
                </w:pPr>
              </w:pPrChange>
            </w:pPr>
            <w:ins w:id="2238" w:author="Mateus Berardo de Souza Terra" w:date="2016-02-08T22:13:00Z">
              <w:r>
                <w:rPr>
                  <w:color w:val="303030"/>
                  <w:sz w:val="16"/>
                  <w:szCs w:val="16"/>
                </w:rPr>
                <w:t>9</w:t>
              </w:r>
            </w:ins>
          </w:p>
        </w:tc>
        <w:tc>
          <w:tcPr>
            <w:tcW w:w="1558" w:type="dxa"/>
            <w:tcPrChange w:id="2239" w:author="Mateus Berardo de Souza Terra" w:date="2016-02-08T22:05:00Z">
              <w:tcPr>
                <w:tcW w:w="1558" w:type="dxa"/>
              </w:tcPr>
            </w:tcPrChange>
          </w:tcPr>
          <w:p w14:paraId="000C69AB" w14:textId="2AB18B8B" w:rsidR="00BA6212" w:rsidRPr="00A76C84" w:rsidRDefault="00BA6212">
            <w:pPr>
              <w:pStyle w:val="NormalWeb"/>
              <w:spacing w:before="0" w:beforeAutospacing="0" w:after="20" w:afterAutospacing="0"/>
              <w:jc w:val="center"/>
              <w:rPr>
                <w:ins w:id="2240" w:author="Mateus Berardo de Souza Terra" w:date="2016-02-08T20:04:00Z"/>
                <w:color w:val="303030"/>
                <w:sz w:val="16"/>
                <w:szCs w:val="16"/>
                <w:rPrChange w:id="2241" w:author="Mateus Berardo de Souza Terra" w:date="2016-02-08T22:05:00Z">
                  <w:rPr>
                    <w:ins w:id="2242" w:author="Mateus Berardo de Souza Terra" w:date="2016-02-08T20:04:00Z"/>
                    <w:color w:val="303030"/>
                  </w:rPr>
                </w:rPrChange>
              </w:rPr>
              <w:pPrChange w:id="2243" w:author="Mateus Berardo de Souza Terra" w:date="2016-02-08T22:05:00Z">
                <w:pPr>
                  <w:pStyle w:val="NormalWeb"/>
                  <w:spacing w:before="0" w:beforeAutospacing="0" w:after="160" w:afterAutospacing="0"/>
                  <w:jc w:val="center"/>
                </w:pPr>
              </w:pPrChange>
            </w:pPr>
            <w:ins w:id="2244" w:author="Mateus Berardo de Souza Terra" w:date="2016-02-08T22:09:00Z">
              <w:r>
                <w:rPr>
                  <w:color w:val="303030"/>
                  <w:sz w:val="16"/>
                  <w:szCs w:val="16"/>
                </w:rPr>
                <w:t>89</w:t>
              </w:r>
            </w:ins>
          </w:p>
        </w:tc>
        <w:tc>
          <w:tcPr>
            <w:tcW w:w="1558" w:type="dxa"/>
            <w:tcPrChange w:id="2245" w:author="Mateus Berardo de Souza Terra" w:date="2016-02-08T22:05:00Z">
              <w:tcPr>
                <w:tcW w:w="1558" w:type="dxa"/>
              </w:tcPr>
            </w:tcPrChange>
          </w:tcPr>
          <w:p w14:paraId="773E6809" w14:textId="13877DF0" w:rsidR="00BA6212" w:rsidRPr="00A76C84" w:rsidRDefault="00665E1D">
            <w:pPr>
              <w:pStyle w:val="NormalWeb"/>
              <w:spacing w:before="0" w:beforeAutospacing="0" w:after="20" w:afterAutospacing="0"/>
              <w:jc w:val="center"/>
              <w:rPr>
                <w:ins w:id="2246" w:author="Mateus Berardo de Souza Terra" w:date="2016-02-08T20:04:00Z"/>
                <w:color w:val="303030"/>
                <w:sz w:val="16"/>
                <w:szCs w:val="16"/>
                <w:rPrChange w:id="2247" w:author="Mateus Berardo de Souza Terra" w:date="2016-02-08T22:05:00Z">
                  <w:rPr>
                    <w:ins w:id="2248" w:author="Mateus Berardo de Souza Terra" w:date="2016-02-08T20:04:00Z"/>
                    <w:color w:val="303030"/>
                  </w:rPr>
                </w:rPrChange>
              </w:rPr>
              <w:pPrChange w:id="2249" w:author="Mateus Berardo de Souza Terra" w:date="2016-02-08T22:05:00Z">
                <w:pPr>
                  <w:pStyle w:val="NormalWeb"/>
                  <w:spacing w:before="0" w:beforeAutospacing="0" w:after="160" w:afterAutospacing="0"/>
                  <w:jc w:val="center"/>
                </w:pPr>
              </w:pPrChange>
            </w:pPr>
            <w:ins w:id="2250" w:author="Mateus Berardo de Souza Terra" w:date="2016-02-08T22:10:00Z">
              <w:r>
                <w:rPr>
                  <w:color w:val="303030"/>
                  <w:sz w:val="16"/>
                  <w:szCs w:val="16"/>
                </w:rPr>
                <w:t>Y</w:t>
              </w:r>
            </w:ins>
          </w:p>
        </w:tc>
        <w:tc>
          <w:tcPr>
            <w:tcW w:w="1559" w:type="dxa"/>
            <w:tcPrChange w:id="2251" w:author="Mateus Berardo de Souza Terra" w:date="2016-02-08T22:05:00Z">
              <w:tcPr>
                <w:tcW w:w="1559" w:type="dxa"/>
              </w:tcPr>
            </w:tcPrChange>
          </w:tcPr>
          <w:p w14:paraId="302A13D6" w14:textId="05E0E37E" w:rsidR="00BA6212" w:rsidRPr="00A76C84" w:rsidRDefault="00BA6212">
            <w:pPr>
              <w:pStyle w:val="NormalWeb"/>
              <w:spacing w:before="0" w:beforeAutospacing="0" w:after="20" w:afterAutospacing="0"/>
              <w:jc w:val="center"/>
              <w:rPr>
                <w:ins w:id="2252" w:author="Mateus Berardo de Souza Terra" w:date="2016-02-08T20:04:00Z"/>
                <w:color w:val="303030"/>
                <w:sz w:val="16"/>
                <w:szCs w:val="16"/>
                <w:rPrChange w:id="2253" w:author="Mateus Berardo de Souza Terra" w:date="2016-02-08T22:05:00Z">
                  <w:rPr>
                    <w:ins w:id="2254" w:author="Mateus Berardo de Souza Terra" w:date="2016-02-08T20:04:00Z"/>
                    <w:color w:val="303030"/>
                  </w:rPr>
                </w:rPrChange>
              </w:rPr>
              <w:pPrChange w:id="2255" w:author="Mateus Berardo de Souza Terra" w:date="2016-02-08T22:05:00Z">
                <w:pPr>
                  <w:pStyle w:val="NormalWeb"/>
                  <w:spacing w:before="0" w:beforeAutospacing="0" w:after="160" w:afterAutospacing="0"/>
                  <w:jc w:val="center"/>
                </w:pPr>
              </w:pPrChange>
            </w:pPr>
            <w:ins w:id="2256" w:author="Mateus Berardo de Souza Terra" w:date="2016-02-08T22:09:00Z">
              <w:r>
                <w:rPr>
                  <w:color w:val="303030"/>
                  <w:sz w:val="16"/>
                  <w:szCs w:val="16"/>
                </w:rPr>
                <w:t>121</w:t>
              </w:r>
            </w:ins>
          </w:p>
        </w:tc>
        <w:tc>
          <w:tcPr>
            <w:tcW w:w="1559" w:type="dxa"/>
            <w:tcPrChange w:id="2257" w:author="Mateus Berardo de Souza Terra" w:date="2016-02-08T22:05:00Z">
              <w:tcPr>
                <w:tcW w:w="1559" w:type="dxa"/>
              </w:tcPr>
            </w:tcPrChange>
          </w:tcPr>
          <w:p w14:paraId="5947D5E0" w14:textId="62188617" w:rsidR="00BA6212" w:rsidRPr="00A76C84" w:rsidRDefault="00665E1D">
            <w:pPr>
              <w:pStyle w:val="NormalWeb"/>
              <w:spacing w:before="0" w:beforeAutospacing="0" w:after="20" w:afterAutospacing="0"/>
              <w:jc w:val="center"/>
              <w:rPr>
                <w:ins w:id="2258" w:author="Mateus Berardo de Souza Terra" w:date="2016-02-08T20:04:00Z"/>
                <w:color w:val="303030"/>
                <w:sz w:val="16"/>
                <w:szCs w:val="16"/>
                <w:rPrChange w:id="2259" w:author="Mateus Berardo de Souza Terra" w:date="2016-02-08T22:05:00Z">
                  <w:rPr>
                    <w:ins w:id="2260" w:author="Mateus Berardo de Souza Terra" w:date="2016-02-08T20:04:00Z"/>
                    <w:color w:val="303030"/>
                  </w:rPr>
                </w:rPrChange>
              </w:rPr>
              <w:pPrChange w:id="2261" w:author="Mateus Berardo de Souza Terra" w:date="2016-02-08T22:05:00Z">
                <w:pPr>
                  <w:pStyle w:val="NormalWeb"/>
                  <w:spacing w:before="0" w:beforeAutospacing="0" w:after="160" w:afterAutospacing="0"/>
                  <w:jc w:val="center"/>
                </w:pPr>
              </w:pPrChange>
            </w:pPr>
            <w:ins w:id="2262" w:author="Mateus Berardo de Souza Terra" w:date="2016-02-08T22:11:00Z">
              <w:r>
                <w:rPr>
                  <w:color w:val="303030"/>
                  <w:sz w:val="16"/>
                  <w:szCs w:val="16"/>
                </w:rPr>
                <w:t>y</w:t>
              </w:r>
            </w:ins>
          </w:p>
        </w:tc>
      </w:tr>
      <w:tr w:rsidR="00BA6212" w:rsidRPr="00A76C84" w14:paraId="1EA86B3D" w14:textId="77777777" w:rsidTr="00A76C84">
        <w:trPr>
          <w:trHeight w:val="20"/>
          <w:ins w:id="2263" w:author="Mateus Berardo de Souza Terra" w:date="2016-02-08T20:04:00Z"/>
        </w:trPr>
        <w:tc>
          <w:tcPr>
            <w:tcW w:w="1558" w:type="dxa"/>
            <w:tcPrChange w:id="2264" w:author="Mateus Berardo de Souza Terra" w:date="2016-02-08T22:05:00Z">
              <w:tcPr>
                <w:tcW w:w="1558" w:type="dxa"/>
              </w:tcPr>
            </w:tcPrChange>
          </w:tcPr>
          <w:p w14:paraId="6FF6180C" w14:textId="20EB08D9" w:rsidR="00BA6212" w:rsidRPr="00A76C84" w:rsidRDefault="00BA6212">
            <w:pPr>
              <w:pStyle w:val="NormalWeb"/>
              <w:spacing w:before="0" w:beforeAutospacing="0" w:after="20" w:afterAutospacing="0"/>
              <w:jc w:val="center"/>
              <w:rPr>
                <w:ins w:id="2265" w:author="Mateus Berardo de Souza Terra" w:date="2016-02-08T20:04:00Z"/>
                <w:color w:val="303030"/>
                <w:sz w:val="16"/>
                <w:szCs w:val="16"/>
                <w:rPrChange w:id="2266" w:author="Mateus Berardo de Souza Terra" w:date="2016-02-08T22:05:00Z">
                  <w:rPr>
                    <w:ins w:id="2267" w:author="Mateus Berardo de Souza Terra" w:date="2016-02-08T20:04:00Z"/>
                    <w:color w:val="303030"/>
                  </w:rPr>
                </w:rPrChange>
              </w:rPr>
              <w:pPrChange w:id="2268" w:author="Mateus Berardo de Souza Terra" w:date="2016-02-08T22:05:00Z">
                <w:pPr>
                  <w:pStyle w:val="NormalWeb"/>
                  <w:spacing w:before="0" w:beforeAutospacing="0" w:after="160" w:afterAutospacing="0"/>
                  <w:jc w:val="center"/>
                </w:pPr>
              </w:pPrChange>
            </w:pPr>
            <w:ins w:id="2269" w:author="Mateus Berardo de Souza Terra" w:date="2016-02-08T20:05:00Z">
              <w:r w:rsidRPr="00A76C84">
                <w:rPr>
                  <w:color w:val="303030"/>
                  <w:sz w:val="16"/>
                  <w:szCs w:val="16"/>
                  <w:rPrChange w:id="2270" w:author="Mateus Berardo de Souza Terra" w:date="2016-02-08T22:05:00Z">
                    <w:rPr>
                      <w:color w:val="303030"/>
                    </w:rPr>
                  </w:rPrChange>
                </w:rPr>
                <w:t>58</w:t>
              </w:r>
            </w:ins>
          </w:p>
        </w:tc>
        <w:tc>
          <w:tcPr>
            <w:tcW w:w="1558" w:type="dxa"/>
            <w:tcPrChange w:id="2271" w:author="Mateus Berardo de Souza Terra" w:date="2016-02-08T22:05:00Z">
              <w:tcPr>
                <w:tcW w:w="1558" w:type="dxa"/>
              </w:tcPr>
            </w:tcPrChange>
          </w:tcPr>
          <w:p w14:paraId="4F05896E" w14:textId="2014DE22" w:rsidR="00BA6212" w:rsidRPr="00A76C84" w:rsidRDefault="00665E1D">
            <w:pPr>
              <w:pStyle w:val="NormalWeb"/>
              <w:spacing w:before="0" w:beforeAutospacing="0" w:after="20" w:afterAutospacing="0"/>
              <w:jc w:val="center"/>
              <w:rPr>
                <w:ins w:id="2272" w:author="Mateus Berardo de Souza Terra" w:date="2016-02-08T20:04:00Z"/>
                <w:color w:val="303030"/>
                <w:sz w:val="16"/>
                <w:szCs w:val="16"/>
                <w:rPrChange w:id="2273" w:author="Mateus Berardo de Souza Terra" w:date="2016-02-08T22:05:00Z">
                  <w:rPr>
                    <w:ins w:id="2274" w:author="Mateus Berardo de Souza Terra" w:date="2016-02-08T20:04:00Z"/>
                    <w:color w:val="303030"/>
                  </w:rPr>
                </w:rPrChange>
              </w:rPr>
              <w:pPrChange w:id="2275" w:author="Mateus Berardo de Souza Terra" w:date="2016-02-08T22:05:00Z">
                <w:pPr>
                  <w:pStyle w:val="NormalWeb"/>
                  <w:spacing w:before="0" w:beforeAutospacing="0" w:after="160" w:afterAutospacing="0"/>
                  <w:jc w:val="center"/>
                </w:pPr>
              </w:pPrChange>
            </w:pPr>
            <w:ins w:id="2276" w:author="Mateus Berardo de Souza Terra" w:date="2016-02-08T22:13:00Z">
              <w:r>
                <w:rPr>
                  <w:color w:val="303030"/>
                  <w:sz w:val="16"/>
                  <w:szCs w:val="16"/>
                </w:rPr>
                <w:t>:</w:t>
              </w:r>
            </w:ins>
          </w:p>
        </w:tc>
        <w:tc>
          <w:tcPr>
            <w:tcW w:w="1558" w:type="dxa"/>
            <w:tcPrChange w:id="2277" w:author="Mateus Berardo de Souza Terra" w:date="2016-02-08T22:05:00Z">
              <w:tcPr>
                <w:tcW w:w="1558" w:type="dxa"/>
              </w:tcPr>
            </w:tcPrChange>
          </w:tcPr>
          <w:p w14:paraId="22763195" w14:textId="78432EAE" w:rsidR="00BA6212" w:rsidRPr="00A76C84" w:rsidRDefault="00BA6212">
            <w:pPr>
              <w:pStyle w:val="NormalWeb"/>
              <w:spacing w:before="0" w:beforeAutospacing="0" w:after="20" w:afterAutospacing="0"/>
              <w:jc w:val="center"/>
              <w:rPr>
                <w:ins w:id="2278" w:author="Mateus Berardo de Souza Terra" w:date="2016-02-08T20:04:00Z"/>
                <w:color w:val="303030"/>
                <w:sz w:val="16"/>
                <w:szCs w:val="16"/>
                <w:rPrChange w:id="2279" w:author="Mateus Berardo de Souza Terra" w:date="2016-02-08T22:05:00Z">
                  <w:rPr>
                    <w:ins w:id="2280" w:author="Mateus Berardo de Souza Terra" w:date="2016-02-08T20:04:00Z"/>
                    <w:color w:val="303030"/>
                  </w:rPr>
                </w:rPrChange>
              </w:rPr>
              <w:pPrChange w:id="2281" w:author="Mateus Berardo de Souza Terra" w:date="2016-02-08T22:05:00Z">
                <w:pPr>
                  <w:pStyle w:val="NormalWeb"/>
                  <w:spacing w:before="0" w:beforeAutospacing="0" w:after="160" w:afterAutospacing="0"/>
                  <w:jc w:val="center"/>
                </w:pPr>
              </w:pPrChange>
            </w:pPr>
            <w:ins w:id="2282" w:author="Mateus Berardo de Souza Terra" w:date="2016-02-08T22:09:00Z">
              <w:r>
                <w:rPr>
                  <w:color w:val="303030"/>
                  <w:sz w:val="16"/>
                  <w:szCs w:val="16"/>
                </w:rPr>
                <w:t>90</w:t>
              </w:r>
            </w:ins>
          </w:p>
        </w:tc>
        <w:tc>
          <w:tcPr>
            <w:tcW w:w="1558" w:type="dxa"/>
            <w:tcPrChange w:id="2283" w:author="Mateus Berardo de Souza Terra" w:date="2016-02-08T22:05:00Z">
              <w:tcPr>
                <w:tcW w:w="1558" w:type="dxa"/>
              </w:tcPr>
            </w:tcPrChange>
          </w:tcPr>
          <w:p w14:paraId="2B58D4D5" w14:textId="3049743E" w:rsidR="00BA6212" w:rsidRPr="00A76C84" w:rsidRDefault="00665E1D">
            <w:pPr>
              <w:pStyle w:val="NormalWeb"/>
              <w:spacing w:before="0" w:beforeAutospacing="0" w:after="20" w:afterAutospacing="0"/>
              <w:jc w:val="center"/>
              <w:rPr>
                <w:ins w:id="2284" w:author="Mateus Berardo de Souza Terra" w:date="2016-02-08T20:04:00Z"/>
                <w:color w:val="303030"/>
                <w:sz w:val="16"/>
                <w:szCs w:val="16"/>
                <w:rPrChange w:id="2285" w:author="Mateus Berardo de Souza Terra" w:date="2016-02-08T22:05:00Z">
                  <w:rPr>
                    <w:ins w:id="2286" w:author="Mateus Berardo de Souza Terra" w:date="2016-02-08T20:04:00Z"/>
                    <w:color w:val="303030"/>
                  </w:rPr>
                </w:rPrChange>
              </w:rPr>
              <w:pPrChange w:id="2287" w:author="Mateus Berardo de Souza Terra" w:date="2016-02-08T22:05:00Z">
                <w:pPr>
                  <w:pStyle w:val="NormalWeb"/>
                  <w:spacing w:before="0" w:beforeAutospacing="0" w:after="160" w:afterAutospacing="0"/>
                  <w:jc w:val="center"/>
                </w:pPr>
              </w:pPrChange>
            </w:pPr>
            <w:ins w:id="2288" w:author="Mateus Berardo de Souza Terra" w:date="2016-02-08T22:10:00Z">
              <w:r>
                <w:rPr>
                  <w:color w:val="303030"/>
                  <w:sz w:val="16"/>
                  <w:szCs w:val="16"/>
                </w:rPr>
                <w:t>Z</w:t>
              </w:r>
            </w:ins>
          </w:p>
        </w:tc>
        <w:tc>
          <w:tcPr>
            <w:tcW w:w="1559" w:type="dxa"/>
            <w:tcPrChange w:id="2289" w:author="Mateus Berardo de Souza Terra" w:date="2016-02-08T22:05:00Z">
              <w:tcPr>
                <w:tcW w:w="1559" w:type="dxa"/>
              </w:tcPr>
            </w:tcPrChange>
          </w:tcPr>
          <w:p w14:paraId="09E9AF99" w14:textId="1F841D09" w:rsidR="00BA6212" w:rsidRPr="00A76C84" w:rsidRDefault="00BA6212">
            <w:pPr>
              <w:pStyle w:val="NormalWeb"/>
              <w:spacing w:before="0" w:beforeAutospacing="0" w:after="20" w:afterAutospacing="0"/>
              <w:jc w:val="center"/>
              <w:rPr>
                <w:ins w:id="2290" w:author="Mateus Berardo de Souza Terra" w:date="2016-02-08T20:04:00Z"/>
                <w:color w:val="303030"/>
                <w:sz w:val="16"/>
                <w:szCs w:val="16"/>
                <w:rPrChange w:id="2291" w:author="Mateus Berardo de Souza Terra" w:date="2016-02-08T22:05:00Z">
                  <w:rPr>
                    <w:ins w:id="2292" w:author="Mateus Berardo de Souza Terra" w:date="2016-02-08T20:04:00Z"/>
                    <w:color w:val="303030"/>
                  </w:rPr>
                </w:rPrChange>
              </w:rPr>
              <w:pPrChange w:id="2293" w:author="Mateus Berardo de Souza Terra" w:date="2016-02-08T22:05:00Z">
                <w:pPr>
                  <w:pStyle w:val="NormalWeb"/>
                  <w:spacing w:before="0" w:beforeAutospacing="0" w:after="160" w:afterAutospacing="0"/>
                  <w:jc w:val="center"/>
                </w:pPr>
              </w:pPrChange>
            </w:pPr>
            <w:ins w:id="2294" w:author="Mateus Berardo de Souza Terra" w:date="2016-02-08T22:09:00Z">
              <w:r>
                <w:rPr>
                  <w:color w:val="303030"/>
                  <w:sz w:val="16"/>
                  <w:szCs w:val="16"/>
                </w:rPr>
                <w:t>122</w:t>
              </w:r>
            </w:ins>
          </w:p>
        </w:tc>
        <w:tc>
          <w:tcPr>
            <w:tcW w:w="1559" w:type="dxa"/>
            <w:tcPrChange w:id="2295" w:author="Mateus Berardo de Souza Terra" w:date="2016-02-08T22:05:00Z">
              <w:tcPr>
                <w:tcW w:w="1559" w:type="dxa"/>
              </w:tcPr>
            </w:tcPrChange>
          </w:tcPr>
          <w:p w14:paraId="6502273E" w14:textId="4B02F012" w:rsidR="00BA6212" w:rsidRPr="00A76C84" w:rsidRDefault="00665E1D">
            <w:pPr>
              <w:pStyle w:val="NormalWeb"/>
              <w:spacing w:before="0" w:beforeAutospacing="0" w:after="20" w:afterAutospacing="0"/>
              <w:jc w:val="center"/>
              <w:rPr>
                <w:ins w:id="2296" w:author="Mateus Berardo de Souza Terra" w:date="2016-02-08T20:04:00Z"/>
                <w:color w:val="303030"/>
                <w:sz w:val="16"/>
                <w:szCs w:val="16"/>
                <w:rPrChange w:id="2297" w:author="Mateus Berardo de Souza Terra" w:date="2016-02-08T22:05:00Z">
                  <w:rPr>
                    <w:ins w:id="2298" w:author="Mateus Berardo de Souza Terra" w:date="2016-02-08T20:04:00Z"/>
                    <w:color w:val="303030"/>
                  </w:rPr>
                </w:rPrChange>
              </w:rPr>
              <w:pPrChange w:id="2299" w:author="Mateus Berardo de Souza Terra" w:date="2016-02-08T22:05:00Z">
                <w:pPr>
                  <w:pStyle w:val="NormalWeb"/>
                  <w:spacing w:before="0" w:beforeAutospacing="0" w:after="160" w:afterAutospacing="0"/>
                  <w:jc w:val="center"/>
                </w:pPr>
              </w:pPrChange>
            </w:pPr>
            <w:ins w:id="2300" w:author="Mateus Berardo de Souza Terra" w:date="2016-02-08T22:11:00Z">
              <w:r>
                <w:rPr>
                  <w:color w:val="303030"/>
                  <w:sz w:val="16"/>
                  <w:szCs w:val="16"/>
                </w:rPr>
                <w:t>z</w:t>
              </w:r>
            </w:ins>
          </w:p>
        </w:tc>
      </w:tr>
      <w:tr w:rsidR="00BA6212" w:rsidRPr="00A76C84" w14:paraId="62CA1451" w14:textId="77777777" w:rsidTr="00A76C84">
        <w:trPr>
          <w:trHeight w:val="20"/>
          <w:ins w:id="2301" w:author="Mateus Berardo de Souza Terra" w:date="2016-02-08T20:04:00Z"/>
        </w:trPr>
        <w:tc>
          <w:tcPr>
            <w:tcW w:w="1558" w:type="dxa"/>
            <w:tcPrChange w:id="2302" w:author="Mateus Berardo de Souza Terra" w:date="2016-02-08T22:05:00Z">
              <w:tcPr>
                <w:tcW w:w="1558" w:type="dxa"/>
              </w:tcPr>
            </w:tcPrChange>
          </w:tcPr>
          <w:p w14:paraId="3E26C459" w14:textId="73BF2241" w:rsidR="00BA6212" w:rsidRPr="00A76C84" w:rsidRDefault="00BA6212">
            <w:pPr>
              <w:pStyle w:val="NormalWeb"/>
              <w:spacing w:before="0" w:beforeAutospacing="0" w:after="20" w:afterAutospacing="0"/>
              <w:jc w:val="center"/>
              <w:rPr>
                <w:ins w:id="2303" w:author="Mateus Berardo de Souza Terra" w:date="2016-02-08T20:04:00Z"/>
                <w:color w:val="303030"/>
                <w:sz w:val="16"/>
                <w:szCs w:val="16"/>
                <w:rPrChange w:id="2304" w:author="Mateus Berardo de Souza Terra" w:date="2016-02-08T22:05:00Z">
                  <w:rPr>
                    <w:ins w:id="2305" w:author="Mateus Berardo de Souza Terra" w:date="2016-02-08T20:04:00Z"/>
                    <w:color w:val="303030"/>
                  </w:rPr>
                </w:rPrChange>
              </w:rPr>
              <w:pPrChange w:id="2306" w:author="Mateus Berardo de Souza Terra" w:date="2016-02-08T22:05:00Z">
                <w:pPr>
                  <w:pStyle w:val="NormalWeb"/>
                  <w:spacing w:before="0" w:beforeAutospacing="0" w:after="160" w:afterAutospacing="0"/>
                  <w:jc w:val="center"/>
                </w:pPr>
              </w:pPrChange>
            </w:pPr>
            <w:ins w:id="2307" w:author="Mateus Berardo de Souza Terra" w:date="2016-02-08T20:05:00Z">
              <w:r w:rsidRPr="00A76C84">
                <w:rPr>
                  <w:color w:val="303030"/>
                  <w:sz w:val="16"/>
                  <w:szCs w:val="16"/>
                  <w:rPrChange w:id="2308" w:author="Mateus Berardo de Souza Terra" w:date="2016-02-08T22:05:00Z">
                    <w:rPr>
                      <w:color w:val="303030"/>
                    </w:rPr>
                  </w:rPrChange>
                </w:rPr>
                <w:t>59</w:t>
              </w:r>
            </w:ins>
          </w:p>
        </w:tc>
        <w:tc>
          <w:tcPr>
            <w:tcW w:w="1558" w:type="dxa"/>
            <w:tcPrChange w:id="2309" w:author="Mateus Berardo de Souza Terra" w:date="2016-02-08T22:05:00Z">
              <w:tcPr>
                <w:tcW w:w="1558" w:type="dxa"/>
              </w:tcPr>
            </w:tcPrChange>
          </w:tcPr>
          <w:p w14:paraId="70476538" w14:textId="7B12D0F0" w:rsidR="00BA6212" w:rsidRPr="00A76C84" w:rsidRDefault="00665E1D">
            <w:pPr>
              <w:pStyle w:val="NormalWeb"/>
              <w:spacing w:before="0" w:beforeAutospacing="0" w:after="20" w:afterAutospacing="0"/>
              <w:jc w:val="center"/>
              <w:rPr>
                <w:ins w:id="2310" w:author="Mateus Berardo de Souza Terra" w:date="2016-02-08T20:04:00Z"/>
                <w:color w:val="303030"/>
                <w:sz w:val="16"/>
                <w:szCs w:val="16"/>
                <w:rPrChange w:id="2311" w:author="Mateus Berardo de Souza Terra" w:date="2016-02-08T22:05:00Z">
                  <w:rPr>
                    <w:ins w:id="2312" w:author="Mateus Berardo de Souza Terra" w:date="2016-02-08T20:04:00Z"/>
                    <w:color w:val="303030"/>
                  </w:rPr>
                </w:rPrChange>
              </w:rPr>
              <w:pPrChange w:id="2313" w:author="Mateus Berardo de Souza Terra" w:date="2016-02-08T22:05:00Z">
                <w:pPr>
                  <w:pStyle w:val="NormalWeb"/>
                  <w:spacing w:before="0" w:beforeAutospacing="0" w:after="160" w:afterAutospacing="0"/>
                  <w:jc w:val="center"/>
                </w:pPr>
              </w:pPrChange>
            </w:pPr>
            <w:ins w:id="2314" w:author="Mateus Berardo de Souza Terra" w:date="2016-02-08T22:13:00Z">
              <w:r>
                <w:rPr>
                  <w:color w:val="303030"/>
                  <w:sz w:val="16"/>
                  <w:szCs w:val="16"/>
                </w:rPr>
                <w:t>;</w:t>
              </w:r>
            </w:ins>
          </w:p>
        </w:tc>
        <w:tc>
          <w:tcPr>
            <w:tcW w:w="1558" w:type="dxa"/>
            <w:tcPrChange w:id="2315" w:author="Mateus Berardo de Souza Terra" w:date="2016-02-08T22:05:00Z">
              <w:tcPr>
                <w:tcW w:w="1558" w:type="dxa"/>
              </w:tcPr>
            </w:tcPrChange>
          </w:tcPr>
          <w:p w14:paraId="7E02FBD8" w14:textId="4462CB96" w:rsidR="00BA6212" w:rsidRPr="00A76C84" w:rsidRDefault="00BA6212">
            <w:pPr>
              <w:pStyle w:val="NormalWeb"/>
              <w:spacing w:before="0" w:beforeAutospacing="0" w:after="20" w:afterAutospacing="0"/>
              <w:jc w:val="center"/>
              <w:rPr>
                <w:ins w:id="2316" w:author="Mateus Berardo de Souza Terra" w:date="2016-02-08T20:04:00Z"/>
                <w:color w:val="303030"/>
                <w:sz w:val="16"/>
                <w:szCs w:val="16"/>
                <w:rPrChange w:id="2317" w:author="Mateus Berardo de Souza Terra" w:date="2016-02-08T22:05:00Z">
                  <w:rPr>
                    <w:ins w:id="2318" w:author="Mateus Berardo de Souza Terra" w:date="2016-02-08T20:04:00Z"/>
                    <w:color w:val="303030"/>
                  </w:rPr>
                </w:rPrChange>
              </w:rPr>
              <w:pPrChange w:id="2319" w:author="Mateus Berardo de Souza Terra" w:date="2016-02-08T22:05:00Z">
                <w:pPr>
                  <w:pStyle w:val="NormalWeb"/>
                  <w:spacing w:before="0" w:beforeAutospacing="0" w:after="160" w:afterAutospacing="0"/>
                  <w:jc w:val="center"/>
                </w:pPr>
              </w:pPrChange>
            </w:pPr>
            <w:ins w:id="2320" w:author="Mateus Berardo de Souza Terra" w:date="2016-02-08T22:09:00Z">
              <w:r>
                <w:rPr>
                  <w:color w:val="303030"/>
                  <w:sz w:val="16"/>
                  <w:szCs w:val="16"/>
                </w:rPr>
                <w:t>91</w:t>
              </w:r>
            </w:ins>
          </w:p>
        </w:tc>
        <w:tc>
          <w:tcPr>
            <w:tcW w:w="1558" w:type="dxa"/>
            <w:tcPrChange w:id="2321" w:author="Mateus Berardo de Souza Terra" w:date="2016-02-08T22:05:00Z">
              <w:tcPr>
                <w:tcW w:w="1558" w:type="dxa"/>
              </w:tcPr>
            </w:tcPrChange>
          </w:tcPr>
          <w:p w14:paraId="538479E4" w14:textId="3E98B1B5" w:rsidR="00BA6212" w:rsidRPr="00A76C84" w:rsidRDefault="00665E1D">
            <w:pPr>
              <w:pStyle w:val="NormalWeb"/>
              <w:spacing w:before="0" w:beforeAutospacing="0" w:after="20" w:afterAutospacing="0"/>
              <w:jc w:val="center"/>
              <w:rPr>
                <w:ins w:id="2322" w:author="Mateus Berardo de Souza Terra" w:date="2016-02-08T20:04:00Z"/>
                <w:color w:val="303030"/>
                <w:sz w:val="16"/>
                <w:szCs w:val="16"/>
                <w:rPrChange w:id="2323" w:author="Mateus Berardo de Souza Terra" w:date="2016-02-08T22:05:00Z">
                  <w:rPr>
                    <w:ins w:id="2324" w:author="Mateus Berardo de Souza Terra" w:date="2016-02-08T20:04:00Z"/>
                    <w:color w:val="303030"/>
                  </w:rPr>
                </w:rPrChange>
              </w:rPr>
              <w:pPrChange w:id="2325" w:author="Mateus Berardo de Souza Terra" w:date="2016-02-08T22:05:00Z">
                <w:pPr>
                  <w:pStyle w:val="NormalWeb"/>
                  <w:spacing w:before="0" w:beforeAutospacing="0" w:after="160" w:afterAutospacing="0"/>
                  <w:jc w:val="center"/>
                </w:pPr>
              </w:pPrChange>
            </w:pPr>
            <w:ins w:id="2326" w:author="Mateus Berardo de Souza Terra" w:date="2016-02-08T22:11:00Z">
              <w:r>
                <w:rPr>
                  <w:color w:val="303030"/>
                  <w:sz w:val="16"/>
                  <w:szCs w:val="16"/>
                </w:rPr>
                <w:t>[</w:t>
              </w:r>
            </w:ins>
          </w:p>
        </w:tc>
        <w:tc>
          <w:tcPr>
            <w:tcW w:w="1559" w:type="dxa"/>
            <w:tcPrChange w:id="2327" w:author="Mateus Berardo de Souza Terra" w:date="2016-02-08T22:05:00Z">
              <w:tcPr>
                <w:tcW w:w="1559" w:type="dxa"/>
              </w:tcPr>
            </w:tcPrChange>
          </w:tcPr>
          <w:p w14:paraId="1C44F360" w14:textId="2A5AA7F4" w:rsidR="00BA6212" w:rsidRPr="00A76C84" w:rsidRDefault="00BA6212">
            <w:pPr>
              <w:pStyle w:val="NormalWeb"/>
              <w:spacing w:before="0" w:beforeAutospacing="0" w:after="20" w:afterAutospacing="0"/>
              <w:jc w:val="center"/>
              <w:rPr>
                <w:ins w:id="2328" w:author="Mateus Berardo de Souza Terra" w:date="2016-02-08T20:04:00Z"/>
                <w:color w:val="303030"/>
                <w:sz w:val="16"/>
                <w:szCs w:val="16"/>
                <w:rPrChange w:id="2329" w:author="Mateus Berardo de Souza Terra" w:date="2016-02-08T22:05:00Z">
                  <w:rPr>
                    <w:ins w:id="2330" w:author="Mateus Berardo de Souza Terra" w:date="2016-02-08T20:04:00Z"/>
                    <w:color w:val="303030"/>
                  </w:rPr>
                </w:rPrChange>
              </w:rPr>
              <w:pPrChange w:id="2331" w:author="Mateus Berardo de Souza Terra" w:date="2016-02-08T22:05:00Z">
                <w:pPr>
                  <w:pStyle w:val="NormalWeb"/>
                  <w:spacing w:before="0" w:beforeAutospacing="0" w:after="160" w:afterAutospacing="0"/>
                  <w:jc w:val="center"/>
                </w:pPr>
              </w:pPrChange>
            </w:pPr>
            <w:ins w:id="2332" w:author="Mateus Berardo de Souza Terra" w:date="2016-02-08T22:09:00Z">
              <w:r>
                <w:rPr>
                  <w:color w:val="303030"/>
                  <w:sz w:val="16"/>
                  <w:szCs w:val="16"/>
                </w:rPr>
                <w:t>123</w:t>
              </w:r>
            </w:ins>
          </w:p>
        </w:tc>
        <w:tc>
          <w:tcPr>
            <w:tcW w:w="1559" w:type="dxa"/>
            <w:tcPrChange w:id="2333" w:author="Mateus Berardo de Souza Terra" w:date="2016-02-08T22:05:00Z">
              <w:tcPr>
                <w:tcW w:w="1559" w:type="dxa"/>
              </w:tcPr>
            </w:tcPrChange>
          </w:tcPr>
          <w:p w14:paraId="1C3971A9" w14:textId="7A8D2595" w:rsidR="00BA6212" w:rsidRPr="00A76C84" w:rsidRDefault="00665E1D">
            <w:pPr>
              <w:pStyle w:val="NormalWeb"/>
              <w:spacing w:before="0" w:beforeAutospacing="0" w:after="20" w:afterAutospacing="0"/>
              <w:jc w:val="center"/>
              <w:rPr>
                <w:ins w:id="2334" w:author="Mateus Berardo de Souza Terra" w:date="2016-02-08T20:04:00Z"/>
                <w:color w:val="303030"/>
                <w:sz w:val="16"/>
                <w:szCs w:val="16"/>
                <w:rPrChange w:id="2335" w:author="Mateus Berardo de Souza Terra" w:date="2016-02-08T22:05:00Z">
                  <w:rPr>
                    <w:ins w:id="2336" w:author="Mateus Berardo de Souza Terra" w:date="2016-02-08T20:04:00Z"/>
                    <w:color w:val="303030"/>
                  </w:rPr>
                </w:rPrChange>
              </w:rPr>
              <w:pPrChange w:id="2337" w:author="Mateus Berardo de Souza Terra" w:date="2016-02-08T22:05:00Z">
                <w:pPr>
                  <w:pStyle w:val="NormalWeb"/>
                  <w:spacing w:before="0" w:beforeAutospacing="0" w:after="160" w:afterAutospacing="0"/>
                  <w:jc w:val="center"/>
                </w:pPr>
              </w:pPrChange>
            </w:pPr>
            <w:ins w:id="2338" w:author="Mateus Berardo de Souza Terra" w:date="2016-02-08T22:11:00Z">
              <w:r>
                <w:rPr>
                  <w:color w:val="303030"/>
                  <w:sz w:val="16"/>
                  <w:szCs w:val="16"/>
                </w:rPr>
                <w:t>{</w:t>
              </w:r>
            </w:ins>
          </w:p>
        </w:tc>
      </w:tr>
      <w:tr w:rsidR="00BA6212" w:rsidRPr="00A76C84" w14:paraId="4024849B" w14:textId="77777777" w:rsidTr="00A76C84">
        <w:trPr>
          <w:trHeight w:val="20"/>
          <w:ins w:id="2339" w:author="Mateus Berardo de Souza Terra" w:date="2016-02-08T20:04:00Z"/>
        </w:trPr>
        <w:tc>
          <w:tcPr>
            <w:tcW w:w="1558" w:type="dxa"/>
            <w:tcPrChange w:id="2340" w:author="Mateus Berardo de Souza Terra" w:date="2016-02-08T22:05:00Z">
              <w:tcPr>
                <w:tcW w:w="1558" w:type="dxa"/>
              </w:tcPr>
            </w:tcPrChange>
          </w:tcPr>
          <w:p w14:paraId="7D7A62E7" w14:textId="06920503" w:rsidR="00BA6212" w:rsidRPr="00A76C84" w:rsidRDefault="00BA6212">
            <w:pPr>
              <w:pStyle w:val="NormalWeb"/>
              <w:spacing w:before="0" w:beforeAutospacing="0" w:after="20" w:afterAutospacing="0"/>
              <w:jc w:val="center"/>
              <w:rPr>
                <w:ins w:id="2341" w:author="Mateus Berardo de Souza Terra" w:date="2016-02-08T20:04:00Z"/>
                <w:color w:val="303030"/>
                <w:sz w:val="16"/>
                <w:szCs w:val="16"/>
                <w:rPrChange w:id="2342" w:author="Mateus Berardo de Souza Terra" w:date="2016-02-08T22:05:00Z">
                  <w:rPr>
                    <w:ins w:id="2343" w:author="Mateus Berardo de Souza Terra" w:date="2016-02-08T20:04:00Z"/>
                    <w:color w:val="303030"/>
                  </w:rPr>
                </w:rPrChange>
              </w:rPr>
              <w:pPrChange w:id="2344" w:author="Mateus Berardo de Souza Terra" w:date="2016-02-08T22:05:00Z">
                <w:pPr>
                  <w:pStyle w:val="NormalWeb"/>
                  <w:spacing w:before="0" w:beforeAutospacing="0" w:after="160" w:afterAutospacing="0"/>
                  <w:jc w:val="center"/>
                </w:pPr>
              </w:pPrChange>
            </w:pPr>
            <w:ins w:id="2345" w:author="Mateus Berardo de Souza Terra" w:date="2016-02-08T20:05:00Z">
              <w:r w:rsidRPr="00A76C84">
                <w:rPr>
                  <w:color w:val="303030"/>
                  <w:sz w:val="16"/>
                  <w:szCs w:val="16"/>
                  <w:rPrChange w:id="2346" w:author="Mateus Berardo de Souza Terra" w:date="2016-02-08T22:05:00Z">
                    <w:rPr>
                      <w:color w:val="303030"/>
                    </w:rPr>
                  </w:rPrChange>
                </w:rPr>
                <w:t>60</w:t>
              </w:r>
            </w:ins>
          </w:p>
        </w:tc>
        <w:tc>
          <w:tcPr>
            <w:tcW w:w="1558" w:type="dxa"/>
            <w:tcPrChange w:id="2347" w:author="Mateus Berardo de Souza Terra" w:date="2016-02-08T22:05:00Z">
              <w:tcPr>
                <w:tcW w:w="1558" w:type="dxa"/>
              </w:tcPr>
            </w:tcPrChange>
          </w:tcPr>
          <w:p w14:paraId="5B31454E" w14:textId="47B1AE77" w:rsidR="00BA6212" w:rsidRPr="00A76C84" w:rsidRDefault="00665E1D">
            <w:pPr>
              <w:pStyle w:val="NormalWeb"/>
              <w:spacing w:before="0" w:beforeAutospacing="0" w:after="20" w:afterAutospacing="0"/>
              <w:jc w:val="center"/>
              <w:rPr>
                <w:ins w:id="2348" w:author="Mateus Berardo de Souza Terra" w:date="2016-02-08T20:04:00Z"/>
                <w:color w:val="303030"/>
                <w:sz w:val="16"/>
                <w:szCs w:val="16"/>
                <w:rPrChange w:id="2349" w:author="Mateus Berardo de Souza Terra" w:date="2016-02-08T22:05:00Z">
                  <w:rPr>
                    <w:ins w:id="2350" w:author="Mateus Berardo de Souza Terra" w:date="2016-02-08T20:04:00Z"/>
                    <w:color w:val="303030"/>
                  </w:rPr>
                </w:rPrChange>
              </w:rPr>
              <w:pPrChange w:id="2351" w:author="Mateus Berardo de Souza Terra" w:date="2016-02-08T22:05:00Z">
                <w:pPr>
                  <w:pStyle w:val="NormalWeb"/>
                  <w:spacing w:before="0" w:beforeAutospacing="0" w:after="160" w:afterAutospacing="0"/>
                  <w:jc w:val="center"/>
                </w:pPr>
              </w:pPrChange>
            </w:pPr>
            <w:ins w:id="2352" w:author="Mateus Berardo de Souza Terra" w:date="2016-02-08T22:13:00Z">
              <w:r>
                <w:rPr>
                  <w:color w:val="303030"/>
                  <w:sz w:val="16"/>
                  <w:szCs w:val="16"/>
                </w:rPr>
                <w:t>&lt;</w:t>
              </w:r>
            </w:ins>
          </w:p>
        </w:tc>
        <w:tc>
          <w:tcPr>
            <w:tcW w:w="1558" w:type="dxa"/>
            <w:tcPrChange w:id="2353" w:author="Mateus Berardo de Souza Terra" w:date="2016-02-08T22:05:00Z">
              <w:tcPr>
                <w:tcW w:w="1558" w:type="dxa"/>
              </w:tcPr>
            </w:tcPrChange>
          </w:tcPr>
          <w:p w14:paraId="0C3CB840" w14:textId="1D29156F" w:rsidR="00BA6212" w:rsidRPr="00A76C84" w:rsidRDefault="00BA6212">
            <w:pPr>
              <w:pStyle w:val="NormalWeb"/>
              <w:spacing w:before="0" w:beforeAutospacing="0" w:after="20" w:afterAutospacing="0"/>
              <w:jc w:val="center"/>
              <w:rPr>
                <w:ins w:id="2354" w:author="Mateus Berardo de Souza Terra" w:date="2016-02-08T20:04:00Z"/>
                <w:color w:val="303030"/>
                <w:sz w:val="16"/>
                <w:szCs w:val="16"/>
                <w:rPrChange w:id="2355" w:author="Mateus Berardo de Souza Terra" w:date="2016-02-08T22:05:00Z">
                  <w:rPr>
                    <w:ins w:id="2356" w:author="Mateus Berardo de Souza Terra" w:date="2016-02-08T20:04:00Z"/>
                    <w:color w:val="303030"/>
                  </w:rPr>
                </w:rPrChange>
              </w:rPr>
              <w:pPrChange w:id="2357" w:author="Mateus Berardo de Souza Terra" w:date="2016-02-08T22:05:00Z">
                <w:pPr>
                  <w:pStyle w:val="NormalWeb"/>
                  <w:spacing w:before="0" w:beforeAutospacing="0" w:after="160" w:afterAutospacing="0"/>
                  <w:jc w:val="center"/>
                </w:pPr>
              </w:pPrChange>
            </w:pPr>
            <w:ins w:id="2358" w:author="Mateus Berardo de Souza Terra" w:date="2016-02-08T22:09:00Z">
              <w:r>
                <w:rPr>
                  <w:color w:val="303030"/>
                  <w:sz w:val="16"/>
                  <w:szCs w:val="16"/>
                </w:rPr>
                <w:t>92</w:t>
              </w:r>
            </w:ins>
          </w:p>
        </w:tc>
        <w:tc>
          <w:tcPr>
            <w:tcW w:w="1558" w:type="dxa"/>
            <w:tcPrChange w:id="2359" w:author="Mateus Berardo de Souza Terra" w:date="2016-02-08T22:05:00Z">
              <w:tcPr>
                <w:tcW w:w="1558" w:type="dxa"/>
              </w:tcPr>
            </w:tcPrChange>
          </w:tcPr>
          <w:p w14:paraId="10752CD8" w14:textId="4D412699" w:rsidR="00BA6212" w:rsidRPr="00A76C84" w:rsidRDefault="00665E1D">
            <w:pPr>
              <w:pStyle w:val="NormalWeb"/>
              <w:spacing w:before="0" w:beforeAutospacing="0" w:after="20" w:afterAutospacing="0"/>
              <w:jc w:val="center"/>
              <w:rPr>
                <w:ins w:id="2360" w:author="Mateus Berardo de Souza Terra" w:date="2016-02-08T20:04:00Z"/>
                <w:color w:val="303030"/>
                <w:sz w:val="16"/>
                <w:szCs w:val="16"/>
                <w:rPrChange w:id="2361" w:author="Mateus Berardo de Souza Terra" w:date="2016-02-08T22:05:00Z">
                  <w:rPr>
                    <w:ins w:id="2362" w:author="Mateus Berardo de Souza Terra" w:date="2016-02-08T20:04:00Z"/>
                    <w:color w:val="303030"/>
                  </w:rPr>
                </w:rPrChange>
              </w:rPr>
              <w:pPrChange w:id="2363" w:author="Mateus Berardo de Souza Terra" w:date="2016-02-08T22:05:00Z">
                <w:pPr>
                  <w:pStyle w:val="NormalWeb"/>
                  <w:spacing w:before="0" w:beforeAutospacing="0" w:after="160" w:afterAutospacing="0"/>
                  <w:jc w:val="center"/>
                </w:pPr>
              </w:pPrChange>
            </w:pPr>
            <w:ins w:id="2364" w:author="Mateus Berardo de Souza Terra" w:date="2016-02-08T22:11:00Z">
              <w:r>
                <w:rPr>
                  <w:color w:val="303030"/>
                  <w:sz w:val="16"/>
                  <w:szCs w:val="16"/>
                </w:rPr>
                <w:t>\</w:t>
              </w:r>
            </w:ins>
          </w:p>
        </w:tc>
        <w:tc>
          <w:tcPr>
            <w:tcW w:w="1559" w:type="dxa"/>
            <w:tcPrChange w:id="2365" w:author="Mateus Berardo de Souza Terra" w:date="2016-02-08T22:05:00Z">
              <w:tcPr>
                <w:tcW w:w="1559" w:type="dxa"/>
              </w:tcPr>
            </w:tcPrChange>
          </w:tcPr>
          <w:p w14:paraId="7A4619C8" w14:textId="72EA12A1" w:rsidR="00BA6212" w:rsidRPr="00A76C84" w:rsidRDefault="00BA6212">
            <w:pPr>
              <w:pStyle w:val="NormalWeb"/>
              <w:spacing w:before="0" w:beforeAutospacing="0" w:after="20" w:afterAutospacing="0"/>
              <w:jc w:val="center"/>
              <w:rPr>
                <w:ins w:id="2366" w:author="Mateus Berardo de Souza Terra" w:date="2016-02-08T20:04:00Z"/>
                <w:color w:val="303030"/>
                <w:sz w:val="16"/>
                <w:szCs w:val="16"/>
                <w:rPrChange w:id="2367" w:author="Mateus Berardo de Souza Terra" w:date="2016-02-08T22:05:00Z">
                  <w:rPr>
                    <w:ins w:id="2368" w:author="Mateus Berardo de Souza Terra" w:date="2016-02-08T20:04:00Z"/>
                    <w:color w:val="303030"/>
                  </w:rPr>
                </w:rPrChange>
              </w:rPr>
              <w:pPrChange w:id="2369" w:author="Mateus Berardo de Souza Terra" w:date="2016-02-08T22:05:00Z">
                <w:pPr>
                  <w:pStyle w:val="NormalWeb"/>
                  <w:spacing w:before="0" w:beforeAutospacing="0" w:after="160" w:afterAutospacing="0"/>
                  <w:jc w:val="center"/>
                </w:pPr>
              </w:pPrChange>
            </w:pPr>
            <w:ins w:id="2370" w:author="Mateus Berardo de Souza Terra" w:date="2016-02-08T22:09:00Z">
              <w:r>
                <w:rPr>
                  <w:color w:val="303030"/>
                  <w:sz w:val="16"/>
                  <w:szCs w:val="16"/>
                </w:rPr>
                <w:t>124</w:t>
              </w:r>
            </w:ins>
          </w:p>
        </w:tc>
        <w:tc>
          <w:tcPr>
            <w:tcW w:w="1559" w:type="dxa"/>
            <w:tcPrChange w:id="2371" w:author="Mateus Berardo de Souza Terra" w:date="2016-02-08T22:05:00Z">
              <w:tcPr>
                <w:tcW w:w="1559" w:type="dxa"/>
              </w:tcPr>
            </w:tcPrChange>
          </w:tcPr>
          <w:p w14:paraId="6E57FA26" w14:textId="237AFCDF" w:rsidR="00BA6212" w:rsidRPr="00A76C84" w:rsidRDefault="00665E1D">
            <w:pPr>
              <w:pStyle w:val="NormalWeb"/>
              <w:spacing w:before="0" w:beforeAutospacing="0" w:after="20" w:afterAutospacing="0"/>
              <w:jc w:val="center"/>
              <w:rPr>
                <w:ins w:id="2372" w:author="Mateus Berardo de Souza Terra" w:date="2016-02-08T20:04:00Z"/>
                <w:color w:val="303030"/>
                <w:sz w:val="16"/>
                <w:szCs w:val="16"/>
                <w:rPrChange w:id="2373" w:author="Mateus Berardo de Souza Terra" w:date="2016-02-08T22:05:00Z">
                  <w:rPr>
                    <w:ins w:id="2374" w:author="Mateus Berardo de Souza Terra" w:date="2016-02-08T20:04:00Z"/>
                    <w:color w:val="303030"/>
                  </w:rPr>
                </w:rPrChange>
              </w:rPr>
              <w:pPrChange w:id="2375" w:author="Mateus Berardo de Souza Terra" w:date="2016-02-08T22:05:00Z">
                <w:pPr>
                  <w:pStyle w:val="NormalWeb"/>
                  <w:spacing w:before="0" w:beforeAutospacing="0" w:after="160" w:afterAutospacing="0"/>
                  <w:jc w:val="center"/>
                </w:pPr>
              </w:pPrChange>
            </w:pPr>
            <w:ins w:id="2376" w:author="Mateus Berardo de Souza Terra" w:date="2016-02-08T22:11:00Z">
              <w:r>
                <w:rPr>
                  <w:color w:val="303030"/>
                  <w:sz w:val="16"/>
                  <w:szCs w:val="16"/>
                </w:rPr>
                <w:t>|</w:t>
              </w:r>
            </w:ins>
          </w:p>
        </w:tc>
      </w:tr>
      <w:tr w:rsidR="00BA6212" w:rsidRPr="00A76C84" w14:paraId="083DC71D" w14:textId="77777777" w:rsidTr="00A76C84">
        <w:trPr>
          <w:trHeight w:val="20"/>
          <w:ins w:id="2377" w:author="Mateus Berardo de Souza Terra" w:date="2016-02-08T20:04:00Z"/>
        </w:trPr>
        <w:tc>
          <w:tcPr>
            <w:tcW w:w="1558" w:type="dxa"/>
            <w:tcPrChange w:id="2378" w:author="Mateus Berardo de Souza Terra" w:date="2016-02-08T22:05:00Z">
              <w:tcPr>
                <w:tcW w:w="1558" w:type="dxa"/>
              </w:tcPr>
            </w:tcPrChange>
          </w:tcPr>
          <w:p w14:paraId="54001170" w14:textId="2AD6FF0F" w:rsidR="00BA6212" w:rsidRPr="00A76C84" w:rsidRDefault="00BA6212">
            <w:pPr>
              <w:pStyle w:val="NormalWeb"/>
              <w:spacing w:before="0" w:beforeAutospacing="0" w:after="20" w:afterAutospacing="0"/>
              <w:jc w:val="center"/>
              <w:rPr>
                <w:ins w:id="2379" w:author="Mateus Berardo de Souza Terra" w:date="2016-02-08T20:04:00Z"/>
                <w:color w:val="303030"/>
                <w:sz w:val="16"/>
                <w:szCs w:val="16"/>
                <w:rPrChange w:id="2380" w:author="Mateus Berardo de Souza Terra" w:date="2016-02-08T22:05:00Z">
                  <w:rPr>
                    <w:ins w:id="2381" w:author="Mateus Berardo de Souza Terra" w:date="2016-02-08T20:04:00Z"/>
                    <w:color w:val="303030"/>
                  </w:rPr>
                </w:rPrChange>
              </w:rPr>
              <w:pPrChange w:id="2382" w:author="Mateus Berardo de Souza Terra" w:date="2016-02-08T22:05:00Z">
                <w:pPr>
                  <w:pStyle w:val="NormalWeb"/>
                  <w:spacing w:before="0" w:beforeAutospacing="0" w:after="160" w:afterAutospacing="0"/>
                  <w:jc w:val="center"/>
                </w:pPr>
              </w:pPrChange>
            </w:pPr>
            <w:ins w:id="2383" w:author="Mateus Berardo de Souza Terra" w:date="2016-02-08T20:05:00Z">
              <w:r w:rsidRPr="00A76C84">
                <w:rPr>
                  <w:color w:val="303030"/>
                  <w:sz w:val="16"/>
                  <w:szCs w:val="16"/>
                  <w:rPrChange w:id="2384" w:author="Mateus Berardo de Souza Terra" w:date="2016-02-08T22:05:00Z">
                    <w:rPr>
                      <w:color w:val="303030"/>
                    </w:rPr>
                  </w:rPrChange>
                </w:rPr>
                <w:t>61</w:t>
              </w:r>
            </w:ins>
          </w:p>
        </w:tc>
        <w:tc>
          <w:tcPr>
            <w:tcW w:w="1558" w:type="dxa"/>
            <w:tcPrChange w:id="2385" w:author="Mateus Berardo de Souza Terra" w:date="2016-02-08T22:05:00Z">
              <w:tcPr>
                <w:tcW w:w="1558" w:type="dxa"/>
              </w:tcPr>
            </w:tcPrChange>
          </w:tcPr>
          <w:p w14:paraId="21A9DB71" w14:textId="010554C6" w:rsidR="00BA6212" w:rsidRPr="00A76C84" w:rsidRDefault="00665E1D">
            <w:pPr>
              <w:pStyle w:val="NormalWeb"/>
              <w:spacing w:before="0" w:beforeAutospacing="0" w:after="20" w:afterAutospacing="0"/>
              <w:jc w:val="center"/>
              <w:rPr>
                <w:ins w:id="2386" w:author="Mateus Berardo de Souza Terra" w:date="2016-02-08T20:04:00Z"/>
                <w:color w:val="303030"/>
                <w:sz w:val="16"/>
                <w:szCs w:val="16"/>
                <w:rPrChange w:id="2387" w:author="Mateus Berardo de Souza Terra" w:date="2016-02-08T22:05:00Z">
                  <w:rPr>
                    <w:ins w:id="2388" w:author="Mateus Berardo de Souza Terra" w:date="2016-02-08T20:04:00Z"/>
                    <w:color w:val="303030"/>
                  </w:rPr>
                </w:rPrChange>
              </w:rPr>
              <w:pPrChange w:id="2389" w:author="Mateus Berardo de Souza Terra" w:date="2016-02-08T22:05:00Z">
                <w:pPr>
                  <w:pStyle w:val="NormalWeb"/>
                  <w:spacing w:before="0" w:beforeAutospacing="0" w:after="160" w:afterAutospacing="0"/>
                  <w:jc w:val="center"/>
                </w:pPr>
              </w:pPrChange>
            </w:pPr>
            <w:ins w:id="2390" w:author="Mateus Berardo de Souza Terra" w:date="2016-02-08T22:13:00Z">
              <w:r>
                <w:rPr>
                  <w:color w:val="303030"/>
                  <w:sz w:val="16"/>
                  <w:szCs w:val="16"/>
                </w:rPr>
                <w:t>=</w:t>
              </w:r>
            </w:ins>
          </w:p>
        </w:tc>
        <w:tc>
          <w:tcPr>
            <w:tcW w:w="1558" w:type="dxa"/>
            <w:tcPrChange w:id="2391" w:author="Mateus Berardo de Souza Terra" w:date="2016-02-08T22:05:00Z">
              <w:tcPr>
                <w:tcW w:w="1558" w:type="dxa"/>
              </w:tcPr>
            </w:tcPrChange>
          </w:tcPr>
          <w:p w14:paraId="0C544B28" w14:textId="4C27F1EE" w:rsidR="00BA6212" w:rsidRPr="00A76C84" w:rsidRDefault="00BA6212">
            <w:pPr>
              <w:pStyle w:val="NormalWeb"/>
              <w:spacing w:before="0" w:beforeAutospacing="0" w:after="20" w:afterAutospacing="0"/>
              <w:jc w:val="center"/>
              <w:rPr>
                <w:ins w:id="2392" w:author="Mateus Berardo de Souza Terra" w:date="2016-02-08T20:04:00Z"/>
                <w:color w:val="303030"/>
                <w:sz w:val="16"/>
                <w:szCs w:val="16"/>
                <w:rPrChange w:id="2393" w:author="Mateus Berardo de Souza Terra" w:date="2016-02-08T22:05:00Z">
                  <w:rPr>
                    <w:ins w:id="2394" w:author="Mateus Berardo de Souza Terra" w:date="2016-02-08T20:04:00Z"/>
                    <w:color w:val="303030"/>
                  </w:rPr>
                </w:rPrChange>
              </w:rPr>
              <w:pPrChange w:id="2395" w:author="Mateus Berardo de Souza Terra" w:date="2016-02-08T22:05:00Z">
                <w:pPr>
                  <w:pStyle w:val="NormalWeb"/>
                  <w:spacing w:before="0" w:beforeAutospacing="0" w:after="160" w:afterAutospacing="0"/>
                  <w:jc w:val="center"/>
                </w:pPr>
              </w:pPrChange>
            </w:pPr>
            <w:ins w:id="2396" w:author="Mateus Berardo de Souza Terra" w:date="2016-02-08T22:09:00Z">
              <w:r>
                <w:rPr>
                  <w:color w:val="303030"/>
                  <w:sz w:val="16"/>
                  <w:szCs w:val="16"/>
                </w:rPr>
                <w:t>93</w:t>
              </w:r>
            </w:ins>
          </w:p>
        </w:tc>
        <w:tc>
          <w:tcPr>
            <w:tcW w:w="1558" w:type="dxa"/>
            <w:tcPrChange w:id="2397" w:author="Mateus Berardo de Souza Terra" w:date="2016-02-08T22:05:00Z">
              <w:tcPr>
                <w:tcW w:w="1558" w:type="dxa"/>
              </w:tcPr>
            </w:tcPrChange>
          </w:tcPr>
          <w:p w14:paraId="18D3ED7D" w14:textId="3072EE37" w:rsidR="00BA6212" w:rsidRPr="00A76C84" w:rsidRDefault="00665E1D">
            <w:pPr>
              <w:pStyle w:val="NormalWeb"/>
              <w:spacing w:before="0" w:beforeAutospacing="0" w:after="20" w:afterAutospacing="0"/>
              <w:jc w:val="center"/>
              <w:rPr>
                <w:ins w:id="2398" w:author="Mateus Berardo de Souza Terra" w:date="2016-02-08T20:04:00Z"/>
                <w:color w:val="303030"/>
                <w:sz w:val="16"/>
                <w:szCs w:val="16"/>
                <w:rPrChange w:id="2399" w:author="Mateus Berardo de Souza Terra" w:date="2016-02-08T22:05:00Z">
                  <w:rPr>
                    <w:ins w:id="2400" w:author="Mateus Berardo de Souza Terra" w:date="2016-02-08T20:04:00Z"/>
                    <w:color w:val="303030"/>
                  </w:rPr>
                </w:rPrChange>
              </w:rPr>
              <w:pPrChange w:id="2401" w:author="Mateus Berardo de Souza Terra" w:date="2016-02-08T22:05:00Z">
                <w:pPr>
                  <w:pStyle w:val="NormalWeb"/>
                  <w:spacing w:before="0" w:beforeAutospacing="0" w:after="160" w:afterAutospacing="0"/>
                  <w:jc w:val="center"/>
                </w:pPr>
              </w:pPrChange>
            </w:pPr>
            <w:ins w:id="2402" w:author="Mateus Berardo de Souza Terra" w:date="2016-02-08T22:11:00Z">
              <w:r>
                <w:rPr>
                  <w:color w:val="303030"/>
                  <w:sz w:val="16"/>
                  <w:szCs w:val="16"/>
                </w:rPr>
                <w:t>]</w:t>
              </w:r>
            </w:ins>
          </w:p>
        </w:tc>
        <w:tc>
          <w:tcPr>
            <w:tcW w:w="1559" w:type="dxa"/>
            <w:tcPrChange w:id="2403" w:author="Mateus Berardo de Souza Terra" w:date="2016-02-08T22:05:00Z">
              <w:tcPr>
                <w:tcW w:w="1559" w:type="dxa"/>
              </w:tcPr>
            </w:tcPrChange>
          </w:tcPr>
          <w:p w14:paraId="154A917B" w14:textId="6455E77C" w:rsidR="00BA6212" w:rsidRPr="00A76C84" w:rsidRDefault="00BA6212">
            <w:pPr>
              <w:pStyle w:val="NormalWeb"/>
              <w:spacing w:before="0" w:beforeAutospacing="0" w:after="20" w:afterAutospacing="0"/>
              <w:jc w:val="center"/>
              <w:rPr>
                <w:ins w:id="2404" w:author="Mateus Berardo de Souza Terra" w:date="2016-02-08T20:04:00Z"/>
                <w:color w:val="303030"/>
                <w:sz w:val="16"/>
                <w:szCs w:val="16"/>
                <w:rPrChange w:id="2405" w:author="Mateus Berardo de Souza Terra" w:date="2016-02-08T22:05:00Z">
                  <w:rPr>
                    <w:ins w:id="2406" w:author="Mateus Berardo de Souza Terra" w:date="2016-02-08T20:04:00Z"/>
                    <w:color w:val="303030"/>
                  </w:rPr>
                </w:rPrChange>
              </w:rPr>
              <w:pPrChange w:id="2407" w:author="Mateus Berardo de Souza Terra" w:date="2016-02-08T22:05:00Z">
                <w:pPr>
                  <w:pStyle w:val="NormalWeb"/>
                  <w:spacing w:before="0" w:beforeAutospacing="0" w:after="160" w:afterAutospacing="0"/>
                  <w:jc w:val="center"/>
                </w:pPr>
              </w:pPrChange>
            </w:pPr>
            <w:ins w:id="2408" w:author="Mateus Berardo de Souza Terra" w:date="2016-02-08T22:09:00Z">
              <w:r>
                <w:rPr>
                  <w:color w:val="303030"/>
                  <w:sz w:val="16"/>
                  <w:szCs w:val="16"/>
                </w:rPr>
                <w:t>125</w:t>
              </w:r>
            </w:ins>
          </w:p>
        </w:tc>
        <w:tc>
          <w:tcPr>
            <w:tcW w:w="1559" w:type="dxa"/>
            <w:tcPrChange w:id="2409" w:author="Mateus Berardo de Souza Terra" w:date="2016-02-08T22:05:00Z">
              <w:tcPr>
                <w:tcW w:w="1559" w:type="dxa"/>
              </w:tcPr>
            </w:tcPrChange>
          </w:tcPr>
          <w:p w14:paraId="68BBD095" w14:textId="2B931710" w:rsidR="00BA6212" w:rsidRPr="00A76C84" w:rsidRDefault="00665E1D">
            <w:pPr>
              <w:pStyle w:val="NormalWeb"/>
              <w:spacing w:before="0" w:beforeAutospacing="0" w:after="20" w:afterAutospacing="0"/>
              <w:jc w:val="center"/>
              <w:rPr>
                <w:ins w:id="2410" w:author="Mateus Berardo de Souza Terra" w:date="2016-02-08T20:04:00Z"/>
                <w:color w:val="303030"/>
                <w:sz w:val="16"/>
                <w:szCs w:val="16"/>
                <w:rPrChange w:id="2411" w:author="Mateus Berardo de Souza Terra" w:date="2016-02-08T22:05:00Z">
                  <w:rPr>
                    <w:ins w:id="2412" w:author="Mateus Berardo de Souza Terra" w:date="2016-02-08T20:04:00Z"/>
                    <w:color w:val="303030"/>
                  </w:rPr>
                </w:rPrChange>
              </w:rPr>
              <w:pPrChange w:id="2413" w:author="Mateus Berardo de Souza Terra" w:date="2016-02-08T22:05:00Z">
                <w:pPr>
                  <w:pStyle w:val="NormalWeb"/>
                  <w:spacing w:before="0" w:beforeAutospacing="0" w:after="160" w:afterAutospacing="0"/>
                  <w:jc w:val="center"/>
                </w:pPr>
              </w:pPrChange>
            </w:pPr>
            <w:ins w:id="2414" w:author="Mateus Berardo de Souza Terra" w:date="2016-02-08T22:11:00Z">
              <w:r>
                <w:rPr>
                  <w:color w:val="303030"/>
                  <w:sz w:val="16"/>
                  <w:szCs w:val="16"/>
                </w:rPr>
                <w:t>}</w:t>
              </w:r>
            </w:ins>
          </w:p>
        </w:tc>
      </w:tr>
      <w:tr w:rsidR="00BA6212" w:rsidRPr="00A76C84" w14:paraId="0FD07F96" w14:textId="77777777" w:rsidTr="00A76C84">
        <w:trPr>
          <w:trHeight w:val="20"/>
          <w:ins w:id="2415" w:author="Mateus Berardo de Souza Terra" w:date="2016-02-08T20:04:00Z"/>
        </w:trPr>
        <w:tc>
          <w:tcPr>
            <w:tcW w:w="1558" w:type="dxa"/>
            <w:tcPrChange w:id="2416" w:author="Mateus Berardo de Souza Terra" w:date="2016-02-08T22:05:00Z">
              <w:tcPr>
                <w:tcW w:w="1558" w:type="dxa"/>
              </w:tcPr>
            </w:tcPrChange>
          </w:tcPr>
          <w:p w14:paraId="450C54FD" w14:textId="1503BA6B" w:rsidR="00BA6212" w:rsidRPr="00A76C84" w:rsidRDefault="00BA6212">
            <w:pPr>
              <w:pStyle w:val="NormalWeb"/>
              <w:spacing w:before="0" w:beforeAutospacing="0" w:after="20" w:afterAutospacing="0"/>
              <w:jc w:val="center"/>
              <w:rPr>
                <w:ins w:id="2417" w:author="Mateus Berardo de Souza Terra" w:date="2016-02-08T20:04:00Z"/>
                <w:color w:val="303030"/>
                <w:sz w:val="16"/>
                <w:szCs w:val="16"/>
                <w:rPrChange w:id="2418" w:author="Mateus Berardo de Souza Terra" w:date="2016-02-08T22:05:00Z">
                  <w:rPr>
                    <w:ins w:id="2419" w:author="Mateus Berardo de Souza Terra" w:date="2016-02-08T20:04:00Z"/>
                    <w:color w:val="303030"/>
                  </w:rPr>
                </w:rPrChange>
              </w:rPr>
              <w:pPrChange w:id="2420" w:author="Mateus Berardo de Souza Terra" w:date="2016-02-08T22:05:00Z">
                <w:pPr>
                  <w:pStyle w:val="NormalWeb"/>
                  <w:spacing w:before="0" w:beforeAutospacing="0" w:after="160" w:afterAutospacing="0"/>
                  <w:jc w:val="center"/>
                </w:pPr>
              </w:pPrChange>
            </w:pPr>
            <w:ins w:id="2421" w:author="Mateus Berardo de Souza Terra" w:date="2016-02-08T20:05:00Z">
              <w:r w:rsidRPr="00A76C84">
                <w:rPr>
                  <w:color w:val="303030"/>
                  <w:sz w:val="16"/>
                  <w:szCs w:val="16"/>
                  <w:rPrChange w:id="2422" w:author="Mateus Berardo de Souza Terra" w:date="2016-02-08T22:05:00Z">
                    <w:rPr>
                      <w:color w:val="303030"/>
                    </w:rPr>
                  </w:rPrChange>
                </w:rPr>
                <w:t>62</w:t>
              </w:r>
            </w:ins>
          </w:p>
        </w:tc>
        <w:tc>
          <w:tcPr>
            <w:tcW w:w="1558" w:type="dxa"/>
            <w:tcPrChange w:id="2423" w:author="Mateus Berardo de Souza Terra" w:date="2016-02-08T22:05:00Z">
              <w:tcPr>
                <w:tcW w:w="1558" w:type="dxa"/>
              </w:tcPr>
            </w:tcPrChange>
          </w:tcPr>
          <w:p w14:paraId="05254342" w14:textId="03884B82" w:rsidR="00BA6212" w:rsidRPr="00A76C84" w:rsidRDefault="00665E1D">
            <w:pPr>
              <w:pStyle w:val="NormalWeb"/>
              <w:spacing w:before="0" w:beforeAutospacing="0" w:after="20" w:afterAutospacing="0"/>
              <w:jc w:val="center"/>
              <w:rPr>
                <w:ins w:id="2424" w:author="Mateus Berardo de Souza Terra" w:date="2016-02-08T20:04:00Z"/>
                <w:color w:val="303030"/>
                <w:sz w:val="16"/>
                <w:szCs w:val="16"/>
                <w:rPrChange w:id="2425" w:author="Mateus Berardo de Souza Terra" w:date="2016-02-08T22:05:00Z">
                  <w:rPr>
                    <w:ins w:id="2426" w:author="Mateus Berardo de Souza Terra" w:date="2016-02-08T20:04:00Z"/>
                    <w:color w:val="303030"/>
                  </w:rPr>
                </w:rPrChange>
              </w:rPr>
              <w:pPrChange w:id="2427" w:author="Mateus Berardo de Souza Terra" w:date="2016-02-08T22:05:00Z">
                <w:pPr>
                  <w:pStyle w:val="NormalWeb"/>
                  <w:spacing w:before="0" w:beforeAutospacing="0" w:after="160" w:afterAutospacing="0"/>
                  <w:jc w:val="center"/>
                </w:pPr>
              </w:pPrChange>
            </w:pPr>
            <w:ins w:id="2428" w:author="Mateus Berardo de Souza Terra" w:date="2016-02-08T22:13:00Z">
              <w:r>
                <w:rPr>
                  <w:color w:val="303030"/>
                  <w:sz w:val="16"/>
                  <w:szCs w:val="16"/>
                </w:rPr>
                <w:t>&gt;</w:t>
              </w:r>
            </w:ins>
          </w:p>
        </w:tc>
        <w:tc>
          <w:tcPr>
            <w:tcW w:w="1558" w:type="dxa"/>
            <w:tcPrChange w:id="2429" w:author="Mateus Berardo de Souza Terra" w:date="2016-02-08T22:05:00Z">
              <w:tcPr>
                <w:tcW w:w="1558" w:type="dxa"/>
              </w:tcPr>
            </w:tcPrChange>
          </w:tcPr>
          <w:p w14:paraId="0191EA2F" w14:textId="28C51A44" w:rsidR="00BA6212" w:rsidRPr="00A76C84" w:rsidRDefault="00BA6212">
            <w:pPr>
              <w:pStyle w:val="NormalWeb"/>
              <w:spacing w:before="0" w:beforeAutospacing="0" w:after="20" w:afterAutospacing="0"/>
              <w:jc w:val="center"/>
              <w:rPr>
                <w:ins w:id="2430" w:author="Mateus Berardo de Souza Terra" w:date="2016-02-08T20:04:00Z"/>
                <w:color w:val="303030"/>
                <w:sz w:val="16"/>
                <w:szCs w:val="16"/>
                <w:rPrChange w:id="2431" w:author="Mateus Berardo de Souza Terra" w:date="2016-02-08T22:05:00Z">
                  <w:rPr>
                    <w:ins w:id="2432" w:author="Mateus Berardo de Souza Terra" w:date="2016-02-08T20:04:00Z"/>
                    <w:color w:val="303030"/>
                  </w:rPr>
                </w:rPrChange>
              </w:rPr>
              <w:pPrChange w:id="2433" w:author="Mateus Berardo de Souza Terra" w:date="2016-02-08T22:05:00Z">
                <w:pPr>
                  <w:pStyle w:val="NormalWeb"/>
                  <w:spacing w:before="0" w:beforeAutospacing="0" w:after="160" w:afterAutospacing="0"/>
                  <w:jc w:val="center"/>
                </w:pPr>
              </w:pPrChange>
            </w:pPr>
            <w:ins w:id="2434" w:author="Mateus Berardo de Souza Terra" w:date="2016-02-08T22:09:00Z">
              <w:r>
                <w:rPr>
                  <w:color w:val="303030"/>
                  <w:sz w:val="16"/>
                  <w:szCs w:val="16"/>
                </w:rPr>
                <w:t>94</w:t>
              </w:r>
            </w:ins>
          </w:p>
        </w:tc>
        <w:tc>
          <w:tcPr>
            <w:tcW w:w="1558" w:type="dxa"/>
            <w:tcPrChange w:id="2435" w:author="Mateus Berardo de Souza Terra" w:date="2016-02-08T22:05:00Z">
              <w:tcPr>
                <w:tcW w:w="1558" w:type="dxa"/>
              </w:tcPr>
            </w:tcPrChange>
          </w:tcPr>
          <w:p w14:paraId="55D1D12F" w14:textId="7A177445" w:rsidR="00BA6212" w:rsidRPr="00A76C84" w:rsidRDefault="00665E1D">
            <w:pPr>
              <w:pStyle w:val="NormalWeb"/>
              <w:tabs>
                <w:tab w:val="center" w:pos="671"/>
                <w:tab w:val="left" w:pos="1094"/>
              </w:tabs>
              <w:spacing w:before="0" w:beforeAutospacing="0" w:after="20" w:afterAutospacing="0"/>
              <w:rPr>
                <w:ins w:id="2436" w:author="Mateus Berardo de Souza Terra" w:date="2016-02-08T20:04:00Z"/>
                <w:color w:val="303030"/>
                <w:sz w:val="16"/>
                <w:szCs w:val="16"/>
                <w:rPrChange w:id="2437" w:author="Mateus Berardo de Souza Terra" w:date="2016-02-08T22:05:00Z">
                  <w:rPr>
                    <w:ins w:id="2438" w:author="Mateus Berardo de Souza Terra" w:date="2016-02-08T20:04:00Z"/>
                    <w:color w:val="303030"/>
                  </w:rPr>
                </w:rPrChange>
              </w:rPr>
              <w:pPrChange w:id="2439" w:author="Mateus Berardo de Souza Terra" w:date="2016-02-08T22:12:00Z">
                <w:pPr>
                  <w:pStyle w:val="NormalWeb"/>
                  <w:spacing w:before="0" w:beforeAutospacing="0" w:after="160" w:afterAutospacing="0"/>
                  <w:jc w:val="center"/>
                </w:pPr>
              </w:pPrChange>
            </w:pPr>
            <w:ins w:id="2440" w:author="Mateus Berardo de Souza Terra" w:date="2016-02-08T22:12:00Z">
              <w:r>
                <w:rPr>
                  <w:color w:val="303030"/>
                  <w:sz w:val="16"/>
                  <w:szCs w:val="16"/>
                </w:rPr>
                <w:tab/>
              </w:r>
            </w:ins>
            <w:ins w:id="2441" w:author="Mateus Berardo de Souza Terra" w:date="2016-02-08T22:11:00Z">
              <w:r>
                <w:rPr>
                  <w:color w:val="303030"/>
                  <w:sz w:val="16"/>
                  <w:szCs w:val="16"/>
                </w:rPr>
                <w:t>^</w:t>
              </w:r>
            </w:ins>
            <w:ins w:id="2442" w:author="Mateus Berardo de Souza Terra" w:date="2016-02-08T22:12:00Z">
              <w:r>
                <w:rPr>
                  <w:color w:val="303030"/>
                  <w:sz w:val="16"/>
                  <w:szCs w:val="16"/>
                </w:rPr>
                <w:tab/>
              </w:r>
            </w:ins>
          </w:p>
        </w:tc>
        <w:tc>
          <w:tcPr>
            <w:tcW w:w="1559" w:type="dxa"/>
            <w:tcPrChange w:id="2443" w:author="Mateus Berardo de Souza Terra" w:date="2016-02-08T22:05:00Z">
              <w:tcPr>
                <w:tcW w:w="1559" w:type="dxa"/>
              </w:tcPr>
            </w:tcPrChange>
          </w:tcPr>
          <w:p w14:paraId="6D52D62F" w14:textId="3A4DF257" w:rsidR="00BA6212" w:rsidRPr="00A76C84" w:rsidRDefault="00BA6212">
            <w:pPr>
              <w:pStyle w:val="NormalWeb"/>
              <w:spacing w:before="0" w:beforeAutospacing="0" w:after="20" w:afterAutospacing="0"/>
              <w:jc w:val="center"/>
              <w:rPr>
                <w:ins w:id="2444" w:author="Mateus Berardo de Souza Terra" w:date="2016-02-08T20:04:00Z"/>
                <w:color w:val="303030"/>
                <w:sz w:val="16"/>
                <w:szCs w:val="16"/>
                <w:rPrChange w:id="2445" w:author="Mateus Berardo de Souza Terra" w:date="2016-02-08T22:05:00Z">
                  <w:rPr>
                    <w:ins w:id="2446" w:author="Mateus Berardo de Souza Terra" w:date="2016-02-08T20:04:00Z"/>
                    <w:color w:val="303030"/>
                  </w:rPr>
                </w:rPrChange>
              </w:rPr>
              <w:pPrChange w:id="2447" w:author="Mateus Berardo de Souza Terra" w:date="2016-02-08T22:05:00Z">
                <w:pPr>
                  <w:pStyle w:val="NormalWeb"/>
                  <w:spacing w:before="0" w:beforeAutospacing="0" w:after="160" w:afterAutospacing="0"/>
                  <w:jc w:val="center"/>
                </w:pPr>
              </w:pPrChange>
            </w:pPr>
            <w:ins w:id="2448" w:author="Mateus Berardo de Souza Terra" w:date="2016-02-08T22:09:00Z">
              <w:r>
                <w:rPr>
                  <w:color w:val="303030"/>
                  <w:sz w:val="16"/>
                  <w:szCs w:val="16"/>
                </w:rPr>
                <w:t>126</w:t>
              </w:r>
            </w:ins>
          </w:p>
        </w:tc>
        <w:tc>
          <w:tcPr>
            <w:tcW w:w="1559" w:type="dxa"/>
            <w:tcPrChange w:id="2449" w:author="Mateus Berardo de Souza Terra" w:date="2016-02-08T22:05:00Z">
              <w:tcPr>
                <w:tcW w:w="1559" w:type="dxa"/>
              </w:tcPr>
            </w:tcPrChange>
          </w:tcPr>
          <w:p w14:paraId="1DEFB3C6" w14:textId="26109A2F" w:rsidR="00BA6212" w:rsidRPr="00A76C84" w:rsidRDefault="00665E1D">
            <w:pPr>
              <w:pStyle w:val="NormalWeb"/>
              <w:spacing w:before="0" w:beforeAutospacing="0" w:after="20" w:afterAutospacing="0"/>
              <w:jc w:val="center"/>
              <w:rPr>
                <w:ins w:id="2450" w:author="Mateus Berardo de Souza Terra" w:date="2016-02-08T20:04:00Z"/>
                <w:color w:val="303030"/>
                <w:sz w:val="16"/>
                <w:szCs w:val="16"/>
                <w:rPrChange w:id="2451" w:author="Mateus Berardo de Souza Terra" w:date="2016-02-08T22:05:00Z">
                  <w:rPr>
                    <w:ins w:id="2452" w:author="Mateus Berardo de Souza Terra" w:date="2016-02-08T20:04:00Z"/>
                    <w:color w:val="303030"/>
                  </w:rPr>
                </w:rPrChange>
              </w:rPr>
              <w:pPrChange w:id="2453" w:author="Mateus Berardo de Souza Terra" w:date="2016-02-08T22:05:00Z">
                <w:pPr>
                  <w:pStyle w:val="NormalWeb"/>
                  <w:spacing w:before="0" w:beforeAutospacing="0" w:after="160" w:afterAutospacing="0"/>
                  <w:jc w:val="center"/>
                </w:pPr>
              </w:pPrChange>
            </w:pPr>
            <w:ins w:id="2454" w:author="Mateus Berardo de Souza Terra" w:date="2016-02-08T22:11:00Z">
              <w:r>
                <w:rPr>
                  <w:color w:val="303030"/>
                  <w:sz w:val="16"/>
                  <w:szCs w:val="16"/>
                </w:rPr>
                <w:t>~</w:t>
              </w:r>
            </w:ins>
          </w:p>
        </w:tc>
      </w:tr>
      <w:tr w:rsidR="00BA6212" w:rsidRPr="00A76C84" w14:paraId="37299FE6" w14:textId="77777777" w:rsidTr="00A76C84">
        <w:trPr>
          <w:trHeight w:val="20"/>
          <w:ins w:id="2455" w:author="Mateus Berardo de Souza Terra" w:date="2016-02-08T22:09:00Z"/>
        </w:trPr>
        <w:tc>
          <w:tcPr>
            <w:tcW w:w="1558" w:type="dxa"/>
          </w:tcPr>
          <w:p w14:paraId="08225A8D" w14:textId="6D8A8C64" w:rsidR="00BA6212" w:rsidRPr="00A76C84" w:rsidRDefault="00BA6212" w:rsidP="00BA6212">
            <w:pPr>
              <w:pStyle w:val="NormalWeb"/>
              <w:spacing w:before="0" w:beforeAutospacing="0" w:after="20" w:afterAutospacing="0"/>
              <w:jc w:val="center"/>
              <w:rPr>
                <w:ins w:id="2456" w:author="Mateus Berardo de Souza Terra" w:date="2016-02-08T22:09:00Z"/>
                <w:color w:val="303030"/>
                <w:sz w:val="16"/>
                <w:szCs w:val="16"/>
              </w:rPr>
            </w:pPr>
            <w:ins w:id="2457" w:author="Mateus Berardo de Souza Terra" w:date="2016-02-08T22:09:00Z">
              <w:r>
                <w:rPr>
                  <w:color w:val="303030"/>
                  <w:sz w:val="16"/>
                  <w:szCs w:val="16"/>
                </w:rPr>
                <w:t>63</w:t>
              </w:r>
            </w:ins>
          </w:p>
        </w:tc>
        <w:tc>
          <w:tcPr>
            <w:tcW w:w="1558" w:type="dxa"/>
          </w:tcPr>
          <w:p w14:paraId="28F897D2" w14:textId="614F7FAA" w:rsidR="00BA6212" w:rsidRPr="00A76C84" w:rsidRDefault="00665E1D" w:rsidP="00BA6212">
            <w:pPr>
              <w:pStyle w:val="NormalWeb"/>
              <w:spacing w:before="0" w:beforeAutospacing="0" w:after="20" w:afterAutospacing="0"/>
              <w:jc w:val="center"/>
              <w:rPr>
                <w:ins w:id="2458" w:author="Mateus Berardo de Souza Terra" w:date="2016-02-08T22:09:00Z"/>
                <w:color w:val="303030"/>
                <w:sz w:val="16"/>
                <w:szCs w:val="16"/>
              </w:rPr>
            </w:pPr>
            <w:ins w:id="2459" w:author="Mateus Berardo de Souza Terra" w:date="2016-02-08T22:13:00Z">
              <w:r>
                <w:rPr>
                  <w:color w:val="303030"/>
                  <w:sz w:val="16"/>
                  <w:szCs w:val="16"/>
                </w:rPr>
                <w:t>?</w:t>
              </w:r>
            </w:ins>
          </w:p>
        </w:tc>
        <w:tc>
          <w:tcPr>
            <w:tcW w:w="1558" w:type="dxa"/>
          </w:tcPr>
          <w:p w14:paraId="63E52525" w14:textId="3B4264B0" w:rsidR="00BA6212" w:rsidRPr="00A76C84" w:rsidRDefault="00BA6212" w:rsidP="00BA6212">
            <w:pPr>
              <w:pStyle w:val="NormalWeb"/>
              <w:spacing w:before="0" w:beforeAutospacing="0" w:after="20" w:afterAutospacing="0"/>
              <w:jc w:val="center"/>
              <w:rPr>
                <w:ins w:id="2460" w:author="Mateus Berardo de Souza Terra" w:date="2016-02-08T22:09:00Z"/>
                <w:color w:val="303030"/>
                <w:sz w:val="16"/>
                <w:szCs w:val="16"/>
              </w:rPr>
            </w:pPr>
            <w:ins w:id="2461" w:author="Mateus Berardo de Souza Terra" w:date="2016-02-08T22:09:00Z">
              <w:r>
                <w:rPr>
                  <w:color w:val="303030"/>
                  <w:sz w:val="16"/>
                  <w:szCs w:val="16"/>
                </w:rPr>
                <w:t>95</w:t>
              </w:r>
            </w:ins>
          </w:p>
        </w:tc>
        <w:tc>
          <w:tcPr>
            <w:tcW w:w="1558" w:type="dxa"/>
          </w:tcPr>
          <w:p w14:paraId="68CEFA6E" w14:textId="674877B3" w:rsidR="00BA6212" w:rsidRPr="00665E1D" w:rsidRDefault="00665E1D" w:rsidP="00BA6212">
            <w:pPr>
              <w:pStyle w:val="NormalWeb"/>
              <w:spacing w:before="0" w:beforeAutospacing="0" w:after="20" w:afterAutospacing="0"/>
              <w:jc w:val="center"/>
              <w:rPr>
                <w:ins w:id="2462" w:author="Mateus Berardo de Souza Terra" w:date="2016-02-08T22:09:00Z"/>
                <w:sz w:val="16"/>
                <w:szCs w:val="16"/>
                <w:rPrChange w:id="2463" w:author="Mateus Berardo de Souza Terra" w:date="2016-02-08T22:12:00Z">
                  <w:rPr>
                    <w:ins w:id="2464" w:author="Mateus Berardo de Souza Terra" w:date="2016-02-08T22:09:00Z"/>
                    <w:color w:val="303030"/>
                    <w:sz w:val="16"/>
                    <w:szCs w:val="16"/>
                  </w:rPr>
                </w:rPrChange>
              </w:rPr>
            </w:pPr>
            <w:ins w:id="2465" w:author="Mateus Berardo de Souza Terra" w:date="2016-02-08T22:12:00Z">
              <w:r>
                <w:rPr>
                  <w:b/>
                  <w:color w:val="FF0000"/>
                  <w:sz w:val="16"/>
                  <w:szCs w:val="16"/>
                </w:rPr>
                <w:softHyphen/>
              </w:r>
              <w:r>
                <w:rPr>
                  <w:sz w:val="16"/>
                  <w:szCs w:val="16"/>
                </w:rPr>
                <w:t>underline</w:t>
              </w:r>
            </w:ins>
          </w:p>
        </w:tc>
        <w:tc>
          <w:tcPr>
            <w:tcW w:w="1559" w:type="dxa"/>
          </w:tcPr>
          <w:p w14:paraId="676A4B64" w14:textId="08F03A69" w:rsidR="00BA6212" w:rsidRDefault="00BA6212" w:rsidP="00BA6212">
            <w:pPr>
              <w:pStyle w:val="NormalWeb"/>
              <w:spacing w:before="0" w:beforeAutospacing="0" w:after="20" w:afterAutospacing="0"/>
              <w:jc w:val="center"/>
              <w:rPr>
                <w:ins w:id="2466" w:author="Mateus Berardo de Souza Terra" w:date="2016-02-08T22:09:00Z"/>
                <w:color w:val="303030"/>
                <w:sz w:val="16"/>
                <w:szCs w:val="16"/>
              </w:rPr>
            </w:pPr>
            <w:ins w:id="2467" w:author="Mateus Berardo de Souza Terra" w:date="2016-02-08T22:09:00Z">
              <w:r>
                <w:rPr>
                  <w:color w:val="303030"/>
                  <w:sz w:val="16"/>
                  <w:szCs w:val="16"/>
                </w:rPr>
                <w:t>127</w:t>
              </w:r>
            </w:ins>
          </w:p>
        </w:tc>
        <w:tc>
          <w:tcPr>
            <w:tcW w:w="1559" w:type="dxa"/>
          </w:tcPr>
          <w:p w14:paraId="73DB17B6" w14:textId="24C08500" w:rsidR="00BA6212" w:rsidRPr="00A76C84" w:rsidRDefault="00665E1D" w:rsidP="00BA6212">
            <w:pPr>
              <w:pStyle w:val="NormalWeb"/>
              <w:spacing w:before="0" w:beforeAutospacing="0" w:after="20" w:afterAutospacing="0"/>
              <w:jc w:val="center"/>
              <w:rPr>
                <w:ins w:id="2468" w:author="Mateus Berardo de Souza Terra" w:date="2016-02-08T22:09:00Z"/>
                <w:color w:val="303030"/>
                <w:sz w:val="16"/>
                <w:szCs w:val="16"/>
              </w:rPr>
            </w:pPr>
            <w:ins w:id="2469" w:author="Mateus Berardo de Souza Terra" w:date="2016-02-08T22:11:00Z">
              <w:r>
                <w:rPr>
                  <w:color w:val="303030"/>
                  <w:sz w:val="16"/>
                  <w:szCs w:val="16"/>
                </w:rPr>
                <w:t>DEL</w:t>
              </w:r>
            </w:ins>
          </w:p>
        </w:tc>
      </w:tr>
    </w:tbl>
    <w:p w14:paraId="541A7606" w14:textId="524052A7" w:rsidR="00C25799" w:rsidRPr="007D7E6F" w:rsidDel="00BA6212" w:rsidRDefault="00C25799">
      <w:pPr>
        <w:pStyle w:val="NormalWeb"/>
        <w:shd w:val="clear" w:color="auto" w:fill="FFFFFF"/>
        <w:spacing w:before="0" w:beforeAutospacing="0" w:after="160" w:afterAutospacing="0"/>
        <w:ind w:firstLine="720"/>
        <w:jc w:val="center"/>
        <w:rPr>
          <w:ins w:id="2470" w:author="granix pacheco" w:date="2016-02-08T14:08:00Z"/>
          <w:del w:id="2471" w:author="Mateus Berardo de Souza Terra" w:date="2016-02-08T22:08:00Z"/>
          <w:color w:val="303030"/>
          <w:rPrChange w:id="2472" w:author="Mateus Berardo de Souza Terra" w:date="2016-02-08T20:05:00Z">
            <w:rPr>
              <w:ins w:id="2473" w:author="granix pacheco" w:date="2016-02-08T14:08:00Z"/>
              <w:del w:id="2474" w:author="Mateus Berardo de Souza Terra" w:date="2016-02-08T22:08:00Z"/>
              <w:color w:val="303030"/>
              <w:lang w:val="pt-PT"/>
            </w:rPr>
          </w:rPrChange>
        </w:rPr>
        <w:pPrChange w:id="2475" w:author="Mateus Berardo de Souza Terra" w:date="2016-02-08T20:04:00Z">
          <w:pPr>
            <w:pStyle w:val="NormalWeb"/>
            <w:shd w:val="clear" w:color="auto" w:fill="FFFFFF"/>
            <w:spacing w:before="0" w:beforeAutospacing="0" w:after="160" w:afterAutospacing="0"/>
            <w:jc w:val="both"/>
          </w:pPr>
        </w:pPrChange>
      </w:pPr>
    </w:p>
    <w:p w14:paraId="6125603F" w14:textId="58422370" w:rsidR="00FB6808" w:rsidRPr="007D7E6F" w:rsidRDefault="00FB6808">
      <w:pPr>
        <w:pStyle w:val="NormalWeb"/>
        <w:shd w:val="clear" w:color="auto" w:fill="FFFFFF"/>
        <w:spacing w:before="0" w:beforeAutospacing="0" w:after="160" w:afterAutospacing="0"/>
        <w:ind w:firstLine="720"/>
        <w:jc w:val="center"/>
        <w:rPr>
          <w:ins w:id="2476" w:author="granix pacheco" w:date="2016-02-08T09:31:00Z"/>
          <w:color w:val="303030"/>
          <w:rPrChange w:id="2477" w:author="Mateus Berardo de Souza Terra" w:date="2016-02-08T20:05:00Z">
            <w:rPr>
              <w:ins w:id="2478" w:author="granix pacheco" w:date="2016-02-08T09:31:00Z"/>
              <w:color w:val="303030"/>
              <w:lang w:val="pt-PT"/>
            </w:rPr>
          </w:rPrChange>
        </w:rPr>
        <w:pPrChange w:id="2479" w:author="Mateus Berardo de Souza Terra" w:date="2016-02-08T22:08:00Z">
          <w:pPr>
            <w:pStyle w:val="NormalWeb"/>
            <w:shd w:val="clear" w:color="auto" w:fill="FFFFFF"/>
            <w:spacing w:before="0" w:beforeAutospacing="0" w:after="160" w:afterAutospacing="0"/>
            <w:jc w:val="both"/>
          </w:pPr>
        </w:pPrChange>
      </w:pPr>
    </w:p>
    <w:p w14:paraId="7342D0E6" w14:textId="77777777" w:rsidR="0086763C" w:rsidRPr="0086763C" w:rsidRDefault="0086763C" w:rsidP="0086763C">
      <w:pPr>
        <w:pStyle w:val="NormalWeb"/>
        <w:numPr>
          <w:ilvl w:val="1"/>
          <w:numId w:val="2"/>
        </w:numPr>
        <w:shd w:val="clear" w:color="auto" w:fill="FFFFFF"/>
        <w:spacing w:before="0" w:beforeAutospacing="0" w:after="160" w:afterAutospacing="0"/>
        <w:jc w:val="both"/>
        <w:rPr>
          <w:color w:val="303030"/>
        </w:rPr>
      </w:pPr>
      <w:r>
        <w:rPr>
          <w:b/>
          <w:color w:val="303030"/>
          <w:sz w:val="32"/>
          <w:szCs w:val="32"/>
        </w:rPr>
        <w:t>Leds:</w:t>
      </w:r>
    </w:p>
    <w:p w14:paraId="6AAAC636" w14:textId="655503C9" w:rsidR="00185177" w:rsidRPr="008D4450" w:rsidRDefault="00185177" w:rsidP="0086763C">
      <w:pPr>
        <w:pStyle w:val="NormalWeb"/>
        <w:shd w:val="clear" w:color="auto" w:fill="FFFFFF"/>
        <w:spacing w:before="0" w:beforeAutospacing="0" w:after="160" w:afterAutospacing="0"/>
        <w:ind w:left="1080"/>
        <w:jc w:val="both"/>
        <w:rPr>
          <w:color w:val="303030"/>
          <w:rPrChange w:id="2480" w:author="Mateus Berardo de Souza Terra" w:date="2016-02-08T19:09:00Z">
            <w:rPr>
              <w:b/>
              <w:color w:val="000000"/>
              <w:sz w:val="36"/>
              <w:szCs w:val="36"/>
              <w:u w:val="single"/>
            </w:rPr>
          </w:rPrChange>
        </w:rPr>
      </w:pPr>
      <w:ins w:id="2481" w:author="granix pacheco" w:date="2016-02-08T09:36:00Z">
        <w:del w:id="2482" w:author="Mateus Berardo de Souza Terra" w:date="2016-02-08T19:15:00Z">
          <w:r w:rsidRPr="008D4450" w:rsidDel="006D3AB1">
            <w:rPr>
              <w:color w:val="303030"/>
              <w:rPrChange w:id="2483" w:author="Mateus Berardo de Souza Terra" w:date="2016-02-08T19:09:00Z">
                <w:rPr>
                  <w:color w:val="303030"/>
                  <w:lang w:val="pt-PT"/>
                </w:rPr>
              </w:rPrChange>
            </w:rPr>
            <w:delText>//Adicionar tabela (ou uma imagem dela q ocupe menos espaço).</w:delText>
          </w:r>
        </w:del>
      </w:ins>
      <w:ins w:id="2484" w:author="granix pacheco" w:date="2016-02-08T09:41:00Z">
        <w:del w:id="2485" w:author="Mateus Berardo de Souza Terra" w:date="2016-02-08T19:15:00Z">
          <w:r w:rsidRPr="008D4450" w:rsidDel="006D3AB1">
            <w:rPr>
              <w:color w:val="303030"/>
              <w:rPrChange w:id="2486" w:author="Mateus Berardo de Souza Terra" w:date="2016-02-08T19:09:00Z">
                <w:rPr>
                  <w:color w:val="303030"/>
                  <w:lang w:val="pt-PT"/>
                </w:rPr>
              </w:rPrChange>
            </w:rPr>
            <w:delText xml:space="preserve"> </w:delText>
          </w:r>
        </w:del>
      </w:ins>
    </w:p>
    <w:sectPr w:rsidR="00185177" w:rsidRPr="008D4450">
      <w:foot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6BF2DD" w14:textId="77777777" w:rsidR="00E3349B" w:rsidRDefault="00E3349B" w:rsidP="00185177">
      <w:pPr>
        <w:spacing w:after="0" w:line="240" w:lineRule="auto"/>
      </w:pPr>
      <w:r>
        <w:separator/>
      </w:r>
    </w:p>
  </w:endnote>
  <w:endnote w:type="continuationSeparator" w:id="0">
    <w:p w14:paraId="58791FE7" w14:textId="77777777" w:rsidR="00E3349B" w:rsidRDefault="00E3349B" w:rsidP="00185177">
      <w:pPr>
        <w:spacing w:after="0" w:line="240" w:lineRule="auto"/>
      </w:pPr>
      <w:r>
        <w:continuationSeparator/>
      </w:r>
    </w:p>
  </w:endnote>
  <w:endnote w:id="1">
    <w:p w14:paraId="33A75A2A" w14:textId="21903FA7" w:rsidR="008F4ACE" w:rsidDel="00914F16" w:rsidRDefault="008F4ACE" w:rsidP="00A41181">
      <w:pPr>
        <w:pStyle w:val="Textodenotadefim"/>
        <w:rPr>
          <w:ins w:id="186" w:author="granix pacheco" w:date="2016-02-08T15:49:00Z"/>
          <w:del w:id="187" w:author="Mateus Berardo de Souza Terra" w:date="2016-02-08T18:53:00Z"/>
        </w:rPr>
      </w:pPr>
    </w:p>
    <w:p w14:paraId="032434C2" w14:textId="77777777" w:rsidR="008F4ACE" w:rsidDel="00914F16" w:rsidRDefault="008F4ACE" w:rsidP="00A41181">
      <w:pPr>
        <w:pStyle w:val="Textodenotadefim"/>
        <w:rPr>
          <w:ins w:id="188" w:author="granix pacheco" w:date="2016-02-08T15:49:00Z"/>
          <w:del w:id="189" w:author="Mateus Berardo de Souza Terra" w:date="2016-02-08T18:53:00Z"/>
        </w:rPr>
      </w:pPr>
    </w:p>
    <w:p w14:paraId="2A898606" w14:textId="77777777" w:rsidR="008F4ACE" w:rsidDel="00914F16" w:rsidRDefault="008F4ACE">
      <w:pPr>
        <w:pStyle w:val="NormalWeb"/>
        <w:numPr>
          <w:ilvl w:val="0"/>
          <w:numId w:val="30"/>
        </w:numPr>
        <w:shd w:val="clear" w:color="auto" w:fill="FFFFFF"/>
        <w:spacing w:before="0" w:beforeAutospacing="0" w:after="160" w:afterAutospacing="0"/>
        <w:jc w:val="center"/>
        <w:rPr>
          <w:ins w:id="190" w:author="granix pacheco" w:date="2016-02-08T15:49:00Z"/>
          <w:del w:id="191" w:author="Mateus Berardo de Souza Terra" w:date="2016-02-08T18:53:00Z"/>
          <w:b/>
          <w:sz w:val="36"/>
          <w:szCs w:val="36"/>
          <w:u w:val="single"/>
        </w:rPr>
      </w:pPr>
      <w:ins w:id="192" w:author="granix pacheco" w:date="2016-02-08T15:49:00Z">
        <w:del w:id="193" w:author="Mateus Berardo de Souza Terra" w:date="2016-02-08T18:53:00Z">
          <w:r w:rsidDel="00914F16">
            <w:rPr>
              <w:b/>
              <w:sz w:val="36"/>
              <w:szCs w:val="36"/>
              <w:u w:val="single"/>
            </w:rPr>
            <w:delText>Ferramentas</w:delText>
          </w:r>
        </w:del>
      </w:ins>
    </w:p>
    <w:p w14:paraId="1F08AAB4" w14:textId="77777777" w:rsidR="008F4ACE" w:rsidRPr="00A41181" w:rsidDel="00914F16" w:rsidRDefault="008F4ACE" w:rsidP="00A41181">
      <w:pPr>
        <w:pStyle w:val="Textodenotadefim"/>
        <w:rPr>
          <w:del w:id="194" w:author="Mateus Berardo de Souza Terra" w:date="2016-02-08T18:53:00Z"/>
          <w:lang w:val="en-US"/>
          <w:rPrChange w:id="195" w:author="granix pacheco" w:date="2016-02-08T14:04:00Z">
            <w:rPr>
              <w:del w:id="196" w:author="Mateus Berardo de Souza Terra" w:date="2016-02-08T18:53:00Z"/>
            </w:rPr>
          </w:rPrChange>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Arial"/>
    <w:charset w:val="00"/>
    <w:family w:val="swiss"/>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B3249" w14:textId="4D1A19EC" w:rsidR="008F4ACE" w:rsidRDefault="008F4ACE">
    <w:pPr>
      <w:pStyle w:val="Rodap"/>
      <w:jc w:val="center"/>
      <w:rPr>
        <w:ins w:id="2487" w:author="granix pacheco" w:date="2016-02-08T10:54:00Z"/>
        <w:caps/>
        <w:color w:val="5B9BD5" w:themeColor="accent1"/>
      </w:rPr>
    </w:pPr>
    <w:ins w:id="2488" w:author="granix pacheco" w:date="2016-02-08T10:54:00Z">
      <w:r>
        <w:rPr>
          <w:caps/>
          <w:color w:val="5B9BD5" w:themeColor="accent1"/>
        </w:rPr>
        <w:fldChar w:fldCharType="begin"/>
      </w:r>
      <w:r>
        <w:rPr>
          <w:caps/>
          <w:color w:val="5B9BD5" w:themeColor="accent1"/>
        </w:rPr>
        <w:instrText>PAGE   \* MERGEFORMAT</w:instrText>
      </w:r>
      <w:r>
        <w:rPr>
          <w:caps/>
          <w:color w:val="5B9BD5" w:themeColor="accent1"/>
        </w:rPr>
        <w:fldChar w:fldCharType="separate"/>
      </w:r>
    </w:ins>
    <w:r w:rsidR="00FD346D">
      <w:rPr>
        <w:caps/>
        <w:noProof/>
        <w:color w:val="5B9BD5" w:themeColor="accent1"/>
      </w:rPr>
      <w:t>32</w:t>
    </w:r>
    <w:ins w:id="2489" w:author="granix pacheco" w:date="2016-02-08T10:54:00Z">
      <w:r>
        <w:rPr>
          <w:caps/>
          <w:color w:val="5B9BD5" w:themeColor="accent1"/>
        </w:rPr>
        <w:fldChar w:fldCharType="end"/>
      </w:r>
    </w:ins>
  </w:p>
  <w:p w14:paraId="0E61F274" w14:textId="0E62F41A" w:rsidR="008F4ACE" w:rsidRDefault="008F4AC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B3DE6C" w14:textId="77777777" w:rsidR="00E3349B" w:rsidRDefault="00E3349B" w:rsidP="00185177">
      <w:pPr>
        <w:spacing w:after="0" w:line="240" w:lineRule="auto"/>
      </w:pPr>
      <w:r>
        <w:separator/>
      </w:r>
    </w:p>
  </w:footnote>
  <w:footnote w:type="continuationSeparator" w:id="0">
    <w:p w14:paraId="560E06AF" w14:textId="77777777" w:rsidR="00E3349B" w:rsidRDefault="00E3349B" w:rsidP="001851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2756C"/>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 w15:restartNumberingAfterBreak="0">
    <w:nsid w:val="01D27D80"/>
    <w:multiLevelType w:val="hybridMultilevel"/>
    <w:tmpl w:val="CED8C8FE"/>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20A7316"/>
    <w:multiLevelType w:val="hybridMultilevel"/>
    <w:tmpl w:val="C9A66FE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3336FDD"/>
    <w:multiLevelType w:val="hybridMultilevel"/>
    <w:tmpl w:val="E87EBF88"/>
    <w:lvl w:ilvl="0" w:tplc="4352FCB6">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1B357D"/>
    <w:multiLevelType w:val="hybridMultilevel"/>
    <w:tmpl w:val="5B505EAA"/>
    <w:lvl w:ilvl="0" w:tplc="DEE483EE">
      <w:start w:val="5"/>
      <w:numFmt w:val="decimal"/>
      <w:lvlText w:val="%1."/>
      <w:lvlJc w:val="left"/>
      <w:pPr>
        <w:ind w:left="2498" w:hanging="360"/>
      </w:pPr>
      <w:rPr>
        <w:rFonts w:hint="default"/>
      </w:rPr>
    </w:lvl>
    <w:lvl w:ilvl="1" w:tplc="04160019" w:tentative="1">
      <w:start w:val="1"/>
      <w:numFmt w:val="lowerLetter"/>
      <w:lvlText w:val="%2."/>
      <w:lvlJc w:val="left"/>
      <w:pPr>
        <w:ind w:left="2509" w:hanging="360"/>
      </w:pPr>
    </w:lvl>
    <w:lvl w:ilvl="2" w:tplc="0416001B" w:tentative="1">
      <w:start w:val="1"/>
      <w:numFmt w:val="lowerRoman"/>
      <w:lvlText w:val="%3."/>
      <w:lvlJc w:val="right"/>
      <w:pPr>
        <w:ind w:left="3229" w:hanging="180"/>
      </w:pPr>
    </w:lvl>
    <w:lvl w:ilvl="3" w:tplc="0416000F" w:tentative="1">
      <w:start w:val="1"/>
      <w:numFmt w:val="decimal"/>
      <w:lvlText w:val="%4."/>
      <w:lvlJc w:val="left"/>
      <w:pPr>
        <w:ind w:left="3949" w:hanging="360"/>
      </w:pPr>
    </w:lvl>
    <w:lvl w:ilvl="4" w:tplc="04160019" w:tentative="1">
      <w:start w:val="1"/>
      <w:numFmt w:val="lowerLetter"/>
      <w:lvlText w:val="%5."/>
      <w:lvlJc w:val="left"/>
      <w:pPr>
        <w:ind w:left="4669" w:hanging="360"/>
      </w:pPr>
    </w:lvl>
    <w:lvl w:ilvl="5" w:tplc="0416001B" w:tentative="1">
      <w:start w:val="1"/>
      <w:numFmt w:val="lowerRoman"/>
      <w:lvlText w:val="%6."/>
      <w:lvlJc w:val="right"/>
      <w:pPr>
        <w:ind w:left="5389" w:hanging="180"/>
      </w:pPr>
    </w:lvl>
    <w:lvl w:ilvl="6" w:tplc="0416000F" w:tentative="1">
      <w:start w:val="1"/>
      <w:numFmt w:val="decimal"/>
      <w:lvlText w:val="%7."/>
      <w:lvlJc w:val="left"/>
      <w:pPr>
        <w:ind w:left="6109" w:hanging="360"/>
      </w:pPr>
    </w:lvl>
    <w:lvl w:ilvl="7" w:tplc="04160019" w:tentative="1">
      <w:start w:val="1"/>
      <w:numFmt w:val="lowerLetter"/>
      <w:lvlText w:val="%8."/>
      <w:lvlJc w:val="left"/>
      <w:pPr>
        <w:ind w:left="6829" w:hanging="360"/>
      </w:pPr>
    </w:lvl>
    <w:lvl w:ilvl="8" w:tplc="0416001B" w:tentative="1">
      <w:start w:val="1"/>
      <w:numFmt w:val="lowerRoman"/>
      <w:lvlText w:val="%9."/>
      <w:lvlJc w:val="right"/>
      <w:pPr>
        <w:ind w:left="7549" w:hanging="180"/>
      </w:pPr>
    </w:lvl>
  </w:abstractNum>
  <w:abstractNum w:abstractNumId="5" w15:restartNumberingAfterBreak="0">
    <w:nsid w:val="0E021E7C"/>
    <w:multiLevelType w:val="hybridMultilevel"/>
    <w:tmpl w:val="57FA792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E730633"/>
    <w:multiLevelType w:val="hybridMultilevel"/>
    <w:tmpl w:val="A28C49D4"/>
    <w:lvl w:ilvl="0" w:tplc="0409000F">
      <w:start w:val="1"/>
      <w:numFmt w:val="decimal"/>
      <w:lvlText w:val="%1."/>
      <w:lvlJc w:val="left"/>
      <w:pPr>
        <w:ind w:left="1800" w:hanging="360"/>
      </w:pPr>
    </w:lvl>
    <w:lvl w:ilvl="1" w:tplc="0409000F">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0F126E8"/>
    <w:multiLevelType w:val="hybridMultilevel"/>
    <w:tmpl w:val="57FA792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 w15:restartNumberingAfterBreak="0">
    <w:nsid w:val="111623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12E3654"/>
    <w:multiLevelType w:val="multilevel"/>
    <w:tmpl w:val="38BE6216"/>
    <w:lvl w:ilvl="0">
      <w:start w:val="9"/>
      <w:numFmt w:val="decimal"/>
      <w:lvlText w:val="%1."/>
      <w:lvlJc w:val="left"/>
      <w:pPr>
        <w:ind w:left="720" w:hanging="360"/>
      </w:pPr>
      <w:rPr>
        <w:rFonts w:hint="default"/>
      </w:rPr>
    </w:lvl>
    <w:lvl w:ilvl="1">
      <w:start w:val="3"/>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0" w15:restartNumberingAfterBreak="0">
    <w:nsid w:val="13055EB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3240C7C"/>
    <w:multiLevelType w:val="hybridMultilevel"/>
    <w:tmpl w:val="621C2928"/>
    <w:lvl w:ilvl="0" w:tplc="04160001">
      <w:start w:val="1"/>
      <w:numFmt w:val="bullet"/>
      <w:lvlText w:val=""/>
      <w:lvlJc w:val="left"/>
      <w:pPr>
        <w:ind w:left="1146" w:hanging="360"/>
      </w:pPr>
      <w:rPr>
        <w:rFonts w:ascii="Symbol" w:hAnsi="Symbol" w:hint="default"/>
      </w:rPr>
    </w:lvl>
    <w:lvl w:ilvl="1" w:tplc="04160003">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2" w15:restartNumberingAfterBreak="0">
    <w:nsid w:val="157D1F3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5C02DFC"/>
    <w:multiLevelType w:val="hybridMultilevel"/>
    <w:tmpl w:val="CDC6E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F6241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5" w15:restartNumberingAfterBreak="0">
    <w:nsid w:val="182C7B84"/>
    <w:multiLevelType w:val="hybridMultilevel"/>
    <w:tmpl w:val="8AB60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252C9B"/>
    <w:multiLevelType w:val="multilevel"/>
    <w:tmpl w:val="938AAFE4"/>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val="0"/>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7" w15:restartNumberingAfterBreak="0">
    <w:nsid w:val="1A653E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B4D22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C925678"/>
    <w:multiLevelType w:val="multilevel"/>
    <w:tmpl w:val="E8489C78"/>
    <w:lvl w:ilvl="0">
      <w:start w:val="5"/>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0" w15:restartNumberingAfterBreak="0">
    <w:nsid w:val="1CD135A5"/>
    <w:multiLevelType w:val="multilevel"/>
    <w:tmpl w:val="D59ECC6A"/>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1EFA0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1532D8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20A01C3"/>
    <w:multiLevelType w:val="hybridMultilevel"/>
    <w:tmpl w:val="6A2A5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2997600"/>
    <w:multiLevelType w:val="multilevel"/>
    <w:tmpl w:val="D95C31C8"/>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5" w15:restartNumberingAfterBreak="0">
    <w:nsid w:val="23826D91"/>
    <w:multiLevelType w:val="hybridMultilevel"/>
    <w:tmpl w:val="2528E2D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24370B94"/>
    <w:multiLevelType w:val="hybridMultilevel"/>
    <w:tmpl w:val="C40453B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24A50167"/>
    <w:multiLevelType w:val="multilevel"/>
    <w:tmpl w:val="20FA9920"/>
    <w:lvl w:ilvl="0">
      <w:start w:val="6"/>
      <w:numFmt w:val="decimal"/>
      <w:lvlText w:val="%1."/>
      <w:lvlJc w:val="left"/>
      <w:pPr>
        <w:ind w:left="720" w:hanging="360"/>
      </w:pPr>
      <w:rPr>
        <w:rFonts w:hint="default"/>
        <w:b/>
      </w:rPr>
    </w:lvl>
    <w:lvl w:ilvl="1">
      <w:start w:val="1"/>
      <w:numFmt w:val="decimal"/>
      <w:isLgl/>
      <w:lvlText w:val="9.%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8" w15:restartNumberingAfterBreak="0">
    <w:nsid w:val="26720C2B"/>
    <w:multiLevelType w:val="hybridMultilevel"/>
    <w:tmpl w:val="0D2EF844"/>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7DB3B6C"/>
    <w:multiLevelType w:val="hybridMultilevel"/>
    <w:tmpl w:val="AD5E8DF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9596C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2A301D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2A873DBD"/>
    <w:multiLevelType w:val="hybridMultilevel"/>
    <w:tmpl w:val="5F1E64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2CDB1BA3"/>
    <w:multiLevelType w:val="hybridMultilevel"/>
    <w:tmpl w:val="D618169A"/>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4" w15:restartNumberingAfterBreak="0">
    <w:nsid w:val="2E10543D"/>
    <w:multiLevelType w:val="hybridMultilevel"/>
    <w:tmpl w:val="D19A7EEA"/>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2EA813CD"/>
    <w:multiLevelType w:val="multilevel"/>
    <w:tmpl w:val="815663D8"/>
    <w:lvl w:ilvl="0">
      <w:start w:val="5"/>
      <w:numFmt w:val="decimal"/>
      <w:lvlText w:val="%1"/>
      <w:lvlJc w:val="left"/>
      <w:pPr>
        <w:ind w:left="420" w:hanging="420"/>
      </w:pPr>
      <w:rPr>
        <w:rFonts w:hint="default"/>
      </w:rPr>
    </w:lvl>
    <w:lvl w:ilvl="1">
      <w:start w:val="4"/>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560" w:hanging="2160"/>
      </w:pPr>
      <w:rPr>
        <w:rFonts w:hint="default"/>
      </w:rPr>
    </w:lvl>
  </w:abstractNum>
  <w:abstractNum w:abstractNumId="36" w15:restartNumberingAfterBreak="0">
    <w:nsid w:val="2EF8270D"/>
    <w:multiLevelType w:val="hybridMultilevel"/>
    <w:tmpl w:val="A73AEF9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06E22FE"/>
    <w:multiLevelType w:val="hybridMultilevel"/>
    <w:tmpl w:val="52E48F4A"/>
    <w:lvl w:ilvl="0" w:tplc="5B008DD0">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0C8340A"/>
    <w:multiLevelType w:val="hybridMultilevel"/>
    <w:tmpl w:val="2884B9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360344B6"/>
    <w:multiLevelType w:val="hybridMultilevel"/>
    <w:tmpl w:val="749E53B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40" w15:restartNumberingAfterBreak="0">
    <w:nsid w:val="36AF2642"/>
    <w:multiLevelType w:val="multilevel"/>
    <w:tmpl w:val="9F1A2818"/>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41" w15:restartNumberingAfterBreak="0">
    <w:nsid w:val="375907AC"/>
    <w:multiLevelType w:val="hybridMultilevel"/>
    <w:tmpl w:val="135613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38D33452"/>
    <w:multiLevelType w:val="hybridMultilevel"/>
    <w:tmpl w:val="D130A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DE41DBD"/>
    <w:multiLevelType w:val="multilevel"/>
    <w:tmpl w:val="6D9C6062"/>
    <w:lvl w:ilvl="0">
      <w:start w:val="1"/>
      <w:numFmt w:val="decimal"/>
      <w:lvlText w:val="%1."/>
      <w:lvlJc w:val="left"/>
      <w:pPr>
        <w:ind w:left="360" w:hanging="360"/>
      </w:pPr>
    </w:lvl>
    <w:lvl w:ilvl="1">
      <w:start w:val="1"/>
      <w:numFmt w:val="decimal"/>
      <w:lvlText w:val="%1.%2."/>
      <w:lvlJc w:val="left"/>
      <w:pPr>
        <w:ind w:left="792" w:hanging="432"/>
      </w:pPr>
      <w:rPr>
        <w:b/>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3FAD1CC0"/>
    <w:multiLevelType w:val="hybridMultilevel"/>
    <w:tmpl w:val="5D367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4F108FE"/>
    <w:multiLevelType w:val="multilevel"/>
    <w:tmpl w:val="522CCFAE"/>
    <w:lvl w:ilvl="0">
      <w:start w:val="6"/>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6" w15:restartNumberingAfterBreak="0">
    <w:nsid w:val="452E35D2"/>
    <w:multiLevelType w:val="multilevel"/>
    <w:tmpl w:val="3B602F16"/>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470A1B90"/>
    <w:multiLevelType w:val="hybridMultilevel"/>
    <w:tmpl w:val="F86A80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471A6B50"/>
    <w:multiLevelType w:val="hybridMultilevel"/>
    <w:tmpl w:val="6B8C61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15:restartNumberingAfterBreak="0">
    <w:nsid w:val="482A34DE"/>
    <w:multiLevelType w:val="hybridMultilevel"/>
    <w:tmpl w:val="E8964492"/>
    <w:lvl w:ilvl="0" w:tplc="04160001">
      <w:start w:val="1"/>
      <w:numFmt w:val="bullet"/>
      <w:lvlText w:val=""/>
      <w:lvlJc w:val="left"/>
      <w:pPr>
        <w:ind w:left="2160" w:hanging="360"/>
      </w:pPr>
      <w:rPr>
        <w:rFonts w:ascii="Symbol" w:hAnsi="Symbol" w:hint="default"/>
      </w:rPr>
    </w:lvl>
    <w:lvl w:ilvl="1" w:tplc="04160003">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50" w15:restartNumberingAfterBreak="0">
    <w:nsid w:val="4A9C0FEE"/>
    <w:multiLevelType w:val="hybridMultilevel"/>
    <w:tmpl w:val="B0C28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B5703D1"/>
    <w:multiLevelType w:val="hybridMultilevel"/>
    <w:tmpl w:val="0D561542"/>
    <w:lvl w:ilvl="0" w:tplc="0416000F">
      <w:start w:val="1"/>
      <w:numFmt w:val="decimal"/>
      <w:lvlText w:val="%1."/>
      <w:lvlJc w:val="left"/>
      <w:pPr>
        <w:ind w:left="2227" w:hanging="360"/>
      </w:pPr>
    </w:lvl>
    <w:lvl w:ilvl="1" w:tplc="04160019" w:tentative="1">
      <w:start w:val="1"/>
      <w:numFmt w:val="lowerLetter"/>
      <w:lvlText w:val="%2."/>
      <w:lvlJc w:val="left"/>
      <w:pPr>
        <w:ind w:left="2947" w:hanging="360"/>
      </w:pPr>
    </w:lvl>
    <w:lvl w:ilvl="2" w:tplc="0416001B" w:tentative="1">
      <w:start w:val="1"/>
      <w:numFmt w:val="lowerRoman"/>
      <w:lvlText w:val="%3."/>
      <w:lvlJc w:val="right"/>
      <w:pPr>
        <w:ind w:left="3667" w:hanging="180"/>
      </w:pPr>
    </w:lvl>
    <w:lvl w:ilvl="3" w:tplc="0416000F" w:tentative="1">
      <w:start w:val="1"/>
      <w:numFmt w:val="decimal"/>
      <w:lvlText w:val="%4."/>
      <w:lvlJc w:val="left"/>
      <w:pPr>
        <w:ind w:left="4387" w:hanging="360"/>
      </w:pPr>
    </w:lvl>
    <w:lvl w:ilvl="4" w:tplc="04160019" w:tentative="1">
      <w:start w:val="1"/>
      <w:numFmt w:val="lowerLetter"/>
      <w:lvlText w:val="%5."/>
      <w:lvlJc w:val="left"/>
      <w:pPr>
        <w:ind w:left="5107" w:hanging="360"/>
      </w:pPr>
    </w:lvl>
    <w:lvl w:ilvl="5" w:tplc="0416001B" w:tentative="1">
      <w:start w:val="1"/>
      <w:numFmt w:val="lowerRoman"/>
      <w:lvlText w:val="%6."/>
      <w:lvlJc w:val="right"/>
      <w:pPr>
        <w:ind w:left="5827" w:hanging="180"/>
      </w:pPr>
    </w:lvl>
    <w:lvl w:ilvl="6" w:tplc="0416000F" w:tentative="1">
      <w:start w:val="1"/>
      <w:numFmt w:val="decimal"/>
      <w:lvlText w:val="%7."/>
      <w:lvlJc w:val="left"/>
      <w:pPr>
        <w:ind w:left="6547" w:hanging="360"/>
      </w:pPr>
    </w:lvl>
    <w:lvl w:ilvl="7" w:tplc="04160019" w:tentative="1">
      <w:start w:val="1"/>
      <w:numFmt w:val="lowerLetter"/>
      <w:lvlText w:val="%8."/>
      <w:lvlJc w:val="left"/>
      <w:pPr>
        <w:ind w:left="7267" w:hanging="360"/>
      </w:pPr>
    </w:lvl>
    <w:lvl w:ilvl="8" w:tplc="0416001B" w:tentative="1">
      <w:start w:val="1"/>
      <w:numFmt w:val="lowerRoman"/>
      <w:lvlText w:val="%9."/>
      <w:lvlJc w:val="right"/>
      <w:pPr>
        <w:ind w:left="7987" w:hanging="180"/>
      </w:pPr>
    </w:lvl>
  </w:abstractNum>
  <w:abstractNum w:abstractNumId="52" w15:restartNumberingAfterBreak="0">
    <w:nsid w:val="51957997"/>
    <w:multiLevelType w:val="multilevel"/>
    <w:tmpl w:val="B48C06BA"/>
    <w:lvl w:ilvl="0">
      <w:start w:val="8"/>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53" w15:restartNumberingAfterBreak="0">
    <w:nsid w:val="5311703F"/>
    <w:multiLevelType w:val="multilevel"/>
    <w:tmpl w:val="2510350C"/>
    <w:lvl w:ilvl="0">
      <w:start w:val="6"/>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4" w15:restartNumberingAfterBreak="0">
    <w:nsid w:val="538D0595"/>
    <w:multiLevelType w:val="hybridMultilevel"/>
    <w:tmpl w:val="C43CB7FE"/>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82A1E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5A2744BC"/>
    <w:multiLevelType w:val="hybridMultilevel"/>
    <w:tmpl w:val="234A495E"/>
    <w:lvl w:ilvl="0" w:tplc="DEE483EE">
      <w:start w:val="5"/>
      <w:numFmt w:val="decimal"/>
      <w:lvlText w:val="%1."/>
      <w:lvlJc w:val="left"/>
      <w:pPr>
        <w:ind w:left="1429"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7" w15:restartNumberingAfterBreak="0">
    <w:nsid w:val="5DA439B3"/>
    <w:multiLevelType w:val="hybridMultilevel"/>
    <w:tmpl w:val="2884B9E0"/>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58" w15:restartNumberingAfterBreak="0">
    <w:nsid w:val="5DD207F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9" w15:restartNumberingAfterBreak="0">
    <w:nsid w:val="5DF121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5FEB0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66190D64"/>
    <w:multiLevelType w:val="hybridMultilevel"/>
    <w:tmpl w:val="3B6AB272"/>
    <w:lvl w:ilvl="0" w:tplc="171CF7F0">
      <w:start w:val="1"/>
      <w:numFmt w:val="decimal"/>
      <w:lvlText w:val="%1.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66DD0711"/>
    <w:multiLevelType w:val="hybridMultilevel"/>
    <w:tmpl w:val="A7027AB2"/>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7752DF6"/>
    <w:multiLevelType w:val="multilevel"/>
    <w:tmpl w:val="40B01CC6"/>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64" w15:restartNumberingAfterBreak="0">
    <w:nsid w:val="690705CF"/>
    <w:multiLevelType w:val="hybridMultilevel"/>
    <w:tmpl w:val="1A0481A6"/>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6A19015F"/>
    <w:multiLevelType w:val="multilevel"/>
    <w:tmpl w:val="83D4F994"/>
    <w:lvl w:ilvl="0">
      <w:start w:val="5"/>
      <w:numFmt w:val="decimal"/>
      <w:lvlText w:val="%1"/>
      <w:lvlJc w:val="left"/>
      <w:pPr>
        <w:ind w:left="672" w:hanging="672"/>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66" w15:restartNumberingAfterBreak="0">
    <w:nsid w:val="6ABD3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6C32103C"/>
    <w:multiLevelType w:val="hybridMultilevel"/>
    <w:tmpl w:val="FAA06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2294C62"/>
    <w:multiLevelType w:val="hybridMultilevel"/>
    <w:tmpl w:val="292CDD02"/>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69" w15:restartNumberingAfterBreak="0">
    <w:nsid w:val="72B429A5"/>
    <w:multiLevelType w:val="hybridMultilevel"/>
    <w:tmpl w:val="C8D64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3B007F9"/>
    <w:multiLevelType w:val="hybridMultilevel"/>
    <w:tmpl w:val="2EB89820"/>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73D20C58"/>
    <w:multiLevelType w:val="multilevel"/>
    <w:tmpl w:val="4F62DDF0"/>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72" w15:restartNumberingAfterBreak="0">
    <w:nsid w:val="79810C37"/>
    <w:multiLevelType w:val="hybridMultilevel"/>
    <w:tmpl w:val="A5E4B3F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73" w15:restartNumberingAfterBreak="0">
    <w:nsid w:val="79952B9E"/>
    <w:multiLevelType w:val="multilevel"/>
    <w:tmpl w:val="F3B4E3AE"/>
    <w:lvl w:ilvl="0">
      <w:start w:val="4"/>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74" w15:restartNumberingAfterBreak="0">
    <w:nsid w:val="7AAB4AB6"/>
    <w:multiLevelType w:val="multilevel"/>
    <w:tmpl w:val="938AAFE4"/>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5" w15:restartNumberingAfterBreak="0">
    <w:nsid w:val="7AAF69C2"/>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6" w15:restartNumberingAfterBreak="0">
    <w:nsid w:val="7B8B5DF1"/>
    <w:multiLevelType w:val="hybridMultilevel"/>
    <w:tmpl w:val="80E0B938"/>
    <w:lvl w:ilvl="0" w:tplc="0416000F">
      <w:start w:val="1"/>
      <w:numFmt w:val="decimal"/>
      <w:lvlText w:val="%1."/>
      <w:lvlJc w:val="left"/>
      <w:pPr>
        <w:ind w:left="1507" w:hanging="360"/>
      </w:pPr>
    </w:lvl>
    <w:lvl w:ilvl="1" w:tplc="04160019" w:tentative="1">
      <w:start w:val="1"/>
      <w:numFmt w:val="lowerLetter"/>
      <w:lvlText w:val="%2."/>
      <w:lvlJc w:val="left"/>
      <w:pPr>
        <w:ind w:left="2227" w:hanging="360"/>
      </w:pPr>
    </w:lvl>
    <w:lvl w:ilvl="2" w:tplc="0416001B" w:tentative="1">
      <w:start w:val="1"/>
      <w:numFmt w:val="lowerRoman"/>
      <w:lvlText w:val="%3."/>
      <w:lvlJc w:val="right"/>
      <w:pPr>
        <w:ind w:left="2947" w:hanging="180"/>
      </w:pPr>
    </w:lvl>
    <w:lvl w:ilvl="3" w:tplc="0416000F" w:tentative="1">
      <w:start w:val="1"/>
      <w:numFmt w:val="decimal"/>
      <w:lvlText w:val="%4."/>
      <w:lvlJc w:val="left"/>
      <w:pPr>
        <w:ind w:left="3667" w:hanging="360"/>
      </w:pPr>
    </w:lvl>
    <w:lvl w:ilvl="4" w:tplc="04160019" w:tentative="1">
      <w:start w:val="1"/>
      <w:numFmt w:val="lowerLetter"/>
      <w:lvlText w:val="%5."/>
      <w:lvlJc w:val="left"/>
      <w:pPr>
        <w:ind w:left="4387" w:hanging="360"/>
      </w:pPr>
    </w:lvl>
    <w:lvl w:ilvl="5" w:tplc="0416001B" w:tentative="1">
      <w:start w:val="1"/>
      <w:numFmt w:val="lowerRoman"/>
      <w:lvlText w:val="%6."/>
      <w:lvlJc w:val="right"/>
      <w:pPr>
        <w:ind w:left="5107" w:hanging="180"/>
      </w:pPr>
    </w:lvl>
    <w:lvl w:ilvl="6" w:tplc="0416000F" w:tentative="1">
      <w:start w:val="1"/>
      <w:numFmt w:val="decimal"/>
      <w:lvlText w:val="%7."/>
      <w:lvlJc w:val="left"/>
      <w:pPr>
        <w:ind w:left="5827" w:hanging="360"/>
      </w:pPr>
    </w:lvl>
    <w:lvl w:ilvl="7" w:tplc="04160019" w:tentative="1">
      <w:start w:val="1"/>
      <w:numFmt w:val="lowerLetter"/>
      <w:lvlText w:val="%8."/>
      <w:lvlJc w:val="left"/>
      <w:pPr>
        <w:ind w:left="6547" w:hanging="360"/>
      </w:pPr>
    </w:lvl>
    <w:lvl w:ilvl="8" w:tplc="0416001B" w:tentative="1">
      <w:start w:val="1"/>
      <w:numFmt w:val="lowerRoman"/>
      <w:lvlText w:val="%9."/>
      <w:lvlJc w:val="right"/>
      <w:pPr>
        <w:ind w:left="7267" w:hanging="180"/>
      </w:pPr>
    </w:lvl>
  </w:abstractNum>
  <w:abstractNum w:abstractNumId="77" w15:restartNumberingAfterBreak="0">
    <w:nsid w:val="7CD00C2E"/>
    <w:multiLevelType w:val="multilevel"/>
    <w:tmpl w:val="931AD216"/>
    <w:lvl w:ilvl="0">
      <w:start w:val="8"/>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78" w15:restartNumberingAfterBreak="0">
    <w:nsid w:val="7EB53C40"/>
    <w:multiLevelType w:val="hybridMultilevel"/>
    <w:tmpl w:val="6226DD0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9" w15:restartNumberingAfterBreak="0">
    <w:nsid w:val="7F6926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7FD13B18"/>
    <w:multiLevelType w:val="hybridMultilevel"/>
    <w:tmpl w:val="646E3AC6"/>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20"/>
  </w:num>
  <w:num w:numId="3">
    <w:abstractNumId w:val="2"/>
  </w:num>
  <w:num w:numId="4">
    <w:abstractNumId w:val="5"/>
  </w:num>
  <w:num w:numId="5">
    <w:abstractNumId w:val="49"/>
  </w:num>
  <w:num w:numId="6">
    <w:abstractNumId w:val="7"/>
  </w:num>
  <w:num w:numId="7">
    <w:abstractNumId w:val="48"/>
  </w:num>
  <w:num w:numId="8">
    <w:abstractNumId w:val="32"/>
  </w:num>
  <w:num w:numId="9">
    <w:abstractNumId w:val="50"/>
  </w:num>
  <w:num w:numId="10">
    <w:abstractNumId w:val="80"/>
  </w:num>
  <w:num w:numId="11">
    <w:abstractNumId w:val="3"/>
  </w:num>
  <w:num w:numId="12">
    <w:abstractNumId w:val="36"/>
  </w:num>
  <w:num w:numId="13">
    <w:abstractNumId w:val="34"/>
  </w:num>
  <w:num w:numId="14">
    <w:abstractNumId w:val="29"/>
  </w:num>
  <w:num w:numId="15">
    <w:abstractNumId w:val="62"/>
  </w:num>
  <w:num w:numId="16">
    <w:abstractNumId w:val="64"/>
  </w:num>
  <w:num w:numId="17">
    <w:abstractNumId w:val="70"/>
  </w:num>
  <w:num w:numId="18">
    <w:abstractNumId w:val="54"/>
  </w:num>
  <w:num w:numId="19">
    <w:abstractNumId w:val="1"/>
  </w:num>
  <w:num w:numId="20">
    <w:abstractNumId w:val="28"/>
  </w:num>
  <w:num w:numId="21">
    <w:abstractNumId w:val="37"/>
  </w:num>
  <w:num w:numId="22">
    <w:abstractNumId w:val="47"/>
  </w:num>
  <w:num w:numId="23">
    <w:abstractNumId w:val="44"/>
  </w:num>
  <w:num w:numId="24">
    <w:abstractNumId w:val="38"/>
  </w:num>
  <w:num w:numId="25">
    <w:abstractNumId w:val="57"/>
  </w:num>
  <w:num w:numId="26">
    <w:abstractNumId w:val="26"/>
  </w:num>
  <w:num w:numId="27">
    <w:abstractNumId w:val="39"/>
  </w:num>
  <w:num w:numId="28">
    <w:abstractNumId w:val="10"/>
  </w:num>
  <w:num w:numId="29">
    <w:abstractNumId w:val="12"/>
  </w:num>
  <w:num w:numId="30">
    <w:abstractNumId w:val="19"/>
  </w:num>
  <w:num w:numId="31">
    <w:abstractNumId w:val="35"/>
  </w:num>
  <w:num w:numId="32">
    <w:abstractNumId w:val="45"/>
  </w:num>
  <w:num w:numId="33">
    <w:abstractNumId w:val="52"/>
  </w:num>
  <w:num w:numId="34">
    <w:abstractNumId w:val="73"/>
  </w:num>
  <w:num w:numId="35">
    <w:abstractNumId w:val="24"/>
  </w:num>
  <w:num w:numId="36">
    <w:abstractNumId w:val="47"/>
  </w:num>
  <w:num w:numId="37">
    <w:abstractNumId w:val="23"/>
  </w:num>
  <w:num w:numId="38">
    <w:abstractNumId w:val="69"/>
  </w:num>
  <w:num w:numId="39">
    <w:abstractNumId w:val="61"/>
  </w:num>
  <w:num w:numId="40">
    <w:abstractNumId w:val="6"/>
  </w:num>
  <w:num w:numId="41">
    <w:abstractNumId w:val="46"/>
  </w:num>
  <w:num w:numId="42">
    <w:abstractNumId w:val="17"/>
  </w:num>
  <w:num w:numId="43">
    <w:abstractNumId w:val="8"/>
  </w:num>
  <w:num w:numId="44">
    <w:abstractNumId w:val="55"/>
  </w:num>
  <w:num w:numId="45">
    <w:abstractNumId w:val="60"/>
  </w:num>
  <w:num w:numId="46">
    <w:abstractNumId w:val="59"/>
  </w:num>
  <w:num w:numId="47">
    <w:abstractNumId w:val="66"/>
  </w:num>
  <w:num w:numId="48">
    <w:abstractNumId w:val="18"/>
  </w:num>
  <w:num w:numId="49">
    <w:abstractNumId w:val="79"/>
  </w:num>
  <w:num w:numId="50">
    <w:abstractNumId w:val="21"/>
  </w:num>
  <w:num w:numId="51">
    <w:abstractNumId w:val="31"/>
  </w:num>
  <w:num w:numId="52">
    <w:abstractNumId w:val="43"/>
  </w:num>
  <w:num w:numId="53">
    <w:abstractNumId w:val="14"/>
  </w:num>
  <w:num w:numId="54">
    <w:abstractNumId w:val="63"/>
  </w:num>
  <w:num w:numId="55">
    <w:abstractNumId w:val="71"/>
  </w:num>
  <w:num w:numId="56">
    <w:abstractNumId w:val="27"/>
  </w:num>
  <w:num w:numId="57">
    <w:abstractNumId w:val="67"/>
  </w:num>
  <w:num w:numId="58">
    <w:abstractNumId w:val="41"/>
  </w:num>
  <w:num w:numId="59">
    <w:abstractNumId w:val="25"/>
  </w:num>
  <w:num w:numId="60">
    <w:abstractNumId w:val="42"/>
  </w:num>
  <w:num w:numId="61">
    <w:abstractNumId w:val="13"/>
  </w:num>
  <w:num w:numId="62">
    <w:abstractNumId w:val="30"/>
  </w:num>
  <w:num w:numId="63">
    <w:abstractNumId w:val="68"/>
  </w:num>
  <w:num w:numId="64">
    <w:abstractNumId w:val="9"/>
  </w:num>
  <w:num w:numId="65">
    <w:abstractNumId w:val="53"/>
  </w:num>
  <w:num w:numId="66">
    <w:abstractNumId w:val="77"/>
  </w:num>
  <w:num w:numId="67">
    <w:abstractNumId w:val="78"/>
  </w:num>
  <w:num w:numId="68">
    <w:abstractNumId w:val="40"/>
  </w:num>
  <w:num w:numId="69">
    <w:abstractNumId w:val="58"/>
  </w:num>
  <w:num w:numId="70">
    <w:abstractNumId w:val="0"/>
  </w:num>
  <w:num w:numId="71">
    <w:abstractNumId w:val="76"/>
  </w:num>
  <w:num w:numId="72">
    <w:abstractNumId w:val="51"/>
  </w:num>
  <w:num w:numId="73">
    <w:abstractNumId w:val="72"/>
  </w:num>
  <w:num w:numId="74">
    <w:abstractNumId w:val="56"/>
  </w:num>
  <w:num w:numId="75">
    <w:abstractNumId w:val="4"/>
  </w:num>
  <w:num w:numId="76">
    <w:abstractNumId w:val="75"/>
  </w:num>
  <w:num w:numId="77">
    <w:abstractNumId w:val="22"/>
  </w:num>
  <w:num w:numId="78">
    <w:abstractNumId w:val="65"/>
  </w:num>
  <w:num w:numId="79">
    <w:abstractNumId w:val="16"/>
  </w:num>
  <w:num w:numId="80">
    <w:abstractNumId w:val="74"/>
  </w:num>
  <w:num w:numId="81">
    <w:abstractNumId w:val="11"/>
  </w:num>
  <w:num w:numId="82">
    <w:abstractNumId w:val="33"/>
  </w:num>
  <w:numIdMacAtCleanup w:val="8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eus Berardo de Souza Terra">
    <w15:presenceInfo w15:providerId="Windows Live" w15:userId="59128438182f44d9"/>
  </w15:person>
  <w15:person w15:author="granix pacheco">
    <w15:presenceInfo w15:providerId="Windows Live" w15:userId="388dcd25cab25f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51F"/>
    <w:rsid w:val="00002408"/>
    <w:rsid w:val="00003128"/>
    <w:rsid w:val="000275E5"/>
    <w:rsid w:val="000572CF"/>
    <w:rsid w:val="00084195"/>
    <w:rsid w:val="000A4FCC"/>
    <w:rsid w:val="000A53C1"/>
    <w:rsid w:val="000B0103"/>
    <w:rsid w:val="000B0CDB"/>
    <w:rsid w:val="000B7435"/>
    <w:rsid w:val="00105911"/>
    <w:rsid w:val="00106C1F"/>
    <w:rsid w:val="0011237B"/>
    <w:rsid w:val="001136EC"/>
    <w:rsid w:val="00125819"/>
    <w:rsid w:val="00144A58"/>
    <w:rsid w:val="001508B9"/>
    <w:rsid w:val="00170C77"/>
    <w:rsid w:val="0017119E"/>
    <w:rsid w:val="001760BC"/>
    <w:rsid w:val="00183207"/>
    <w:rsid w:val="0018372A"/>
    <w:rsid w:val="00185177"/>
    <w:rsid w:val="001A209C"/>
    <w:rsid w:val="001B6C03"/>
    <w:rsid w:val="001C38EA"/>
    <w:rsid w:val="001C7BBA"/>
    <w:rsid w:val="001D7DCF"/>
    <w:rsid w:val="001E2DEC"/>
    <w:rsid w:val="001E4D60"/>
    <w:rsid w:val="002145E1"/>
    <w:rsid w:val="002146AC"/>
    <w:rsid w:val="00225C8D"/>
    <w:rsid w:val="002308BC"/>
    <w:rsid w:val="00272227"/>
    <w:rsid w:val="002A01B2"/>
    <w:rsid w:val="002B5794"/>
    <w:rsid w:val="002C27B0"/>
    <w:rsid w:val="002D689B"/>
    <w:rsid w:val="002E0F1F"/>
    <w:rsid w:val="002F0B8B"/>
    <w:rsid w:val="002F7C05"/>
    <w:rsid w:val="0030141A"/>
    <w:rsid w:val="00314344"/>
    <w:rsid w:val="00344057"/>
    <w:rsid w:val="00352657"/>
    <w:rsid w:val="00354A3E"/>
    <w:rsid w:val="00371AA9"/>
    <w:rsid w:val="0038464B"/>
    <w:rsid w:val="00385CC7"/>
    <w:rsid w:val="0039751D"/>
    <w:rsid w:val="003B0374"/>
    <w:rsid w:val="003B25A9"/>
    <w:rsid w:val="003B4769"/>
    <w:rsid w:val="003D350D"/>
    <w:rsid w:val="003E483A"/>
    <w:rsid w:val="004312AE"/>
    <w:rsid w:val="00450874"/>
    <w:rsid w:val="00463E0F"/>
    <w:rsid w:val="00467F98"/>
    <w:rsid w:val="00470F0A"/>
    <w:rsid w:val="004A7414"/>
    <w:rsid w:val="004B4DFF"/>
    <w:rsid w:val="004D2856"/>
    <w:rsid w:val="004E1A4D"/>
    <w:rsid w:val="004F396B"/>
    <w:rsid w:val="00507F3C"/>
    <w:rsid w:val="00542148"/>
    <w:rsid w:val="00556F37"/>
    <w:rsid w:val="00556FCB"/>
    <w:rsid w:val="0056468A"/>
    <w:rsid w:val="0059787C"/>
    <w:rsid w:val="005979C4"/>
    <w:rsid w:val="005A0323"/>
    <w:rsid w:val="005A1912"/>
    <w:rsid w:val="005A71A9"/>
    <w:rsid w:val="005C6334"/>
    <w:rsid w:val="005F36C9"/>
    <w:rsid w:val="006035E0"/>
    <w:rsid w:val="00606AE5"/>
    <w:rsid w:val="00612705"/>
    <w:rsid w:val="006220FC"/>
    <w:rsid w:val="00624DED"/>
    <w:rsid w:val="00624E27"/>
    <w:rsid w:val="0064551F"/>
    <w:rsid w:val="006548AB"/>
    <w:rsid w:val="0066183D"/>
    <w:rsid w:val="00665BFA"/>
    <w:rsid w:val="00665E1D"/>
    <w:rsid w:val="0068365C"/>
    <w:rsid w:val="00691175"/>
    <w:rsid w:val="006B66CB"/>
    <w:rsid w:val="006C182E"/>
    <w:rsid w:val="006D23EC"/>
    <w:rsid w:val="006D2EDB"/>
    <w:rsid w:val="006D32FE"/>
    <w:rsid w:val="006D3AB1"/>
    <w:rsid w:val="0070445C"/>
    <w:rsid w:val="00706E28"/>
    <w:rsid w:val="007075C1"/>
    <w:rsid w:val="0073287A"/>
    <w:rsid w:val="00732EC2"/>
    <w:rsid w:val="00742ACD"/>
    <w:rsid w:val="00743F38"/>
    <w:rsid w:val="00753BD6"/>
    <w:rsid w:val="00766F61"/>
    <w:rsid w:val="0077632E"/>
    <w:rsid w:val="00780B63"/>
    <w:rsid w:val="007C4069"/>
    <w:rsid w:val="007D7E6F"/>
    <w:rsid w:val="007F1409"/>
    <w:rsid w:val="007F617A"/>
    <w:rsid w:val="007F69FA"/>
    <w:rsid w:val="007F6B80"/>
    <w:rsid w:val="008324AC"/>
    <w:rsid w:val="008526A1"/>
    <w:rsid w:val="00857923"/>
    <w:rsid w:val="008615CB"/>
    <w:rsid w:val="00863488"/>
    <w:rsid w:val="0086763C"/>
    <w:rsid w:val="008750A9"/>
    <w:rsid w:val="00877E44"/>
    <w:rsid w:val="00887086"/>
    <w:rsid w:val="00892EE5"/>
    <w:rsid w:val="008956FB"/>
    <w:rsid w:val="00895C46"/>
    <w:rsid w:val="008A3DA1"/>
    <w:rsid w:val="008A7262"/>
    <w:rsid w:val="008A7B70"/>
    <w:rsid w:val="008B1F1D"/>
    <w:rsid w:val="008C2DF9"/>
    <w:rsid w:val="008D4450"/>
    <w:rsid w:val="008F00E0"/>
    <w:rsid w:val="008F4ACE"/>
    <w:rsid w:val="00900EAB"/>
    <w:rsid w:val="00901A49"/>
    <w:rsid w:val="00914F16"/>
    <w:rsid w:val="009156BD"/>
    <w:rsid w:val="009255BA"/>
    <w:rsid w:val="00970BBB"/>
    <w:rsid w:val="009733F6"/>
    <w:rsid w:val="009A17DC"/>
    <w:rsid w:val="009A6BD2"/>
    <w:rsid w:val="009C5EA6"/>
    <w:rsid w:val="009D1FA1"/>
    <w:rsid w:val="009E1979"/>
    <w:rsid w:val="009E335C"/>
    <w:rsid w:val="009F265B"/>
    <w:rsid w:val="00A06F35"/>
    <w:rsid w:val="00A164E9"/>
    <w:rsid w:val="00A32611"/>
    <w:rsid w:val="00A41181"/>
    <w:rsid w:val="00A41E22"/>
    <w:rsid w:val="00A56541"/>
    <w:rsid w:val="00A73B7D"/>
    <w:rsid w:val="00A74FCE"/>
    <w:rsid w:val="00A76C84"/>
    <w:rsid w:val="00A97E5F"/>
    <w:rsid w:val="00AC36E1"/>
    <w:rsid w:val="00AC39A2"/>
    <w:rsid w:val="00AF04EC"/>
    <w:rsid w:val="00AF1060"/>
    <w:rsid w:val="00AF7601"/>
    <w:rsid w:val="00B1515E"/>
    <w:rsid w:val="00B26989"/>
    <w:rsid w:val="00B3554A"/>
    <w:rsid w:val="00B4777A"/>
    <w:rsid w:val="00B80CDD"/>
    <w:rsid w:val="00B92820"/>
    <w:rsid w:val="00BA6212"/>
    <w:rsid w:val="00BE0DF1"/>
    <w:rsid w:val="00C00A6F"/>
    <w:rsid w:val="00C23A32"/>
    <w:rsid w:val="00C25799"/>
    <w:rsid w:val="00C47ED9"/>
    <w:rsid w:val="00C65A5D"/>
    <w:rsid w:val="00CC2AAE"/>
    <w:rsid w:val="00D0691F"/>
    <w:rsid w:val="00D10AC0"/>
    <w:rsid w:val="00D11CCE"/>
    <w:rsid w:val="00D15BF2"/>
    <w:rsid w:val="00D336ED"/>
    <w:rsid w:val="00D5643C"/>
    <w:rsid w:val="00D61ABC"/>
    <w:rsid w:val="00D72CC5"/>
    <w:rsid w:val="00D813EC"/>
    <w:rsid w:val="00DB3356"/>
    <w:rsid w:val="00DC3764"/>
    <w:rsid w:val="00DF4B6A"/>
    <w:rsid w:val="00E2405B"/>
    <w:rsid w:val="00E3349B"/>
    <w:rsid w:val="00E53A05"/>
    <w:rsid w:val="00E73F6F"/>
    <w:rsid w:val="00E752F0"/>
    <w:rsid w:val="00E96E41"/>
    <w:rsid w:val="00EC5F23"/>
    <w:rsid w:val="00F00845"/>
    <w:rsid w:val="00F03805"/>
    <w:rsid w:val="00F0423D"/>
    <w:rsid w:val="00F12E77"/>
    <w:rsid w:val="00F40228"/>
    <w:rsid w:val="00F53875"/>
    <w:rsid w:val="00F97CF1"/>
    <w:rsid w:val="00FA772E"/>
    <w:rsid w:val="00FB6808"/>
    <w:rsid w:val="00FB7EBC"/>
    <w:rsid w:val="00FD346D"/>
    <w:rsid w:val="00FE7079"/>
    <w:rsid w:val="00FF0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DDC11"/>
  <w15:chartTrackingRefBased/>
  <w15:docId w15:val="{C09CDE63-898D-4B9E-B28B-672473BC3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4551F"/>
    <w:pPr>
      <w:ind w:left="720"/>
      <w:contextualSpacing/>
    </w:pPr>
  </w:style>
  <w:style w:type="paragraph" w:styleId="NormalWeb">
    <w:name w:val="Normal (Web)"/>
    <w:basedOn w:val="Normal"/>
    <w:uiPriority w:val="99"/>
    <w:unhideWhenUsed/>
    <w:rsid w:val="0064551F"/>
    <w:pPr>
      <w:spacing w:before="100" w:beforeAutospacing="1" w:after="100" w:afterAutospacing="1" w:line="240" w:lineRule="auto"/>
    </w:pPr>
    <w:rPr>
      <w:rFonts w:ascii="Times New Roman" w:eastAsia="Times New Roman" w:hAnsi="Times New Roman" w:cs="Times New Roman"/>
      <w:sz w:val="24"/>
      <w:szCs w:val="24"/>
    </w:rPr>
  </w:style>
  <w:style w:type="table" w:styleId="Tabelacomgrade">
    <w:name w:val="Table Grid"/>
    <w:basedOn w:val="Tabelanormal"/>
    <w:uiPriority w:val="39"/>
    <w:rsid w:val="00214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3E483A"/>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E483A"/>
    <w:rPr>
      <w:rFonts w:ascii="Segoe UI" w:hAnsi="Segoe UI" w:cs="Segoe UI"/>
      <w:sz w:val="18"/>
      <w:szCs w:val="18"/>
    </w:rPr>
  </w:style>
  <w:style w:type="character" w:styleId="Refdecomentrio">
    <w:name w:val="annotation reference"/>
    <w:basedOn w:val="Fontepargpadro"/>
    <w:uiPriority w:val="99"/>
    <w:semiHidden/>
    <w:unhideWhenUsed/>
    <w:rsid w:val="000B0103"/>
    <w:rPr>
      <w:sz w:val="16"/>
      <w:szCs w:val="16"/>
    </w:rPr>
  </w:style>
  <w:style w:type="paragraph" w:styleId="Textodecomentrio">
    <w:name w:val="annotation text"/>
    <w:basedOn w:val="Normal"/>
    <w:link w:val="TextodecomentrioChar"/>
    <w:uiPriority w:val="99"/>
    <w:semiHidden/>
    <w:unhideWhenUsed/>
    <w:rsid w:val="000B010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B0103"/>
    <w:rPr>
      <w:sz w:val="20"/>
      <w:szCs w:val="20"/>
    </w:rPr>
  </w:style>
  <w:style w:type="paragraph" w:styleId="Assuntodocomentrio">
    <w:name w:val="annotation subject"/>
    <w:basedOn w:val="Textodecomentrio"/>
    <w:next w:val="Textodecomentrio"/>
    <w:link w:val="AssuntodocomentrioChar"/>
    <w:uiPriority w:val="99"/>
    <w:semiHidden/>
    <w:unhideWhenUsed/>
    <w:rsid w:val="000B0103"/>
    <w:rPr>
      <w:b/>
      <w:bCs/>
    </w:rPr>
  </w:style>
  <w:style w:type="character" w:customStyle="1" w:styleId="AssuntodocomentrioChar">
    <w:name w:val="Assunto do comentário Char"/>
    <w:basedOn w:val="TextodecomentrioChar"/>
    <w:link w:val="Assuntodocomentrio"/>
    <w:uiPriority w:val="99"/>
    <w:semiHidden/>
    <w:rsid w:val="000B0103"/>
    <w:rPr>
      <w:b/>
      <w:bCs/>
      <w:sz w:val="20"/>
      <w:szCs w:val="20"/>
    </w:rPr>
  </w:style>
  <w:style w:type="character" w:styleId="nfaseSutil">
    <w:name w:val="Subtle Emphasis"/>
    <w:basedOn w:val="Fontepargpadro"/>
    <w:uiPriority w:val="19"/>
    <w:qFormat/>
    <w:rsid w:val="00F97CF1"/>
    <w:rPr>
      <w:i/>
      <w:iCs/>
      <w:color w:val="404040" w:themeColor="text1" w:themeTint="BF"/>
    </w:rPr>
  </w:style>
  <w:style w:type="paragraph" w:styleId="Textodenotadefim">
    <w:name w:val="endnote text"/>
    <w:basedOn w:val="Normal"/>
    <w:link w:val="TextodenotadefimChar"/>
    <w:uiPriority w:val="99"/>
    <w:semiHidden/>
    <w:unhideWhenUsed/>
    <w:rsid w:val="00612705"/>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12705"/>
    <w:rPr>
      <w:sz w:val="20"/>
      <w:szCs w:val="20"/>
    </w:rPr>
  </w:style>
  <w:style w:type="character" w:styleId="Refdenotadefim">
    <w:name w:val="endnote reference"/>
    <w:basedOn w:val="Fontepargpadro"/>
    <w:uiPriority w:val="99"/>
    <w:semiHidden/>
    <w:unhideWhenUsed/>
    <w:rsid w:val="00612705"/>
    <w:rPr>
      <w:vertAlign w:val="superscript"/>
    </w:rPr>
  </w:style>
  <w:style w:type="paragraph" w:styleId="Cabealho">
    <w:name w:val="header"/>
    <w:basedOn w:val="Normal"/>
    <w:link w:val="CabealhoChar"/>
    <w:uiPriority w:val="99"/>
    <w:unhideWhenUsed/>
    <w:rsid w:val="003B25A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B25A9"/>
  </w:style>
  <w:style w:type="paragraph" w:styleId="Rodap">
    <w:name w:val="footer"/>
    <w:basedOn w:val="Normal"/>
    <w:link w:val="RodapChar"/>
    <w:uiPriority w:val="99"/>
    <w:unhideWhenUsed/>
    <w:rsid w:val="003B25A9"/>
    <w:pPr>
      <w:tabs>
        <w:tab w:val="center" w:pos="4252"/>
        <w:tab w:val="right" w:pos="8504"/>
      </w:tabs>
      <w:spacing w:after="0" w:line="240" w:lineRule="auto"/>
    </w:pPr>
  </w:style>
  <w:style w:type="character" w:customStyle="1" w:styleId="RodapChar">
    <w:name w:val="Rodapé Char"/>
    <w:basedOn w:val="Fontepargpadro"/>
    <w:link w:val="Rodap"/>
    <w:uiPriority w:val="99"/>
    <w:rsid w:val="003B25A9"/>
  </w:style>
  <w:style w:type="character" w:styleId="Forte">
    <w:name w:val="Strong"/>
    <w:basedOn w:val="Fontepargpadro"/>
    <w:uiPriority w:val="22"/>
    <w:qFormat/>
    <w:rsid w:val="003B4769"/>
    <w:rPr>
      <w:b/>
      <w:bCs/>
    </w:rPr>
  </w:style>
  <w:style w:type="paragraph" w:styleId="Remissivo1">
    <w:name w:val="index 1"/>
    <w:basedOn w:val="Normal"/>
    <w:next w:val="Normal"/>
    <w:autoRedefine/>
    <w:uiPriority w:val="99"/>
    <w:semiHidden/>
    <w:unhideWhenUsed/>
    <w:rsid w:val="0017119E"/>
    <w:pPr>
      <w:spacing w:after="0" w:line="240" w:lineRule="auto"/>
      <w:ind w:left="220" w:hanging="220"/>
    </w:pPr>
  </w:style>
  <w:style w:type="character" w:customStyle="1" w:styleId="ya-q-full-text">
    <w:name w:val="ya-q-full-text"/>
    <w:basedOn w:val="Fontepargpadro"/>
    <w:rsid w:val="00FB6808"/>
  </w:style>
  <w:style w:type="character" w:styleId="Hyperlink">
    <w:name w:val="Hyperlink"/>
    <w:basedOn w:val="Fontepargpadro"/>
    <w:uiPriority w:val="99"/>
    <w:unhideWhenUsed/>
    <w:rsid w:val="0059787C"/>
    <w:rPr>
      <w:color w:val="0000FF"/>
      <w:u w:val="single"/>
    </w:rPr>
  </w:style>
  <w:style w:type="character" w:customStyle="1" w:styleId="no-conversion">
    <w:name w:val="no-conversion"/>
    <w:basedOn w:val="Fontepargpadro"/>
    <w:rsid w:val="0059787C"/>
  </w:style>
  <w:style w:type="character" w:styleId="TextodoEspaoReservado">
    <w:name w:val="Placeholder Text"/>
    <w:basedOn w:val="Fontepargpadro"/>
    <w:uiPriority w:val="99"/>
    <w:semiHidden/>
    <w:rsid w:val="00170C77"/>
    <w:rPr>
      <w:color w:val="808080"/>
    </w:rPr>
  </w:style>
  <w:style w:type="paragraph" w:customStyle="1" w:styleId="Standard">
    <w:name w:val="Standard"/>
    <w:rsid w:val="002A01B2"/>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pt-BR" w:eastAsia="zh-CN" w:bidi="hi-IN"/>
    </w:rPr>
  </w:style>
  <w:style w:type="character" w:customStyle="1" w:styleId="tgc">
    <w:name w:val="_tgc"/>
    <w:basedOn w:val="Fontepargpadro"/>
    <w:rsid w:val="006B66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719843">
      <w:bodyDiv w:val="1"/>
      <w:marLeft w:val="0"/>
      <w:marRight w:val="0"/>
      <w:marTop w:val="0"/>
      <w:marBottom w:val="0"/>
      <w:divBdr>
        <w:top w:val="none" w:sz="0" w:space="0" w:color="auto"/>
        <w:left w:val="none" w:sz="0" w:space="0" w:color="auto"/>
        <w:bottom w:val="none" w:sz="0" w:space="0" w:color="auto"/>
        <w:right w:val="none" w:sz="0" w:space="0" w:color="auto"/>
      </w:divBdr>
    </w:div>
    <w:div w:id="504632278">
      <w:bodyDiv w:val="1"/>
      <w:marLeft w:val="0"/>
      <w:marRight w:val="0"/>
      <w:marTop w:val="0"/>
      <w:marBottom w:val="0"/>
      <w:divBdr>
        <w:top w:val="none" w:sz="0" w:space="0" w:color="auto"/>
        <w:left w:val="none" w:sz="0" w:space="0" w:color="auto"/>
        <w:bottom w:val="none" w:sz="0" w:space="0" w:color="auto"/>
        <w:right w:val="none" w:sz="0" w:space="0" w:color="auto"/>
      </w:divBdr>
      <w:divsChild>
        <w:div w:id="2133398660">
          <w:marLeft w:val="0"/>
          <w:marRight w:val="0"/>
          <w:marTop w:val="0"/>
          <w:marBottom w:val="0"/>
          <w:divBdr>
            <w:top w:val="none" w:sz="0" w:space="0" w:color="auto"/>
            <w:left w:val="none" w:sz="0" w:space="0" w:color="auto"/>
            <w:bottom w:val="none" w:sz="0" w:space="0" w:color="auto"/>
            <w:right w:val="none" w:sz="0" w:space="0" w:color="auto"/>
          </w:divBdr>
          <w:divsChild>
            <w:div w:id="1162042431">
              <w:marLeft w:val="0"/>
              <w:marRight w:val="0"/>
              <w:marTop w:val="0"/>
              <w:marBottom w:val="0"/>
              <w:divBdr>
                <w:top w:val="none" w:sz="0" w:space="0" w:color="auto"/>
                <w:left w:val="none" w:sz="0" w:space="0" w:color="auto"/>
                <w:bottom w:val="none" w:sz="0" w:space="0" w:color="auto"/>
                <w:right w:val="none" w:sz="0" w:space="0" w:color="auto"/>
              </w:divBdr>
              <w:divsChild>
                <w:div w:id="1837381364">
                  <w:marLeft w:val="0"/>
                  <w:marRight w:val="0"/>
                  <w:marTop w:val="0"/>
                  <w:marBottom w:val="0"/>
                  <w:divBdr>
                    <w:top w:val="none" w:sz="0" w:space="0" w:color="auto"/>
                    <w:left w:val="none" w:sz="0" w:space="0" w:color="auto"/>
                    <w:bottom w:val="none" w:sz="0" w:space="0" w:color="auto"/>
                    <w:right w:val="none" w:sz="0" w:space="0" w:color="auto"/>
                  </w:divBdr>
                  <w:divsChild>
                    <w:div w:id="176816381">
                      <w:marLeft w:val="0"/>
                      <w:marRight w:val="0"/>
                      <w:marTop w:val="0"/>
                      <w:marBottom w:val="0"/>
                      <w:divBdr>
                        <w:top w:val="none" w:sz="0" w:space="0" w:color="auto"/>
                        <w:left w:val="none" w:sz="0" w:space="0" w:color="auto"/>
                        <w:bottom w:val="none" w:sz="0" w:space="0" w:color="auto"/>
                        <w:right w:val="none" w:sz="0" w:space="0" w:color="auto"/>
                      </w:divBdr>
                      <w:divsChild>
                        <w:div w:id="1653411461">
                          <w:marLeft w:val="0"/>
                          <w:marRight w:val="0"/>
                          <w:marTop w:val="0"/>
                          <w:marBottom w:val="0"/>
                          <w:divBdr>
                            <w:top w:val="none" w:sz="0" w:space="0" w:color="auto"/>
                            <w:left w:val="none" w:sz="0" w:space="0" w:color="auto"/>
                            <w:bottom w:val="none" w:sz="0" w:space="0" w:color="auto"/>
                            <w:right w:val="none" w:sz="0" w:space="0" w:color="auto"/>
                          </w:divBdr>
                          <w:divsChild>
                            <w:div w:id="371271922">
                              <w:marLeft w:val="0"/>
                              <w:marRight w:val="0"/>
                              <w:marTop w:val="0"/>
                              <w:marBottom w:val="0"/>
                              <w:divBdr>
                                <w:top w:val="none" w:sz="0" w:space="0" w:color="auto"/>
                                <w:left w:val="none" w:sz="0" w:space="0" w:color="auto"/>
                                <w:bottom w:val="none" w:sz="0" w:space="0" w:color="auto"/>
                                <w:right w:val="none" w:sz="0" w:space="0" w:color="auto"/>
                              </w:divBdr>
                              <w:divsChild>
                                <w:div w:id="1338848590">
                                  <w:marLeft w:val="0"/>
                                  <w:marRight w:val="0"/>
                                  <w:marTop w:val="0"/>
                                  <w:marBottom w:val="0"/>
                                  <w:divBdr>
                                    <w:top w:val="none" w:sz="0" w:space="0" w:color="auto"/>
                                    <w:left w:val="none" w:sz="0" w:space="0" w:color="auto"/>
                                    <w:bottom w:val="none" w:sz="0" w:space="0" w:color="auto"/>
                                    <w:right w:val="none" w:sz="0" w:space="0" w:color="auto"/>
                                  </w:divBdr>
                                  <w:divsChild>
                                    <w:div w:id="564028855">
                                      <w:marLeft w:val="0"/>
                                      <w:marRight w:val="0"/>
                                      <w:marTop w:val="0"/>
                                      <w:marBottom w:val="0"/>
                                      <w:divBdr>
                                        <w:top w:val="none" w:sz="0" w:space="0" w:color="auto"/>
                                        <w:left w:val="none" w:sz="0" w:space="0" w:color="auto"/>
                                        <w:bottom w:val="none" w:sz="0" w:space="0" w:color="auto"/>
                                        <w:right w:val="none" w:sz="0" w:space="0" w:color="auto"/>
                                      </w:divBdr>
                                      <w:divsChild>
                                        <w:div w:id="438525482">
                                          <w:marLeft w:val="0"/>
                                          <w:marRight w:val="0"/>
                                          <w:marTop w:val="0"/>
                                          <w:marBottom w:val="0"/>
                                          <w:divBdr>
                                            <w:top w:val="none" w:sz="0" w:space="0" w:color="auto"/>
                                            <w:left w:val="none" w:sz="0" w:space="0" w:color="auto"/>
                                            <w:bottom w:val="none" w:sz="0" w:space="0" w:color="auto"/>
                                            <w:right w:val="none" w:sz="0" w:space="0" w:color="auto"/>
                                          </w:divBdr>
                                          <w:divsChild>
                                            <w:div w:id="10597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9747003">
      <w:bodyDiv w:val="1"/>
      <w:marLeft w:val="0"/>
      <w:marRight w:val="0"/>
      <w:marTop w:val="0"/>
      <w:marBottom w:val="0"/>
      <w:divBdr>
        <w:top w:val="none" w:sz="0" w:space="0" w:color="auto"/>
        <w:left w:val="none" w:sz="0" w:space="0" w:color="auto"/>
        <w:bottom w:val="none" w:sz="0" w:space="0" w:color="auto"/>
        <w:right w:val="none" w:sz="0" w:space="0" w:color="auto"/>
      </w:divBdr>
      <w:divsChild>
        <w:div w:id="521671365">
          <w:marLeft w:val="0"/>
          <w:marRight w:val="0"/>
          <w:marTop w:val="0"/>
          <w:marBottom w:val="0"/>
          <w:divBdr>
            <w:top w:val="none" w:sz="0" w:space="0" w:color="auto"/>
            <w:left w:val="none" w:sz="0" w:space="0" w:color="auto"/>
            <w:bottom w:val="none" w:sz="0" w:space="0" w:color="auto"/>
            <w:right w:val="none" w:sz="0" w:space="0" w:color="auto"/>
          </w:divBdr>
          <w:divsChild>
            <w:div w:id="1671174633">
              <w:marLeft w:val="0"/>
              <w:marRight w:val="0"/>
              <w:marTop w:val="0"/>
              <w:marBottom w:val="0"/>
              <w:divBdr>
                <w:top w:val="none" w:sz="0" w:space="0" w:color="auto"/>
                <w:left w:val="none" w:sz="0" w:space="0" w:color="auto"/>
                <w:bottom w:val="none" w:sz="0" w:space="0" w:color="auto"/>
                <w:right w:val="none" w:sz="0" w:space="0" w:color="auto"/>
              </w:divBdr>
              <w:divsChild>
                <w:div w:id="949240786">
                  <w:marLeft w:val="0"/>
                  <w:marRight w:val="0"/>
                  <w:marTop w:val="195"/>
                  <w:marBottom w:val="0"/>
                  <w:divBdr>
                    <w:top w:val="none" w:sz="0" w:space="0" w:color="auto"/>
                    <w:left w:val="none" w:sz="0" w:space="0" w:color="auto"/>
                    <w:bottom w:val="none" w:sz="0" w:space="0" w:color="auto"/>
                    <w:right w:val="none" w:sz="0" w:space="0" w:color="auto"/>
                  </w:divBdr>
                  <w:divsChild>
                    <w:div w:id="349333499">
                      <w:marLeft w:val="0"/>
                      <w:marRight w:val="0"/>
                      <w:marTop w:val="0"/>
                      <w:marBottom w:val="0"/>
                      <w:divBdr>
                        <w:top w:val="none" w:sz="0" w:space="0" w:color="auto"/>
                        <w:left w:val="none" w:sz="0" w:space="0" w:color="auto"/>
                        <w:bottom w:val="none" w:sz="0" w:space="0" w:color="auto"/>
                        <w:right w:val="none" w:sz="0" w:space="0" w:color="auto"/>
                      </w:divBdr>
                      <w:divsChild>
                        <w:div w:id="165873074">
                          <w:marLeft w:val="0"/>
                          <w:marRight w:val="0"/>
                          <w:marTop w:val="0"/>
                          <w:marBottom w:val="0"/>
                          <w:divBdr>
                            <w:top w:val="none" w:sz="0" w:space="0" w:color="auto"/>
                            <w:left w:val="none" w:sz="0" w:space="0" w:color="auto"/>
                            <w:bottom w:val="none" w:sz="0" w:space="0" w:color="auto"/>
                            <w:right w:val="none" w:sz="0" w:space="0" w:color="auto"/>
                          </w:divBdr>
                          <w:divsChild>
                            <w:div w:id="523832688">
                              <w:marLeft w:val="0"/>
                              <w:marRight w:val="0"/>
                              <w:marTop w:val="0"/>
                              <w:marBottom w:val="0"/>
                              <w:divBdr>
                                <w:top w:val="none" w:sz="0" w:space="0" w:color="auto"/>
                                <w:left w:val="none" w:sz="0" w:space="0" w:color="auto"/>
                                <w:bottom w:val="none" w:sz="0" w:space="0" w:color="auto"/>
                                <w:right w:val="none" w:sz="0" w:space="0" w:color="auto"/>
                              </w:divBdr>
                              <w:divsChild>
                                <w:div w:id="1120956161">
                                  <w:marLeft w:val="0"/>
                                  <w:marRight w:val="0"/>
                                  <w:marTop w:val="0"/>
                                  <w:marBottom w:val="0"/>
                                  <w:divBdr>
                                    <w:top w:val="none" w:sz="0" w:space="0" w:color="auto"/>
                                    <w:left w:val="none" w:sz="0" w:space="0" w:color="auto"/>
                                    <w:bottom w:val="none" w:sz="0" w:space="0" w:color="auto"/>
                                    <w:right w:val="none" w:sz="0" w:space="0" w:color="auto"/>
                                  </w:divBdr>
                                  <w:divsChild>
                                    <w:div w:id="791289883">
                                      <w:marLeft w:val="0"/>
                                      <w:marRight w:val="0"/>
                                      <w:marTop w:val="0"/>
                                      <w:marBottom w:val="0"/>
                                      <w:divBdr>
                                        <w:top w:val="none" w:sz="0" w:space="0" w:color="auto"/>
                                        <w:left w:val="none" w:sz="0" w:space="0" w:color="auto"/>
                                        <w:bottom w:val="none" w:sz="0" w:space="0" w:color="auto"/>
                                        <w:right w:val="none" w:sz="0" w:space="0" w:color="auto"/>
                                      </w:divBdr>
                                      <w:divsChild>
                                        <w:div w:id="309486200">
                                          <w:marLeft w:val="0"/>
                                          <w:marRight w:val="0"/>
                                          <w:marTop w:val="0"/>
                                          <w:marBottom w:val="0"/>
                                          <w:divBdr>
                                            <w:top w:val="none" w:sz="0" w:space="0" w:color="auto"/>
                                            <w:left w:val="none" w:sz="0" w:space="0" w:color="auto"/>
                                            <w:bottom w:val="none" w:sz="0" w:space="0" w:color="auto"/>
                                            <w:right w:val="none" w:sz="0" w:space="0" w:color="auto"/>
                                          </w:divBdr>
                                          <w:divsChild>
                                            <w:div w:id="1697346959">
                                              <w:marLeft w:val="0"/>
                                              <w:marRight w:val="0"/>
                                              <w:marTop w:val="0"/>
                                              <w:marBottom w:val="0"/>
                                              <w:divBdr>
                                                <w:top w:val="none" w:sz="0" w:space="0" w:color="auto"/>
                                                <w:left w:val="none" w:sz="0" w:space="0" w:color="auto"/>
                                                <w:bottom w:val="none" w:sz="0" w:space="0" w:color="auto"/>
                                                <w:right w:val="none" w:sz="0" w:space="0" w:color="auto"/>
                                              </w:divBdr>
                                              <w:divsChild>
                                                <w:div w:id="905648706">
                                                  <w:marLeft w:val="0"/>
                                                  <w:marRight w:val="0"/>
                                                  <w:marTop w:val="0"/>
                                                  <w:marBottom w:val="0"/>
                                                  <w:divBdr>
                                                    <w:top w:val="none" w:sz="0" w:space="0" w:color="auto"/>
                                                    <w:left w:val="none" w:sz="0" w:space="0" w:color="auto"/>
                                                    <w:bottom w:val="none" w:sz="0" w:space="0" w:color="auto"/>
                                                    <w:right w:val="none" w:sz="0" w:space="0" w:color="auto"/>
                                                  </w:divBdr>
                                                  <w:divsChild>
                                                    <w:div w:id="827594555">
                                                      <w:marLeft w:val="0"/>
                                                      <w:marRight w:val="0"/>
                                                      <w:marTop w:val="0"/>
                                                      <w:marBottom w:val="180"/>
                                                      <w:divBdr>
                                                        <w:top w:val="none" w:sz="0" w:space="0" w:color="auto"/>
                                                        <w:left w:val="none" w:sz="0" w:space="0" w:color="auto"/>
                                                        <w:bottom w:val="none" w:sz="0" w:space="0" w:color="auto"/>
                                                        <w:right w:val="none" w:sz="0" w:space="0" w:color="auto"/>
                                                      </w:divBdr>
                                                      <w:divsChild>
                                                        <w:div w:id="1791708757">
                                                          <w:marLeft w:val="0"/>
                                                          <w:marRight w:val="0"/>
                                                          <w:marTop w:val="0"/>
                                                          <w:marBottom w:val="0"/>
                                                          <w:divBdr>
                                                            <w:top w:val="none" w:sz="0" w:space="0" w:color="auto"/>
                                                            <w:left w:val="none" w:sz="0" w:space="0" w:color="auto"/>
                                                            <w:bottom w:val="none" w:sz="0" w:space="0" w:color="auto"/>
                                                            <w:right w:val="none" w:sz="0" w:space="0" w:color="auto"/>
                                                          </w:divBdr>
                                                          <w:divsChild>
                                                            <w:div w:id="98765587">
                                                              <w:marLeft w:val="0"/>
                                                              <w:marRight w:val="0"/>
                                                              <w:marTop w:val="0"/>
                                                              <w:marBottom w:val="0"/>
                                                              <w:divBdr>
                                                                <w:top w:val="none" w:sz="0" w:space="0" w:color="auto"/>
                                                                <w:left w:val="none" w:sz="0" w:space="0" w:color="auto"/>
                                                                <w:bottom w:val="none" w:sz="0" w:space="0" w:color="auto"/>
                                                                <w:right w:val="none" w:sz="0" w:space="0" w:color="auto"/>
                                                              </w:divBdr>
                                                              <w:divsChild>
                                                                <w:div w:id="1708022560">
                                                                  <w:marLeft w:val="0"/>
                                                                  <w:marRight w:val="0"/>
                                                                  <w:marTop w:val="0"/>
                                                                  <w:marBottom w:val="0"/>
                                                                  <w:divBdr>
                                                                    <w:top w:val="none" w:sz="0" w:space="0" w:color="auto"/>
                                                                    <w:left w:val="none" w:sz="0" w:space="0" w:color="auto"/>
                                                                    <w:bottom w:val="none" w:sz="0" w:space="0" w:color="auto"/>
                                                                    <w:right w:val="none" w:sz="0" w:space="0" w:color="auto"/>
                                                                  </w:divBdr>
                                                                  <w:divsChild>
                                                                    <w:div w:id="1915702016">
                                                                      <w:marLeft w:val="0"/>
                                                                      <w:marRight w:val="0"/>
                                                                      <w:marTop w:val="0"/>
                                                                      <w:marBottom w:val="0"/>
                                                                      <w:divBdr>
                                                                        <w:top w:val="none" w:sz="0" w:space="0" w:color="auto"/>
                                                                        <w:left w:val="none" w:sz="0" w:space="0" w:color="auto"/>
                                                                        <w:bottom w:val="none" w:sz="0" w:space="0" w:color="auto"/>
                                                                        <w:right w:val="none" w:sz="0" w:space="0" w:color="auto"/>
                                                                      </w:divBdr>
                                                                      <w:divsChild>
                                                                        <w:div w:id="1204052615">
                                                                          <w:marLeft w:val="0"/>
                                                                          <w:marRight w:val="0"/>
                                                                          <w:marTop w:val="0"/>
                                                                          <w:marBottom w:val="0"/>
                                                                          <w:divBdr>
                                                                            <w:top w:val="none" w:sz="0" w:space="0" w:color="auto"/>
                                                                            <w:left w:val="none" w:sz="0" w:space="0" w:color="auto"/>
                                                                            <w:bottom w:val="none" w:sz="0" w:space="0" w:color="auto"/>
                                                                            <w:right w:val="none" w:sz="0" w:space="0" w:color="auto"/>
                                                                          </w:divBdr>
                                                                          <w:divsChild>
                                                                            <w:div w:id="1404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7218883">
      <w:bodyDiv w:val="1"/>
      <w:marLeft w:val="0"/>
      <w:marRight w:val="0"/>
      <w:marTop w:val="0"/>
      <w:marBottom w:val="0"/>
      <w:divBdr>
        <w:top w:val="none" w:sz="0" w:space="0" w:color="auto"/>
        <w:left w:val="none" w:sz="0" w:space="0" w:color="auto"/>
        <w:bottom w:val="none" w:sz="0" w:space="0" w:color="auto"/>
        <w:right w:val="none" w:sz="0" w:space="0" w:color="auto"/>
      </w:divBdr>
      <w:divsChild>
        <w:div w:id="648218622">
          <w:marLeft w:val="0"/>
          <w:marRight w:val="0"/>
          <w:marTop w:val="0"/>
          <w:marBottom w:val="0"/>
          <w:divBdr>
            <w:top w:val="none" w:sz="0" w:space="0" w:color="auto"/>
            <w:left w:val="none" w:sz="0" w:space="0" w:color="auto"/>
            <w:bottom w:val="none" w:sz="0" w:space="0" w:color="auto"/>
            <w:right w:val="none" w:sz="0" w:space="0" w:color="auto"/>
          </w:divBdr>
          <w:divsChild>
            <w:div w:id="1346982155">
              <w:marLeft w:val="0"/>
              <w:marRight w:val="0"/>
              <w:marTop w:val="0"/>
              <w:marBottom w:val="0"/>
              <w:divBdr>
                <w:top w:val="none" w:sz="0" w:space="0" w:color="auto"/>
                <w:left w:val="none" w:sz="0" w:space="0" w:color="auto"/>
                <w:bottom w:val="none" w:sz="0" w:space="0" w:color="auto"/>
                <w:right w:val="none" w:sz="0" w:space="0" w:color="auto"/>
              </w:divBdr>
              <w:divsChild>
                <w:div w:id="1201553871">
                  <w:marLeft w:val="0"/>
                  <w:marRight w:val="0"/>
                  <w:marTop w:val="195"/>
                  <w:marBottom w:val="0"/>
                  <w:divBdr>
                    <w:top w:val="none" w:sz="0" w:space="0" w:color="auto"/>
                    <w:left w:val="none" w:sz="0" w:space="0" w:color="auto"/>
                    <w:bottom w:val="none" w:sz="0" w:space="0" w:color="auto"/>
                    <w:right w:val="none" w:sz="0" w:space="0" w:color="auto"/>
                  </w:divBdr>
                  <w:divsChild>
                    <w:div w:id="879055182">
                      <w:marLeft w:val="0"/>
                      <w:marRight w:val="0"/>
                      <w:marTop w:val="0"/>
                      <w:marBottom w:val="0"/>
                      <w:divBdr>
                        <w:top w:val="none" w:sz="0" w:space="0" w:color="auto"/>
                        <w:left w:val="none" w:sz="0" w:space="0" w:color="auto"/>
                        <w:bottom w:val="none" w:sz="0" w:space="0" w:color="auto"/>
                        <w:right w:val="none" w:sz="0" w:space="0" w:color="auto"/>
                      </w:divBdr>
                      <w:divsChild>
                        <w:div w:id="591397990">
                          <w:marLeft w:val="0"/>
                          <w:marRight w:val="0"/>
                          <w:marTop w:val="0"/>
                          <w:marBottom w:val="0"/>
                          <w:divBdr>
                            <w:top w:val="none" w:sz="0" w:space="0" w:color="auto"/>
                            <w:left w:val="none" w:sz="0" w:space="0" w:color="auto"/>
                            <w:bottom w:val="none" w:sz="0" w:space="0" w:color="auto"/>
                            <w:right w:val="none" w:sz="0" w:space="0" w:color="auto"/>
                          </w:divBdr>
                          <w:divsChild>
                            <w:div w:id="949555375">
                              <w:marLeft w:val="0"/>
                              <w:marRight w:val="0"/>
                              <w:marTop w:val="0"/>
                              <w:marBottom w:val="0"/>
                              <w:divBdr>
                                <w:top w:val="none" w:sz="0" w:space="0" w:color="auto"/>
                                <w:left w:val="none" w:sz="0" w:space="0" w:color="auto"/>
                                <w:bottom w:val="none" w:sz="0" w:space="0" w:color="auto"/>
                                <w:right w:val="none" w:sz="0" w:space="0" w:color="auto"/>
                              </w:divBdr>
                              <w:divsChild>
                                <w:div w:id="812794025">
                                  <w:marLeft w:val="0"/>
                                  <w:marRight w:val="0"/>
                                  <w:marTop w:val="0"/>
                                  <w:marBottom w:val="0"/>
                                  <w:divBdr>
                                    <w:top w:val="none" w:sz="0" w:space="0" w:color="auto"/>
                                    <w:left w:val="none" w:sz="0" w:space="0" w:color="auto"/>
                                    <w:bottom w:val="none" w:sz="0" w:space="0" w:color="auto"/>
                                    <w:right w:val="none" w:sz="0" w:space="0" w:color="auto"/>
                                  </w:divBdr>
                                  <w:divsChild>
                                    <w:div w:id="1385183017">
                                      <w:marLeft w:val="0"/>
                                      <w:marRight w:val="0"/>
                                      <w:marTop w:val="0"/>
                                      <w:marBottom w:val="0"/>
                                      <w:divBdr>
                                        <w:top w:val="none" w:sz="0" w:space="0" w:color="auto"/>
                                        <w:left w:val="none" w:sz="0" w:space="0" w:color="auto"/>
                                        <w:bottom w:val="none" w:sz="0" w:space="0" w:color="auto"/>
                                        <w:right w:val="none" w:sz="0" w:space="0" w:color="auto"/>
                                      </w:divBdr>
                                      <w:divsChild>
                                        <w:div w:id="608396807">
                                          <w:marLeft w:val="0"/>
                                          <w:marRight w:val="0"/>
                                          <w:marTop w:val="0"/>
                                          <w:marBottom w:val="0"/>
                                          <w:divBdr>
                                            <w:top w:val="none" w:sz="0" w:space="0" w:color="auto"/>
                                            <w:left w:val="none" w:sz="0" w:space="0" w:color="auto"/>
                                            <w:bottom w:val="none" w:sz="0" w:space="0" w:color="auto"/>
                                            <w:right w:val="none" w:sz="0" w:space="0" w:color="auto"/>
                                          </w:divBdr>
                                          <w:divsChild>
                                            <w:div w:id="150484783">
                                              <w:marLeft w:val="0"/>
                                              <w:marRight w:val="0"/>
                                              <w:marTop w:val="0"/>
                                              <w:marBottom w:val="0"/>
                                              <w:divBdr>
                                                <w:top w:val="none" w:sz="0" w:space="0" w:color="auto"/>
                                                <w:left w:val="none" w:sz="0" w:space="0" w:color="auto"/>
                                                <w:bottom w:val="none" w:sz="0" w:space="0" w:color="auto"/>
                                                <w:right w:val="none" w:sz="0" w:space="0" w:color="auto"/>
                                              </w:divBdr>
                                              <w:divsChild>
                                                <w:div w:id="1252197383">
                                                  <w:marLeft w:val="0"/>
                                                  <w:marRight w:val="0"/>
                                                  <w:marTop w:val="0"/>
                                                  <w:marBottom w:val="0"/>
                                                  <w:divBdr>
                                                    <w:top w:val="none" w:sz="0" w:space="0" w:color="auto"/>
                                                    <w:left w:val="none" w:sz="0" w:space="0" w:color="auto"/>
                                                    <w:bottom w:val="none" w:sz="0" w:space="0" w:color="auto"/>
                                                    <w:right w:val="none" w:sz="0" w:space="0" w:color="auto"/>
                                                  </w:divBdr>
                                                  <w:divsChild>
                                                    <w:div w:id="1337271294">
                                                      <w:marLeft w:val="0"/>
                                                      <w:marRight w:val="0"/>
                                                      <w:marTop w:val="0"/>
                                                      <w:marBottom w:val="180"/>
                                                      <w:divBdr>
                                                        <w:top w:val="none" w:sz="0" w:space="0" w:color="auto"/>
                                                        <w:left w:val="none" w:sz="0" w:space="0" w:color="auto"/>
                                                        <w:bottom w:val="none" w:sz="0" w:space="0" w:color="auto"/>
                                                        <w:right w:val="none" w:sz="0" w:space="0" w:color="auto"/>
                                                      </w:divBdr>
                                                      <w:divsChild>
                                                        <w:div w:id="1118185724">
                                                          <w:marLeft w:val="0"/>
                                                          <w:marRight w:val="0"/>
                                                          <w:marTop w:val="0"/>
                                                          <w:marBottom w:val="0"/>
                                                          <w:divBdr>
                                                            <w:top w:val="none" w:sz="0" w:space="0" w:color="auto"/>
                                                            <w:left w:val="none" w:sz="0" w:space="0" w:color="auto"/>
                                                            <w:bottom w:val="none" w:sz="0" w:space="0" w:color="auto"/>
                                                            <w:right w:val="none" w:sz="0" w:space="0" w:color="auto"/>
                                                          </w:divBdr>
                                                          <w:divsChild>
                                                            <w:div w:id="1674409096">
                                                              <w:marLeft w:val="0"/>
                                                              <w:marRight w:val="0"/>
                                                              <w:marTop w:val="0"/>
                                                              <w:marBottom w:val="0"/>
                                                              <w:divBdr>
                                                                <w:top w:val="none" w:sz="0" w:space="0" w:color="auto"/>
                                                                <w:left w:val="none" w:sz="0" w:space="0" w:color="auto"/>
                                                                <w:bottom w:val="none" w:sz="0" w:space="0" w:color="auto"/>
                                                                <w:right w:val="none" w:sz="0" w:space="0" w:color="auto"/>
                                                              </w:divBdr>
                                                              <w:divsChild>
                                                                <w:div w:id="410663766">
                                                                  <w:marLeft w:val="0"/>
                                                                  <w:marRight w:val="0"/>
                                                                  <w:marTop w:val="0"/>
                                                                  <w:marBottom w:val="0"/>
                                                                  <w:divBdr>
                                                                    <w:top w:val="none" w:sz="0" w:space="0" w:color="auto"/>
                                                                    <w:left w:val="none" w:sz="0" w:space="0" w:color="auto"/>
                                                                    <w:bottom w:val="none" w:sz="0" w:space="0" w:color="auto"/>
                                                                    <w:right w:val="none" w:sz="0" w:space="0" w:color="auto"/>
                                                                  </w:divBdr>
                                                                  <w:divsChild>
                                                                    <w:div w:id="1750150118">
                                                                      <w:marLeft w:val="0"/>
                                                                      <w:marRight w:val="0"/>
                                                                      <w:marTop w:val="0"/>
                                                                      <w:marBottom w:val="0"/>
                                                                      <w:divBdr>
                                                                        <w:top w:val="none" w:sz="0" w:space="0" w:color="auto"/>
                                                                        <w:left w:val="none" w:sz="0" w:space="0" w:color="auto"/>
                                                                        <w:bottom w:val="none" w:sz="0" w:space="0" w:color="auto"/>
                                                                        <w:right w:val="none" w:sz="0" w:space="0" w:color="auto"/>
                                                                      </w:divBdr>
                                                                      <w:divsChild>
                                                                        <w:div w:id="1996835067">
                                                                          <w:marLeft w:val="0"/>
                                                                          <w:marRight w:val="0"/>
                                                                          <w:marTop w:val="0"/>
                                                                          <w:marBottom w:val="0"/>
                                                                          <w:divBdr>
                                                                            <w:top w:val="none" w:sz="0" w:space="0" w:color="auto"/>
                                                                            <w:left w:val="none" w:sz="0" w:space="0" w:color="auto"/>
                                                                            <w:bottom w:val="none" w:sz="0" w:space="0" w:color="auto"/>
                                                                            <w:right w:val="none" w:sz="0" w:space="0" w:color="auto"/>
                                                                          </w:divBdr>
                                                                          <w:divsChild>
                                                                            <w:div w:id="19175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6887393">
      <w:bodyDiv w:val="1"/>
      <w:marLeft w:val="0"/>
      <w:marRight w:val="0"/>
      <w:marTop w:val="0"/>
      <w:marBottom w:val="0"/>
      <w:divBdr>
        <w:top w:val="none" w:sz="0" w:space="0" w:color="auto"/>
        <w:left w:val="none" w:sz="0" w:space="0" w:color="auto"/>
        <w:bottom w:val="none" w:sz="0" w:space="0" w:color="auto"/>
        <w:right w:val="none" w:sz="0" w:space="0" w:color="auto"/>
      </w:divBdr>
      <w:divsChild>
        <w:div w:id="1232544992">
          <w:marLeft w:val="0"/>
          <w:marRight w:val="0"/>
          <w:marTop w:val="0"/>
          <w:marBottom w:val="0"/>
          <w:divBdr>
            <w:top w:val="none" w:sz="0" w:space="0" w:color="auto"/>
            <w:left w:val="none" w:sz="0" w:space="0" w:color="auto"/>
            <w:bottom w:val="none" w:sz="0" w:space="0" w:color="auto"/>
            <w:right w:val="none" w:sz="0" w:space="0" w:color="auto"/>
          </w:divBdr>
          <w:divsChild>
            <w:div w:id="365452610">
              <w:marLeft w:val="0"/>
              <w:marRight w:val="0"/>
              <w:marTop w:val="0"/>
              <w:marBottom w:val="0"/>
              <w:divBdr>
                <w:top w:val="none" w:sz="0" w:space="0" w:color="auto"/>
                <w:left w:val="none" w:sz="0" w:space="0" w:color="auto"/>
                <w:bottom w:val="none" w:sz="0" w:space="0" w:color="auto"/>
                <w:right w:val="none" w:sz="0" w:space="0" w:color="auto"/>
              </w:divBdr>
              <w:divsChild>
                <w:div w:id="3969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929356">
      <w:bodyDiv w:val="1"/>
      <w:marLeft w:val="0"/>
      <w:marRight w:val="0"/>
      <w:marTop w:val="0"/>
      <w:marBottom w:val="0"/>
      <w:divBdr>
        <w:top w:val="none" w:sz="0" w:space="0" w:color="auto"/>
        <w:left w:val="none" w:sz="0" w:space="0" w:color="auto"/>
        <w:bottom w:val="none" w:sz="0" w:space="0" w:color="auto"/>
        <w:right w:val="none" w:sz="0" w:space="0" w:color="auto"/>
      </w:divBdr>
      <w:divsChild>
        <w:div w:id="109201622">
          <w:marLeft w:val="0"/>
          <w:marRight w:val="0"/>
          <w:marTop w:val="0"/>
          <w:marBottom w:val="0"/>
          <w:divBdr>
            <w:top w:val="none" w:sz="0" w:space="0" w:color="auto"/>
            <w:left w:val="none" w:sz="0" w:space="0" w:color="auto"/>
            <w:bottom w:val="none" w:sz="0" w:space="0" w:color="auto"/>
            <w:right w:val="none" w:sz="0" w:space="0" w:color="auto"/>
          </w:divBdr>
          <w:divsChild>
            <w:div w:id="894198077">
              <w:marLeft w:val="0"/>
              <w:marRight w:val="0"/>
              <w:marTop w:val="0"/>
              <w:marBottom w:val="0"/>
              <w:divBdr>
                <w:top w:val="none" w:sz="0" w:space="0" w:color="auto"/>
                <w:left w:val="none" w:sz="0" w:space="0" w:color="auto"/>
                <w:bottom w:val="none" w:sz="0" w:space="0" w:color="auto"/>
                <w:right w:val="none" w:sz="0" w:space="0" w:color="auto"/>
              </w:divBdr>
              <w:divsChild>
                <w:div w:id="1952934534">
                  <w:marLeft w:val="0"/>
                  <w:marRight w:val="0"/>
                  <w:marTop w:val="195"/>
                  <w:marBottom w:val="0"/>
                  <w:divBdr>
                    <w:top w:val="none" w:sz="0" w:space="0" w:color="auto"/>
                    <w:left w:val="none" w:sz="0" w:space="0" w:color="auto"/>
                    <w:bottom w:val="none" w:sz="0" w:space="0" w:color="auto"/>
                    <w:right w:val="none" w:sz="0" w:space="0" w:color="auto"/>
                  </w:divBdr>
                  <w:divsChild>
                    <w:div w:id="1499609932">
                      <w:marLeft w:val="0"/>
                      <w:marRight w:val="0"/>
                      <w:marTop w:val="0"/>
                      <w:marBottom w:val="0"/>
                      <w:divBdr>
                        <w:top w:val="none" w:sz="0" w:space="0" w:color="auto"/>
                        <w:left w:val="none" w:sz="0" w:space="0" w:color="auto"/>
                        <w:bottom w:val="none" w:sz="0" w:space="0" w:color="auto"/>
                        <w:right w:val="none" w:sz="0" w:space="0" w:color="auto"/>
                      </w:divBdr>
                      <w:divsChild>
                        <w:div w:id="1448742078">
                          <w:marLeft w:val="0"/>
                          <w:marRight w:val="0"/>
                          <w:marTop w:val="0"/>
                          <w:marBottom w:val="0"/>
                          <w:divBdr>
                            <w:top w:val="none" w:sz="0" w:space="0" w:color="auto"/>
                            <w:left w:val="none" w:sz="0" w:space="0" w:color="auto"/>
                            <w:bottom w:val="none" w:sz="0" w:space="0" w:color="auto"/>
                            <w:right w:val="none" w:sz="0" w:space="0" w:color="auto"/>
                          </w:divBdr>
                          <w:divsChild>
                            <w:div w:id="826554314">
                              <w:marLeft w:val="0"/>
                              <w:marRight w:val="0"/>
                              <w:marTop w:val="0"/>
                              <w:marBottom w:val="0"/>
                              <w:divBdr>
                                <w:top w:val="none" w:sz="0" w:space="0" w:color="auto"/>
                                <w:left w:val="none" w:sz="0" w:space="0" w:color="auto"/>
                                <w:bottom w:val="none" w:sz="0" w:space="0" w:color="auto"/>
                                <w:right w:val="none" w:sz="0" w:space="0" w:color="auto"/>
                              </w:divBdr>
                              <w:divsChild>
                                <w:div w:id="682320117">
                                  <w:marLeft w:val="0"/>
                                  <w:marRight w:val="0"/>
                                  <w:marTop w:val="0"/>
                                  <w:marBottom w:val="0"/>
                                  <w:divBdr>
                                    <w:top w:val="none" w:sz="0" w:space="0" w:color="auto"/>
                                    <w:left w:val="none" w:sz="0" w:space="0" w:color="auto"/>
                                    <w:bottom w:val="none" w:sz="0" w:space="0" w:color="auto"/>
                                    <w:right w:val="none" w:sz="0" w:space="0" w:color="auto"/>
                                  </w:divBdr>
                                  <w:divsChild>
                                    <w:div w:id="615717367">
                                      <w:marLeft w:val="0"/>
                                      <w:marRight w:val="0"/>
                                      <w:marTop w:val="0"/>
                                      <w:marBottom w:val="0"/>
                                      <w:divBdr>
                                        <w:top w:val="none" w:sz="0" w:space="0" w:color="auto"/>
                                        <w:left w:val="none" w:sz="0" w:space="0" w:color="auto"/>
                                        <w:bottom w:val="none" w:sz="0" w:space="0" w:color="auto"/>
                                        <w:right w:val="none" w:sz="0" w:space="0" w:color="auto"/>
                                      </w:divBdr>
                                      <w:divsChild>
                                        <w:div w:id="723526062">
                                          <w:marLeft w:val="0"/>
                                          <w:marRight w:val="0"/>
                                          <w:marTop w:val="0"/>
                                          <w:marBottom w:val="0"/>
                                          <w:divBdr>
                                            <w:top w:val="none" w:sz="0" w:space="0" w:color="auto"/>
                                            <w:left w:val="none" w:sz="0" w:space="0" w:color="auto"/>
                                            <w:bottom w:val="none" w:sz="0" w:space="0" w:color="auto"/>
                                            <w:right w:val="none" w:sz="0" w:space="0" w:color="auto"/>
                                          </w:divBdr>
                                          <w:divsChild>
                                            <w:div w:id="1593316978">
                                              <w:marLeft w:val="0"/>
                                              <w:marRight w:val="0"/>
                                              <w:marTop w:val="0"/>
                                              <w:marBottom w:val="0"/>
                                              <w:divBdr>
                                                <w:top w:val="none" w:sz="0" w:space="0" w:color="auto"/>
                                                <w:left w:val="none" w:sz="0" w:space="0" w:color="auto"/>
                                                <w:bottom w:val="none" w:sz="0" w:space="0" w:color="auto"/>
                                                <w:right w:val="none" w:sz="0" w:space="0" w:color="auto"/>
                                              </w:divBdr>
                                              <w:divsChild>
                                                <w:div w:id="2094355524">
                                                  <w:marLeft w:val="0"/>
                                                  <w:marRight w:val="0"/>
                                                  <w:marTop w:val="0"/>
                                                  <w:marBottom w:val="0"/>
                                                  <w:divBdr>
                                                    <w:top w:val="none" w:sz="0" w:space="0" w:color="auto"/>
                                                    <w:left w:val="none" w:sz="0" w:space="0" w:color="auto"/>
                                                    <w:bottom w:val="none" w:sz="0" w:space="0" w:color="auto"/>
                                                    <w:right w:val="none" w:sz="0" w:space="0" w:color="auto"/>
                                                  </w:divBdr>
                                                  <w:divsChild>
                                                    <w:div w:id="1850674517">
                                                      <w:marLeft w:val="0"/>
                                                      <w:marRight w:val="0"/>
                                                      <w:marTop w:val="0"/>
                                                      <w:marBottom w:val="180"/>
                                                      <w:divBdr>
                                                        <w:top w:val="none" w:sz="0" w:space="0" w:color="auto"/>
                                                        <w:left w:val="none" w:sz="0" w:space="0" w:color="auto"/>
                                                        <w:bottom w:val="none" w:sz="0" w:space="0" w:color="auto"/>
                                                        <w:right w:val="none" w:sz="0" w:space="0" w:color="auto"/>
                                                      </w:divBdr>
                                                      <w:divsChild>
                                                        <w:div w:id="77409613">
                                                          <w:marLeft w:val="0"/>
                                                          <w:marRight w:val="0"/>
                                                          <w:marTop w:val="0"/>
                                                          <w:marBottom w:val="0"/>
                                                          <w:divBdr>
                                                            <w:top w:val="none" w:sz="0" w:space="0" w:color="auto"/>
                                                            <w:left w:val="none" w:sz="0" w:space="0" w:color="auto"/>
                                                            <w:bottom w:val="none" w:sz="0" w:space="0" w:color="auto"/>
                                                            <w:right w:val="none" w:sz="0" w:space="0" w:color="auto"/>
                                                          </w:divBdr>
                                                          <w:divsChild>
                                                            <w:div w:id="1402606440">
                                                              <w:marLeft w:val="0"/>
                                                              <w:marRight w:val="0"/>
                                                              <w:marTop w:val="0"/>
                                                              <w:marBottom w:val="0"/>
                                                              <w:divBdr>
                                                                <w:top w:val="none" w:sz="0" w:space="0" w:color="auto"/>
                                                                <w:left w:val="none" w:sz="0" w:space="0" w:color="auto"/>
                                                                <w:bottom w:val="none" w:sz="0" w:space="0" w:color="auto"/>
                                                                <w:right w:val="none" w:sz="0" w:space="0" w:color="auto"/>
                                                              </w:divBdr>
                                                              <w:divsChild>
                                                                <w:div w:id="1020275730">
                                                                  <w:marLeft w:val="0"/>
                                                                  <w:marRight w:val="0"/>
                                                                  <w:marTop w:val="0"/>
                                                                  <w:marBottom w:val="0"/>
                                                                  <w:divBdr>
                                                                    <w:top w:val="none" w:sz="0" w:space="0" w:color="auto"/>
                                                                    <w:left w:val="none" w:sz="0" w:space="0" w:color="auto"/>
                                                                    <w:bottom w:val="none" w:sz="0" w:space="0" w:color="auto"/>
                                                                    <w:right w:val="none" w:sz="0" w:space="0" w:color="auto"/>
                                                                  </w:divBdr>
                                                                  <w:divsChild>
                                                                    <w:div w:id="287784812">
                                                                      <w:marLeft w:val="0"/>
                                                                      <w:marRight w:val="0"/>
                                                                      <w:marTop w:val="0"/>
                                                                      <w:marBottom w:val="0"/>
                                                                      <w:divBdr>
                                                                        <w:top w:val="none" w:sz="0" w:space="0" w:color="auto"/>
                                                                        <w:left w:val="none" w:sz="0" w:space="0" w:color="auto"/>
                                                                        <w:bottom w:val="none" w:sz="0" w:space="0" w:color="auto"/>
                                                                        <w:right w:val="none" w:sz="0" w:space="0" w:color="auto"/>
                                                                      </w:divBdr>
                                                                      <w:divsChild>
                                                                        <w:div w:id="1403941369">
                                                                          <w:marLeft w:val="0"/>
                                                                          <w:marRight w:val="0"/>
                                                                          <w:marTop w:val="0"/>
                                                                          <w:marBottom w:val="0"/>
                                                                          <w:divBdr>
                                                                            <w:top w:val="none" w:sz="0" w:space="0" w:color="auto"/>
                                                                            <w:left w:val="none" w:sz="0" w:space="0" w:color="auto"/>
                                                                            <w:bottom w:val="none" w:sz="0" w:space="0" w:color="auto"/>
                                                                            <w:right w:val="none" w:sz="0" w:space="0" w:color="auto"/>
                                                                          </w:divBdr>
                                                                          <w:divsChild>
                                                                            <w:div w:id="179968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7420011">
      <w:bodyDiv w:val="1"/>
      <w:marLeft w:val="0"/>
      <w:marRight w:val="0"/>
      <w:marTop w:val="0"/>
      <w:marBottom w:val="0"/>
      <w:divBdr>
        <w:top w:val="none" w:sz="0" w:space="0" w:color="auto"/>
        <w:left w:val="none" w:sz="0" w:space="0" w:color="auto"/>
        <w:bottom w:val="none" w:sz="0" w:space="0" w:color="auto"/>
        <w:right w:val="none" w:sz="0" w:space="0" w:color="auto"/>
      </w:divBdr>
      <w:divsChild>
        <w:div w:id="1033266793">
          <w:marLeft w:val="0"/>
          <w:marRight w:val="0"/>
          <w:marTop w:val="0"/>
          <w:marBottom w:val="0"/>
          <w:divBdr>
            <w:top w:val="none" w:sz="0" w:space="0" w:color="auto"/>
            <w:left w:val="none" w:sz="0" w:space="0" w:color="auto"/>
            <w:bottom w:val="none" w:sz="0" w:space="0" w:color="auto"/>
            <w:right w:val="none" w:sz="0" w:space="0" w:color="auto"/>
          </w:divBdr>
          <w:divsChild>
            <w:div w:id="1451825565">
              <w:marLeft w:val="0"/>
              <w:marRight w:val="0"/>
              <w:marTop w:val="0"/>
              <w:marBottom w:val="0"/>
              <w:divBdr>
                <w:top w:val="none" w:sz="0" w:space="0" w:color="auto"/>
                <w:left w:val="none" w:sz="0" w:space="0" w:color="auto"/>
                <w:bottom w:val="none" w:sz="0" w:space="0" w:color="auto"/>
                <w:right w:val="none" w:sz="0" w:space="0" w:color="auto"/>
              </w:divBdr>
              <w:divsChild>
                <w:div w:id="1894777588">
                  <w:marLeft w:val="0"/>
                  <w:marRight w:val="0"/>
                  <w:marTop w:val="195"/>
                  <w:marBottom w:val="0"/>
                  <w:divBdr>
                    <w:top w:val="none" w:sz="0" w:space="0" w:color="auto"/>
                    <w:left w:val="none" w:sz="0" w:space="0" w:color="auto"/>
                    <w:bottom w:val="none" w:sz="0" w:space="0" w:color="auto"/>
                    <w:right w:val="none" w:sz="0" w:space="0" w:color="auto"/>
                  </w:divBdr>
                  <w:divsChild>
                    <w:div w:id="1289119654">
                      <w:marLeft w:val="0"/>
                      <w:marRight w:val="0"/>
                      <w:marTop w:val="0"/>
                      <w:marBottom w:val="0"/>
                      <w:divBdr>
                        <w:top w:val="none" w:sz="0" w:space="0" w:color="auto"/>
                        <w:left w:val="none" w:sz="0" w:space="0" w:color="auto"/>
                        <w:bottom w:val="none" w:sz="0" w:space="0" w:color="auto"/>
                        <w:right w:val="none" w:sz="0" w:space="0" w:color="auto"/>
                      </w:divBdr>
                      <w:divsChild>
                        <w:div w:id="137503802">
                          <w:marLeft w:val="0"/>
                          <w:marRight w:val="0"/>
                          <w:marTop w:val="0"/>
                          <w:marBottom w:val="0"/>
                          <w:divBdr>
                            <w:top w:val="none" w:sz="0" w:space="0" w:color="auto"/>
                            <w:left w:val="none" w:sz="0" w:space="0" w:color="auto"/>
                            <w:bottom w:val="none" w:sz="0" w:space="0" w:color="auto"/>
                            <w:right w:val="none" w:sz="0" w:space="0" w:color="auto"/>
                          </w:divBdr>
                          <w:divsChild>
                            <w:div w:id="1424884096">
                              <w:marLeft w:val="0"/>
                              <w:marRight w:val="0"/>
                              <w:marTop w:val="0"/>
                              <w:marBottom w:val="0"/>
                              <w:divBdr>
                                <w:top w:val="none" w:sz="0" w:space="0" w:color="auto"/>
                                <w:left w:val="none" w:sz="0" w:space="0" w:color="auto"/>
                                <w:bottom w:val="none" w:sz="0" w:space="0" w:color="auto"/>
                                <w:right w:val="none" w:sz="0" w:space="0" w:color="auto"/>
                              </w:divBdr>
                              <w:divsChild>
                                <w:div w:id="2112817728">
                                  <w:marLeft w:val="0"/>
                                  <w:marRight w:val="0"/>
                                  <w:marTop w:val="0"/>
                                  <w:marBottom w:val="0"/>
                                  <w:divBdr>
                                    <w:top w:val="none" w:sz="0" w:space="0" w:color="auto"/>
                                    <w:left w:val="none" w:sz="0" w:space="0" w:color="auto"/>
                                    <w:bottom w:val="none" w:sz="0" w:space="0" w:color="auto"/>
                                    <w:right w:val="none" w:sz="0" w:space="0" w:color="auto"/>
                                  </w:divBdr>
                                  <w:divsChild>
                                    <w:div w:id="831527481">
                                      <w:marLeft w:val="0"/>
                                      <w:marRight w:val="0"/>
                                      <w:marTop w:val="0"/>
                                      <w:marBottom w:val="0"/>
                                      <w:divBdr>
                                        <w:top w:val="none" w:sz="0" w:space="0" w:color="auto"/>
                                        <w:left w:val="none" w:sz="0" w:space="0" w:color="auto"/>
                                        <w:bottom w:val="none" w:sz="0" w:space="0" w:color="auto"/>
                                        <w:right w:val="none" w:sz="0" w:space="0" w:color="auto"/>
                                      </w:divBdr>
                                      <w:divsChild>
                                        <w:div w:id="2115585570">
                                          <w:marLeft w:val="0"/>
                                          <w:marRight w:val="0"/>
                                          <w:marTop w:val="0"/>
                                          <w:marBottom w:val="0"/>
                                          <w:divBdr>
                                            <w:top w:val="none" w:sz="0" w:space="0" w:color="auto"/>
                                            <w:left w:val="none" w:sz="0" w:space="0" w:color="auto"/>
                                            <w:bottom w:val="none" w:sz="0" w:space="0" w:color="auto"/>
                                            <w:right w:val="none" w:sz="0" w:space="0" w:color="auto"/>
                                          </w:divBdr>
                                          <w:divsChild>
                                            <w:div w:id="1727676647">
                                              <w:marLeft w:val="0"/>
                                              <w:marRight w:val="0"/>
                                              <w:marTop w:val="0"/>
                                              <w:marBottom w:val="0"/>
                                              <w:divBdr>
                                                <w:top w:val="none" w:sz="0" w:space="0" w:color="auto"/>
                                                <w:left w:val="none" w:sz="0" w:space="0" w:color="auto"/>
                                                <w:bottom w:val="none" w:sz="0" w:space="0" w:color="auto"/>
                                                <w:right w:val="none" w:sz="0" w:space="0" w:color="auto"/>
                                              </w:divBdr>
                                              <w:divsChild>
                                                <w:div w:id="191693727">
                                                  <w:marLeft w:val="0"/>
                                                  <w:marRight w:val="0"/>
                                                  <w:marTop w:val="0"/>
                                                  <w:marBottom w:val="0"/>
                                                  <w:divBdr>
                                                    <w:top w:val="none" w:sz="0" w:space="0" w:color="auto"/>
                                                    <w:left w:val="none" w:sz="0" w:space="0" w:color="auto"/>
                                                    <w:bottom w:val="none" w:sz="0" w:space="0" w:color="auto"/>
                                                    <w:right w:val="none" w:sz="0" w:space="0" w:color="auto"/>
                                                  </w:divBdr>
                                                  <w:divsChild>
                                                    <w:div w:id="376589284">
                                                      <w:marLeft w:val="0"/>
                                                      <w:marRight w:val="0"/>
                                                      <w:marTop w:val="0"/>
                                                      <w:marBottom w:val="180"/>
                                                      <w:divBdr>
                                                        <w:top w:val="none" w:sz="0" w:space="0" w:color="auto"/>
                                                        <w:left w:val="none" w:sz="0" w:space="0" w:color="auto"/>
                                                        <w:bottom w:val="none" w:sz="0" w:space="0" w:color="auto"/>
                                                        <w:right w:val="none" w:sz="0" w:space="0" w:color="auto"/>
                                                      </w:divBdr>
                                                      <w:divsChild>
                                                        <w:div w:id="1810241635">
                                                          <w:marLeft w:val="0"/>
                                                          <w:marRight w:val="0"/>
                                                          <w:marTop w:val="0"/>
                                                          <w:marBottom w:val="0"/>
                                                          <w:divBdr>
                                                            <w:top w:val="none" w:sz="0" w:space="0" w:color="auto"/>
                                                            <w:left w:val="none" w:sz="0" w:space="0" w:color="auto"/>
                                                            <w:bottom w:val="none" w:sz="0" w:space="0" w:color="auto"/>
                                                            <w:right w:val="none" w:sz="0" w:space="0" w:color="auto"/>
                                                          </w:divBdr>
                                                          <w:divsChild>
                                                            <w:div w:id="1572039540">
                                                              <w:marLeft w:val="0"/>
                                                              <w:marRight w:val="0"/>
                                                              <w:marTop w:val="0"/>
                                                              <w:marBottom w:val="0"/>
                                                              <w:divBdr>
                                                                <w:top w:val="none" w:sz="0" w:space="0" w:color="auto"/>
                                                                <w:left w:val="none" w:sz="0" w:space="0" w:color="auto"/>
                                                                <w:bottom w:val="none" w:sz="0" w:space="0" w:color="auto"/>
                                                                <w:right w:val="none" w:sz="0" w:space="0" w:color="auto"/>
                                                              </w:divBdr>
                                                              <w:divsChild>
                                                                <w:div w:id="66264996">
                                                                  <w:marLeft w:val="0"/>
                                                                  <w:marRight w:val="0"/>
                                                                  <w:marTop w:val="0"/>
                                                                  <w:marBottom w:val="0"/>
                                                                  <w:divBdr>
                                                                    <w:top w:val="none" w:sz="0" w:space="0" w:color="auto"/>
                                                                    <w:left w:val="none" w:sz="0" w:space="0" w:color="auto"/>
                                                                    <w:bottom w:val="none" w:sz="0" w:space="0" w:color="auto"/>
                                                                    <w:right w:val="none" w:sz="0" w:space="0" w:color="auto"/>
                                                                  </w:divBdr>
                                                                  <w:divsChild>
                                                                    <w:div w:id="89547336">
                                                                      <w:marLeft w:val="0"/>
                                                                      <w:marRight w:val="0"/>
                                                                      <w:marTop w:val="0"/>
                                                                      <w:marBottom w:val="0"/>
                                                                      <w:divBdr>
                                                                        <w:top w:val="none" w:sz="0" w:space="0" w:color="auto"/>
                                                                        <w:left w:val="none" w:sz="0" w:space="0" w:color="auto"/>
                                                                        <w:bottom w:val="none" w:sz="0" w:space="0" w:color="auto"/>
                                                                        <w:right w:val="none" w:sz="0" w:space="0" w:color="auto"/>
                                                                      </w:divBdr>
                                                                      <w:divsChild>
                                                                        <w:div w:id="1221475793">
                                                                          <w:marLeft w:val="0"/>
                                                                          <w:marRight w:val="0"/>
                                                                          <w:marTop w:val="0"/>
                                                                          <w:marBottom w:val="0"/>
                                                                          <w:divBdr>
                                                                            <w:top w:val="none" w:sz="0" w:space="0" w:color="auto"/>
                                                                            <w:left w:val="none" w:sz="0" w:space="0" w:color="auto"/>
                                                                            <w:bottom w:val="none" w:sz="0" w:space="0" w:color="auto"/>
                                                                            <w:right w:val="none" w:sz="0" w:space="0" w:color="auto"/>
                                                                          </w:divBdr>
                                                                          <w:divsChild>
                                                                            <w:div w:id="7424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670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diagramDrawing" Target="diagrams/drawing1.xml"/><Relationship Id="rId26" Type="http://schemas.openxmlformats.org/officeDocument/2006/relationships/hyperlink" Target="https://en.wikipedia.org/wiki/File:BuzzerSymbol.png" TargetMode="External"/><Relationship Id="rId39" Type="http://schemas.openxmlformats.org/officeDocument/2006/relationships/image" Target="media/image19.jpeg"/><Relationship Id="rId21" Type="http://schemas.openxmlformats.org/officeDocument/2006/relationships/image" Target="media/image9.png"/><Relationship Id="rId34" Type="http://schemas.openxmlformats.org/officeDocument/2006/relationships/image" Target="media/image16.jpeg"/><Relationship Id="rId42" Type="http://schemas.openxmlformats.org/officeDocument/2006/relationships/image" Target="media/image21.jpeg"/><Relationship Id="rId47" Type="http://schemas.openxmlformats.org/officeDocument/2006/relationships/image" Target="media/image25.jpeg"/><Relationship Id="rId50" Type="http://schemas.openxmlformats.org/officeDocument/2006/relationships/hyperlink" Target="https://www.google.com.br/url?sa=i&amp;rct=j&amp;q=&amp;esrc=s&amp;source=images&amp;cd=&amp;cad=rja&amp;uact=8&amp;ved=0ahUKEwjv-qqxr-7KAhVEvJAKHY3oDncQjRwIBw&amp;url=http://www.filipeflop.com/pd-11d0db-motor-dc-3-6v-com-caixa-de-reducao-e-eixo-duplo.html&amp;bvm=bv.113943665,d.Y2I&amp;psig=AFQjCNH5yfA3_9l3-UQOLkvIWgaxudOrFQ&amp;ust=1455234016209349" TargetMode="External"/><Relationship Id="rId55" Type="http://schemas.openxmlformats.org/officeDocument/2006/relationships/image" Target="media/image29.png"/><Relationship Id="rId63" Type="http://schemas.openxmlformats.org/officeDocument/2006/relationships/image" Target="media/image33.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oogle.com.br/url?sa=i&amp;rct=j&amp;q=&amp;esrc=s&amp;source=images&amp;cd=&amp;cad=rja&amp;uact=8&amp;ved=&amp;url=http://blog.vidadesilicio.com.br/arduino/basico/sensor-de-luz-ldr/&amp;psig=AFQjCNG3hJ_-1HS9xW9H0U2PbD8WcO9Upg&amp;ust=1455035345763683" TargetMode="External"/><Relationship Id="rId32" Type="http://schemas.openxmlformats.org/officeDocument/2006/relationships/image" Target="media/image15.png"/><Relationship Id="rId37" Type="http://schemas.openxmlformats.org/officeDocument/2006/relationships/hyperlink" Target="https://www.google.com.br/url?sa=i&amp;rct=j&amp;q=&amp;esrc=s&amp;source=images&amp;cd=&amp;cad=rja&amp;uact=8&amp;ved=&amp;url=http%3A%2F%2Fwww.pcs.usp.br%2F~labdig%2Fmanuais.html&amp;psig=AFQjCNGWxVsUn0lecRqlsz7dmhRgp8672w&amp;ust=1455462591624557" TargetMode="External"/><Relationship Id="rId40" Type="http://schemas.openxmlformats.org/officeDocument/2006/relationships/hyperlink" Target="https://www.google.com.br/url?sa=i&amp;rct=j&amp;q=&amp;esrc=s&amp;source=images&amp;cd=&amp;cad=rja&amp;uact=8&amp;ved=0ahUKEwibyM6mu-jKAhUFQ5AKHeU4CEIQjRwIBw&amp;url=http://www.protostack.com/diodes&amp;bvm=bv.113370389,d.Y2I&amp;psig=AFQjCNEDH4UurCh-PO-1i2o-RlqUg3gu5Q&amp;ust=1455031072154917" TargetMode="External"/><Relationship Id="rId45" Type="http://schemas.openxmlformats.org/officeDocument/2006/relationships/image" Target="media/image23.gif"/><Relationship Id="rId53" Type="http://schemas.openxmlformats.org/officeDocument/2006/relationships/image" Target="media/image28.jpeg"/><Relationship Id="rId58" Type="http://schemas.openxmlformats.org/officeDocument/2006/relationships/hyperlink" Target="https://www.google.com.br/url?sa=i&amp;rct=j&amp;q=&amp;esrc=s&amp;source=images&amp;cd=&amp;cad=rja&amp;uact=8&amp;ved=0ahUKEwjFq6CIsOjKAhWElZAKHaUODkMQjRwIBw&amp;url=http://artefactos.leame.com/protoboard/&amp;psig=AFQjCNE67Ixn_IkQ150IxXF1s_k6aGrUDw&amp;ust=1455028037719740"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0.png"/><Relationship Id="rId28" Type="http://schemas.openxmlformats.org/officeDocument/2006/relationships/hyperlink" Target="https://www.google.com.br/url?sa=i&amp;rct=j&amp;q=&amp;esrc=s&amp;source=images&amp;cd=&amp;cad=rja&amp;uact=8&amp;ved=0ahUKEwiQvPf5yejKAhVIipAKHfsIB0IQjRwIBw&amp;url=http://www.baudaeletronica.com.br/buzzer-5v.html&amp;psig=AFQjCNHbJSbGUzCKCN2cZ93_hrACkv-Cqg&amp;ust=1455035004277653" TargetMode="External"/><Relationship Id="rId36" Type="http://schemas.openxmlformats.org/officeDocument/2006/relationships/image" Target="media/image17.jpeg"/><Relationship Id="rId49" Type="http://schemas.openxmlformats.org/officeDocument/2006/relationships/image" Target="media/image26.jpeg"/><Relationship Id="rId57" Type="http://schemas.openxmlformats.org/officeDocument/2006/relationships/image" Target="media/image30.jpeg"/><Relationship Id="rId61" Type="http://schemas.openxmlformats.org/officeDocument/2006/relationships/image" Target="media/image32.jpe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s://www.google.com.br/url?sa=i&amp;rct=j&amp;q=&amp;esrc=s&amp;source=images&amp;cd=&amp;cad=rja&amp;uact=8&amp;ved=0ahUKEwjDzJXNs-jKAhWGS5AKHYAVBUIQjRwIBw&amp;url=http://blog.vidadesilicio.com.br/arduino/basico/botoes/&amp;bvm=bv.113370389,d.Y2I&amp;psig=AFQjCNGkTiArKsJ-VRITqgbWub6wlnGCMA&amp;ust=1455029002935621" TargetMode="External"/><Relationship Id="rId44" Type="http://schemas.openxmlformats.org/officeDocument/2006/relationships/hyperlink" Target="https://www.google.com.br/url?sa=i&amp;rct=j&amp;q=&amp;esrc=s&amp;source=images&amp;cd=&amp;cad=rja&amp;uact=8&amp;ved=0ahUKEwjNnLDi6vDKAhXHipAKHb2MAOUQjRwIBw&amp;url=http://www.sofisica.com.br/conteudos/Eletromagnetismo/Eletrodinamica/caecc.php&amp;psig=AFQjCNEMtb0Vg_PVwb1uV0usXbDBrE1ddQ&amp;ust=1455318696410416" TargetMode="External"/><Relationship Id="rId52" Type="http://schemas.openxmlformats.org/officeDocument/2006/relationships/hyperlink" Target="https://www.google.com.br/imgres?imgurl=http://blog.filipeflop.com/wp-content/uploads/2013/08/Micro_Servo_9g_SG90_TowerPro1.jpg&amp;imgrefurl=http://blog.filipeflop.com/motores-e-servos/&amp;h=781&amp;w=850&amp;tbnid=YAzgbK7xtGqb-M:&amp;docid=d5_twbGubslEOM&amp;ei=Ocu7Vv7GLMKCwQTTyYGYBQ&amp;tbm=isch&amp;ved=0ahUKEwi-x-aNsO7KAhVCQZAKHdNkAFM4rAIQMwgpKCYwJg" TargetMode="External"/><Relationship Id="rId60" Type="http://schemas.openxmlformats.org/officeDocument/2006/relationships/hyperlink" Target="http://produto.mercadolivre.com.br/MLB-719927626-10-cabos-fio-jumper-machomacho-20cm-protoboard-arduino-pic-_JM"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hyperlink" Target="https://pt.wikipedia.org/wiki/Ficheiro:Photoresistor.svg" TargetMode="External"/><Relationship Id="rId27" Type="http://schemas.openxmlformats.org/officeDocument/2006/relationships/image" Target="media/image12.png"/><Relationship Id="rId30" Type="http://schemas.openxmlformats.org/officeDocument/2006/relationships/image" Target="media/image14.jpeg"/><Relationship Id="rId35" Type="http://schemas.openxmlformats.org/officeDocument/2006/relationships/hyperlink" Target="https://www.google.com.br/url?sa=i&amp;rct=j&amp;q=&amp;esrc=s&amp;source=images&amp;cd=&amp;cad=rja&amp;uact=8&amp;ved=0ahUKEwjJyK7ghfXKAhXIC5AKHW54CMIQjRwIBw&amp;url=http%3A%2F%2Fwww.sabereletrica.com.br%2Fentenda-o-funcionamento-dos-capacitores&amp;psig=AFQjCNGWxVsUn0lecRqlsz7dmhRgp8672w&amp;ust=1455462591624557" TargetMode="External"/><Relationship Id="rId43" Type="http://schemas.openxmlformats.org/officeDocument/2006/relationships/image" Target="media/image22.jpeg"/><Relationship Id="rId48" Type="http://schemas.openxmlformats.org/officeDocument/2006/relationships/hyperlink" Target="https://www.google.com.br/url?sa=i&amp;rct=j&amp;q=&amp;esrc=s&amp;source=images&amp;cd=&amp;cad=rja&amp;uact=8&amp;ved=0ahUKEwjcz76dr-7KAhUFEpAKHTYBCJMQjRwIBw&amp;url=https://multilogica-shop.com/motor-cc-6v&amp;psig=AFQjCNFyPBsuyBVENojGo2qHTnEteW262w&amp;ust=1455233994296438" TargetMode="External"/><Relationship Id="rId56" Type="http://schemas.openxmlformats.org/officeDocument/2006/relationships/hyperlink" Target="http://produto.mercadolivre.com.br/MLB-706683459-protoboard-400-pontos-_JM" TargetMode="External"/><Relationship Id="rId64" Type="http://schemas.openxmlformats.org/officeDocument/2006/relationships/image" Target="media/image34.gif"/><Relationship Id="rId8" Type="http://schemas.openxmlformats.org/officeDocument/2006/relationships/image" Target="media/image1.png"/><Relationship Id="rId51" Type="http://schemas.openxmlformats.org/officeDocument/2006/relationships/image" Target="media/image27.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Colors" Target="diagrams/colors1.xml"/><Relationship Id="rId25" Type="http://schemas.openxmlformats.org/officeDocument/2006/relationships/image" Target="media/image11.jpeg"/><Relationship Id="rId33" Type="http://schemas.openxmlformats.org/officeDocument/2006/relationships/hyperlink" Target="http://reprap.mercadoshops.com.br/modulo-rele-canal-para-microcontrolador-pic-arm-arduino-83xJM" TargetMode="External"/><Relationship Id="rId38" Type="http://schemas.openxmlformats.org/officeDocument/2006/relationships/image" Target="media/image18.jpeg"/><Relationship Id="rId46" Type="http://schemas.openxmlformats.org/officeDocument/2006/relationships/image" Target="media/image24.jpeg"/><Relationship Id="rId59" Type="http://schemas.openxmlformats.org/officeDocument/2006/relationships/image" Target="media/image31.png"/><Relationship Id="rId67" Type="http://schemas.microsoft.com/office/2011/relationships/people" Target="people.xml"/><Relationship Id="rId20" Type="http://schemas.openxmlformats.org/officeDocument/2006/relationships/image" Target="media/image8.jpeg"/><Relationship Id="rId41" Type="http://schemas.openxmlformats.org/officeDocument/2006/relationships/image" Target="media/image20.jpeg"/><Relationship Id="rId54" Type="http://schemas.openxmlformats.org/officeDocument/2006/relationships/hyperlink" Target="https://www.google.com.br/url?sa=i&amp;rct=j&amp;q=&amp;esrc=s&amp;source=images&amp;cd=&amp;cad=rja&amp;uact=8&amp;ved=0ahUKEwjW5abKr-7KAhVCjpAKHUPeC9UQjRwIBw&amp;url=http://www.solucoesindustriais.com.br/empresa/instalacoes_e_equipamento_industrial/confiman/produtos/maquinas-ferramenta/motores-servo&amp;bvm=bv.113943665,d.Y2I&amp;psig=AFQjCNHvUJPLnDQElQfazzkk6ViguIb-TA&amp;ust=1455234071084179" TargetMode="External"/><Relationship Id="rId62" Type="http://schemas.openxmlformats.org/officeDocument/2006/relationships/hyperlink" Target="https://www.google.com.br/url?sa=i&amp;rct=j&amp;q=&amp;esrc=s&amp;source=images&amp;cd=&amp;cad=rja&amp;uact=8&amp;ved=0ahUKEwjn9OKZsujKAhWHvJAKHRTGAT8QjRwIBw&amp;url=http://www.eletrodex.com.br/fonte-de-alimentac-o-regulavel-dupla-hk-3003d.html&amp;psig=AFQjCNFsOX3Kgs9PccOs-6ae2MlS-1cc8w&amp;ust=1455028606826695"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13486B6-1772-4F07-8324-833EF698C2E1}"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pt-BR"/>
        </a:p>
      </dgm:t>
    </dgm:pt>
    <dgm:pt modelId="{C714DD78-CD80-4C77-8ABE-9EE5AA8423DE}">
      <dgm:prSet phldrT="[Texto]"/>
      <dgm:spPr/>
      <dgm:t>
        <a:bodyPr/>
        <a:lstStyle/>
        <a:p>
          <a:r>
            <a:rPr lang="pt-BR"/>
            <a:t>Está chovendo?</a:t>
          </a:r>
        </a:p>
      </dgm:t>
    </dgm:pt>
    <dgm:pt modelId="{D3CA5E4D-BCED-4CB1-9FE3-0D6421BF9E9B}" type="parTrans" cxnId="{8E047B89-2130-4D56-B70D-3AD3E5FC2346}">
      <dgm:prSet/>
      <dgm:spPr/>
      <dgm:t>
        <a:bodyPr/>
        <a:lstStyle/>
        <a:p>
          <a:endParaRPr lang="pt-BR"/>
        </a:p>
      </dgm:t>
    </dgm:pt>
    <dgm:pt modelId="{B239DA07-D305-4B4B-88DC-B546416141B9}" type="sibTrans" cxnId="{8E047B89-2130-4D56-B70D-3AD3E5FC2346}">
      <dgm:prSet/>
      <dgm:spPr/>
      <dgm:t>
        <a:bodyPr/>
        <a:lstStyle/>
        <a:p>
          <a:endParaRPr lang="pt-BR"/>
        </a:p>
      </dgm:t>
    </dgm:pt>
    <dgm:pt modelId="{11B8D029-77B0-4716-B510-95B883CEFB37}">
      <dgm:prSet phldrT="[Texto]"/>
      <dgm:spPr/>
      <dgm:t>
        <a:bodyPr/>
        <a:lstStyle/>
        <a:p>
          <a:r>
            <a:rPr lang="pt-BR"/>
            <a:t>Sim.</a:t>
          </a:r>
        </a:p>
      </dgm:t>
    </dgm:pt>
    <dgm:pt modelId="{0880B742-76F0-4963-8AF1-435D9815C721}" type="parTrans" cxnId="{C49F1F65-0C87-4700-8268-5B7EAAAE7404}">
      <dgm:prSet/>
      <dgm:spPr/>
      <dgm:t>
        <a:bodyPr/>
        <a:lstStyle/>
        <a:p>
          <a:endParaRPr lang="pt-BR"/>
        </a:p>
      </dgm:t>
    </dgm:pt>
    <dgm:pt modelId="{5AB16961-42C3-42D4-B99E-9B73EB24E135}" type="sibTrans" cxnId="{C49F1F65-0C87-4700-8268-5B7EAAAE7404}">
      <dgm:prSet/>
      <dgm:spPr/>
      <dgm:t>
        <a:bodyPr/>
        <a:lstStyle/>
        <a:p>
          <a:endParaRPr lang="pt-BR"/>
        </a:p>
      </dgm:t>
    </dgm:pt>
    <dgm:pt modelId="{30D9AF01-38AF-4E25-BC1B-A9364FA7AC13}">
      <dgm:prSet phldrT="[Texto]"/>
      <dgm:spPr/>
      <dgm:t>
        <a:bodyPr/>
        <a:lstStyle/>
        <a:p>
          <a:r>
            <a:rPr lang="pt-BR"/>
            <a:t>Pegar </a:t>
          </a:r>
        </a:p>
        <a:p>
          <a:r>
            <a:rPr lang="pt-BR"/>
            <a:t>guarda-chuva</a:t>
          </a:r>
        </a:p>
      </dgm:t>
    </dgm:pt>
    <dgm:pt modelId="{68F8F1DD-99A4-4431-979A-22BAC611750F}" type="parTrans" cxnId="{ADE74655-A6E8-4E0C-85CC-F2C35F141E64}">
      <dgm:prSet/>
      <dgm:spPr/>
      <dgm:t>
        <a:bodyPr/>
        <a:lstStyle/>
        <a:p>
          <a:endParaRPr lang="pt-BR"/>
        </a:p>
      </dgm:t>
    </dgm:pt>
    <dgm:pt modelId="{C12B5ACC-7ED8-4C32-81E4-B6B65B84C388}" type="sibTrans" cxnId="{ADE74655-A6E8-4E0C-85CC-F2C35F141E64}">
      <dgm:prSet/>
      <dgm:spPr/>
      <dgm:t>
        <a:bodyPr/>
        <a:lstStyle/>
        <a:p>
          <a:endParaRPr lang="pt-BR"/>
        </a:p>
      </dgm:t>
    </dgm:pt>
    <dgm:pt modelId="{B43B33D2-549E-4D68-A772-61CD66423E31}">
      <dgm:prSet phldrT="[Texto]"/>
      <dgm:spPr/>
      <dgm:t>
        <a:bodyPr/>
        <a:lstStyle/>
        <a:p>
          <a:r>
            <a:rPr lang="pt-BR"/>
            <a:t>Não.</a:t>
          </a:r>
        </a:p>
      </dgm:t>
    </dgm:pt>
    <dgm:pt modelId="{444C37B6-7B88-430B-B019-17E1EEB537BA}" type="parTrans" cxnId="{40FB866C-8C50-4D1B-929C-72FADC288CD2}">
      <dgm:prSet/>
      <dgm:spPr/>
      <dgm:t>
        <a:bodyPr/>
        <a:lstStyle/>
        <a:p>
          <a:endParaRPr lang="pt-BR"/>
        </a:p>
      </dgm:t>
    </dgm:pt>
    <dgm:pt modelId="{C60E04BD-217E-434A-AEE2-20BDD38242AF}" type="sibTrans" cxnId="{40FB866C-8C50-4D1B-929C-72FADC288CD2}">
      <dgm:prSet/>
      <dgm:spPr/>
      <dgm:t>
        <a:bodyPr/>
        <a:lstStyle/>
        <a:p>
          <a:endParaRPr lang="pt-BR"/>
        </a:p>
      </dgm:t>
    </dgm:pt>
    <dgm:pt modelId="{9756563B-F9AB-461C-B971-2C5148F3F624}">
      <dgm:prSet phldrT="[Texto]"/>
      <dgm:spPr/>
      <dgm:t>
        <a:bodyPr/>
        <a:lstStyle/>
        <a:p>
          <a:r>
            <a:rPr lang="pt-BR"/>
            <a:t>Não pegar guarda-chuva</a:t>
          </a:r>
        </a:p>
      </dgm:t>
    </dgm:pt>
    <dgm:pt modelId="{032961F1-DEC8-454A-87F6-3AD44EECC36F}" type="parTrans" cxnId="{2ABB7DF8-3CD9-4430-996F-AB753B6907F3}">
      <dgm:prSet/>
      <dgm:spPr/>
      <dgm:t>
        <a:bodyPr/>
        <a:lstStyle/>
        <a:p>
          <a:endParaRPr lang="pt-BR"/>
        </a:p>
      </dgm:t>
    </dgm:pt>
    <dgm:pt modelId="{DCEB0CAB-90F5-4C87-B9E6-337CF61808D8}" type="sibTrans" cxnId="{2ABB7DF8-3CD9-4430-996F-AB753B6907F3}">
      <dgm:prSet/>
      <dgm:spPr/>
      <dgm:t>
        <a:bodyPr/>
        <a:lstStyle/>
        <a:p>
          <a:endParaRPr lang="pt-BR"/>
        </a:p>
      </dgm:t>
    </dgm:pt>
    <dgm:pt modelId="{888C5F9C-214C-4ECC-A7CF-E4622537C8F2}" type="pres">
      <dgm:prSet presAssocID="{013486B6-1772-4F07-8324-833EF698C2E1}" presName="diagram" presStyleCnt="0">
        <dgm:presLayoutVars>
          <dgm:chPref val="1"/>
          <dgm:dir/>
          <dgm:animOne val="branch"/>
          <dgm:animLvl val="lvl"/>
          <dgm:resizeHandles val="exact"/>
        </dgm:presLayoutVars>
      </dgm:prSet>
      <dgm:spPr/>
      <dgm:t>
        <a:bodyPr/>
        <a:lstStyle/>
        <a:p>
          <a:endParaRPr lang="pt-BR"/>
        </a:p>
      </dgm:t>
    </dgm:pt>
    <dgm:pt modelId="{5D9E6899-25A1-4732-BB69-60BBF9FECC43}" type="pres">
      <dgm:prSet presAssocID="{C714DD78-CD80-4C77-8ABE-9EE5AA8423DE}" presName="root1" presStyleCnt="0"/>
      <dgm:spPr/>
    </dgm:pt>
    <dgm:pt modelId="{40FD6B9A-9E05-4AE3-84D5-B7D6372AB9B0}" type="pres">
      <dgm:prSet presAssocID="{C714DD78-CD80-4C77-8ABE-9EE5AA8423DE}" presName="LevelOneTextNode" presStyleLbl="node0" presStyleIdx="0" presStyleCnt="1">
        <dgm:presLayoutVars>
          <dgm:chPref val="3"/>
        </dgm:presLayoutVars>
      </dgm:prSet>
      <dgm:spPr/>
      <dgm:t>
        <a:bodyPr/>
        <a:lstStyle/>
        <a:p>
          <a:endParaRPr lang="pt-BR"/>
        </a:p>
      </dgm:t>
    </dgm:pt>
    <dgm:pt modelId="{5EE1F969-9820-41C1-ADED-284E7C26FE54}" type="pres">
      <dgm:prSet presAssocID="{C714DD78-CD80-4C77-8ABE-9EE5AA8423DE}" presName="level2hierChild" presStyleCnt="0"/>
      <dgm:spPr/>
    </dgm:pt>
    <dgm:pt modelId="{DEE6E627-5379-413A-82E0-20B83406172B}" type="pres">
      <dgm:prSet presAssocID="{0880B742-76F0-4963-8AF1-435D9815C721}" presName="conn2-1" presStyleLbl="parChTrans1D2" presStyleIdx="0" presStyleCnt="2"/>
      <dgm:spPr/>
      <dgm:t>
        <a:bodyPr/>
        <a:lstStyle/>
        <a:p>
          <a:endParaRPr lang="pt-BR"/>
        </a:p>
      </dgm:t>
    </dgm:pt>
    <dgm:pt modelId="{EB4D5397-00B1-4B26-A631-2177A16D9A09}" type="pres">
      <dgm:prSet presAssocID="{0880B742-76F0-4963-8AF1-435D9815C721}" presName="connTx" presStyleLbl="parChTrans1D2" presStyleIdx="0" presStyleCnt="2"/>
      <dgm:spPr/>
      <dgm:t>
        <a:bodyPr/>
        <a:lstStyle/>
        <a:p>
          <a:endParaRPr lang="pt-BR"/>
        </a:p>
      </dgm:t>
    </dgm:pt>
    <dgm:pt modelId="{8F3F08FB-81D3-40FD-A6B9-E402512A2600}" type="pres">
      <dgm:prSet presAssocID="{11B8D029-77B0-4716-B510-95B883CEFB37}" presName="root2" presStyleCnt="0"/>
      <dgm:spPr/>
    </dgm:pt>
    <dgm:pt modelId="{DC96E948-8F72-4925-ABD4-9BFEBDC23BD3}" type="pres">
      <dgm:prSet presAssocID="{11B8D029-77B0-4716-B510-95B883CEFB37}" presName="LevelTwoTextNode" presStyleLbl="node2" presStyleIdx="0" presStyleCnt="2">
        <dgm:presLayoutVars>
          <dgm:chPref val="3"/>
        </dgm:presLayoutVars>
      </dgm:prSet>
      <dgm:spPr/>
      <dgm:t>
        <a:bodyPr/>
        <a:lstStyle/>
        <a:p>
          <a:endParaRPr lang="pt-BR"/>
        </a:p>
      </dgm:t>
    </dgm:pt>
    <dgm:pt modelId="{A8F8AC02-5F1C-416B-BD36-565BD15A7B19}" type="pres">
      <dgm:prSet presAssocID="{11B8D029-77B0-4716-B510-95B883CEFB37}" presName="level3hierChild" presStyleCnt="0"/>
      <dgm:spPr/>
    </dgm:pt>
    <dgm:pt modelId="{8F50BA73-7E3D-4A76-A8D1-C4E588BE2A4A}" type="pres">
      <dgm:prSet presAssocID="{68F8F1DD-99A4-4431-979A-22BAC611750F}" presName="conn2-1" presStyleLbl="parChTrans1D3" presStyleIdx="0" presStyleCnt="2"/>
      <dgm:spPr/>
      <dgm:t>
        <a:bodyPr/>
        <a:lstStyle/>
        <a:p>
          <a:endParaRPr lang="pt-BR"/>
        </a:p>
      </dgm:t>
    </dgm:pt>
    <dgm:pt modelId="{266BE232-2488-466F-8373-117F4CE7E36B}" type="pres">
      <dgm:prSet presAssocID="{68F8F1DD-99A4-4431-979A-22BAC611750F}" presName="connTx" presStyleLbl="parChTrans1D3" presStyleIdx="0" presStyleCnt="2"/>
      <dgm:spPr/>
      <dgm:t>
        <a:bodyPr/>
        <a:lstStyle/>
        <a:p>
          <a:endParaRPr lang="pt-BR"/>
        </a:p>
      </dgm:t>
    </dgm:pt>
    <dgm:pt modelId="{E35C7C19-3E68-4E64-B63F-C03F9E867B76}" type="pres">
      <dgm:prSet presAssocID="{30D9AF01-38AF-4E25-BC1B-A9364FA7AC13}" presName="root2" presStyleCnt="0"/>
      <dgm:spPr/>
    </dgm:pt>
    <dgm:pt modelId="{0DC95E25-AD11-41F1-87FE-9CAB1E740280}" type="pres">
      <dgm:prSet presAssocID="{30D9AF01-38AF-4E25-BC1B-A9364FA7AC13}" presName="LevelTwoTextNode" presStyleLbl="node3" presStyleIdx="0" presStyleCnt="2">
        <dgm:presLayoutVars>
          <dgm:chPref val="3"/>
        </dgm:presLayoutVars>
      </dgm:prSet>
      <dgm:spPr/>
      <dgm:t>
        <a:bodyPr/>
        <a:lstStyle/>
        <a:p>
          <a:endParaRPr lang="pt-BR"/>
        </a:p>
      </dgm:t>
    </dgm:pt>
    <dgm:pt modelId="{083BD93E-4E19-4A6B-A945-593B23D90263}" type="pres">
      <dgm:prSet presAssocID="{30D9AF01-38AF-4E25-BC1B-A9364FA7AC13}" presName="level3hierChild" presStyleCnt="0"/>
      <dgm:spPr/>
    </dgm:pt>
    <dgm:pt modelId="{9A8ED63D-9060-48D9-BC45-DEAFD4C5D8C8}" type="pres">
      <dgm:prSet presAssocID="{444C37B6-7B88-430B-B019-17E1EEB537BA}" presName="conn2-1" presStyleLbl="parChTrans1D2" presStyleIdx="1" presStyleCnt="2"/>
      <dgm:spPr/>
      <dgm:t>
        <a:bodyPr/>
        <a:lstStyle/>
        <a:p>
          <a:endParaRPr lang="pt-BR"/>
        </a:p>
      </dgm:t>
    </dgm:pt>
    <dgm:pt modelId="{55C6918C-E742-4097-AF40-8FDEA221512E}" type="pres">
      <dgm:prSet presAssocID="{444C37B6-7B88-430B-B019-17E1EEB537BA}" presName="connTx" presStyleLbl="parChTrans1D2" presStyleIdx="1" presStyleCnt="2"/>
      <dgm:spPr/>
      <dgm:t>
        <a:bodyPr/>
        <a:lstStyle/>
        <a:p>
          <a:endParaRPr lang="pt-BR"/>
        </a:p>
      </dgm:t>
    </dgm:pt>
    <dgm:pt modelId="{5F0E1AF8-3030-40B2-91AE-82C5ABE141AA}" type="pres">
      <dgm:prSet presAssocID="{B43B33D2-549E-4D68-A772-61CD66423E31}" presName="root2" presStyleCnt="0"/>
      <dgm:spPr/>
    </dgm:pt>
    <dgm:pt modelId="{F5D07AFF-F4F4-4B51-B6BF-ABE58B4D486B}" type="pres">
      <dgm:prSet presAssocID="{B43B33D2-549E-4D68-A772-61CD66423E31}" presName="LevelTwoTextNode" presStyleLbl="node2" presStyleIdx="1" presStyleCnt="2">
        <dgm:presLayoutVars>
          <dgm:chPref val="3"/>
        </dgm:presLayoutVars>
      </dgm:prSet>
      <dgm:spPr/>
      <dgm:t>
        <a:bodyPr/>
        <a:lstStyle/>
        <a:p>
          <a:endParaRPr lang="pt-BR"/>
        </a:p>
      </dgm:t>
    </dgm:pt>
    <dgm:pt modelId="{59223AA0-CEFE-46C3-A1CC-8E54FEBC6690}" type="pres">
      <dgm:prSet presAssocID="{B43B33D2-549E-4D68-A772-61CD66423E31}" presName="level3hierChild" presStyleCnt="0"/>
      <dgm:spPr/>
    </dgm:pt>
    <dgm:pt modelId="{A7E5788F-8B5D-4A8B-BEF2-FAC672DCC272}" type="pres">
      <dgm:prSet presAssocID="{032961F1-DEC8-454A-87F6-3AD44EECC36F}" presName="conn2-1" presStyleLbl="parChTrans1D3" presStyleIdx="1" presStyleCnt="2"/>
      <dgm:spPr/>
      <dgm:t>
        <a:bodyPr/>
        <a:lstStyle/>
        <a:p>
          <a:endParaRPr lang="pt-BR"/>
        </a:p>
      </dgm:t>
    </dgm:pt>
    <dgm:pt modelId="{E0210E23-E8DA-4E1B-8E8F-5D6728A2D323}" type="pres">
      <dgm:prSet presAssocID="{032961F1-DEC8-454A-87F6-3AD44EECC36F}" presName="connTx" presStyleLbl="parChTrans1D3" presStyleIdx="1" presStyleCnt="2"/>
      <dgm:spPr/>
      <dgm:t>
        <a:bodyPr/>
        <a:lstStyle/>
        <a:p>
          <a:endParaRPr lang="pt-BR"/>
        </a:p>
      </dgm:t>
    </dgm:pt>
    <dgm:pt modelId="{E01D4291-70B5-46D7-B057-23771D044E52}" type="pres">
      <dgm:prSet presAssocID="{9756563B-F9AB-461C-B971-2C5148F3F624}" presName="root2" presStyleCnt="0"/>
      <dgm:spPr/>
    </dgm:pt>
    <dgm:pt modelId="{B6231D48-FAE1-449F-A0C4-BFFA848F59B6}" type="pres">
      <dgm:prSet presAssocID="{9756563B-F9AB-461C-B971-2C5148F3F624}" presName="LevelTwoTextNode" presStyleLbl="node3" presStyleIdx="1" presStyleCnt="2">
        <dgm:presLayoutVars>
          <dgm:chPref val="3"/>
        </dgm:presLayoutVars>
      </dgm:prSet>
      <dgm:spPr/>
      <dgm:t>
        <a:bodyPr/>
        <a:lstStyle/>
        <a:p>
          <a:endParaRPr lang="pt-BR"/>
        </a:p>
      </dgm:t>
    </dgm:pt>
    <dgm:pt modelId="{F04D420B-D5C4-4530-ACAF-CCEBD24FD048}" type="pres">
      <dgm:prSet presAssocID="{9756563B-F9AB-461C-B971-2C5148F3F624}" presName="level3hierChild" presStyleCnt="0"/>
      <dgm:spPr/>
    </dgm:pt>
  </dgm:ptLst>
  <dgm:cxnLst>
    <dgm:cxn modelId="{ADE74655-A6E8-4E0C-85CC-F2C35F141E64}" srcId="{11B8D029-77B0-4716-B510-95B883CEFB37}" destId="{30D9AF01-38AF-4E25-BC1B-A9364FA7AC13}" srcOrd="0" destOrd="0" parTransId="{68F8F1DD-99A4-4431-979A-22BAC611750F}" sibTransId="{C12B5ACC-7ED8-4C32-81E4-B6B65B84C388}"/>
    <dgm:cxn modelId="{D0405F5F-9DF0-4B72-AA45-E317DB6FDAD7}" type="presOf" srcId="{444C37B6-7B88-430B-B019-17E1EEB537BA}" destId="{55C6918C-E742-4097-AF40-8FDEA221512E}" srcOrd="1" destOrd="0" presId="urn:microsoft.com/office/officeart/2005/8/layout/hierarchy2"/>
    <dgm:cxn modelId="{DC0F9F5A-91AE-4674-A603-0CB4B31DD420}" type="presOf" srcId="{9756563B-F9AB-461C-B971-2C5148F3F624}" destId="{B6231D48-FAE1-449F-A0C4-BFFA848F59B6}" srcOrd="0" destOrd="0" presId="urn:microsoft.com/office/officeart/2005/8/layout/hierarchy2"/>
    <dgm:cxn modelId="{53A60E23-CA25-4AAA-B58A-CE8738E64D53}" type="presOf" srcId="{013486B6-1772-4F07-8324-833EF698C2E1}" destId="{888C5F9C-214C-4ECC-A7CF-E4622537C8F2}" srcOrd="0" destOrd="0" presId="urn:microsoft.com/office/officeart/2005/8/layout/hierarchy2"/>
    <dgm:cxn modelId="{24D36FC0-3CE4-46B9-8862-9BFE332EE59A}" type="presOf" srcId="{11B8D029-77B0-4716-B510-95B883CEFB37}" destId="{DC96E948-8F72-4925-ABD4-9BFEBDC23BD3}" srcOrd="0" destOrd="0" presId="urn:microsoft.com/office/officeart/2005/8/layout/hierarchy2"/>
    <dgm:cxn modelId="{C49F1F65-0C87-4700-8268-5B7EAAAE7404}" srcId="{C714DD78-CD80-4C77-8ABE-9EE5AA8423DE}" destId="{11B8D029-77B0-4716-B510-95B883CEFB37}" srcOrd="0" destOrd="0" parTransId="{0880B742-76F0-4963-8AF1-435D9815C721}" sibTransId="{5AB16961-42C3-42D4-B99E-9B73EB24E135}"/>
    <dgm:cxn modelId="{598A79C6-C44E-4B6E-9997-9D46F915DD5A}" type="presOf" srcId="{68F8F1DD-99A4-4431-979A-22BAC611750F}" destId="{266BE232-2488-466F-8373-117F4CE7E36B}" srcOrd="1" destOrd="0" presId="urn:microsoft.com/office/officeart/2005/8/layout/hierarchy2"/>
    <dgm:cxn modelId="{07F9A0D0-64CE-4668-BADF-A0A098C9C3D9}" type="presOf" srcId="{30D9AF01-38AF-4E25-BC1B-A9364FA7AC13}" destId="{0DC95E25-AD11-41F1-87FE-9CAB1E740280}" srcOrd="0" destOrd="0" presId="urn:microsoft.com/office/officeart/2005/8/layout/hierarchy2"/>
    <dgm:cxn modelId="{151CE73A-3C51-4F71-A34B-44EC8526ABC3}" type="presOf" srcId="{B43B33D2-549E-4D68-A772-61CD66423E31}" destId="{F5D07AFF-F4F4-4B51-B6BF-ABE58B4D486B}" srcOrd="0" destOrd="0" presId="urn:microsoft.com/office/officeart/2005/8/layout/hierarchy2"/>
    <dgm:cxn modelId="{C0733174-BAFD-4FE8-A7EA-EDB6EA6FB4BF}" type="presOf" srcId="{032961F1-DEC8-454A-87F6-3AD44EECC36F}" destId="{E0210E23-E8DA-4E1B-8E8F-5D6728A2D323}" srcOrd="1" destOrd="0" presId="urn:microsoft.com/office/officeart/2005/8/layout/hierarchy2"/>
    <dgm:cxn modelId="{8E047B89-2130-4D56-B70D-3AD3E5FC2346}" srcId="{013486B6-1772-4F07-8324-833EF698C2E1}" destId="{C714DD78-CD80-4C77-8ABE-9EE5AA8423DE}" srcOrd="0" destOrd="0" parTransId="{D3CA5E4D-BCED-4CB1-9FE3-0D6421BF9E9B}" sibTransId="{B239DA07-D305-4B4B-88DC-B546416141B9}"/>
    <dgm:cxn modelId="{2ABB7DF8-3CD9-4430-996F-AB753B6907F3}" srcId="{B43B33D2-549E-4D68-A772-61CD66423E31}" destId="{9756563B-F9AB-461C-B971-2C5148F3F624}" srcOrd="0" destOrd="0" parTransId="{032961F1-DEC8-454A-87F6-3AD44EECC36F}" sibTransId="{DCEB0CAB-90F5-4C87-B9E6-337CF61808D8}"/>
    <dgm:cxn modelId="{E0C3BE29-DBD6-49C8-AC6A-8E5259964697}" type="presOf" srcId="{032961F1-DEC8-454A-87F6-3AD44EECC36F}" destId="{A7E5788F-8B5D-4A8B-BEF2-FAC672DCC272}" srcOrd="0" destOrd="0" presId="urn:microsoft.com/office/officeart/2005/8/layout/hierarchy2"/>
    <dgm:cxn modelId="{052755FD-04AC-4B89-BF78-EFDAE3E670F1}" type="presOf" srcId="{444C37B6-7B88-430B-B019-17E1EEB537BA}" destId="{9A8ED63D-9060-48D9-BC45-DEAFD4C5D8C8}" srcOrd="0" destOrd="0" presId="urn:microsoft.com/office/officeart/2005/8/layout/hierarchy2"/>
    <dgm:cxn modelId="{40FB866C-8C50-4D1B-929C-72FADC288CD2}" srcId="{C714DD78-CD80-4C77-8ABE-9EE5AA8423DE}" destId="{B43B33D2-549E-4D68-A772-61CD66423E31}" srcOrd="1" destOrd="0" parTransId="{444C37B6-7B88-430B-B019-17E1EEB537BA}" sibTransId="{C60E04BD-217E-434A-AEE2-20BDD38242AF}"/>
    <dgm:cxn modelId="{179AB2D6-A66F-4C84-9B30-3303C0B5A31D}" type="presOf" srcId="{68F8F1DD-99A4-4431-979A-22BAC611750F}" destId="{8F50BA73-7E3D-4A76-A8D1-C4E588BE2A4A}" srcOrd="0" destOrd="0" presId="urn:microsoft.com/office/officeart/2005/8/layout/hierarchy2"/>
    <dgm:cxn modelId="{999C5AD6-DBC5-4A3E-ABBF-FB7A8A0088C9}" type="presOf" srcId="{0880B742-76F0-4963-8AF1-435D9815C721}" destId="{EB4D5397-00B1-4B26-A631-2177A16D9A09}" srcOrd="1" destOrd="0" presId="urn:microsoft.com/office/officeart/2005/8/layout/hierarchy2"/>
    <dgm:cxn modelId="{132030A0-D026-4197-A933-2B802AA6D944}" type="presOf" srcId="{0880B742-76F0-4963-8AF1-435D9815C721}" destId="{DEE6E627-5379-413A-82E0-20B83406172B}" srcOrd="0" destOrd="0" presId="urn:microsoft.com/office/officeart/2005/8/layout/hierarchy2"/>
    <dgm:cxn modelId="{2A91B142-7783-4F61-B4AC-4F334605DC12}" type="presOf" srcId="{C714DD78-CD80-4C77-8ABE-9EE5AA8423DE}" destId="{40FD6B9A-9E05-4AE3-84D5-B7D6372AB9B0}" srcOrd="0" destOrd="0" presId="urn:microsoft.com/office/officeart/2005/8/layout/hierarchy2"/>
    <dgm:cxn modelId="{FD352955-D50D-4ABA-8284-CC55E60B10FF}" type="presParOf" srcId="{888C5F9C-214C-4ECC-A7CF-E4622537C8F2}" destId="{5D9E6899-25A1-4732-BB69-60BBF9FECC43}" srcOrd="0" destOrd="0" presId="urn:microsoft.com/office/officeart/2005/8/layout/hierarchy2"/>
    <dgm:cxn modelId="{7064970B-3FD5-4046-B8BE-46CFC1755F8E}" type="presParOf" srcId="{5D9E6899-25A1-4732-BB69-60BBF9FECC43}" destId="{40FD6B9A-9E05-4AE3-84D5-B7D6372AB9B0}" srcOrd="0" destOrd="0" presId="urn:microsoft.com/office/officeart/2005/8/layout/hierarchy2"/>
    <dgm:cxn modelId="{D3A86715-6E1F-4EAF-95C0-230BA0FC7A4B}" type="presParOf" srcId="{5D9E6899-25A1-4732-BB69-60BBF9FECC43}" destId="{5EE1F969-9820-41C1-ADED-284E7C26FE54}" srcOrd="1" destOrd="0" presId="urn:microsoft.com/office/officeart/2005/8/layout/hierarchy2"/>
    <dgm:cxn modelId="{CCD2A3E8-D90F-4D15-A7BA-CFA08A68E364}" type="presParOf" srcId="{5EE1F969-9820-41C1-ADED-284E7C26FE54}" destId="{DEE6E627-5379-413A-82E0-20B83406172B}" srcOrd="0" destOrd="0" presId="urn:microsoft.com/office/officeart/2005/8/layout/hierarchy2"/>
    <dgm:cxn modelId="{629E5661-6427-4691-9531-942128EC96F6}" type="presParOf" srcId="{DEE6E627-5379-413A-82E0-20B83406172B}" destId="{EB4D5397-00B1-4B26-A631-2177A16D9A09}" srcOrd="0" destOrd="0" presId="urn:microsoft.com/office/officeart/2005/8/layout/hierarchy2"/>
    <dgm:cxn modelId="{D22A85F5-FFFB-4666-8427-5F6868A9471F}" type="presParOf" srcId="{5EE1F969-9820-41C1-ADED-284E7C26FE54}" destId="{8F3F08FB-81D3-40FD-A6B9-E402512A2600}" srcOrd="1" destOrd="0" presId="urn:microsoft.com/office/officeart/2005/8/layout/hierarchy2"/>
    <dgm:cxn modelId="{6ABF4063-291A-4C63-9623-A4ABE9DA2246}" type="presParOf" srcId="{8F3F08FB-81D3-40FD-A6B9-E402512A2600}" destId="{DC96E948-8F72-4925-ABD4-9BFEBDC23BD3}" srcOrd="0" destOrd="0" presId="urn:microsoft.com/office/officeart/2005/8/layout/hierarchy2"/>
    <dgm:cxn modelId="{589EDC95-E8AD-4405-9438-7F9C10F4A3E4}" type="presParOf" srcId="{8F3F08FB-81D3-40FD-A6B9-E402512A2600}" destId="{A8F8AC02-5F1C-416B-BD36-565BD15A7B19}" srcOrd="1" destOrd="0" presId="urn:microsoft.com/office/officeart/2005/8/layout/hierarchy2"/>
    <dgm:cxn modelId="{53C984D0-57DE-4161-8A11-637F413737E3}" type="presParOf" srcId="{A8F8AC02-5F1C-416B-BD36-565BD15A7B19}" destId="{8F50BA73-7E3D-4A76-A8D1-C4E588BE2A4A}" srcOrd="0" destOrd="0" presId="urn:microsoft.com/office/officeart/2005/8/layout/hierarchy2"/>
    <dgm:cxn modelId="{D8D3D52F-A685-4518-B320-4AEE70570CED}" type="presParOf" srcId="{8F50BA73-7E3D-4A76-A8D1-C4E588BE2A4A}" destId="{266BE232-2488-466F-8373-117F4CE7E36B}" srcOrd="0" destOrd="0" presId="urn:microsoft.com/office/officeart/2005/8/layout/hierarchy2"/>
    <dgm:cxn modelId="{9F993ADC-F706-4A0A-B29E-E1726D27BE3A}" type="presParOf" srcId="{A8F8AC02-5F1C-416B-BD36-565BD15A7B19}" destId="{E35C7C19-3E68-4E64-B63F-C03F9E867B76}" srcOrd="1" destOrd="0" presId="urn:microsoft.com/office/officeart/2005/8/layout/hierarchy2"/>
    <dgm:cxn modelId="{152F6698-D424-4FA5-87FE-1E6F7890C69C}" type="presParOf" srcId="{E35C7C19-3E68-4E64-B63F-C03F9E867B76}" destId="{0DC95E25-AD11-41F1-87FE-9CAB1E740280}" srcOrd="0" destOrd="0" presId="urn:microsoft.com/office/officeart/2005/8/layout/hierarchy2"/>
    <dgm:cxn modelId="{EFA889F4-5711-4DA4-8E3A-322B91D8ADC8}" type="presParOf" srcId="{E35C7C19-3E68-4E64-B63F-C03F9E867B76}" destId="{083BD93E-4E19-4A6B-A945-593B23D90263}" srcOrd="1" destOrd="0" presId="urn:microsoft.com/office/officeart/2005/8/layout/hierarchy2"/>
    <dgm:cxn modelId="{13756C94-8330-45B1-98F2-DA7F4066A3A8}" type="presParOf" srcId="{5EE1F969-9820-41C1-ADED-284E7C26FE54}" destId="{9A8ED63D-9060-48D9-BC45-DEAFD4C5D8C8}" srcOrd="2" destOrd="0" presId="urn:microsoft.com/office/officeart/2005/8/layout/hierarchy2"/>
    <dgm:cxn modelId="{C17BF71E-251D-4428-9933-9DC9A6EBEC0A}" type="presParOf" srcId="{9A8ED63D-9060-48D9-BC45-DEAFD4C5D8C8}" destId="{55C6918C-E742-4097-AF40-8FDEA221512E}" srcOrd="0" destOrd="0" presId="urn:microsoft.com/office/officeart/2005/8/layout/hierarchy2"/>
    <dgm:cxn modelId="{BA225035-7C95-43A0-9868-07B3E67827E6}" type="presParOf" srcId="{5EE1F969-9820-41C1-ADED-284E7C26FE54}" destId="{5F0E1AF8-3030-40B2-91AE-82C5ABE141AA}" srcOrd="3" destOrd="0" presId="urn:microsoft.com/office/officeart/2005/8/layout/hierarchy2"/>
    <dgm:cxn modelId="{A3ECC4D7-29B7-4FE2-A252-DB2ACEA0E873}" type="presParOf" srcId="{5F0E1AF8-3030-40B2-91AE-82C5ABE141AA}" destId="{F5D07AFF-F4F4-4B51-B6BF-ABE58B4D486B}" srcOrd="0" destOrd="0" presId="urn:microsoft.com/office/officeart/2005/8/layout/hierarchy2"/>
    <dgm:cxn modelId="{524264F9-0142-43EC-8CA7-046BC83547AC}" type="presParOf" srcId="{5F0E1AF8-3030-40B2-91AE-82C5ABE141AA}" destId="{59223AA0-CEFE-46C3-A1CC-8E54FEBC6690}" srcOrd="1" destOrd="0" presId="urn:microsoft.com/office/officeart/2005/8/layout/hierarchy2"/>
    <dgm:cxn modelId="{0349A1EC-ED89-456B-A149-F53DA868A0FE}" type="presParOf" srcId="{59223AA0-CEFE-46C3-A1CC-8E54FEBC6690}" destId="{A7E5788F-8B5D-4A8B-BEF2-FAC672DCC272}" srcOrd="0" destOrd="0" presId="urn:microsoft.com/office/officeart/2005/8/layout/hierarchy2"/>
    <dgm:cxn modelId="{56535925-035E-4431-833D-73C7ECDC27E7}" type="presParOf" srcId="{A7E5788F-8B5D-4A8B-BEF2-FAC672DCC272}" destId="{E0210E23-E8DA-4E1B-8E8F-5D6728A2D323}" srcOrd="0" destOrd="0" presId="urn:microsoft.com/office/officeart/2005/8/layout/hierarchy2"/>
    <dgm:cxn modelId="{1510DCD8-4E0B-4486-B831-47CEA2E275AC}" type="presParOf" srcId="{59223AA0-CEFE-46C3-A1CC-8E54FEBC6690}" destId="{E01D4291-70B5-46D7-B057-23771D044E52}" srcOrd="1" destOrd="0" presId="urn:microsoft.com/office/officeart/2005/8/layout/hierarchy2"/>
    <dgm:cxn modelId="{3C0D77AE-5CCD-4938-8608-03CBE5C7BBE1}" type="presParOf" srcId="{E01D4291-70B5-46D7-B057-23771D044E52}" destId="{B6231D48-FAE1-449F-A0C4-BFFA848F59B6}" srcOrd="0" destOrd="0" presId="urn:microsoft.com/office/officeart/2005/8/layout/hierarchy2"/>
    <dgm:cxn modelId="{ED7484EE-16E0-4BDC-B69D-E8016BB507ED}" type="presParOf" srcId="{E01D4291-70B5-46D7-B057-23771D044E52}" destId="{F04D420B-D5C4-4530-ACAF-CCEBD24FD048}" srcOrd="1" destOrd="0" presId="urn:microsoft.com/office/officeart/2005/8/layout/hierarchy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FD6B9A-9E05-4AE3-84D5-B7D6372AB9B0}">
      <dsp:nvSpPr>
        <dsp:cNvPr id="0" name=""/>
        <dsp:cNvSpPr/>
      </dsp:nvSpPr>
      <dsp:spPr>
        <a:xfrm>
          <a:off x="2701" y="123960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Está chovendo?</a:t>
          </a:r>
        </a:p>
      </dsp:txBody>
      <dsp:txXfrm>
        <a:off x="23824" y="1260731"/>
        <a:ext cx="1400121" cy="678937"/>
      </dsp:txXfrm>
    </dsp:sp>
    <dsp:sp modelId="{DEE6E627-5379-413A-82E0-20B83406172B}">
      <dsp:nvSpPr>
        <dsp:cNvPr id="0" name=""/>
        <dsp:cNvSpPr/>
      </dsp:nvSpPr>
      <dsp:spPr>
        <a:xfrm rot="19457599">
          <a:off x="1378286" y="1372578"/>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375096"/>
        <a:ext cx="35525" cy="35525"/>
      </dsp:txXfrm>
    </dsp:sp>
    <dsp:sp modelId="{DC96E948-8F72-4925-ABD4-9BFEBDC23BD3}">
      <dsp:nvSpPr>
        <dsp:cNvPr id="0" name=""/>
        <dsp:cNvSpPr/>
      </dsp:nvSpPr>
      <dsp:spPr>
        <a:xfrm>
          <a:off x="2022016"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Sim.</a:t>
          </a:r>
        </a:p>
      </dsp:txBody>
      <dsp:txXfrm>
        <a:off x="2043139" y="846050"/>
        <a:ext cx="1400121" cy="678937"/>
      </dsp:txXfrm>
    </dsp:sp>
    <dsp:sp modelId="{8F50BA73-7E3D-4A76-A8D1-C4E588BE2A4A}">
      <dsp:nvSpPr>
        <dsp:cNvPr id="0" name=""/>
        <dsp:cNvSpPr/>
      </dsp:nvSpPr>
      <dsp:spPr>
        <a:xfrm>
          <a:off x="3464383" y="1165238"/>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1171095"/>
        <a:ext cx="28847" cy="28847"/>
      </dsp:txXfrm>
    </dsp:sp>
    <dsp:sp modelId="{0DC95E25-AD11-41F1-87FE-9CAB1E740280}">
      <dsp:nvSpPr>
        <dsp:cNvPr id="0" name=""/>
        <dsp:cNvSpPr/>
      </dsp:nvSpPr>
      <dsp:spPr>
        <a:xfrm>
          <a:off x="4041330"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Pegar </a:t>
          </a:r>
        </a:p>
        <a:p>
          <a:pPr lvl="0" algn="ctr" defTabSz="844550">
            <a:lnSpc>
              <a:spcPct val="90000"/>
            </a:lnSpc>
            <a:spcBef>
              <a:spcPct val="0"/>
            </a:spcBef>
            <a:spcAft>
              <a:spcPct val="35000"/>
            </a:spcAft>
          </a:pPr>
          <a:r>
            <a:rPr lang="pt-BR" sz="1900" kern="1200"/>
            <a:t>guarda-chuva</a:t>
          </a:r>
        </a:p>
      </dsp:txBody>
      <dsp:txXfrm>
        <a:off x="4062453" y="846050"/>
        <a:ext cx="1400121" cy="678937"/>
      </dsp:txXfrm>
    </dsp:sp>
    <dsp:sp modelId="{9A8ED63D-9060-48D9-BC45-DEAFD4C5D8C8}">
      <dsp:nvSpPr>
        <dsp:cNvPr id="0" name=""/>
        <dsp:cNvSpPr/>
      </dsp:nvSpPr>
      <dsp:spPr>
        <a:xfrm rot="2142401">
          <a:off x="1378286" y="1787259"/>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789777"/>
        <a:ext cx="35525" cy="35525"/>
      </dsp:txXfrm>
    </dsp:sp>
    <dsp:sp modelId="{F5D07AFF-F4F4-4B51-B6BF-ABE58B4D486B}">
      <dsp:nvSpPr>
        <dsp:cNvPr id="0" name=""/>
        <dsp:cNvSpPr/>
      </dsp:nvSpPr>
      <dsp:spPr>
        <a:xfrm>
          <a:off x="2022016"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a:t>
          </a:r>
        </a:p>
      </dsp:txBody>
      <dsp:txXfrm>
        <a:off x="2043139" y="1675411"/>
        <a:ext cx="1400121" cy="678937"/>
      </dsp:txXfrm>
    </dsp:sp>
    <dsp:sp modelId="{A7E5788F-8B5D-4A8B-BEF2-FAC672DCC272}">
      <dsp:nvSpPr>
        <dsp:cNvPr id="0" name=""/>
        <dsp:cNvSpPr/>
      </dsp:nvSpPr>
      <dsp:spPr>
        <a:xfrm>
          <a:off x="3464383" y="1994599"/>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2000457"/>
        <a:ext cx="28847" cy="28847"/>
      </dsp:txXfrm>
    </dsp:sp>
    <dsp:sp modelId="{B6231D48-FAE1-449F-A0C4-BFFA848F59B6}">
      <dsp:nvSpPr>
        <dsp:cNvPr id="0" name=""/>
        <dsp:cNvSpPr/>
      </dsp:nvSpPr>
      <dsp:spPr>
        <a:xfrm>
          <a:off x="4041330"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 pegar guarda-chuva</a:t>
          </a:r>
        </a:p>
      </dsp:txBody>
      <dsp:txXfrm>
        <a:off x="4062453" y="1675411"/>
        <a:ext cx="1400121" cy="67893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22ED5-57B2-47D7-A2E3-3D7863C4A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33</Pages>
  <Words>7090</Words>
  <Characters>38287</Characters>
  <Application>Microsoft Office Word</Application>
  <DocSecurity>0</DocSecurity>
  <Lines>319</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 Berardo de Souza Terra;Gabriel Rodrigues Pacheco;Victor Rodrigues Pacheco;Rafael Mascarenhas Dal Moro;Giulia Fricke Galice</dc:creator>
  <cp:keywords/>
  <dc:description/>
  <cp:lastModifiedBy>granix pacheco</cp:lastModifiedBy>
  <cp:revision>19</cp:revision>
  <dcterms:created xsi:type="dcterms:W3CDTF">2016-02-10T18:33:00Z</dcterms:created>
  <dcterms:modified xsi:type="dcterms:W3CDTF">2016-02-13T17:15:00Z</dcterms:modified>
</cp:coreProperties>
</file>