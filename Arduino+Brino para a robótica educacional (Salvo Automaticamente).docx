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0" w:author="Mateus Berardo de Souza Terra" w:date="2016-02-08T20:05:00Z">
            <w:rPr/>
          </w:rPrChange>
        </w:rPr>
        <w:pPrChange w:id="1" w:author="granix pacheco" w:date="2016-02-08T11:03:00Z">
          <w:pPr>
            <w:jc w:val="center"/>
          </w:pPr>
        </w:pPrChange>
      </w:pPr>
      <w:r w:rsidRPr="007D7E6F">
        <w:rPr>
          <w:rFonts w:ascii="Times New Roman" w:hAnsi="Times New Roman" w:cs="Times New Roman"/>
          <w:b/>
          <w:sz w:val="40"/>
          <w:szCs w:val="40"/>
          <w:u w:val="single"/>
          <w:rPrChange w:id="2" w:author="Mateus Berardo de Souza Terra" w:date="2016-02-08T20:05:00Z">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rPr>
      </w:pPr>
    </w:p>
    <w:p w14:paraId="3568D372" w14:textId="3B6CE14F" w:rsidR="0017119E" w:rsidRPr="007D7E6F" w:rsidRDefault="0017119E">
      <w:pPr>
        <w:rPr>
          <w:ins w:id="5" w:author="granix pacheco" w:date="2016-02-08T11:03:00Z"/>
          <w:rFonts w:ascii="Times New Roman" w:hAnsi="Times New Roman" w:cs="Times New Roman"/>
          <w:sz w:val="24"/>
          <w:szCs w:val="24"/>
          <w:rPrChange w:id="6" w:author="Mateus Berardo de Souza Terra" w:date="2016-02-08T20:05:00Z">
            <w:rPr>
              <w:ins w:id="7" w:author="granix pacheco" w:date="2016-02-08T11:03:00Z"/>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9" w:author="Mateus Berardo de Souza Terra" w:date="2016-02-08T20:05:00Z">
            <w:rPr/>
          </w:rPrChange>
        </w:rPr>
      </w:pPr>
      <w:r w:rsidRPr="007D7E6F">
        <w:rPr>
          <w:rFonts w:ascii="Times New Roman" w:hAnsi="Times New Roman" w:cs="Times New Roman"/>
          <w:b/>
          <w:sz w:val="24"/>
          <w:szCs w:val="24"/>
          <w:rPrChange w:id="10"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ab/>
      </w:r>
      <w:del w:id="12" w:author="granix pacheco" w:date="2016-02-08T10:56:00Z">
        <w:r w:rsidR="00BE0DF1" w:rsidRPr="007D7E6F" w:rsidDel="003B25A9">
          <w:rPr>
            <w:rFonts w:ascii="Times New Roman" w:hAnsi="Times New Roman" w:cs="Times New Roman"/>
            <w:b/>
            <w:sz w:val="24"/>
            <w:szCs w:val="24"/>
            <w:rPrChange w:id="13"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rPrChange w:id="15" w:author="Mateus Berardo de Souza Terra" w:date="2016-02-08T20:05:00Z">
            <w:rPr>
              <w:del w:id="16" w:author="Mateus Berardo de Souza Terra" w:date="2016-02-08T22:03:00Z"/>
            </w:rPr>
          </w:rPrChange>
        </w:rPr>
      </w:pPr>
      <w:r w:rsidRPr="007D7E6F">
        <w:rPr>
          <w:rFonts w:ascii="Times New Roman" w:hAnsi="Times New Roman" w:cs="Times New Roman"/>
          <w:b/>
          <w:sz w:val="24"/>
          <w:szCs w:val="24"/>
          <w:rPrChange w:id="17" w:author="Mateus Berardo de Souza Terra" w:date="2016-02-08T20:05:00Z">
            <w:rPr>
              <w:rFonts w:ascii="Times New Roman" w:hAnsi="Times New Roman" w:cs="Times New Roman"/>
              <w:sz w:val="24"/>
              <w:szCs w:val="24"/>
            </w:rPr>
          </w:rPrChange>
        </w:rPr>
        <w:t>Começando ....................................................................................................</w:t>
      </w:r>
      <w:del w:id="18" w:author="Mateus Berardo de Souza Terra" w:date="2016-02-08T22:03:00Z">
        <w:r w:rsidRPr="007D7E6F" w:rsidDel="00A76C84">
          <w:rPr>
            <w:rFonts w:ascii="Times New Roman" w:hAnsi="Times New Roman" w:cs="Times New Roman"/>
            <w:b/>
            <w:sz w:val="24"/>
            <w:szCs w:val="24"/>
            <w:rPrChange w:id="19" w:author="Mateus Berardo de Souza Terra" w:date="2016-02-08T20:05:00Z">
              <w:rPr>
                <w:rFonts w:ascii="Times New Roman" w:hAnsi="Times New Roman" w:cs="Times New Roman"/>
                <w:sz w:val="24"/>
                <w:szCs w:val="24"/>
              </w:rPr>
            </w:rPrChange>
          </w:rPr>
          <w:tab/>
        </w:r>
        <w:r w:rsidRPr="007D7E6F" w:rsidDel="00A76C84">
          <w:rPr>
            <w:rFonts w:ascii="Times New Roman" w:hAnsi="Times New Roman" w:cs="Times New Roman"/>
            <w:b/>
            <w:sz w:val="24"/>
            <w:szCs w:val="24"/>
            <w:rPrChange w:id="20" w:author="Mateus Berardo de Souza Terra" w:date="2016-02-08T20:05:00Z">
              <w:rPr/>
            </w:rPrChange>
          </w:rPr>
          <w:delText>4</w:delText>
        </w:r>
      </w:del>
    </w:p>
    <w:p w14:paraId="21979BBA" w14:textId="0EB7B00B" w:rsidR="0017119E" w:rsidRDefault="003B25A9">
      <w:pPr>
        <w:pStyle w:val="PargrafodaLista"/>
        <w:numPr>
          <w:ilvl w:val="0"/>
          <w:numId w:val="2"/>
        </w:numPr>
        <w:rPr>
          <w:rFonts w:ascii="Times New Roman" w:hAnsi="Times New Roman" w:cs="Times New Roman"/>
          <w:b/>
          <w:sz w:val="24"/>
          <w:szCs w:val="24"/>
        </w:rPr>
        <w:pPrChange w:id="21" w:author="Mateus Berardo de Souza Terra" w:date="2016-02-08T22:03:00Z">
          <w:pPr>
            <w:jc w:val="center"/>
          </w:pPr>
        </w:pPrChange>
      </w:pPr>
      <w:ins w:id="22" w:author="granix pacheco" w:date="2016-02-08T10:55:00Z">
        <w:del w:id="23" w:author="Mateus Berardo de Souza Terra" w:date="2016-02-08T22:03:00Z">
          <w:r w:rsidRPr="007D7E6F" w:rsidDel="00A76C84">
            <w:rPr>
              <w:rFonts w:ascii="Times New Roman" w:hAnsi="Times New Roman" w:cs="Times New Roman"/>
              <w:b/>
              <w:sz w:val="24"/>
              <w:szCs w:val="24"/>
              <w:rPrChange w:id="24" w:author="Mateus Berardo de Souza Terra" w:date="2016-02-08T20:05:00Z">
                <w:rPr>
                  <w:rFonts w:ascii="Times New Roman" w:hAnsi="Times New Roman" w:cs="Times New Roman"/>
                  <w:sz w:val="24"/>
                  <w:szCs w:val="24"/>
                </w:rPr>
              </w:rPrChange>
            </w:rPr>
            <w:delText>Instalações............................................................................................</w:delText>
          </w:r>
        </w:del>
      </w:ins>
      <w:ins w:id="25" w:author="granix pacheco" w:date="2016-02-08T10:56:00Z">
        <w:del w:id="26" w:author="Mateus Berardo de Souza Terra" w:date="2016-02-08T22:03:00Z">
          <w:r w:rsidRPr="007D7E6F" w:rsidDel="00A76C84">
            <w:rPr>
              <w:rFonts w:ascii="Times New Roman" w:hAnsi="Times New Roman" w:cs="Times New Roman"/>
              <w:b/>
              <w:sz w:val="24"/>
              <w:szCs w:val="24"/>
              <w:rPrChange w:id="27" w:author="Mateus Berardo de Souza Terra" w:date="2016-02-08T20:05:00Z">
                <w:rPr>
                  <w:rFonts w:ascii="Times New Roman" w:hAnsi="Times New Roman" w:cs="Times New Roman"/>
                  <w:sz w:val="24"/>
                  <w:szCs w:val="24"/>
                </w:rPr>
              </w:rPrChange>
            </w:rPr>
            <w:delText>.</w:delText>
          </w:r>
        </w:del>
      </w:ins>
      <w:ins w:id="28" w:author="granix pacheco" w:date="2016-02-08T10:55:00Z">
        <w:del w:id="29" w:author="Mateus Berardo de Souza Terra" w:date="2016-02-08T22:03:00Z">
          <w:r w:rsidRPr="007D7E6F" w:rsidDel="00A76C84">
            <w:rPr>
              <w:rFonts w:ascii="Times New Roman" w:hAnsi="Times New Roman" w:cs="Times New Roman"/>
              <w:b/>
              <w:sz w:val="24"/>
              <w:szCs w:val="24"/>
              <w:rPrChange w:id="30" w:author="Mateus Berardo de Souza Terra" w:date="2016-02-08T20:05:00Z">
                <w:rPr>
                  <w:rFonts w:ascii="Times New Roman" w:hAnsi="Times New Roman" w:cs="Times New Roman"/>
                  <w:sz w:val="24"/>
                  <w:szCs w:val="24"/>
                </w:rPr>
              </w:rPrChange>
            </w:rPr>
            <w:delText>....</w:delText>
          </w:r>
        </w:del>
      </w:ins>
      <w:ins w:id="31" w:author="granix pacheco" w:date="2016-02-08T10:56:00Z">
        <w:del w:id="32" w:author="Mateus Berardo de Souza Terra" w:date="2016-02-08T22:03:00Z">
          <w:r w:rsidRPr="007D7E6F" w:rsidDel="00A76C84">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4" w:author="Mateus Berardo de Souza Terra" w:date="2016-02-08T20:05:00Z">
              <w:rPr>
                <w:rFonts w:ascii="Times New Roman" w:hAnsi="Times New Roman" w:cs="Times New Roman"/>
                <w:sz w:val="24"/>
                <w:szCs w:val="24"/>
              </w:rPr>
            </w:rPrChange>
          </w:rPr>
          <w:tab/>
        </w:r>
      </w:ins>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7D7E6F" w:rsidRDefault="003E72D2" w:rsidP="003E72D2">
      <w:pPr>
        <w:pStyle w:val="PargrafodaLista"/>
        <w:numPr>
          <w:ilvl w:val="1"/>
          <w:numId w:val="2"/>
        </w:numPr>
        <w:rPr>
          <w:ins w:id="35" w:author="granix pacheco" w:date="2016-02-08T10:56:00Z"/>
          <w:rFonts w:ascii="Times New Roman" w:hAnsi="Times New Roman" w:cs="Times New Roman"/>
          <w:b/>
          <w:sz w:val="24"/>
          <w:szCs w:val="24"/>
          <w:rPrChange w:id="36" w:author="Mateus Berardo de Souza Terra" w:date="2016-02-08T20:05:00Z">
            <w:rPr>
              <w:ins w:id="37" w:author="granix pacheco" w:date="2016-02-08T10:56:00Z"/>
              <w:rFonts w:ascii="Times New Roman" w:hAnsi="Times New Roman" w:cs="Times New Roman"/>
              <w:sz w:val="24"/>
              <w:szCs w:val="24"/>
            </w:rPr>
          </w:rPrChange>
        </w:rPr>
      </w:pPr>
      <w:r>
        <w:rPr>
          <w:rFonts w:ascii="Times New Roman" w:hAnsi="Times New Roman" w:cs="Times New Roman"/>
          <w:sz w:val="24"/>
          <w:szCs w:val="24"/>
        </w:rPr>
        <w:t>Pronto para começar...............................................................................</w:t>
      </w:r>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rPrChange w:id="39" w:author="Mateus Berardo de Souza Terra" w:date="2016-02-08T20:05:00Z">
            <w:rPr>
              <w:ins w:id="40" w:author="granix pacheco" w:date="2016-02-08T11:09:00Z"/>
              <w:rFonts w:ascii="Times New Roman" w:hAnsi="Times New Roman" w:cs="Times New Roman"/>
              <w:sz w:val="24"/>
              <w:szCs w:val="24"/>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rPrChange w:id="43"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rPr>
          <w:t>Piscar........................................................................................................</w:t>
        </w:r>
      </w:ins>
      <w:ins w:id="47" w:author="granix pacheco" w:date="2016-02-08T10:55:00Z">
        <w:r w:rsidR="003B25A9" w:rsidRPr="007D7E6F">
          <w:rPr>
            <w:rFonts w:ascii="Times New Roman" w:hAnsi="Times New Roman" w:cs="Times New Roman"/>
            <w:sz w:val="24"/>
            <w:szCs w:val="24"/>
            <w:rPrChange w:id="48" w:author="Mateus Berardo de Souza Terra" w:date="2016-02-08T20:05:00Z">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rPrChange w:id="53" w:author="Mateus Berardo de Souza Terra" w:date="2016-02-08T20:05:00Z">
            <w:rPr>
              <w:ins w:id="54" w:author="granix pacheco" w:date="2016-02-08T11:13:00Z"/>
              <w:color w:val="000000"/>
              <w:sz w:val="24"/>
              <w:szCs w:val="24"/>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rPrChange w:id="57" w:author="Mateus Berardo de Souza Terra" w:date="2016-02-08T20:05:00Z">
              <w:rPr>
                <w:b/>
                <w:color w:val="000000"/>
                <w:sz w:val="36"/>
                <w:szCs w:val="36"/>
                <w:u w:val="single"/>
              </w:rPr>
            </w:rPrChange>
          </w:rPr>
          <w:t>Introdução à Programação</w:t>
        </w:r>
        <w:r w:rsidRPr="007D7E6F">
          <w:rPr>
            <w:rFonts w:ascii="Times New Roman" w:hAnsi="Times New Roman" w:cs="Times New Roman"/>
            <w:b/>
            <w:color w:val="000000"/>
            <w:sz w:val="24"/>
            <w:szCs w:val="24"/>
            <w:rPrChange w:id="58" w:author="Mateus Berardo de Souza Terra" w:date="2016-02-08T20:05:00Z">
              <w:rPr>
                <w:color w:val="000000"/>
                <w:sz w:val="24"/>
                <w:szCs w:val="24"/>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rPrChange w:id="60" w:author="Mateus Berardo de Souza Terra" w:date="2016-02-08T20:05:00Z">
            <w:rPr>
              <w:ins w:id="61" w:author="granix pacheco" w:date="2016-02-08T11:13:00Z"/>
              <w:color w:val="000000"/>
              <w:sz w:val="24"/>
              <w:szCs w:val="24"/>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rPrChange w:id="64" w:author="Mateus Berardo de Souza Terra" w:date="2016-02-08T20:05:00Z">
              <w:rPr>
                <w:color w:val="000000"/>
                <w:sz w:val="24"/>
                <w:szCs w:val="24"/>
              </w:rPr>
            </w:rPrChange>
          </w:rPr>
          <w:t>Variáveis</w:t>
        </w:r>
      </w:ins>
      <w:ins w:id="65"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rPrChange w:id="67" w:author="Mateus Berardo de Souza Terra" w:date="2016-02-08T20:05:00Z">
            <w:rPr>
              <w:ins w:id="68" w:author="granix pacheco" w:date="2016-02-08T11:14:00Z"/>
              <w:color w:val="000000"/>
              <w:sz w:val="24"/>
              <w:szCs w:val="24"/>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rPrChange w:id="71" w:author="Mateus Berardo de Souza Terra" w:date="2016-02-08T20:05:00Z">
              <w:rPr>
                <w:color w:val="000000"/>
                <w:sz w:val="24"/>
                <w:szCs w:val="24"/>
              </w:rPr>
            </w:rPrChange>
          </w:rPr>
          <w:t>Comentários</w:t>
        </w:r>
      </w:ins>
      <w:ins w:id="72"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rPrChange w:id="74" w:author="Mateus Berardo de Souza Terra" w:date="2016-02-08T20:05:00Z">
            <w:rPr>
              <w:ins w:id="75" w:author="granix pacheco" w:date="2016-02-08T11:14:00Z"/>
              <w:color w:val="000000"/>
              <w:sz w:val="24"/>
              <w:szCs w:val="24"/>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rPrChange w:id="78" w:author="Mateus Berardo de Souza Terra" w:date="2016-02-08T20:05:00Z">
              <w:rPr>
                <w:color w:val="000000"/>
                <w:sz w:val="24"/>
                <w:szCs w:val="24"/>
              </w:rPr>
            </w:rPrChange>
          </w:rPr>
          <w:t>Incrementadores</w:t>
        </w:r>
      </w:ins>
      <w:ins w:id="79" w:author="granix pacheco" w:date="2016-02-08T11:16:00Z">
        <w:r w:rsidRPr="007D7E6F">
          <w:rPr>
            <w:rFonts w:ascii="Times New Roman" w:hAnsi="Times New Roman" w:cs="Times New Roman"/>
            <w:color w:val="000000"/>
            <w:sz w:val="24"/>
            <w:szCs w:val="24"/>
            <w:rPrChange w:id="80"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rPrChange w:id="82" w:author="Mateus Berardo de Souza Terra" w:date="2016-02-08T20:05:00Z">
            <w:rPr>
              <w:ins w:id="83" w:author="granix pacheco" w:date="2016-02-08T11:14:00Z"/>
              <w:color w:val="000000"/>
              <w:sz w:val="24"/>
              <w:szCs w:val="24"/>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rPrChange w:id="86" w:author="Mateus Berardo de Souza Terra" w:date="2016-02-08T20:05:00Z">
              <w:rPr>
                <w:color w:val="000000"/>
                <w:sz w:val="24"/>
                <w:szCs w:val="24"/>
              </w:rPr>
            </w:rPrChange>
          </w:rPr>
          <w:t>Instruções e laços de controle</w:t>
        </w:r>
      </w:ins>
      <w:ins w:id="87" w:author="granix pacheco" w:date="2016-02-08T11:16:00Z">
        <w:r w:rsidRPr="007D7E6F">
          <w:rPr>
            <w:rFonts w:ascii="Times New Roman" w:hAnsi="Times New Roman" w:cs="Times New Roman"/>
            <w:color w:val="000000"/>
            <w:sz w:val="24"/>
            <w:szCs w:val="24"/>
            <w:rPrChange w:id="88"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rPrChange w:id="90" w:author="Mateus Berardo de Souza Terra" w:date="2016-02-08T20:05:00Z">
            <w:rPr>
              <w:ins w:id="91" w:author="granix pacheco" w:date="2016-02-08T11:15:00Z"/>
              <w:color w:val="000000"/>
              <w:sz w:val="24"/>
              <w:szCs w:val="24"/>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rPrChange w:id="94" w:author="Mateus Berardo de Souza Terra" w:date="2016-02-08T20:05:00Z">
              <w:rPr>
                <w:color w:val="000000"/>
                <w:sz w:val="24"/>
                <w:szCs w:val="24"/>
              </w:rPr>
            </w:rPrChange>
          </w:rPr>
          <w:t>Operadores l</w:t>
        </w:r>
      </w:ins>
      <w:ins w:id="95" w:author="granix pacheco" w:date="2016-02-08T11:15:00Z">
        <w:r w:rsidRPr="007D7E6F">
          <w:rPr>
            <w:rFonts w:ascii="Times New Roman" w:hAnsi="Times New Roman" w:cs="Times New Roman"/>
            <w:color w:val="000000"/>
            <w:sz w:val="24"/>
            <w:szCs w:val="24"/>
            <w:rPrChange w:id="96" w:author="Mateus Berardo de Souza Terra" w:date="2016-02-08T20:05:00Z">
              <w:rPr>
                <w:color w:val="000000"/>
                <w:sz w:val="24"/>
                <w:szCs w:val="24"/>
              </w:rPr>
            </w:rPrChange>
          </w:rPr>
          <w:t>ógicos</w:t>
        </w:r>
      </w:ins>
      <w:ins w:id="97" w:author="granix pacheco" w:date="2016-02-08T11:17:00Z">
        <w:r w:rsidRPr="007D7E6F">
          <w:rPr>
            <w:rFonts w:ascii="Times New Roman" w:hAnsi="Times New Roman" w:cs="Times New Roman"/>
            <w:color w:val="000000"/>
            <w:sz w:val="24"/>
            <w:szCs w:val="24"/>
            <w:rPrChange w:id="98"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rPrChange w:id="102" w:author="Mateus Berardo de Souza Terra" w:date="2016-02-08T20:05:00Z">
              <w:rPr>
                <w:color w:val="000000"/>
                <w:sz w:val="24"/>
                <w:szCs w:val="24"/>
              </w:rPr>
            </w:rPrChange>
          </w:rPr>
          <w:t>Funções ou métodos..............................................................................</w:t>
        </w:r>
      </w:ins>
      <w:ins w:id="103" w:author="granix pacheco" w:date="2016-02-08T11:17:00Z">
        <w:r w:rsidRPr="007D7E6F">
          <w:rPr>
            <w:rFonts w:ascii="Times New Roman" w:hAnsi="Times New Roman" w:cs="Times New Roman"/>
            <w:color w:val="000000"/>
            <w:sz w:val="24"/>
            <w:szCs w:val="24"/>
            <w:rPrChange w:id="104"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rPrChange w:id="106" w:author="Mateus Berardo de Souza Terra" w:date="2016-02-08T20:05:00Z">
            <w:rPr>
              <w:ins w:id="107" w:author="granix pacheco" w:date="2016-02-08T11:22:00Z"/>
              <w:rFonts w:ascii="Times New Roman" w:hAnsi="Times New Roman" w:cs="Times New Roman"/>
              <w:sz w:val="24"/>
              <w:szCs w:val="24"/>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rPrChange w:id="110" w:author="Mateus Berardo de Souza Terra" w:date="2016-02-08T20:05:00Z">
              <w:rPr>
                <w:b/>
                <w:sz w:val="36"/>
                <w:szCs w:val="36"/>
                <w:u w:val="single"/>
              </w:rPr>
            </w:rPrChange>
          </w:rPr>
          <w:t>Introdução a eletrônica básica</w:t>
        </w:r>
      </w:ins>
      <w:ins w:id="111" w:author="granix pacheco" w:date="2016-02-08T11:22:00Z">
        <w:r w:rsidRPr="007D7E6F">
          <w:rPr>
            <w:rFonts w:ascii="Times New Roman" w:hAnsi="Times New Roman" w:cs="Times New Roman"/>
            <w:b/>
            <w:sz w:val="24"/>
            <w:szCs w:val="24"/>
            <w:rPrChange w:id="112"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rPr>
          <w:t>Resistores</w:t>
        </w:r>
      </w:ins>
      <w:ins w:id="116"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3" w:author="granix pacheco" w:date="2016-02-08T11:22:00Z">
          <w:pPr>
            <w:jc w:val="center"/>
          </w:pPr>
        </w:pPrChange>
      </w:pPr>
      <w:ins w:id="124" w:author="granix pacheco" w:date="2016-02-08T11:22:00Z">
        <w:r w:rsidRPr="007D7E6F">
          <w:rPr>
            <w:rFonts w:ascii="Times New Roman" w:hAnsi="Times New Roman" w:cs="Times New Roman"/>
            <w:sz w:val="24"/>
            <w:szCs w:val="24"/>
          </w:rPr>
          <w:t>Interruptores</w:t>
        </w:r>
      </w:ins>
      <w:ins w:id="125"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6"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pPr>
        <w:pStyle w:val="PargrafodaLista"/>
        <w:numPr>
          <w:ilvl w:val="1"/>
          <w:numId w:val="2"/>
        </w:numPr>
        <w:rPr>
          <w:rFonts w:ascii="Times New Roman" w:hAnsi="Times New Roman" w:cs="Times New Roman"/>
          <w:sz w:val="24"/>
          <w:szCs w:val="24"/>
        </w:rPr>
        <w:pPrChange w:id="127" w:author="granix pacheco" w:date="2016-02-08T11:22:00Z">
          <w:pPr>
            <w:jc w:val="center"/>
          </w:pPr>
        </w:pPrChange>
      </w:pPr>
      <w:ins w:id="128" w:author="granix pacheco" w:date="2016-02-08T11:23:00Z">
        <w:r w:rsidRPr="007D7E6F">
          <w:rPr>
            <w:rFonts w:ascii="Times New Roman" w:hAnsi="Times New Roman" w:cs="Times New Roman"/>
            <w:sz w:val="24"/>
            <w:szCs w:val="24"/>
          </w:rPr>
          <w:t>Capacitores..............................................................................................</w:t>
        </w:r>
      </w:ins>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ins w:id="129" w:author="granix pacheco" w:date="2016-02-08T11:23:00Z"/>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rPr>
          <w:t>Diodos.....................................................................................................</w:t>
        </w:r>
      </w:ins>
    </w:p>
    <w:p w14:paraId="23F01CC7" w14:textId="374C2894" w:rsidR="00A32611" w:rsidRDefault="0017119E" w:rsidP="00A32611">
      <w:pPr>
        <w:pStyle w:val="PargrafodaLista"/>
        <w:numPr>
          <w:ilvl w:val="2"/>
          <w:numId w:val="2"/>
        </w:numPr>
        <w:rPr>
          <w:rFonts w:ascii="Times New Roman" w:hAnsi="Times New Roman" w:cs="Times New Roman"/>
          <w:sz w:val="24"/>
          <w:szCs w:val="24"/>
        </w:rPr>
      </w:pPr>
      <w:ins w:id="133" w:author="granix pacheco" w:date="2016-02-08T11:23:00Z">
        <w:r w:rsidRPr="007D7E6F">
          <w:rPr>
            <w:rFonts w:ascii="Times New Roman" w:hAnsi="Times New Roman" w:cs="Times New Roman"/>
            <w:sz w:val="24"/>
            <w:szCs w:val="24"/>
          </w:rPr>
          <w:t>LEDs.......................................................................................................</w:t>
        </w:r>
      </w:ins>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5A1912">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D10AC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4"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5" w:author="granix pacheco" w:date="2016-02-08T11:28:00Z">
          <w:pPr>
            <w:jc w:val="center"/>
          </w:pPr>
        </w:pPrChange>
      </w:pPr>
      <w:ins w:id="136" w:author="granix pacheco" w:date="2016-02-08T11:28:00Z">
        <w:r w:rsidRPr="007D7E6F">
          <w:rPr>
            <w:rFonts w:ascii="Times New Roman" w:hAnsi="Times New Roman" w:cs="Times New Roman"/>
            <w:b/>
            <w:sz w:val="24"/>
            <w:szCs w:val="24"/>
            <w:rPrChange w:id="137"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8" w:author="granix pacheco" w:date="2016-02-08T12:18:00Z">
        <w:r w:rsidRPr="005A1912">
          <w:rPr>
            <w:rFonts w:ascii="Times New Roman" w:hAnsi="Times New Roman" w:cs="Times New Roman"/>
            <w:sz w:val="24"/>
            <w:szCs w:val="24"/>
            <w:rPrChange w:id="139" w:author="Mateus Berardo de Souza Terra" w:date="2016-02-08T20:05:00Z">
              <w:rPr>
                <w:sz w:val="32"/>
                <w:szCs w:val="32"/>
              </w:rPr>
            </w:rPrChange>
          </w:rPr>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40" w:author="granix pacheco" w:date="2016-02-08T11:28:00Z"/>
          <w:rFonts w:ascii="Times New Roman" w:hAnsi="Times New Roman" w:cs="Times New Roman"/>
          <w:sz w:val="24"/>
          <w:szCs w:val="24"/>
        </w:rPr>
      </w:pPr>
      <w:ins w:id="141" w:author="granix pacheco" w:date="2016-02-08T12:18:00Z">
        <w:r w:rsidRPr="005A1912">
          <w:rPr>
            <w:rFonts w:ascii="Times New Roman" w:hAnsi="Times New Roman" w:cs="Times New Roman"/>
            <w:sz w:val="24"/>
            <w:szCs w:val="24"/>
            <w:rPrChange w:id="142" w:author="Mateus Berardo de Souza Terra" w:date="2016-02-08T20:05:00Z">
              <w:rPr>
                <w:sz w:val="32"/>
                <w:szCs w:val="32"/>
              </w:rPr>
            </w:rPrChange>
          </w:rPr>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3" w:author="granix pacheco" w:date="2016-02-08T11:29:00Z"/>
          <w:rFonts w:ascii="Times New Roman" w:hAnsi="Times New Roman" w:cs="Times New Roman"/>
          <w:b/>
          <w:sz w:val="24"/>
          <w:szCs w:val="24"/>
          <w:rPrChange w:id="144" w:author="Mateus Berardo de Souza Terra" w:date="2016-02-08T20:05:00Z">
            <w:rPr>
              <w:ins w:id="145" w:author="granix pacheco" w:date="2016-02-08T11:29:00Z"/>
              <w:rFonts w:ascii="Times New Roman" w:hAnsi="Times New Roman" w:cs="Times New Roman"/>
              <w:sz w:val="24"/>
              <w:szCs w:val="24"/>
            </w:rPr>
          </w:rPrChange>
        </w:rPr>
        <w:pPrChange w:id="146" w:author="granix pacheco" w:date="2016-02-08T11:28:00Z">
          <w:pPr>
            <w:jc w:val="center"/>
          </w:pPr>
        </w:pPrChange>
      </w:pPr>
      <w:ins w:id="147" w:author="granix pacheco" w:date="2016-02-08T11:29:00Z">
        <w:r w:rsidRPr="007D7E6F">
          <w:rPr>
            <w:rFonts w:ascii="Times New Roman" w:hAnsi="Times New Roman" w:cs="Times New Roman"/>
            <w:b/>
            <w:sz w:val="24"/>
            <w:szCs w:val="24"/>
            <w:rPrChange w:id="148"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49" w:author="granix pacheco" w:date="2016-02-08T11:30:00Z"/>
          <w:rFonts w:ascii="Times New Roman" w:hAnsi="Times New Roman" w:cs="Times New Roman"/>
          <w:sz w:val="24"/>
          <w:szCs w:val="24"/>
        </w:rPr>
        <w:pPrChange w:id="150" w:author="granix pacheco" w:date="2016-02-08T11:30:00Z">
          <w:pPr>
            <w:jc w:val="center"/>
          </w:pPr>
        </w:pPrChange>
      </w:pPr>
      <w:ins w:id="151" w:author="granix pacheco" w:date="2016-02-08T11:30:00Z">
        <w:r w:rsidRPr="007D7E6F">
          <w:rPr>
            <w:rFonts w:ascii="Times New Roman" w:hAnsi="Times New Roman" w:cs="Times New Roman"/>
            <w:sz w:val="24"/>
            <w:szCs w:val="24"/>
          </w:rPr>
          <w:t>Valor de resistores..................................................................................</w:t>
        </w:r>
      </w:ins>
    </w:p>
    <w:p w14:paraId="1272A6E4" w14:textId="4A35CBE3" w:rsidR="0017119E" w:rsidRDefault="0017119E" w:rsidP="0086763C">
      <w:pPr>
        <w:pStyle w:val="PargrafodaLista"/>
        <w:numPr>
          <w:ilvl w:val="1"/>
          <w:numId w:val="2"/>
        </w:numPr>
        <w:rPr>
          <w:rFonts w:ascii="Times New Roman" w:hAnsi="Times New Roman" w:cs="Times New Roman"/>
          <w:sz w:val="24"/>
          <w:szCs w:val="24"/>
        </w:rPr>
      </w:pPr>
      <w:ins w:id="152" w:author="granix pacheco" w:date="2016-02-08T11:30:00Z">
        <w:r w:rsidRPr="007D7E6F">
          <w:rPr>
            <w:rFonts w:ascii="Times New Roman" w:hAnsi="Times New Roman" w:cs="Times New Roman"/>
            <w:sz w:val="24"/>
            <w:szCs w:val="24"/>
          </w:rPr>
          <w:t>ASCII.....................................................................................................</w:t>
        </w:r>
      </w:ins>
    </w:p>
    <w:p w14:paraId="2D1506C3" w14:textId="1AB12D5A" w:rsidR="0086763C" w:rsidRDefault="0086763C" w:rsidP="0086763C">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589D7EC4" w14:textId="77777777" w:rsidR="0086763C" w:rsidRPr="00D10AC0" w:rsidDel="0017119E" w:rsidRDefault="0086763C">
      <w:pPr>
        <w:pStyle w:val="PargrafodaLista"/>
        <w:numPr>
          <w:ilvl w:val="1"/>
          <w:numId w:val="2"/>
        </w:numPr>
        <w:rPr>
          <w:del w:id="153" w:author="granix pacheco" w:date="2016-02-08T11:24:00Z"/>
          <w:rFonts w:ascii="Times New Roman" w:hAnsi="Times New Roman" w:cs="Times New Roman"/>
          <w:sz w:val="24"/>
          <w:szCs w:val="24"/>
          <w:rPrChange w:id="154" w:author="Mateus Berardo de Souza Terra" w:date="2016-02-08T20:05:00Z">
            <w:rPr>
              <w:del w:id="155" w:author="granix pacheco" w:date="2016-02-08T11:24:00Z"/>
            </w:rPr>
          </w:rPrChange>
        </w:rPr>
        <w:pPrChange w:id="156" w:author="granix pacheco" w:date="2016-02-08T11:21:00Z">
          <w:pPr>
            <w:jc w:val="center"/>
          </w:pPr>
        </w:pPrChange>
      </w:pPr>
    </w:p>
    <w:p w14:paraId="41209E4C" w14:textId="38FDA7CF" w:rsidR="0064551F" w:rsidRPr="007D7E6F" w:rsidDel="0017119E" w:rsidRDefault="0064551F" w:rsidP="00D10AC0">
      <w:pPr>
        <w:pStyle w:val="PargrafodaLista"/>
        <w:rPr>
          <w:del w:id="157" w:author="granix pacheco" w:date="2016-02-08T11:24:00Z"/>
        </w:rPr>
      </w:pPr>
    </w:p>
    <w:p w14:paraId="66EBA35A" w14:textId="4BC1FAEC" w:rsidR="0064551F" w:rsidRPr="007D7E6F" w:rsidDel="0017119E" w:rsidRDefault="0064551F" w:rsidP="00D10AC0">
      <w:pPr>
        <w:pStyle w:val="PargrafodaLista"/>
        <w:rPr>
          <w:del w:id="158" w:author="granix pacheco" w:date="2016-02-08T11:24:00Z"/>
        </w:rPr>
      </w:pPr>
    </w:p>
    <w:p w14:paraId="78E69ED7" w14:textId="6BC415F0" w:rsidR="0064551F" w:rsidRPr="007D7E6F" w:rsidDel="0017119E" w:rsidRDefault="0064551F" w:rsidP="00D10AC0">
      <w:pPr>
        <w:pStyle w:val="PargrafodaLista"/>
        <w:rPr>
          <w:del w:id="159" w:author="granix pacheco" w:date="2016-02-08T11:24:00Z"/>
        </w:rPr>
      </w:pPr>
    </w:p>
    <w:p w14:paraId="42689491" w14:textId="77777777" w:rsidR="0064551F" w:rsidRPr="007D7E6F" w:rsidDel="0017119E" w:rsidRDefault="0064551F" w:rsidP="00D10AC0">
      <w:pPr>
        <w:pStyle w:val="PargrafodaLista"/>
        <w:rPr>
          <w:del w:id="160" w:author="granix pacheco" w:date="2016-02-08T11:30:00Z"/>
        </w:rPr>
      </w:pPr>
    </w:p>
    <w:p w14:paraId="41185F42" w14:textId="77777777" w:rsidR="0064551F" w:rsidRPr="007D7E6F" w:rsidDel="0017119E" w:rsidRDefault="0064551F" w:rsidP="00D10AC0">
      <w:pPr>
        <w:pStyle w:val="PargrafodaLista"/>
        <w:rPr>
          <w:del w:id="161"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2" w:author="Mateus Berardo de Souza Terra" w:date="2016-02-08T22:21:00Z">
            <w:rPr/>
          </w:rPrChange>
        </w:rPr>
        <w:pPrChange w:id="163" w:author="Mateus Berardo de Souza Terra" w:date="2016-02-08T22:21:00Z">
          <w:pPr>
            <w:jc w:val="center"/>
          </w:pPr>
        </w:pPrChange>
      </w:pPr>
      <w:r w:rsidRPr="00743F38">
        <w:rPr>
          <w:rFonts w:ascii="Times New Roman" w:hAnsi="Times New Roman" w:cs="Times New Roman"/>
          <w:b/>
          <w:sz w:val="36"/>
          <w:szCs w:val="36"/>
          <w:u w:val="single"/>
          <w:rPrChange w:id="164" w:author="Mateus Berardo de Souza Terra" w:date="2016-02-08T22:21:00Z">
            <w:rPr/>
          </w:rPrChang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ins w:id="165" w:author="granix pacheco" w:date="2016-02-07T10:14:00Z">
        <w:r w:rsidR="00AC39A2" w:rsidRPr="007D7E6F">
          <w:rPr>
            <w:color w:val="000000"/>
          </w:rPr>
          <w:t xml:space="preserve"> </w:t>
        </w:r>
      </w:ins>
      <w:del w:id="166" w:author="granix pacheco" w:date="2016-02-07T10:14:00Z">
        <w:r w:rsidRPr="007D7E6F" w:rsidDel="00AC39A2">
          <w:rPr>
            <w:color w:val="000000"/>
          </w:rPr>
          <w:delText xml:space="preserve">, atualmente, </w:delText>
        </w:r>
      </w:del>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ser</w:t>
      </w:r>
      <w:r w:rsidR="001508B9">
        <w:rPr>
          <w:strike/>
          <w:color w:val="FF0000"/>
        </w:rPr>
        <w:t>á</w:t>
      </w:r>
      <w:r w:rsidRPr="007D7E6F">
        <w:rPr>
          <w:color w:val="000000"/>
        </w:rPr>
        <w:t xml:space="preserve"> tão fundamental quanto </w:t>
      </w:r>
      <w:r w:rsidR="00F40228" w:rsidRPr="001508B9">
        <w:t>conhecer</w:t>
      </w:r>
      <w:r w:rsidR="00F40228" w:rsidRPr="00F40228">
        <w:t xml:space="preserve"> </w:t>
      </w:r>
      <w:r w:rsidRPr="007D7E6F">
        <w:rPr>
          <w:color w:val="000000"/>
        </w:rPr>
        <w:t xml:space="preserve">o inglês </w:t>
      </w:r>
      <w:del w:id="167" w:author="Mateus Berardo de Souza Terra" w:date="2016-02-08T18:50:00Z">
        <w:r w:rsidRPr="007D7E6F" w:rsidDel="00914F16">
          <w:rPr>
            <w:color w:val="000000"/>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entendimento da lógica de programa</w:t>
      </w:r>
      <w:ins w:id="168" w:author="Mateus Berardo de Souza Terra" w:date="2016-02-08T18:50:00Z">
        <w:r w:rsidR="00914F16" w:rsidRPr="007D7E6F">
          <w:rPr>
            <w:color w:val="000000"/>
          </w:rPr>
          <w:t>ção</w:t>
        </w:r>
      </w:ins>
      <w:r w:rsidR="002F7C05" w:rsidRPr="007D7E6F">
        <w:rPr>
          <w:color w:val="000000"/>
        </w:rPr>
        <w:t xml:space="preserve">, sendo caracterizada </w:t>
      </w:r>
      <w:del w:id="169" w:author="Mateus Berardo de Souza Terra" w:date="2016-02-08T18:50:00Z">
        <w:r w:rsidR="0011237B" w:rsidRPr="007D7E6F" w:rsidDel="00914F16">
          <w:rPr>
            <w:color w:val="000000"/>
          </w:rPr>
          <w:delText xml:space="preserve">como </w:delText>
        </w:r>
      </w:del>
      <w:ins w:id="170" w:author="Mateus Berardo de Souza Terra" w:date="2016-02-08T18:50:00Z">
        <w:r w:rsidR="00914F16" w:rsidRPr="007D7E6F">
          <w:rPr>
            <w:color w:val="000000"/>
          </w:rPr>
          <w:t xml:space="preserve">por ser uma </w:t>
        </w:r>
      </w:ins>
      <w:r w:rsidR="0011237B" w:rsidRPr="007D7E6F">
        <w:rPr>
          <w:color w:val="000000"/>
        </w:rPr>
        <w:t>linguagem</w:t>
      </w:r>
      <w:r w:rsidR="002F7C05" w:rsidRPr="007D7E6F">
        <w:rPr>
          <w:color w:val="000000"/>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71"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xml:space="preserve">. Sites como o instructables também </w:t>
      </w:r>
      <w:ins w:id="172" w:author="Mateus Berardo de Souza Terra" w:date="2016-02-08T18:52:00Z">
        <w:r w:rsidR="00914F16" w:rsidRPr="001508B9">
          <w:t>são</w:t>
        </w:r>
      </w:ins>
      <w:del w:id="173"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74"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pPr>
        <w:pStyle w:val="NormalWeb"/>
        <w:numPr>
          <w:ilvl w:val="0"/>
          <w:numId w:val="41"/>
        </w:numPr>
        <w:shd w:val="clear" w:color="auto" w:fill="FFFFFF"/>
        <w:spacing w:before="0" w:beforeAutospacing="0" w:after="160" w:afterAutospacing="0"/>
        <w:rPr>
          <w:b/>
          <w:color w:val="000000"/>
          <w:sz w:val="40"/>
          <w:szCs w:val="40"/>
          <w:u w:val="single"/>
        </w:rPr>
        <w:pPrChange w:id="175"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7335E07A" w:rsidR="003E72D2" w:rsidRDefault="003E72D2" w:rsidP="00BA03A7">
      <w:pPr>
        <w:pStyle w:val="NormalWeb"/>
        <w:shd w:val="clear" w:color="auto" w:fill="FFFFFF"/>
        <w:spacing w:before="0" w:beforeAutospacing="0" w:after="160" w:afterAutospacing="0"/>
        <w:ind w:firstLine="720"/>
        <w:jc w:val="both"/>
      </w:pPr>
      <w:r w:rsidRPr="001508B9">
        <w:t>Para começar você vai precisar, claro, de um Arduino</w:t>
      </w:r>
      <w:ins w:id="176" w:author="granix pacheco" w:date="2016-02-08T10:41:00Z">
        <w:r w:rsidRPr="001508B9">
          <w:t xml:space="preserve"> físico ou</w:t>
        </w:r>
      </w:ins>
      <w:r w:rsidRPr="001508B9">
        <w:t xml:space="preserve"> de</w:t>
      </w:r>
      <w:ins w:id="177" w:author="granix pacheco" w:date="2016-02-08T10:41:00Z">
        <w:r w:rsidRPr="001508B9">
          <w:t xml:space="preserve"> uma versão virtual funcional dele, </w:t>
        </w:r>
      </w:ins>
      <w:ins w:id="178" w:author="Mateus Berardo de Souza Terra" w:date="2016-02-08T18:53:00Z">
        <w:r w:rsidRPr="001508B9">
          <w:t>que</w:t>
        </w:r>
      </w:ins>
      <w:ins w:id="179" w:author="granix pacheco" w:date="2016-02-08T10:41:00Z">
        <w:del w:id="180" w:author="Mateus Berardo de Souza Terra" w:date="2016-02-08T18:53:00Z">
          <w:r w:rsidRPr="001508B9" w:rsidDel="00914F16">
            <w:delText>como</w:delText>
          </w:r>
        </w:del>
        <w:r w:rsidRPr="001508B9">
          <w:t xml:space="preserve"> ensinaremos como instalar no cap</w:t>
        </w:r>
      </w:ins>
      <w:ins w:id="181" w:author="Mateus Berardo de Souza Terra" w:date="2016-02-08T18:53:00Z">
        <w:r w:rsidRPr="001508B9">
          <w:t>í</w:t>
        </w:r>
      </w:ins>
      <w:ins w:id="182" w:author="granix pacheco" w:date="2016-02-08T10:45:00Z">
        <w:del w:id="183" w:author="Mateus Berardo de Souza Terra" w:date="2016-02-08T18:53:00Z">
          <w:r w:rsidRPr="001508B9" w:rsidDel="00914F16">
            <w:delText>í</w:delText>
          </w:r>
        </w:del>
      </w:ins>
      <w:ins w:id="184" w:author="granix pacheco" w:date="2016-02-08T10:49:00Z">
        <w:del w:id="185" w:author="Mateus Berardo de Souza Terra" w:date="2016-02-08T18:53:00Z">
          <w:r w:rsidRPr="001508B9" w:rsidDel="00914F16">
            <w:rPr>
              <w:rStyle w:val="Refdenotadefim"/>
            </w:rPr>
            <w:endnoteReference w:id="1"/>
          </w:r>
        </w:del>
      </w:ins>
      <w:ins w:id="197" w:author="granix pacheco" w:date="2016-02-08T10:41:00Z">
        <w:r w:rsidRPr="001508B9">
          <w:t>tulo de instalaç</w:t>
        </w:r>
      </w:ins>
      <w:ins w:id="198" w:author="granix pacheco" w:date="2016-02-08T10:42:00Z">
        <w:r w:rsidRPr="001508B9">
          <w:t>ões</w:t>
        </w:r>
      </w:ins>
      <w:r w:rsidRPr="001508B9">
        <w:t xml:space="preserve">.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Algumas instruções para habilidades necessárias para o desenvolvimento de alguns projetos podem ser encontradas no final do livro, como confecção de placas de circuito impresso e soldagem.</w:t>
      </w:r>
    </w:p>
    <w:p w14:paraId="2215DB1F" w14:textId="77777777" w:rsidR="003E72D2" w:rsidRDefault="003E72D2" w:rsidP="00BA03A7">
      <w:pPr>
        <w:pStyle w:val="NormalWeb"/>
        <w:shd w:val="clear" w:color="auto" w:fill="FFFFFF"/>
        <w:spacing w:before="0" w:beforeAutospacing="0" w:after="160" w:afterAutospacing="0"/>
        <w:ind w:firstLine="720"/>
        <w:jc w:val="both"/>
      </w:pPr>
      <w:bookmarkStart w:id="199" w:name="_GoBack"/>
      <w:bookmarkEnd w:id="199"/>
      <w:r w:rsidRPr="007D7E6F">
        <w:rPr>
          <w:color w:val="000000"/>
        </w:rPr>
        <w:t>Primeiro, vamos configurar o seu computador para que você possa program</w:t>
      </w:r>
      <w:r>
        <w:rPr>
          <w:color w:val="000000"/>
        </w:rPr>
        <w:t>ar sua placa. Entre no site do A</w:t>
      </w:r>
      <w:r w:rsidRPr="007D7E6F">
        <w:rPr>
          <w:color w:val="000000"/>
        </w:rPr>
        <w:t xml:space="preserve">rduino [arduino.cc] e vá na aba downloads para baixar a IDE mais recente </w:t>
      </w:r>
      <w:r w:rsidRPr="0038464B">
        <w:rPr>
          <w:strike/>
          <w:color w:val="C00000"/>
        </w:rPr>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ins w:id="200" w:author="granix pacheco" w:date="2016-02-08T08:31:00Z">
        <w:r w:rsidRPr="007D7E6F">
          <w:rPr>
            <w:color w:val="000000"/>
          </w:rPr>
          <w:t>//Imagens</w:t>
        </w:r>
      </w:ins>
      <w:ins w:id="201" w:author="granix pacheco" w:date="2016-02-08T10:24:00Z">
        <w:r w:rsidRPr="007D7E6F">
          <w:rPr>
            <w:color w:val="000000"/>
          </w:rPr>
          <w:t>3,</w:t>
        </w:r>
      </w:ins>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77777777"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Brino. Para isso, basta acessar a página do GitHub: ratosdepc.github.io/Brino ; </w:t>
      </w:r>
      <w:ins w:id="202" w:author="Mateus Berardo de Souza Terra" w:date="2016-02-08T18:54:00Z">
        <w:r w:rsidRPr="007D7E6F">
          <w:rPr>
            <w:color w:val="000000"/>
          </w:rPr>
          <w:t xml:space="preserve"> n</w:t>
        </w:r>
      </w:ins>
      <w:del w:id="203" w:author="Mateus Berardo de Souza Terra" w:date="2016-02-08T18:54:00Z">
        <w:r w:rsidRPr="007D7E6F" w:rsidDel="00914F16">
          <w:rPr>
            <w:color w:val="000000"/>
          </w:rPr>
          <w:delText>N</w:delText>
        </w:r>
      </w:del>
      <w:r w:rsidRPr="007D7E6F">
        <w:rPr>
          <w:color w:val="000000"/>
        </w:rPr>
        <w:t>a área de primeiros passos você encontra o link para a página de releases e os nossos contatos no final. Na página de releases, baixe o zip da versão mais recente e descompacte-o em algum lugar (de preferência que você possa encontrar facilmente). Depois disso, basta abrir o arquivo BrinoIDE.exe e você estará pronto para começar! E se quiser consultar algum código de exemplo, eles podem ser facilmente encontrados na pasta exemplos.</w:t>
      </w:r>
    </w:p>
    <w:p w14:paraId="59FDF4A9" w14:textId="6584F24B" w:rsidR="003E72D2" w:rsidRPr="007D7E6F" w:rsidDel="008B1F1D" w:rsidRDefault="003E72D2" w:rsidP="00BA03A7">
      <w:pPr>
        <w:pStyle w:val="NormalWeb"/>
        <w:shd w:val="clear" w:color="auto" w:fill="FFFFFF"/>
        <w:spacing w:before="0" w:beforeAutospacing="0" w:after="160" w:afterAutospacing="0"/>
        <w:ind w:firstLine="720"/>
        <w:jc w:val="both"/>
        <w:rPr>
          <w:del w:id="204" w:author="granix pacheco" w:date="2016-02-08T10:20:00Z"/>
          <w:rStyle w:val="nfaseSutil"/>
          <w:i w:val="0"/>
        </w:rPr>
      </w:pPr>
      <w:r w:rsidRPr="007D7E6F">
        <w:rPr>
          <w:b/>
          <w:color w:val="000000"/>
          <w:rPrChange w:id="205" w:author="Mateus Berardo de Souza Terra" w:date="2016-02-08T20:05:00Z">
            <w:rPr>
              <w:b/>
              <w:i/>
              <w:iCs/>
              <w:color w:val="000000"/>
            </w:rPr>
          </w:rPrChange>
        </w:rPr>
        <w:t xml:space="preserve">Nota: </w:t>
      </w:r>
      <w:r w:rsidRPr="007D7E6F">
        <w:rPr>
          <w:color w:val="000000"/>
        </w:rPr>
        <w:t xml:space="preserve">Quando for compilar algum código, não se esqueça de selecionar a placa com que você está trabalhando na aba </w:t>
      </w:r>
      <w:r w:rsidRPr="007D7E6F">
        <w:rPr>
          <w:rStyle w:val="nfaseSutil"/>
          <w:i w:val="0"/>
          <w:color w:val="auto"/>
          <w:rPrChange w:id="206" w:author="Mateus Berardo de Souza Terra" w:date="2016-02-08T20:05:00Z">
            <w:rPr>
              <w:rStyle w:val="nfaseSutil"/>
              <w:i w:val="0"/>
            </w:rPr>
          </w:rPrChange>
        </w:rPr>
        <w:t>de ferramentas/placa.</w:t>
      </w:r>
    </w:p>
    <w:p w14:paraId="7E9FED2E" w14:textId="77777777" w:rsidR="003E72D2" w:rsidRPr="007D7E6F" w:rsidRDefault="003E72D2" w:rsidP="00BA03A7">
      <w:pPr>
        <w:pStyle w:val="NormalWeb"/>
        <w:shd w:val="clear" w:color="auto" w:fill="FFFFFF"/>
        <w:spacing w:before="0" w:beforeAutospacing="0" w:after="160" w:afterAutospacing="0"/>
        <w:ind w:firstLine="720"/>
        <w:jc w:val="both"/>
        <w:rPr>
          <w:color w:val="000000"/>
        </w:rPr>
        <w:pPrChange w:id="207" w:author="granix pacheco" w:date="2016-02-08T10:20:00Z">
          <w:pPr>
            <w:pStyle w:val="NormalWeb"/>
            <w:shd w:val="clear" w:color="auto" w:fill="FFFFFF"/>
            <w:spacing w:before="0" w:beforeAutospacing="0" w:after="160" w:afterAutospacing="0"/>
            <w:jc w:val="both"/>
          </w:pPr>
        </w:pPrChange>
      </w:pPr>
      <w:del w:id="208"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2D2">
        <w:rPr>
          <w:b/>
          <w:color w:val="000000"/>
          <w:sz w:val="32"/>
          <w:szCs w:val="32"/>
        </w:rPr>
        <w:t xml:space="preserve">Fritizing: </w:t>
      </w:r>
    </w:p>
    <w:p w14:paraId="6BF9DA04" w14:textId="0E057184" w:rsidR="006652F7" w:rsidRPr="006652F7" w:rsidRDefault="00C73668" w:rsidP="006652F7">
      <w:pPr>
        <w:pStyle w:val="NormalWeb"/>
        <w:shd w:val="clear" w:color="auto" w:fill="FFFFFF"/>
        <w:spacing w:before="0" w:beforeAutospacing="0" w:after="160" w:afterAutospacing="0"/>
        <w:ind w:left="851" w:firstLine="589"/>
        <w:jc w:val="both"/>
        <w:rPr>
          <w:color w:val="000000"/>
        </w:rPr>
      </w:pPr>
      <w:r>
        <w:rPr>
          <w:color w:val="000000"/>
        </w:rPr>
        <w:t>Fritzing é um programa que busca tornar a eletrônica e a programação acessível para todos.</w:t>
      </w:r>
      <w:r w:rsidR="006652F7">
        <w:rPr>
          <w:color w:val="000000"/>
        </w:rPr>
        <w:t xml:space="preserve"> É uma ferramenta intuitiva e rápida para quem deseja simular projetos com base em arduino de maneira virtual. Possui diversas opções de montagens e componentes sobre uma protoboard virtual, além da possibilidade de programar um arduino virtual disponível em diversos modelos. Há a opção de exportar esquemáticos e muitas ferramentas uteis no programa.</w:t>
      </w:r>
      <w:r w:rsidR="006652F7" w:rsidRPr="006652F7">
        <w:rPr>
          <w:rFonts w:ascii="Arial" w:hAnsi="Arial" w:cs="Arial"/>
          <w:color w:val="222222"/>
          <w:sz w:val="27"/>
          <w:szCs w:val="27"/>
          <w:lang w:val="pt-PT"/>
        </w:rPr>
        <w:t xml:space="preserve"> </w:t>
      </w:r>
    </w:p>
    <w:p w14:paraId="1D207CF4" w14:textId="72DE50D3"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Pr>
          <w:color w:val="000000"/>
        </w:rPr>
        <w:t xml:space="preserve"> e acesse na parte superior a parte de downloads e busque pela versão mais recente compatível com o seu sistema operacional. Após baixar a pasta .zip basta extrai-la para uma pasta convencional. Dentro da pasta encontra-se o arquivo fritzing.exe que quando executado roda normalmente.</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04C224B3" w:rsidR="00A56541" w:rsidRPr="007D7E6F" w:rsidRDefault="00A56541" w:rsidP="00C73668">
      <w:pPr>
        <w:pStyle w:val="NormalWeb"/>
        <w:shd w:val="clear" w:color="auto" w:fill="FFFFFF"/>
        <w:spacing w:before="0" w:beforeAutospacing="0" w:after="160" w:afterAutospacing="0"/>
        <w:ind w:firstLine="720"/>
        <w:jc w:val="both"/>
        <w:rPr>
          <w:color w:val="000000"/>
        </w:rPr>
      </w:pPr>
      <w:r w:rsidRPr="007D7E6F">
        <w:rPr>
          <w:color w:val="000000"/>
        </w:rPr>
        <w:t xml:space="preserve">Depois de instalar tudo você pode começar a desenvolver o primeiro projeto, “Piscar”. </w:t>
      </w:r>
      <w:r w:rsidRPr="0038464B">
        <w:rPr>
          <w:strike/>
          <w:color w:val="C00000"/>
        </w:rPr>
        <w:t xml:space="preserve">Para esse projeto </w:t>
      </w:r>
      <w:r w:rsidR="0038464B">
        <w:rPr>
          <w:color w:val="000000"/>
        </w:rPr>
        <w:t xml:space="preserve">O </w:t>
      </w:r>
      <w:r w:rsidRPr="007D7E6F">
        <w:rPr>
          <w:color w:val="000000"/>
        </w:rPr>
        <w:t>programa é extremamente simples e não é necessária nenhuma experiência prévia, nem componentes além da sua placa arduino,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09"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10" w:author="Mateus Berardo de Souza Terra" w:date="2016-02-08T22:03:00Z"/>
          <w:color w:val="000000"/>
        </w:rPr>
      </w:pPr>
      <w:del w:id="211"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12" w:author="Mateus Berardo de Souza Terra" w:date="2016-02-08T20:05:00Z">
            <w:rPr>
              <w:color w:val="000000"/>
            </w:rPr>
          </w:rPrChange>
        </w:rPr>
      </w:pPr>
      <w:ins w:id="213" w:author="granix pacheco" w:date="2016-02-08T11:01:00Z">
        <w:del w:id="214"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15" w:author="granix pacheco" w:date="2016-02-08T08:27:00Z"/>
          <w:b/>
          <w:sz w:val="36"/>
          <w:szCs w:val="36"/>
          <w:u w:val="single"/>
          <w:rPrChange w:id="216" w:author="Mateus Berardo de Souza Terra" w:date="2016-02-08T20:05:00Z">
            <w:rPr>
              <w:ins w:id="217" w:author="granix pacheco" w:date="2016-02-08T08:27:00Z"/>
              <w:b/>
              <w:color w:val="000000"/>
              <w:sz w:val="40"/>
              <w:szCs w:val="40"/>
              <w:u w:val="single"/>
            </w:rPr>
          </w:rPrChange>
        </w:rPr>
        <w:pPrChange w:id="218" w:author="Mateus Berardo de Souza Terra" w:date="2016-02-08T22:22:00Z">
          <w:pPr>
            <w:pStyle w:val="NormalWeb"/>
            <w:shd w:val="clear" w:color="auto" w:fill="FFFFFF"/>
            <w:spacing w:before="0" w:beforeAutospacing="0" w:after="160" w:afterAutospacing="0"/>
            <w:jc w:val="both"/>
          </w:pPr>
        </w:pPrChange>
      </w:pPr>
      <w:ins w:id="219" w:author="granix pacheco" w:date="2016-02-08T11:00:00Z">
        <w:del w:id="220" w:author="Mateus Berardo de Souza Terra" w:date="2016-02-08T22:14:00Z">
          <w:r w:rsidRPr="007D7E6F" w:rsidDel="00665E1D">
            <w:rPr>
              <w:b/>
              <w:sz w:val="36"/>
              <w:szCs w:val="36"/>
              <w:u w:val="single"/>
            </w:rPr>
            <w:delText>4.</w:delText>
          </w:r>
        </w:del>
      </w:ins>
      <w:ins w:id="221" w:author="granix pacheco" w:date="2016-02-08T10:57:00Z">
        <w:del w:id="222" w:author="Mateus Berardo de Souza Terra" w:date="2016-02-08T22:14:00Z">
          <w:r w:rsidRPr="007D7E6F" w:rsidDel="00665E1D">
            <w:rPr>
              <w:b/>
              <w:sz w:val="36"/>
              <w:szCs w:val="36"/>
              <w:u w:val="single"/>
            </w:rPr>
            <w:delText xml:space="preserve"> </w:delText>
          </w:r>
        </w:del>
      </w:ins>
      <w:ins w:id="223"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24" w:author="granix pacheco" w:date="2016-02-08T08:27:00Z"/>
          <w:b/>
          <w:color w:val="000000"/>
          <w:sz w:val="40"/>
          <w:szCs w:val="40"/>
          <w:u w:val="single"/>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ind w:left="993" w:hanging="633"/>
        <w:jc w:val="both"/>
        <w:rPr>
          <w:ins w:id="225" w:author="granix pacheco" w:date="2016-02-08T08:27:00Z"/>
          <w:b/>
          <w:color w:val="000000"/>
          <w:sz w:val="40"/>
          <w:szCs w:val="40"/>
          <w:u w:val="single"/>
        </w:rPr>
        <w:pPrChange w:id="226"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27" w:author="Mateus Berardo de Souza Terra" w:date="2016-02-09T11:32:00Z">
            <w:rPr>
              <w:b/>
              <w:color w:val="000000"/>
              <w:sz w:val="40"/>
              <w:szCs w:val="40"/>
              <w:u w:val="single"/>
            </w:rPr>
          </w:rPrChange>
        </w:rPr>
        <w:t>Piscar</w:t>
      </w:r>
      <w:ins w:id="228"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4B97336B" w14:textId="7C955E5A" w:rsidR="00A56541" w:rsidRPr="007D7E6F" w:rsidRDefault="00A56541">
      <w:pPr>
        <w:pStyle w:val="NormalWeb"/>
        <w:shd w:val="clear" w:color="auto" w:fill="FFFFFF"/>
        <w:spacing w:before="0" w:beforeAutospacing="0" w:after="160" w:afterAutospacing="0"/>
        <w:jc w:val="both"/>
        <w:rPr>
          <w:color w:val="000000"/>
        </w:rPr>
      </w:pPr>
      <w:r w:rsidRPr="007D7E6F">
        <w:rPr>
          <w:color w:val="000000"/>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rPr>
        <w:t>, e como utilizar a IDE</w:t>
      </w:r>
      <w:r w:rsidRPr="007D7E6F">
        <w:rPr>
          <w:color w:val="000000"/>
        </w:rPr>
        <w:t>.</w:t>
      </w:r>
    </w:p>
    <w:p w14:paraId="09519BC8" w14:textId="41975EE0" w:rsidR="00A74FCE" w:rsidRPr="007D7E6F" w:rsidRDefault="00A74FCE">
      <w:pPr>
        <w:pStyle w:val="NormalWeb"/>
        <w:shd w:val="clear" w:color="auto" w:fill="FFFFFF"/>
        <w:spacing w:before="0" w:beforeAutospacing="0" w:after="160" w:afterAutospacing="0"/>
        <w:jc w:val="both"/>
        <w:rPr>
          <w:color w:val="000000"/>
        </w:rPr>
      </w:pPr>
      <w:r w:rsidRPr="007D7E6F">
        <w:rPr>
          <w:color w:val="000000"/>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lastRenderedPageBreak/>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29" w:author="Mateus Berardo de Souza Terra" w:date="2016-02-09T11:40:00Z"/>
          <w:color w:val="000000"/>
        </w:rPr>
        <w:pPrChange w:id="230"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31" w:author="Mateus Berardo de Souza Terra" w:date="2016-02-09T11:40:00Z"/>
          <w:color w:val="000000"/>
        </w:rPr>
      </w:pPr>
    </w:p>
    <w:p w14:paraId="3D66E655" w14:textId="77777777" w:rsidR="004A7414" w:rsidRDefault="004A7414">
      <w:pPr>
        <w:pStyle w:val="NormalWeb"/>
        <w:shd w:val="clear" w:color="auto" w:fill="FFFFFF"/>
        <w:spacing w:before="0" w:beforeAutospacing="0" w:after="160" w:afterAutospacing="0"/>
        <w:ind w:left="360"/>
        <w:jc w:val="both"/>
        <w:rPr>
          <w:ins w:id="232" w:author="Mateus Berardo de Souza Terra" w:date="2016-02-09T11:41:00Z"/>
          <w:color w:val="000000"/>
        </w:rPr>
        <w:pPrChange w:id="233"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34" w:author="Mateus Berardo de Souza Terra" w:date="2016-02-09T11:40:00Z"/>
          <w:color w:val="000000"/>
        </w:rPr>
        <w:pPrChange w:id="235"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6" w:author="Mateus Berardo de Souza Terra" w:date="2016-02-09T11:40:00Z">
        <w:r w:rsidRPr="007D7E6F" w:rsidDel="004A7414">
          <w:rPr>
            <w:color w:val="000000"/>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rPr>
        <w:pPrChange w:id="237"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rPr>
        <w:t>Durante o capítulo, montaremos o projeto de duas formas: com o led externo e com o já</w:t>
      </w:r>
      <w:ins w:id="238" w:author="Mateus Berardo de Souza Terra" w:date="2016-02-09T11:41:00Z">
        <w:r w:rsidR="004A7414">
          <w:rPr>
            <w:color w:val="000000"/>
          </w:rPr>
          <w:t xml:space="preserve"> </w:t>
        </w:r>
      </w:ins>
      <w:del w:id="239" w:author="Mateus Berardo de Souza Terra" w:date="2016-02-09T11:40:00Z">
        <w:r w:rsidRPr="007D7E6F" w:rsidDel="004A7414">
          <w:rPr>
            <w:color w:val="000000"/>
          </w:rPr>
          <w:delText xml:space="preserve"> </w:delText>
        </w:r>
      </w:del>
      <w:r w:rsidRPr="007D7E6F">
        <w:rPr>
          <w:color w:val="000000"/>
        </w:rPr>
        <w:t>soldado</w:t>
      </w:r>
      <w:ins w:id="240" w:author="Mateus Berardo de Souza Terra" w:date="2016-02-09T11:40:00Z">
        <w:r w:rsidR="004A7414">
          <w:rPr>
            <w:color w:val="000000"/>
          </w:rPr>
          <w:t xml:space="preserve"> </w:t>
        </w:r>
      </w:ins>
      <w:del w:id="241" w:author="Mateus Berardo de Souza Terra" w:date="2016-02-09T11:40:00Z">
        <w:r w:rsidRPr="007D7E6F" w:rsidDel="004A7414">
          <w:rPr>
            <w:color w:val="000000"/>
          </w:rPr>
          <w:delText xml:space="preserve"> </w:delText>
        </w:r>
      </w:del>
      <w:r w:rsidRPr="007D7E6F">
        <w:rPr>
          <w:color w:val="000000"/>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42" w:author="Mateus Berardo de Souza Terra" w:date="2016-02-08T22:23:00Z">
            <w:rPr>
              <w:b/>
              <w:color w:val="000000"/>
              <w:sz w:val="32"/>
              <w:szCs w:val="32"/>
              <w:u w:val="single"/>
            </w:rPr>
          </w:rPrChange>
        </w:rPr>
      </w:pPr>
      <w:r w:rsidRPr="00743F38">
        <w:rPr>
          <w:b/>
          <w:color w:val="000000"/>
          <w:sz w:val="28"/>
          <w:szCs w:val="28"/>
          <w:u w:val="single"/>
          <w:rPrChange w:id="243" w:author="Mateus Berardo de Souza Terra" w:date="2016-02-08T22:23:00Z">
            <w:rPr>
              <w:b/>
              <w:color w:val="000000"/>
              <w:sz w:val="32"/>
              <w:szCs w:val="32"/>
              <w:u w:val="single"/>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60653FD"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784FA277" w14:textId="4233F474" w:rsidR="00A74FCE" w:rsidRPr="007D7E6F" w:rsidRDefault="00863488" w:rsidP="002146AC">
            <w:pPr>
              <w:pStyle w:val="NormalWeb"/>
              <w:spacing w:before="0" w:beforeAutospacing="0" w:after="30" w:afterAutospacing="0"/>
              <w:jc w:val="both"/>
              <w:rPr>
                <w:color w:val="000000"/>
              </w:rPr>
            </w:pPr>
            <w:r w:rsidRPr="007D7E6F">
              <w:rPr>
                <w:color w:val="000000"/>
              </w:rPr>
              <w:t xml:space="preserve">   Pino.ligar(</w:t>
            </w:r>
            <w:r w:rsidR="005A0323" w:rsidRPr="007D7E6F">
              <w:rPr>
                <w:color w:val="000000"/>
              </w:rPr>
              <w:t>Digital.</w:t>
            </w:r>
            <w:r w:rsidRPr="007D7E6F">
              <w:rPr>
                <w:color w:val="000000"/>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Pino.desligar(</w:t>
            </w:r>
            <w:r w:rsidR="005A0323" w:rsidRPr="007D7E6F">
              <w:rPr>
                <w:color w:val="000000"/>
              </w:rPr>
              <w:t>Digital.</w:t>
            </w:r>
            <w:r w:rsidRPr="007D7E6F">
              <w:rPr>
                <w:color w:val="000000"/>
              </w:rPr>
              <w:t>pinoLed);</w:t>
            </w:r>
          </w:p>
          <w:p w14:paraId="3E32BAAF"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rPr>
      </w:pPr>
      <w:r w:rsidRPr="007D7E6F">
        <w:rPr>
          <w:color w:val="000000"/>
        </w:rPr>
        <w:t>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lastRenderedPageBreak/>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30E10700"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Pr="0038464B">
        <w:t xml:space="preserve"> irá</w:t>
      </w:r>
      <w:r w:rsidR="0038464B">
        <w:rPr>
          <w:strike/>
        </w:rPr>
        <w:t xml:space="preserve"> </w:t>
      </w:r>
      <w:r w:rsidRPr="009A6BD2">
        <w:t>controlar</w:t>
      </w:r>
      <w:r w:rsidR="00DF4B6A" w:rsidRPr="009A6BD2">
        <w:t xml:space="preserve"> esse pino como uma saída e não uma entrada</w:t>
      </w:r>
      <w:r w:rsidR="009A6BD2">
        <w:t>,</w:t>
      </w:r>
      <w:r w:rsidR="009A6BD2" w:rsidRPr="009A6BD2">
        <w:t xml:space="preserve"> </w:t>
      </w:r>
      <w:r w:rsidR="009A6BD2">
        <w:t>emitindo</w:t>
      </w:r>
      <w:r w:rsidR="009A6BD2" w:rsidRPr="009A6BD2">
        <w:t xml:space="preserve"> 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DF4B6A" w:rsidRPr="007D7E6F">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225B2D84" w:rsidR="00DF4B6A" w:rsidRPr="007D7E6F" w:rsidRDefault="00DF4B6A" w:rsidP="00003128">
      <w:pPr>
        <w:pStyle w:val="NormalWeb"/>
        <w:spacing w:before="0" w:beforeAutospacing="0" w:after="30" w:afterAutospacing="0"/>
        <w:ind w:firstLine="720"/>
        <w:jc w:val="both"/>
        <w:rPr>
          <w:color w:val="000000"/>
        </w:rPr>
      </w:pPr>
      <w:r w:rsidRPr="007D7E6F">
        <w:rPr>
          <w:color w:val="000000"/>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1E833B8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3128" w:rsidRPr="00003128">
        <w:rPr>
          <w:color w:val="00B050"/>
          <w:u w:val="single"/>
        </w:rPr>
        <w:t>“</w:t>
      </w:r>
      <w:r w:rsidR="00003128" w:rsidRPr="007D7E6F">
        <w:rPr>
          <w:i/>
          <w:color w:val="000000"/>
        </w:rPr>
        <w:t>Digital.</w:t>
      </w:r>
      <w:r w:rsidR="00003128" w:rsidRPr="00003128">
        <w:rPr>
          <w:color w:val="00B050"/>
          <w:u w:val="single"/>
        </w:rPr>
        <w:t xml:space="preserve"> ”</w:t>
      </w:r>
      <w:r w:rsidR="00003128">
        <w:rPr>
          <w:color w:val="000000"/>
        </w:rPr>
        <w:t xml:space="preserve">  a</w:t>
      </w:r>
      <w:r w:rsidRPr="007D7E6F">
        <w:rPr>
          <w:color w:val="000000"/>
        </w:rPr>
        <w:t>ntes de nossa variável avisa para o arduino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2B8F7E6A" w:rsidR="00A41E22" w:rsidRPr="007D7E6F" w:rsidRDefault="00A41E22" w:rsidP="00003128">
      <w:pPr>
        <w:pStyle w:val="NormalWeb"/>
        <w:spacing w:before="0" w:beforeAutospacing="0" w:after="30" w:afterAutospacing="0"/>
        <w:ind w:firstLine="720"/>
        <w:jc w:val="both"/>
        <w:rPr>
          <w:color w:val="000000"/>
        </w:rPr>
      </w:pPr>
      <w:r w:rsidRPr="007D7E6F">
        <w:rPr>
          <w:color w:val="000000"/>
        </w:rPr>
        <w:t>A função esperar é um método arduino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6514CFE6"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44"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tem outra espera de dois segundos e reinicia o método </w:t>
      </w:r>
      <w:r w:rsidRPr="007D7E6F">
        <w:rPr>
          <w:i/>
          <w:color w:val="000000"/>
        </w:rPr>
        <w:t>Principal()</w:t>
      </w:r>
      <w:r w:rsidRPr="007D7E6F">
        <w:rPr>
          <w:color w:val="000000"/>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1A914113" w:rsidR="00A41E22" w:rsidRPr="007D7E6F" w:rsidRDefault="00A41E22" w:rsidP="00DF4B6A">
      <w:pPr>
        <w:pStyle w:val="NormalWeb"/>
        <w:spacing w:before="0" w:beforeAutospacing="0" w:after="30" w:afterAutospacing="0"/>
        <w:jc w:val="both"/>
        <w:rPr>
          <w:color w:val="000000"/>
        </w:rPr>
      </w:pPr>
      <w:r w:rsidRPr="007D7E6F">
        <w:rPr>
          <w:color w:val="000000"/>
        </w:rPr>
        <w:tab/>
        <w:t>Agora montare</w:t>
      </w:r>
      <w:r w:rsidR="00D813EC" w:rsidRPr="007D7E6F">
        <w:rPr>
          <w:color w:val="000000"/>
        </w:rPr>
        <w:t>mos o hardware para ligar um LED</w:t>
      </w:r>
      <w:r w:rsidRPr="007D7E6F">
        <w:rPr>
          <w:color w:val="000000"/>
        </w:rPr>
        <w:t xml:space="preserve"> externo utilizando a protoboard. Para isso ba</w:t>
      </w:r>
      <w:r w:rsidR="00D813EC" w:rsidRPr="007D7E6F">
        <w:rPr>
          <w:color w:val="000000"/>
        </w:rPr>
        <w:t>sta montar o circuito abaixo, sob ele é possível ver 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39E3EE19" w:rsidR="006D23EC" w:rsidRDefault="006D23EC" w:rsidP="003B0374">
      <w:pPr>
        <w:pStyle w:val="NormalWeb"/>
        <w:shd w:val="clear" w:color="auto" w:fill="FFFFFF"/>
        <w:spacing w:before="0" w:beforeAutospacing="0" w:after="160" w:afterAutospacing="0"/>
        <w:jc w:val="both"/>
        <w:rPr>
          <w:color w:val="000000"/>
        </w:rPr>
      </w:pP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w:lastRenderedPageBreak/>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Onde R é o valor da resistência que deve ser usada; V</w:t>
      </w:r>
      <w:r>
        <w:rPr>
          <w:color w:val="000000"/>
          <w:vertAlign w:val="subscript"/>
        </w:rPr>
        <w:t>s</w:t>
      </w:r>
      <w:r>
        <w:rPr>
          <w:color w:val="000000"/>
        </w:rPr>
        <w:t xml:space="preserve"> é a voltagem fornecida(no caso os 5V do arduino); V</w:t>
      </w:r>
      <w:r>
        <w:rPr>
          <w:color w:val="000000"/>
          <w:vertAlign w:val="subscript"/>
        </w:rPr>
        <w:t>l</w:t>
      </w:r>
      <w:r>
        <w:rPr>
          <w:color w:val="000000"/>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45"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6"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7"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8"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49"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ind w:left="851" w:hanging="574"/>
        <w:jc w:val="both"/>
        <w:rPr>
          <w:ins w:id="250" w:author="Mateus Berardo de Souza Terra" w:date="2016-02-09T11:34:00Z"/>
          <w:b/>
          <w:color w:val="000000"/>
          <w:sz w:val="32"/>
          <w:szCs w:val="32"/>
          <w:rPrChange w:id="251" w:author="Mateus Berardo de Souza Terra" w:date="2016-02-09T11:34:00Z">
            <w:rPr>
              <w:ins w:id="252" w:author="Mateus Berardo de Souza Terra" w:date="2016-02-09T11:34:00Z"/>
              <w:b/>
              <w:color w:val="000000"/>
              <w:sz w:val="32"/>
              <w:szCs w:val="32"/>
              <w:u w:val="single"/>
            </w:rPr>
          </w:rPrChange>
        </w:rPr>
        <w:pPrChange w:id="253" w:author="Mateus Berardo de Souza Terra" w:date="2016-02-09T11:34:00Z">
          <w:pPr>
            <w:pStyle w:val="NormalWeb"/>
            <w:shd w:val="clear" w:color="auto" w:fill="FFFFFF"/>
            <w:spacing w:before="0" w:beforeAutospacing="0" w:after="160" w:afterAutospacing="0"/>
            <w:jc w:val="both"/>
          </w:pPr>
        </w:pPrChange>
      </w:pPr>
      <w:ins w:id="254" w:author="Mateus Berardo de Souza Terra" w:date="2016-02-09T11:34:00Z">
        <w:r>
          <w:rPr>
            <w:b/>
            <w:color w:val="000000"/>
            <w:sz w:val="32"/>
            <w:szCs w:val="32"/>
            <w:u w:val="single"/>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55" w:author="Mateus Berardo de Souza Terra" w:date="2016-02-09T11:37:00Z"/>
          <w:color w:val="000000"/>
        </w:rPr>
        <w:pPrChange w:id="256" w:author="Mateus Berardo de Souza Terra" w:date="2016-02-09T11:36:00Z">
          <w:pPr>
            <w:pStyle w:val="NormalWeb"/>
            <w:shd w:val="clear" w:color="auto" w:fill="FFFFFF"/>
            <w:spacing w:before="0" w:beforeAutospacing="0" w:after="160" w:afterAutospacing="0"/>
            <w:jc w:val="both"/>
          </w:pPr>
        </w:pPrChange>
      </w:pPr>
      <w:ins w:id="257" w:author="Mateus Berardo de Souza Terra" w:date="2016-02-09T11:35:00Z">
        <w:r>
          <w:rPr>
            <w:color w:val="000000"/>
          </w:rPr>
          <w:t xml:space="preserve">Neste projeto vamos utilizar um botão pra controlar o led do </w:t>
        </w:r>
      </w:ins>
      <w:ins w:id="258" w:author="Mateus Berardo de Souza Terra" w:date="2016-02-09T11:36:00Z">
        <w:r>
          <w:rPr>
            <w:color w:val="000000"/>
          </w:rPr>
          <w:t>último projeto. Durante o desenvolvimento desse projeto vamos aprender como utilizar entradas digitais no arduino</w:t>
        </w:r>
      </w:ins>
      <w:ins w:id="259" w:author="Mateus Berardo de Souza Terra" w:date="2016-02-09T11:38:00Z">
        <w:r>
          <w:rPr>
            <w:color w:val="000000"/>
          </w:rPr>
          <w:t xml:space="preserve"> com resistores </w:t>
        </w:r>
        <w:r w:rsidRPr="004A7414">
          <w:rPr>
            <w:i/>
            <w:color w:val="000000"/>
            <w:rPrChange w:id="260" w:author="Mateus Berardo de Souza Terra" w:date="2016-02-09T11:39:00Z">
              <w:rPr>
                <w:color w:val="000000"/>
              </w:rPr>
            </w:rPrChange>
          </w:rPr>
          <w:t>pull</w:t>
        </w:r>
      </w:ins>
      <w:ins w:id="261" w:author="Mateus Berardo de Souza Terra" w:date="2016-02-09T11:39:00Z">
        <w:r w:rsidRPr="004A7414">
          <w:rPr>
            <w:i/>
            <w:color w:val="000000"/>
            <w:rPrChange w:id="262"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63" w:author="Mateus Berardo de Souza Terra" w:date="2016-02-09T11:36:00Z">
        <w:r>
          <w:rPr>
            <w:color w:val="000000"/>
          </w:rPr>
          <w:t>. As entradas digitais são aquelas que possuem apenas dois valores, Ligada ou D</w:t>
        </w:r>
      </w:ins>
      <w:ins w:id="264"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65" w:author="Mateus Berardo de Souza Terra" w:date="2016-02-09T11:37:00Z"/>
          <w:color w:val="000000"/>
        </w:rPr>
        <w:pPrChange w:id="266" w:author="Mateus Berardo de Souza Terra" w:date="2016-02-09T11:37:00Z">
          <w:pPr>
            <w:pStyle w:val="NormalWeb"/>
            <w:shd w:val="clear" w:color="auto" w:fill="FFFFFF"/>
            <w:spacing w:before="0" w:beforeAutospacing="0" w:after="160" w:afterAutospacing="0"/>
            <w:jc w:val="both"/>
          </w:pPr>
        </w:pPrChange>
      </w:pPr>
      <w:ins w:id="267"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68" w:author="Mateus Berardo de Souza Terra" w:date="2016-02-09T11:37:00Z"/>
          <w:color w:val="000000"/>
        </w:rPr>
        <w:pPrChange w:id="269" w:author="Mateus Berardo de Souza Terra" w:date="2016-02-09T11:37:00Z">
          <w:pPr>
            <w:pStyle w:val="NormalWeb"/>
            <w:shd w:val="clear" w:color="auto" w:fill="FFFFFF"/>
            <w:spacing w:before="0" w:beforeAutospacing="0" w:after="160" w:afterAutospacing="0"/>
            <w:jc w:val="both"/>
          </w:pPr>
        </w:pPrChange>
      </w:pPr>
      <w:ins w:id="270"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71" w:author="Mateus Berardo de Souza Terra" w:date="2016-02-09T11:37:00Z"/>
          <w:color w:val="000000"/>
        </w:rPr>
        <w:pPrChange w:id="272" w:author="Mateus Berardo de Souza Terra" w:date="2016-02-09T11:37:00Z">
          <w:pPr>
            <w:pStyle w:val="NormalWeb"/>
            <w:shd w:val="clear" w:color="auto" w:fill="FFFFFF"/>
            <w:spacing w:before="0" w:beforeAutospacing="0" w:after="160" w:afterAutospacing="0"/>
            <w:jc w:val="both"/>
          </w:pPr>
        </w:pPrChange>
      </w:pPr>
      <w:ins w:id="273"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74" w:author="Mateus Berardo de Souza Terra" w:date="2016-02-09T11:39:00Z"/>
          <w:color w:val="000000"/>
        </w:rPr>
        <w:pPrChange w:id="275" w:author="Mateus Berardo de Souza Terra" w:date="2016-02-09T11:37:00Z">
          <w:pPr>
            <w:pStyle w:val="NormalWeb"/>
            <w:shd w:val="clear" w:color="auto" w:fill="FFFFFF"/>
            <w:spacing w:before="0" w:beforeAutospacing="0" w:after="160" w:afterAutospacing="0"/>
            <w:jc w:val="both"/>
          </w:pPr>
        </w:pPrChange>
      </w:pPr>
      <w:ins w:id="276"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77" w:author="Mateus Berardo de Souza Terra" w:date="2016-02-09T11:41:00Z"/>
          <w:color w:val="000000"/>
        </w:rPr>
        <w:pPrChange w:id="278" w:author="Mateus Berardo de Souza Terra" w:date="2016-02-09T11:37:00Z">
          <w:pPr>
            <w:pStyle w:val="NormalWeb"/>
            <w:shd w:val="clear" w:color="auto" w:fill="FFFFFF"/>
            <w:spacing w:before="0" w:beforeAutospacing="0" w:after="160" w:afterAutospacing="0"/>
            <w:jc w:val="both"/>
          </w:pPr>
        </w:pPrChange>
      </w:pPr>
      <w:ins w:id="279" w:author="Mateus Berardo de Souza Terra" w:date="2016-02-09T11:40:00Z">
        <w:r>
          <w:rPr>
            <w:color w:val="000000"/>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280" w:author="Mateus Berardo de Souza Terra" w:date="2016-02-09T11:42:00Z"/>
          <w:b/>
          <w:color w:val="000000"/>
          <w:sz w:val="28"/>
          <w:szCs w:val="28"/>
          <w:u w:val="single"/>
        </w:rPr>
      </w:pPr>
      <w:ins w:id="281" w:author="Mateus Berardo de Souza Terra" w:date="2016-02-09T11:42:00Z">
        <w:r w:rsidRPr="00624DED">
          <w:rPr>
            <w:b/>
            <w:color w:val="000000"/>
            <w:sz w:val="28"/>
            <w:szCs w:val="28"/>
            <w:u w:val="single"/>
            <w:rPrChange w:id="282" w:author="Mateus Berardo de Souza Terra" w:date="2016-02-09T11:42:00Z">
              <w:rPr>
                <w:b/>
                <w:color w:val="000000"/>
                <w:u w:val="single"/>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rPr>
      </w:pPr>
      <w:ins w:id="283" w:author="Mateus Berardo de Souza Terra" w:date="2016-02-09T11:42:00Z">
        <w:r>
          <w:rPr>
            <w:color w:val="000000"/>
          </w:rPr>
          <w:t xml:space="preserve">Com o seu arduino desconectado, monte o circuito mostrado abaixo. </w:t>
        </w:r>
      </w:ins>
      <w:ins w:id="284" w:author="Mateus Berardo de Souza Terra" w:date="2016-02-09T11:43:00Z">
        <w:r>
          <w:rPr>
            <w:color w:val="000000"/>
          </w:rPr>
          <w:t xml:space="preserve">Nunca monte circuitos com o seu arduino conectado/ligado. </w:t>
        </w:r>
      </w:ins>
      <w:r w:rsidR="00125819">
        <w:rPr>
          <w:color w:val="000000"/>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285"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arduino.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arduino, para garantir que não leiam valores aleatórios. A diferença entre eles está no estado que eles mantêm na porta do arduino.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86" w:author="Mateus Berardo de Souza Terra" w:date="2016-02-09T11:44:00Z"/>
          <w:b/>
          <w:color w:val="000000"/>
          <w:sz w:val="28"/>
          <w:szCs w:val="28"/>
          <w:u w:val="single"/>
        </w:rPr>
      </w:pPr>
      <w:ins w:id="287" w:author="Mateus Berardo de Souza Terra" w:date="2016-02-09T11:44:00Z">
        <w:r>
          <w:rPr>
            <w:b/>
            <w:color w:val="000000"/>
            <w:sz w:val="28"/>
            <w:szCs w:val="28"/>
            <w:u w:val="single"/>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288" w:author="Mateus Berardo de Souza Terra" w:date="2016-02-09T11:45:00Z"/>
          <w:color w:val="000000"/>
        </w:rPr>
        <w:pPrChange w:id="289" w:author="Mateus Berardo de Souza Terra" w:date="2016-02-09T11:45:00Z">
          <w:pPr>
            <w:pStyle w:val="NormalWeb"/>
            <w:shd w:val="clear" w:color="auto" w:fill="FFFFFF"/>
            <w:spacing w:before="0" w:beforeAutospacing="0" w:after="160" w:afterAutospacing="0"/>
            <w:jc w:val="both"/>
          </w:pPr>
        </w:pPrChange>
      </w:pPr>
      <w:ins w:id="290" w:author="Mateus Berardo de Souza Terra" w:date="2016-02-09T11:44:00Z">
        <w:r>
          <w:rPr>
            <w:color w:val="000000"/>
          </w:rPr>
          <w:t>Abra a IDE do Brino e digite o código abaixo ou baixe da página do github da apostila</w:t>
        </w:r>
      </w:ins>
      <w:ins w:id="291"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92"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93" w:author="Mateus Berardo de Souza Terra" w:date="2016-02-09T11:46:00Z"/>
                <w:color w:val="000000"/>
              </w:rPr>
              <w:pPrChange w:id="294" w:author="Mateus Berardo de Souza Terra" w:date="2016-02-09T11:46:00Z">
                <w:pPr>
                  <w:pStyle w:val="NormalWeb"/>
                  <w:spacing w:before="0" w:beforeAutospacing="0" w:after="160" w:afterAutospacing="0"/>
                  <w:jc w:val="both"/>
                </w:pPr>
              </w:pPrChange>
            </w:pPr>
            <w:ins w:id="295" w:author="Mateus Berardo de Souza Terra" w:date="2016-02-09T11:45:00Z">
              <w:r>
                <w:rPr>
                  <w:color w:val="000000"/>
                </w:rPr>
                <w:t xml:space="preserve">//Projeto 2 </w:t>
              </w:r>
            </w:ins>
            <w:ins w:id="296" w:author="Mateus Berardo de Souza Terra" w:date="2016-02-09T11:46:00Z">
              <w:r>
                <w:rPr>
                  <w:color w:val="000000"/>
                </w:rPr>
                <w:t>–</w:t>
              </w:r>
            </w:ins>
            <w:ins w:id="297" w:author="Mateus Berardo de Souza Terra" w:date="2016-02-09T11:45:00Z">
              <w:r>
                <w:rPr>
                  <w:color w:val="000000"/>
                </w:rPr>
                <w:t xml:space="preserve"> </w:t>
              </w:r>
            </w:ins>
            <w:ins w:id="298"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99" w:author="Mateus Berardo de Souza Terra" w:date="2016-02-09T11:46:00Z"/>
                <w:color w:val="000000"/>
              </w:rPr>
              <w:pPrChange w:id="300"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01" w:author="Mateus Berardo de Souza Terra" w:date="2016-02-09T11:46:00Z"/>
                <w:color w:val="000000"/>
              </w:rPr>
              <w:pPrChange w:id="302" w:author="Mateus Berardo de Souza Terra" w:date="2016-02-09T11:46:00Z">
                <w:pPr>
                  <w:pStyle w:val="NormalWeb"/>
                  <w:spacing w:before="0" w:beforeAutospacing="0" w:after="160" w:afterAutospacing="0"/>
                  <w:jc w:val="both"/>
                </w:pPr>
              </w:pPrChange>
            </w:pPr>
            <w:r>
              <w:rPr>
                <w:color w:val="000000"/>
              </w:rPr>
              <w:t xml:space="preserve">Constante </w:t>
            </w:r>
            <w:ins w:id="303"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304" w:author="Mateus Berardo de Souza Terra" w:date="2016-02-09T11:46:00Z">
                <w:pPr>
                  <w:pStyle w:val="NormalWeb"/>
                  <w:spacing w:before="0" w:beforeAutospacing="0" w:after="160" w:afterAutospacing="0"/>
                  <w:jc w:val="both"/>
                </w:pPr>
              </w:pPrChange>
            </w:pPr>
            <w:r>
              <w:rPr>
                <w:color w:val="000000"/>
              </w:rPr>
              <w:t xml:space="preserve">Constante </w:t>
            </w:r>
            <w:ins w:id="305" w:author="Mateus Berardo de Souza Terra" w:date="2016-02-09T11:46:00Z">
              <w:r w:rsidR="00624DED">
                <w:rPr>
                  <w:color w:val="000000"/>
                </w:rPr>
                <w:t xml:space="preserve">Numero </w:t>
              </w:r>
            </w:ins>
            <w:ins w:id="306" w:author="Mateus Berardo de Souza Terra" w:date="2016-02-09T11:45:00Z">
              <w:r w:rsidR="00624DED">
                <w:rPr>
                  <w:color w:val="000000"/>
                </w:rPr>
                <w:t xml:space="preserve"> </w:t>
              </w:r>
            </w:ins>
            <w:ins w:id="307"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308" w:author="Mateus Berardo de Souza Terra" w:date="2016-02-09T11:47:00Z"/>
                <w:color w:val="000000"/>
              </w:rPr>
              <w:pPrChange w:id="309"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10" w:author="Mateus Berardo de Souza Terra" w:date="2016-02-09T11:47:00Z"/>
                <w:color w:val="000000"/>
              </w:rPr>
              <w:pPrChange w:id="311" w:author="Mateus Berardo de Souza Terra" w:date="2016-02-09T11:46:00Z">
                <w:pPr>
                  <w:pStyle w:val="NormalWeb"/>
                  <w:spacing w:before="0" w:beforeAutospacing="0" w:after="160" w:afterAutospacing="0"/>
                  <w:jc w:val="both"/>
                </w:pPr>
              </w:pPrChange>
            </w:pPr>
            <w:ins w:id="312"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13" w:author="Mateus Berardo de Souza Terra" w:date="2016-02-09T11:47:00Z"/>
                <w:color w:val="000000"/>
              </w:rPr>
              <w:pPrChange w:id="314" w:author="Mateus Berardo de Souza Terra" w:date="2016-02-09T11:47:00Z">
                <w:pPr>
                  <w:pStyle w:val="NormalWeb"/>
                  <w:spacing w:before="0" w:beforeAutospacing="0" w:after="160" w:afterAutospacing="0"/>
                  <w:jc w:val="both"/>
                </w:pPr>
              </w:pPrChange>
            </w:pPr>
            <w:ins w:id="315"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16" w:author="Mateus Berardo de Souza Terra" w:date="2016-02-09T11:47:00Z">
                <w:pPr>
                  <w:pStyle w:val="NormalWeb"/>
                  <w:spacing w:before="0" w:beforeAutospacing="0" w:after="160" w:afterAutospacing="0"/>
                  <w:jc w:val="both"/>
                </w:pPr>
              </w:pPrChange>
            </w:pPr>
            <w:ins w:id="317" w:author="Mateus Berardo de Souza Terra" w:date="2016-02-09T11:47:00Z">
              <w:r>
                <w:rPr>
                  <w:color w:val="000000"/>
                </w:rPr>
                <w:t>Pino.definirModo(botao, E</w:t>
              </w:r>
            </w:ins>
            <w:ins w:id="318"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19"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7DBC2AA1" w:rsidR="00352657" w:rsidRDefault="00352657" w:rsidP="00352657">
      <w:pPr>
        <w:pStyle w:val="NormalWeb"/>
        <w:shd w:val="clear" w:color="auto" w:fill="FFFFFF"/>
        <w:spacing w:before="0" w:beforeAutospacing="0" w:after="160" w:afterAutospacing="0"/>
        <w:jc w:val="both"/>
        <w:rPr>
          <w:color w:val="000000"/>
        </w:rPr>
      </w:pPr>
      <w:r>
        <w:rPr>
          <w:color w:val="000000"/>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arduino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20" w:author="Mateus Berardo de Souza Terra" w:date="2016-02-09T11:46:00Z"/>
                <w:color w:val="000000"/>
              </w:rPr>
              <w:pPrChange w:id="321" w:author="Mateus Berardo de Souza Terra" w:date="2016-02-09T11:46:00Z">
                <w:pPr>
                  <w:pStyle w:val="NormalWeb"/>
                  <w:spacing w:before="0" w:beforeAutospacing="0" w:after="160" w:afterAutospacing="0"/>
                  <w:jc w:val="both"/>
                </w:pPr>
              </w:pPrChange>
            </w:pPr>
            <w:ins w:id="322" w:author="Mateus Berardo de Souza Terra" w:date="2016-02-09T11:45:00Z">
              <w:r>
                <w:rPr>
                  <w:color w:val="000000"/>
                </w:rPr>
                <w:t>//Projeto 2</w:t>
              </w:r>
            </w:ins>
            <w:r>
              <w:rPr>
                <w:color w:val="000000"/>
              </w:rPr>
              <w:t>.1</w:t>
            </w:r>
            <w:ins w:id="323" w:author="Mateus Berardo de Souza Terra" w:date="2016-02-09T11:45:00Z">
              <w:r>
                <w:rPr>
                  <w:color w:val="000000"/>
                </w:rPr>
                <w:t xml:space="preserve"> </w:t>
              </w:r>
            </w:ins>
            <w:ins w:id="324" w:author="Mateus Berardo de Souza Terra" w:date="2016-02-09T11:46:00Z">
              <w:r>
                <w:rPr>
                  <w:color w:val="000000"/>
                </w:rPr>
                <w:t>–</w:t>
              </w:r>
            </w:ins>
            <w:ins w:id="325" w:author="Mateus Berardo de Souza Terra" w:date="2016-02-09T11:45:00Z">
              <w:r>
                <w:rPr>
                  <w:color w:val="000000"/>
                </w:rPr>
                <w:t xml:space="preserve"> </w:t>
              </w:r>
            </w:ins>
            <w:ins w:id="326"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27" w:author="Mateus Berardo de Souza Terra" w:date="2016-02-09T11:46:00Z"/>
                <w:color w:val="000000"/>
              </w:rPr>
              <w:pPrChange w:id="328"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29" w:author="Mateus Berardo de Souza Terra" w:date="2016-02-09T11:46:00Z"/>
                <w:color w:val="000000"/>
              </w:rPr>
              <w:pPrChange w:id="330" w:author="Mateus Berardo de Souza Terra" w:date="2016-02-09T11:46:00Z">
                <w:pPr>
                  <w:pStyle w:val="NormalWeb"/>
                  <w:spacing w:before="0" w:beforeAutospacing="0" w:after="160" w:afterAutospacing="0"/>
                  <w:jc w:val="both"/>
                </w:pPr>
              </w:pPrChange>
            </w:pPr>
            <w:r>
              <w:rPr>
                <w:color w:val="000000"/>
              </w:rPr>
              <w:t xml:space="preserve">Constante </w:t>
            </w:r>
            <w:ins w:id="331"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32" w:author="Mateus Berardo de Souza Terra" w:date="2016-02-09T11:46:00Z">
                <w:pPr>
                  <w:pStyle w:val="NormalWeb"/>
                  <w:spacing w:before="0" w:beforeAutospacing="0" w:after="160" w:afterAutospacing="0"/>
                  <w:jc w:val="both"/>
                </w:pPr>
              </w:pPrChange>
            </w:pPr>
            <w:r>
              <w:rPr>
                <w:color w:val="000000"/>
              </w:rPr>
              <w:t xml:space="preserve">Constante </w:t>
            </w:r>
            <w:ins w:id="333" w:author="Mateus Berardo de Souza Terra" w:date="2016-02-09T11:46:00Z">
              <w:r>
                <w:rPr>
                  <w:color w:val="000000"/>
                </w:rPr>
                <w:t xml:space="preserve">Numero </w:t>
              </w:r>
            </w:ins>
            <w:ins w:id="334" w:author="Mateus Berardo de Souza Terra" w:date="2016-02-09T11:45:00Z">
              <w:r>
                <w:rPr>
                  <w:color w:val="000000"/>
                </w:rPr>
                <w:t xml:space="preserve"> </w:t>
              </w:r>
            </w:ins>
            <w:ins w:id="335"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36" w:author="Mateus Berardo de Souza Terra" w:date="2016-02-09T11:47:00Z"/>
                <w:color w:val="000000"/>
              </w:rPr>
              <w:pPrChange w:id="337"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38" w:author="Mateus Berardo de Souza Terra" w:date="2016-02-09T11:47:00Z"/>
                <w:color w:val="000000"/>
              </w:rPr>
              <w:pPrChange w:id="339" w:author="Mateus Berardo de Souza Terra" w:date="2016-02-09T11:46:00Z">
                <w:pPr>
                  <w:pStyle w:val="NormalWeb"/>
                  <w:spacing w:before="0" w:beforeAutospacing="0" w:after="160" w:afterAutospacing="0"/>
                  <w:jc w:val="both"/>
                </w:pPr>
              </w:pPrChange>
            </w:pPr>
            <w:ins w:id="340"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41" w:author="Mateus Berardo de Souza Terra" w:date="2016-02-09T11:47:00Z"/>
                <w:color w:val="000000"/>
              </w:rPr>
              <w:pPrChange w:id="342" w:author="Mateus Berardo de Souza Terra" w:date="2016-02-09T11:47:00Z">
                <w:pPr>
                  <w:pStyle w:val="NormalWeb"/>
                  <w:spacing w:before="0" w:beforeAutospacing="0" w:after="160" w:afterAutospacing="0"/>
                  <w:jc w:val="both"/>
                </w:pPr>
              </w:pPrChange>
            </w:pPr>
            <w:ins w:id="343"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44" w:author="Mateus Berardo de Souza Terra" w:date="2016-02-09T11:47:00Z">
                <w:pPr>
                  <w:pStyle w:val="NormalWeb"/>
                  <w:spacing w:before="0" w:beforeAutospacing="0" w:after="160" w:afterAutospacing="0"/>
                  <w:jc w:val="both"/>
                </w:pPr>
              </w:pPrChange>
            </w:pPr>
            <w:ins w:id="345" w:author="Mateus Berardo de Souza Terra" w:date="2016-02-09T11:47:00Z">
              <w:r>
                <w:rPr>
                  <w:color w:val="000000"/>
                </w:rPr>
                <w:t>Pino.definirModo(botao, E</w:t>
              </w:r>
            </w:ins>
            <w:ins w:id="346" w:author="Mateus Berardo de Souza Terra" w:date="2016-02-09T11:48:00Z">
              <w:r>
                <w:rPr>
                  <w:color w:val="000000"/>
                </w:rPr>
                <w:t>ntrada</w:t>
              </w:r>
            </w:ins>
            <w:r>
              <w:rPr>
                <w:color w:val="000000"/>
              </w:rPr>
              <w:t>_PULLUP</w:t>
            </w:r>
            <w:ins w:id="347"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48"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49" w:author="Mateus Berardo de Souza Terra" w:date="2016-02-08T22:22:00Z"/>
          <w:b/>
          <w:color w:val="000000"/>
          <w:sz w:val="36"/>
          <w:szCs w:val="36"/>
          <w:u w:val="single"/>
        </w:rPr>
        <w:pPrChange w:id="350"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51" w:author="Mateus Berardo de Souza Terra" w:date="2016-02-08T22:22:00Z"/>
          <w:color w:val="000000"/>
        </w:rPr>
        <w:pPrChange w:id="352"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53"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54"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55"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56"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 xml:space="preserve">Nesse capitulo </w:t>
      </w:r>
      <w:r w:rsidR="008324AC" w:rsidRPr="007D7E6F">
        <w:rPr>
          <w:color w:val="000000"/>
        </w:rPr>
        <w:t>abordaremos</w:t>
      </w:r>
      <w:r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57"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58" w:author="Mateus Berardo de Souza Terra" w:date="2016-02-08T22:23:00Z">
          <w:pPr>
            <w:pStyle w:val="NormalWeb"/>
            <w:shd w:val="clear" w:color="auto" w:fill="FFFFFF"/>
            <w:spacing w:before="0" w:beforeAutospacing="0" w:after="160" w:afterAutospacing="0"/>
            <w:ind w:left="1080"/>
            <w:jc w:val="both"/>
          </w:pPr>
        </w:pPrChange>
      </w:pPr>
      <w:ins w:id="359" w:author="granix pacheco" w:date="2016-02-08T11:18:00Z">
        <w:del w:id="360"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61" w:author="granix pacheco" w:date="2016-02-08T11:18:00Z">
        <w:r w:rsidRPr="007D7E6F">
          <w:rPr>
            <w:b/>
            <w:color w:val="000000"/>
            <w:sz w:val="32"/>
            <w:szCs w:val="32"/>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Variáveis são muito usadas na programação pois elas são capazes de armazenar dados. Uma das formas mais simples de </w:t>
      </w:r>
      <w:del w:id="362"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63" w:author="Mateus Berardo de Souza Terra" w:date="2016-02-08T19:01:00Z">
        <w:r w:rsidR="008D4450" w:rsidRPr="007D7E6F">
          <w:rPr>
            <w:color w:val="000000"/>
          </w:rPr>
          <w:t>,</w:t>
        </w:r>
      </w:ins>
      <w:r w:rsidR="002145E1" w:rsidRPr="007D7E6F">
        <w:rPr>
          <w:color w:val="000000"/>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rPr>
      </w:pPr>
      <w:r w:rsidRPr="007D7E6F">
        <w:rPr>
          <w:color w:val="000000"/>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rPr>
      </w:pP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rPr>
            </w:pPr>
          </w:p>
          <w:p w14:paraId="60D03060" w14:textId="0093F008" w:rsidR="002145E1" w:rsidRPr="007D7E6F" w:rsidRDefault="00A97E5F" w:rsidP="002145E1">
            <w:pPr>
              <w:pStyle w:val="NormalWeb"/>
              <w:shd w:val="clear" w:color="auto" w:fill="FFFFFF"/>
              <w:ind w:left="360" w:firstLine="360"/>
              <w:jc w:val="both"/>
              <w:rPr>
                <w:color w:val="000000"/>
              </w:rPr>
            </w:pPr>
            <w:r w:rsidRPr="007D7E6F">
              <w:rPr>
                <w:color w:val="000000"/>
              </w:rPr>
              <w:t>Numero pinoLED = 13</w:t>
            </w:r>
            <w:ins w:id="364" w:author="Mateus Berardo de Souza Terra" w:date="2016-02-08T19:01:00Z">
              <w:r w:rsidR="008D4450" w:rsidRPr="007D7E6F">
                <w:rPr>
                  <w:color w:val="000000"/>
                </w:rPr>
                <w:t>;</w:t>
              </w:r>
            </w:ins>
            <w:r w:rsidRPr="007D7E6F">
              <w:rPr>
                <w:color w:val="000000"/>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rPr>
            </w:pPr>
            <w:r w:rsidRPr="007D7E6F">
              <w:rPr>
                <w:color w:val="000000"/>
              </w:rPr>
              <w:t>Configuracao() {</w:t>
            </w:r>
          </w:p>
          <w:p w14:paraId="112B89AE" w14:textId="561BF5F5"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2145E1">
            <w:pPr>
              <w:pStyle w:val="NormalWeb"/>
              <w:shd w:val="clear" w:color="auto" w:fill="FFFFFF"/>
              <w:ind w:left="360" w:firstLine="360"/>
              <w:jc w:val="both"/>
              <w:rPr>
                <w:color w:val="000000"/>
              </w:rPr>
            </w:pPr>
            <w:r w:rsidRPr="007D7E6F">
              <w:rPr>
                <w:color w:val="000000"/>
              </w:rPr>
              <w:t>}</w:t>
            </w:r>
          </w:p>
          <w:p w14:paraId="0E9040A6" w14:textId="77777777" w:rsidR="002145E1" w:rsidRPr="007D7E6F" w:rsidRDefault="002145E1" w:rsidP="002145E1">
            <w:pPr>
              <w:pStyle w:val="NormalWeb"/>
              <w:shd w:val="clear" w:color="auto" w:fill="FFFFFF"/>
              <w:ind w:firstLine="720"/>
              <w:jc w:val="both"/>
              <w:rPr>
                <w:color w:val="000000"/>
              </w:rPr>
            </w:pPr>
            <w:r w:rsidRPr="007D7E6F">
              <w:rPr>
                <w:color w:val="000000"/>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Pino.ligar(</w:t>
            </w:r>
            <w:ins w:id="365"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58EED7A1" w14:textId="07D13440"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Pino.desligar(</w:t>
            </w:r>
            <w:ins w:id="366"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67"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77777777" w:rsidR="002145E1" w:rsidRPr="007D7E6F" w:rsidRDefault="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Pr="007D7E6F">
              <w:rPr>
                <w:color w:val="000000"/>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rPr>
            </w:pPr>
            <w:r w:rsidRPr="007D7E6F">
              <w:rPr>
                <w:color w:val="000000"/>
              </w:rPr>
              <w:t>}</w:t>
            </w:r>
          </w:p>
          <w:p w14:paraId="605C10C8" w14:textId="77777777" w:rsidR="002145E1" w:rsidRPr="007D7E6F" w:rsidRDefault="002145E1" w:rsidP="002145E1">
            <w:pPr>
              <w:pStyle w:val="NormalWeb"/>
              <w:spacing w:before="0" w:beforeAutospacing="0" w:after="160" w:afterAutospacing="0"/>
              <w:jc w:val="both"/>
              <w:rPr>
                <w:color w:val="000000"/>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podem ser locais ou globais, dependendo da parte do código em que ela for declarada. </w:t>
      </w:r>
      <w:r w:rsidR="00AC39A2" w:rsidRPr="007D7E6F">
        <w:rPr>
          <w:color w:val="000000"/>
        </w:rPr>
        <w:t>As</w:t>
      </w:r>
      <w:r w:rsidR="009E1979" w:rsidRPr="007D7E6F">
        <w:rPr>
          <w:color w:val="000000"/>
        </w:rPr>
        <w:t xml:space="preserve"> locais são as que são declaradas dentro de uma função (Principal(), para(), if(), etc.)</w:t>
      </w:r>
      <w:r w:rsidRPr="007D7E6F">
        <w:rPr>
          <w:color w:val="000000"/>
        </w:rPr>
        <w:t>, as</w:t>
      </w:r>
      <w:r w:rsidR="009E1979" w:rsidRPr="007D7E6F">
        <w:rPr>
          <w:color w:val="000000"/>
        </w:rPr>
        <w:t xml:space="preserve"> globais</w:t>
      </w:r>
      <w:r w:rsidRPr="007D7E6F">
        <w:rPr>
          <w:color w:val="000000"/>
        </w:rPr>
        <w:t xml:space="preserve"> são declaradas fora delas</w:t>
      </w:r>
      <w:r w:rsidR="009E1979" w:rsidRPr="007D7E6F">
        <w:rPr>
          <w:color w:val="000000"/>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Pr="007D7E6F">
        <w:rPr>
          <w:color w:val="000000"/>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A97E5F" w:rsidRPr="007D7E6F">
        <w:rPr>
          <w:color w:val="000000"/>
        </w:rPr>
        <w:t xml:space="preserve"> a 32.767, ou seja, um numero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68" w:author="Mateus Berardo de Souza Terra" w:date="2016-02-07T16:33:00Z">
        <w:r w:rsidR="00B4777A" w:rsidRPr="007D7E6F">
          <w:rPr>
            <w:color w:val="000000"/>
          </w:rPr>
          <w:t>simples</w:t>
        </w:r>
      </w:ins>
      <w:r w:rsidR="001508B9">
        <w:rPr>
          <w:color w:val="000000"/>
        </w:rPr>
        <w:t xml:space="preserve"> ou duplas</w:t>
      </w:r>
      <w:del w:id="369"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70" w:author="Mateus Berardo de Souza Terra" w:date="2016-02-07T16:33:00Z">
        <w:r w:rsidR="00B4777A" w:rsidRPr="007D7E6F">
          <w:rPr>
            <w:color w:val="000000"/>
          </w:rPr>
          <w:t>‘’</w:t>
        </w:r>
      </w:ins>
      <w:r w:rsidR="001508B9">
        <w:rPr>
          <w:color w:val="000000"/>
        </w:rPr>
        <w:t xml:space="preserve"> ou “”</w:t>
      </w:r>
      <w:del w:id="371"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72" w:author="Mateus Berardo de Souza Terra" w:date="2016-02-07T16:33:00Z">
        <w:r w:rsidR="00B4777A" w:rsidRPr="007D7E6F">
          <w:rPr>
            <w:color w:val="000000"/>
          </w:rPr>
          <w:t>‘</w:t>
        </w:r>
      </w:ins>
      <w:del w:id="373" w:author="Mateus Berardo de Souza Terra" w:date="2016-02-07T16:33:00Z">
        <w:r w:rsidRPr="007D7E6F" w:rsidDel="00B4777A">
          <w:rPr>
            <w:color w:val="000000"/>
          </w:rPr>
          <w:delText>“</w:delText>
        </w:r>
      </w:del>
      <w:r w:rsidRPr="007D7E6F">
        <w:rPr>
          <w:color w:val="000000"/>
        </w:rPr>
        <w:t>oi</w:t>
      </w:r>
      <w:ins w:id="374" w:author="Mateus Berardo de Souza Terra" w:date="2016-02-07T16:33:00Z">
        <w:r w:rsidR="00B4777A" w:rsidRPr="007D7E6F">
          <w:rPr>
            <w:color w:val="000000"/>
          </w:rPr>
          <w:t>’</w:t>
        </w:r>
      </w:ins>
      <w:del w:id="375"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 que pode ser quase qualquer coisa, desde que não seja nenhuma palavra palavra-chave. Mesmo com toda essa liberdade</w:t>
      </w:r>
      <w:ins w:id="376"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 especiais, como ç, @, “ e coisas do tipo, e que seja dada a preferência a 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77" w:author="Mateus Berardo de Souza Terra" w:date="2016-02-08T19:03:00Z">
        <w:r w:rsidR="008D4450" w:rsidRPr="007D7E6F">
          <w:rPr>
            <w:color w:val="000000"/>
          </w:rPr>
          <w:t xml:space="preserve"> Além disso, devem começar com uma letra ou uma underline.</w:t>
        </w:r>
      </w:ins>
      <w:r w:rsidR="00F0423D" w:rsidRPr="007D7E6F">
        <w:rPr>
          <w:color w:val="000000"/>
        </w:rPr>
        <w:t xml:space="preserve"> São exemplos de bons nomes: valorSensor, motorDireito, porta</w:t>
      </w:r>
      <w:ins w:id="378" w:author="Mateus Berardo de Souza Terra" w:date="2016-02-08T19:03:00Z">
        <w:r w:rsidR="008D4450" w:rsidRPr="007D7E6F">
          <w:rPr>
            <w:color w:val="000000"/>
          </w:rPr>
          <w:t>_</w:t>
        </w:r>
      </w:ins>
      <w:r w:rsidR="00F0423D" w:rsidRPr="007D7E6F">
        <w:rPr>
          <w:color w:val="000000"/>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79"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Comentários são um recurso muito utilizados na programação que ajuda no entendimento do código por meio de “notas do autor”</w:t>
      </w:r>
      <w:r w:rsidR="00354A3E" w:rsidRPr="007D7E6F">
        <w:rPr>
          <w:color w:val="000000"/>
        </w:rPr>
        <w:t xml:space="preserve"> e uma ótima forma de manter o código organizado para o </w:t>
      </w:r>
      <w:r w:rsidR="002146AC" w:rsidRPr="007D7E6F">
        <w:rPr>
          <w:color w:val="000000"/>
        </w:rPr>
        <w:t>entendimento</w:t>
      </w:r>
      <w:r w:rsidR="00354A3E" w:rsidRPr="007D7E6F">
        <w:rPr>
          <w:color w:val="000000"/>
        </w:rPr>
        <w:t xml:space="preserve"> do próprio autor e de todos </w:t>
      </w:r>
      <w:del w:id="380" w:author="granix pacheco" w:date="2016-02-07T10:36:00Z">
        <w:r w:rsidRPr="007D7E6F" w:rsidDel="00354A3E">
          <w:rPr>
            <w:color w:val="000000"/>
          </w:rPr>
          <w:delText>.</w:delText>
        </w:r>
      </w:del>
      <w:ins w:id="381" w:author="granix pacheco" w:date="2016-02-07T10:36:00Z">
        <w:r w:rsidR="00354A3E" w:rsidRPr="007D7E6F">
          <w:rPr>
            <w:color w:val="000000"/>
          </w:rPr>
          <w:t>.</w:t>
        </w:r>
      </w:ins>
      <w:r w:rsidRPr="007D7E6F">
        <w:rPr>
          <w:color w:val="000000"/>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rPr>
        <w:t xml:space="preserve"> Eles são importantes, principalmente, para algoritmos complexos e extensos. Imagine procurar um bug, ou consertar um erro em um código com 500 linhas</w:t>
      </w:r>
      <w:ins w:id="382" w:author="Mateus Berardo de Souza Terra" w:date="2016-02-07T16:34:00Z">
        <w:r w:rsidR="00B4777A" w:rsidRPr="007D7E6F">
          <w:rPr>
            <w:color w:val="000000"/>
          </w:rPr>
          <w:t xml:space="preserve"> </w:t>
        </w:r>
      </w:ins>
      <w:r w:rsidR="008324AC" w:rsidRPr="007D7E6F">
        <w:rPr>
          <w:color w:val="000000"/>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rPr>
        <w:t>á</w:t>
      </w:r>
      <w:r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83"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84" w:author="granix pacheco" w:date="2016-02-08T11:20:00Z">
        <w:r w:rsidRPr="007D7E6F">
          <w:rPr>
            <w:b/>
            <w:color w:val="000000"/>
            <w:sz w:val="32"/>
            <w:szCs w:val="32"/>
          </w:rPr>
          <w:t xml:space="preserve">     </w:t>
        </w:r>
      </w:ins>
      <w:r w:rsidR="00A164E9" w:rsidRPr="007D7E6F">
        <w:rPr>
          <w:b/>
          <w:color w:val="000000"/>
          <w:sz w:val="32"/>
          <w:szCs w:val="32"/>
        </w:rPr>
        <w:t>5.3 Incrementadores</w:t>
      </w:r>
      <w:r w:rsidR="009E1979" w:rsidRPr="007D7E6F">
        <w:rPr>
          <w:b/>
          <w:color w:val="000000"/>
          <w:sz w:val="32"/>
          <w:szCs w:val="32"/>
        </w:rPr>
        <w:t>:</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rPr>
        <w:pPrChange w:id="385"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C23A32" w:rsidRPr="007D7E6F">
        <w:rPr>
          <w:color w:val="000000"/>
        </w:rPr>
        <w:t xml:space="preserve"> Além daqueles com que estamos acostumados (+, -, *, /</w:t>
      </w:r>
      <w:r w:rsidR="00F03805" w:rsidRPr="007D7E6F">
        <w:rPr>
          <w:color w:val="000000"/>
        </w:rPr>
        <w:t>),</w:t>
      </w:r>
      <w:r w:rsidR="00C23A32" w:rsidRPr="007D7E6F">
        <w:rPr>
          <w:color w:val="000000"/>
        </w:rPr>
        <w:t xml:space="preserve"> existem outros 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86"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87"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88"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89"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90"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91"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92"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93"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94"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95" w:author="granix pacheco" w:date="2016-02-07T08:59:00Z"/>
          <w:color w:val="000000"/>
        </w:rPr>
        <w:pPrChange w:id="396" w:author="granix pacheco" w:date="2016-02-07T08:59:00Z">
          <w:pPr>
            <w:pStyle w:val="NormalWeb"/>
            <w:shd w:val="clear" w:color="auto" w:fill="FFFFFF"/>
            <w:spacing w:before="0" w:beforeAutospacing="0" w:after="160" w:afterAutospacing="0"/>
            <w:jc w:val="both"/>
          </w:pPr>
        </w:pPrChange>
      </w:pPr>
      <w:ins w:id="397" w:author="granix pacheco" w:date="2016-02-07T08:55:00Z">
        <w:r w:rsidRPr="007D7E6F">
          <w:rPr>
            <w:b/>
            <w:color w:val="000000"/>
          </w:rPr>
          <w:t xml:space="preserve">Nota: </w:t>
        </w:r>
      </w:ins>
      <w:ins w:id="398" w:author="granix pacheco" w:date="2016-02-07T08:56:00Z">
        <w:r w:rsidRPr="007D7E6F">
          <w:rPr>
            <w:color w:val="000000"/>
          </w:rPr>
          <w:t xml:space="preserve">Quando estamos falando de programação os símbolos da divisão e da multiplicação costumam ser </w:t>
        </w:r>
      </w:ins>
      <w:ins w:id="399" w:author="granix pacheco" w:date="2016-02-07T08:57:00Z">
        <w:r w:rsidRPr="007D7E6F">
          <w:rPr>
            <w:color w:val="000000"/>
          </w:rPr>
          <w:t>substituídos</w:t>
        </w:r>
      </w:ins>
      <w:ins w:id="400" w:author="granix pacheco" w:date="2016-02-07T08:56:00Z">
        <w:r w:rsidRPr="007D7E6F">
          <w:rPr>
            <w:color w:val="000000"/>
          </w:rPr>
          <w:t xml:space="preserve"> </w:t>
        </w:r>
      </w:ins>
      <w:ins w:id="401"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02" w:author="granix pacheco" w:date="2016-02-07T09:01:00Z"/>
          <w:color w:val="000000"/>
        </w:rPr>
        <w:pPrChange w:id="403" w:author="granix pacheco" w:date="2016-02-07T09:00:00Z">
          <w:pPr>
            <w:pStyle w:val="NormalWeb"/>
            <w:shd w:val="clear" w:color="auto" w:fill="FFFFFF"/>
            <w:spacing w:before="0" w:beforeAutospacing="0" w:after="160" w:afterAutospacing="0"/>
            <w:jc w:val="both"/>
          </w:pPr>
        </w:pPrChange>
      </w:pPr>
      <w:ins w:id="404" w:author="granix pacheco" w:date="2016-02-07T08:59:00Z">
        <w:r w:rsidRPr="007D7E6F">
          <w:rPr>
            <w:b/>
            <w:color w:val="000000"/>
          </w:rPr>
          <w:t>Nota:</w:t>
        </w:r>
        <w:r w:rsidRPr="007D7E6F">
          <w:rPr>
            <w:color w:val="000000"/>
          </w:rPr>
          <w:t xml:space="preserve"> </w:t>
        </w:r>
      </w:ins>
      <w:ins w:id="405"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06" w:author="granix pacheco" w:date="2016-02-07T08:57:00Z"/>
          <w:color w:val="000000"/>
        </w:rPr>
        <w:pPrChange w:id="407" w:author="granix pacheco" w:date="2016-02-07T09:00:00Z">
          <w:pPr>
            <w:pStyle w:val="NormalWeb"/>
            <w:shd w:val="clear" w:color="auto" w:fill="FFFFFF"/>
            <w:spacing w:before="0" w:beforeAutospacing="0" w:after="160" w:afterAutospacing="0"/>
            <w:jc w:val="both"/>
          </w:pPr>
        </w:pPrChange>
      </w:pPr>
      <w:ins w:id="408"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09"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F00845" w:rsidRPr="007D7E6F">
        <w:rPr>
          <w:color w:val="000000"/>
        </w:rPr>
        <w:t>s, as maquinas são capazes de tomarem decisões, porém de maneira muito mais simples. Os códigos fazem decisões por meio das chamadas operações booleanas.</w:t>
      </w:r>
      <w:r w:rsidR="000A4FCC" w:rsidRPr="007D7E6F">
        <w:rPr>
          <w:color w:val="000000"/>
        </w:rPr>
        <w:t xml:space="preserve"> Para essas operações podem existir apenas dois resultados. Uma forma de pensar quanto a isso é usando ideias </w:t>
      </w:r>
      <w:r w:rsidRPr="007D7E6F">
        <w:rPr>
          <w:color w:val="000000"/>
        </w:rPr>
        <w:t>d</w:t>
      </w:r>
      <w:r w:rsidR="000A4FCC" w:rsidRPr="007D7E6F">
        <w:rPr>
          <w:color w:val="000000"/>
        </w:rPr>
        <w:t xml:space="preserve">o cotidiano. Por exemplo, se estiver chovendo devo pegar o guarda-chuva, </w:t>
      </w:r>
      <w:r w:rsidRPr="007D7E6F">
        <w:rPr>
          <w:color w:val="000000"/>
        </w:rPr>
        <w:t>caso contrário, não preciso pegá</w:t>
      </w:r>
      <w:r w:rsidR="000A4FCC" w:rsidRPr="007D7E6F">
        <w:rPr>
          <w:color w:val="000000"/>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10" w:author="granix pacheco" w:date="2016-02-07T09:03:00Z"/>
          <w:color w:val="000000"/>
        </w:rPr>
        <w:pPrChange w:id="411"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12"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13"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14" w:author="granix pacheco" w:date="2016-02-07T09:02:00Z"/>
          <w:color w:val="000000"/>
        </w:rPr>
        <w:pPrChange w:id="415"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16" w:author="granix pacheco" w:date="2016-02-07T09:02:00Z"/>
          <w:color w:val="000000"/>
        </w:rPr>
        <w:pPrChange w:id="417"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18"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19"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20"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21"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22"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A164E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rPr>
            </w:pPr>
            <w:r w:rsidRPr="007D7E6F">
              <w:rPr>
                <w:color w:val="000000"/>
              </w:rPr>
              <w:t>se(expressão booleana){</w:t>
            </w:r>
          </w:p>
          <w:p w14:paraId="553AEE89" w14:textId="1ED09D41" w:rsidR="00556FCB" w:rsidRPr="007D7E6F" w:rsidRDefault="00556FCB" w:rsidP="00F00845">
            <w:pPr>
              <w:pStyle w:val="NormalWeb"/>
              <w:spacing w:before="0" w:beforeAutospacing="0" w:after="160" w:afterAutospacing="0"/>
              <w:jc w:val="both"/>
              <w:rPr>
                <w:color w:val="000000"/>
              </w:rPr>
            </w:pPr>
            <w:r w:rsidRPr="007D7E6F">
              <w:rPr>
                <w:color w:val="000000"/>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rPr>
            </w:pPr>
            <w:r w:rsidRPr="007D7E6F">
              <w:rPr>
                <w:color w:val="000000"/>
              </w:rPr>
              <w:t>}</w:t>
            </w:r>
          </w:p>
          <w:p w14:paraId="77BAF16B" w14:textId="0FA09714" w:rsidR="00556FCB" w:rsidRPr="007D7E6F" w:rsidRDefault="00556FCB" w:rsidP="00F00845">
            <w:pPr>
              <w:pStyle w:val="NormalWeb"/>
              <w:spacing w:before="0" w:beforeAutospacing="0" w:after="16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23"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24"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25"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26"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A4DC30F" w14:textId="49424D69"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BDFECA9" w14:textId="01BC9EC9"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5A41286C" w14:textId="72A1EE5D" w:rsidR="00556FCB" w:rsidRPr="007D7E6F" w:rsidRDefault="00556FCB" w:rsidP="00556FCB">
            <w:pPr>
              <w:pStyle w:val="NormalWeb"/>
              <w:spacing w:before="0" w:beforeAutospacing="0" w:after="160" w:afterAutospacing="0"/>
              <w:jc w:val="both"/>
              <w:rPr>
                <w:color w:val="000000"/>
              </w:rPr>
            </w:pPr>
            <w:r w:rsidRPr="007D7E6F">
              <w:rPr>
                <w:color w:val="000000"/>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rPr>
            </w:pPr>
            <w:r w:rsidRPr="007D7E6F">
              <w:rPr>
                <w:color w:val="000000"/>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2E627A45" w14:textId="1C3EE43F" w:rsidR="00556FCB" w:rsidRPr="007D7E6F" w:rsidRDefault="00556FCB" w:rsidP="00556FCB">
            <w:pPr>
              <w:pStyle w:val="NormalWeb"/>
              <w:spacing w:before="0" w:beforeAutospacing="0" w:after="160" w:afterAutospacing="0"/>
              <w:jc w:val="both"/>
              <w:rPr>
                <w:color w:val="000000"/>
              </w:rPr>
            </w:pPr>
            <w:r w:rsidRPr="007D7E6F">
              <w:rPr>
                <w:color w:val="000000"/>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rPr>
            </w:pPr>
            <w:r w:rsidRPr="007D7E6F">
              <w:rPr>
                <w:color w:val="000000"/>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rPr>
            </w:pPr>
            <w:r w:rsidRPr="007D7E6F">
              <w:rPr>
                <w:color w:val="000000"/>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A8BF192" w14:textId="0C3EADB4"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746D9E32" w14:textId="77777777" w:rsidR="00556FCB" w:rsidRPr="007D7E6F" w:rsidRDefault="00556FCB" w:rsidP="00556FCB">
            <w:pPr>
              <w:pStyle w:val="NormalWeb"/>
              <w:spacing w:before="0" w:beforeAutospacing="0" w:after="160" w:afterAutospacing="0"/>
              <w:jc w:val="both"/>
              <w:rPr>
                <w:color w:val="000000"/>
              </w:rPr>
            </w:pPr>
            <w:r w:rsidRPr="007D7E6F">
              <w:rPr>
                <w:color w:val="000000"/>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rPr>
            </w:pPr>
            <w:r w:rsidRPr="007D7E6F">
              <w:rPr>
                <w:color w:val="000000"/>
              </w:rPr>
              <w:t>// esse será.</w:t>
            </w:r>
          </w:p>
          <w:p w14:paraId="710C08DC" w14:textId="487FBA07"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27"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28" w:author="Mateus Berardo de Souza Terra" w:date="2016-02-08T22:04:00Z">
              <w:r>
                <w:rPr>
                  <w:color w:val="000000"/>
                </w:rPr>
                <w:t>e</w:t>
              </w:r>
            </w:ins>
            <w:del w:id="429"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3B25A9">
            <w:pPr>
              <w:pStyle w:val="PargrafodaLista"/>
              <w:ind w:left="0"/>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30"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31" w:author="granix pacheco" w:date="2016-02-07T09:04:00Z">
              <w:r w:rsidR="00344057" w:rsidRPr="007D7E6F">
                <w:rPr>
                  <w:color w:val="000000"/>
                </w:rPr>
                <w:t xml:space="preserve"> B</w:t>
              </w:r>
            </w:ins>
            <w:del w:id="432" w:author="granix pacheco" w:date="2016-02-07T09:04:00Z">
              <w:r w:rsidRPr="007D7E6F" w:rsidDel="00344057">
                <w:rPr>
                  <w:color w:val="000000"/>
                </w:rPr>
                <w:delText>b</w:delText>
              </w:r>
            </w:del>
            <w:r w:rsidRPr="007D7E6F">
              <w:rPr>
                <w:color w:val="000000"/>
              </w:rPr>
              <w:t>loco que será repetido</w:t>
            </w:r>
            <w:ins w:id="433"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lastRenderedPageBreak/>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34"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35"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36" w:author="granix pacheco" w:date="2016-02-07T09:13:00Z"/>
          <w:color w:val="000000"/>
        </w:rPr>
        <w:pPrChange w:id="437" w:author="granix pacheco" w:date="2016-02-07T09:13:00Z">
          <w:pPr>
            <w:pStyle w:val="NormalWeb"/>
            <w:shd w:val="clear" w:color="auto" w:fill="FFFFFF"/>
            <w:spacing w:before="0" w:beforeAutospacing="0" w:after="160" w:afterAutospacing="0"/>
            <w:ind w:left="1080"/>
            <w:jc w:val="both"/>
          </w:pPr>
        </w:pPrChange>
      </w:pPr>
      <w:ins w:id="438" w:author="granix pacheco" w:date="2016-02-07T09:04:00Z">
        <w:r w:rsidRPr="007D7E6F">
          <w:rPr>
            <w:color w:val="000000"/>
          </w:rPr>
          <w:t xml:space="preserve">Os operadores lógicos são usados quando uma </w:t>
        </w:r>
      </w:ins>
      <w:ins w:id="439" w:author="granix pacheco" w:date="2016-02-07T09:05:00Z">
        <w:r w:rsidRPr="007D7E6F">
          <w:rPr>
            <w:color w:val="000000"/>
          </w:rPr>
          <w:t>expressão</w:t>
        </w:r>
      </w:ins>
      <w:ins w:id="440" w:author="granix pacheco" w:date="2016-02-07T09:04:00Z">
        <w:r w:rsidRPr="007D7E6F">
          <w:rPr>
            <w:color w:val="000000"/>
          </w:rPr>
          <w:t xml:space="preserve"> </w:t>
        </w:r>
      </w:ins>
      <w:ins w:id="441" w:author="granix pacheco" w:date="2016-02-07T09:05:00Z">
        <w:r w:rsidRPr="007D7E6F">
          <w:rPr>
            <w:color w:val="000000"/>
          </w:rPr>
          <w:t xml:space="preserve">booleana não é o suficiente para a tomada de decisões, </w:t>
        </w:r>
      </w:ins>
      <w:ins w:id="442" w:author="granix pacheco" w:date="2016-02-07T09:08:00Z">
        <w:r w:rsidR="00467F98" w:rsidRPr="007D7E6F">
          <w:rPr>
            <w:color w:val="000000"/>
          </w:rPr>
          <w:t>então</w:t>
        </w:r>
      </w:ins>
      <w:ins w:id="443" w:author="granix pacheco" w:date="2016-02-07T09:05:00Z">
        <w:r w:rsidRPr="007D7E6F">
          <w:rPr>
            <w:color w:val="000000"/>
          </w:rPr>
          <w:t xml:space="preserve">, por meio deles, </w:t>
        </w:r>
      </w:ins>
      <w:ins w:id="444" w:author="granix pacheco" w:date="2016-02-07T09:08:00Z">
        <w:r w:rsidR="00467F98" w:rsidRPr="007D7E6F">
          <w:rPr>
            <w:color w:val="000000"/>
          </w:rPr>
          <w:t>nós</w:t>
        </w:r>
      </w:ins>
      <w:ins w:id="445" w:author="granix pacheco" w:date="2016-02-07T09:05:00Z">
        <w:r w:rsidRPr="007D7E6F">
          <w:rPr>
            <w:color w:val="000000"/>
          </w:rPr>
          <w:t xml:space="preserve"> podemos ter mais do que uma expressão booleana com apenas uma </w:t>
        </w:r>
      </w:ins>
      <w:ins w:id="446" w:author="granix pacheco" w:date="2016-02-07T09:06:00Z">
        <w:r w:rsidRPr="007D7E6F">
          <w:rPr>
            <w:color w:val="000000"/>
          </w:rPr>
          <w:t>saída</w:t>
        </w:r>
      </w:ins>
      <w:ins w:id="447" w:author="granix pacheco" w:date="2016-02-07T09:05:00Z">
        <w:r w:rsidRPr="007D7E6F">
          <w:rPr>
            <w:color w:val="000000"/>
          </w:rPr>
          <w:t>.</w:t>
        </w:r>
      </w:ins>
      <w:ins w:id="448" w:author="granix pacheco" w:date="2016-02-07T09:06:00Z">
        <w:r w:rsidR="00467F98" w:rsidRPr="007D7E6F">
          <w:rPr>
            <w:color w:val="000000"/>
          </w:rPr>
          <w:t xml:space="preserve"> Um jeito interessante de pensar nesses problemas é voltando ao exemplo do guarda-chuva. </w:t>
        </w:r>
      </w:ins>
      <w:ins w:id="449" w:author="granix pacheco" w:date="2016-02-07T09:07:00Z">
        <w:r w:rsidR="00467F98" w:rsidRPr="007D7E6F">
          <w:rPr>
            <w:color w:val="000000"/>
          </w:rPr>
          <w:t>Eu estou saindo de casa, se estiver ensolarado eu não</w:t>
        </w:r>
      </w:ins>
      <w:ins w:id="450" w:author="granix pacheco" w:date="2016-02-07T09:08:00Z">
        <w:r w:rsidR="00467F98" w:rsidRPr="007D7E6F">
          <w:rPr>
            <w:color w:val="000000"/>
          </w:rPr>
          <w:t xml:space="preserve"> irei</w:t>
        </w:r>
      </w:ins>
      <w:ins w:id="451" w:author="granix pacheco" w:date="2016-02-07T09:07:00Z">
        <w:r w:rsidR="00467F98" w:rsidRPr="007D7E6F">
          <w:rPr>
            <w:color w:val="000000"/>
          </w:rPr>
          <w:t xml:space="preserve"> </w:t>
        </w:r>
      </w:ins>
      <w:ins w:id="452" w:author="granix pacheco" w:date="2016-02-07T09:08:00Z">
        <w:r w:rsidR="00467F98" w:rsidRPr="007D7E6F">
          <w:rPr>
            <w:color w:val="000000"/>
          </w:rPr>
          <w:t>pegar</w:t>
        </w:r>
      </w:ins>
      <w:ins w:id="453" w:author="granix pacheco" w:date="2016-02-07T09:07:00Z">
        <w:r w:rsidR="00467F98" w:rsidRPr="007D7E6F">
          <w:rPr>
            <w:color w:val="000000"/>
          </w:rPr>
          <w:t xml:space="preserve"> o </w:t>
        </w:r>
      </w:ins>
      <w:ins w:id="454" w:author="granix pacheco" w:date="2016-02-07T09:08:00Z">
        <w:r w:rsidR="00467F98" w:rsidRPr="007D7E6F">
          <w:rPr>
            <w:color w:val="000000"/>
          </w:rPr>
          <w:t>guarda-chuva</w:t>
        </w:r>
      </w:ins>
      <w:ins w:id="455" w:author="granix pacheco" w:date="2016-02-07T09:07:00Z">
        <w:r w:rsidR="00467F98" w:rsidRPr="007D7E6F">
          <w:rPr>
            <w:color w:val="000000"/>
          </w:rPr>
          <w:t>, mas caso esteja chovendo ou pareça que vai chover, devo pega-lo.</w:t>
        </w:r>
      </w:ins>
      <w:ins w:id="456" w:author="granix pacheco" w:date="2016-02-07T09:09:00Z">
        <w:r w:rsidR="00467F98" w:rsidRPr="007D7E6F">
          <w:rPr>
            <w:color w:val="000000"/>
          </w:rPr>
          <w:t xml:space="preserve"> </w:t>
        </w:r>
      </w:ins>
      <w:ins w:id="457"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58" w:author="Mateus Berardo de Souza Terra" w:date="2016-02-08T20:05:00Z">
            <w:rPr>
              <w:b/>
              <w:color w:val="000000"/>
              <w:sz w:val="32"/>
              <w:szCs w:val="32"/>
            </w:rPr>
          </w:rPrChange>
        </w:rPr>
        <w:pPrChange w:id="459"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60" w:author="granix pacheco" w:date="2016-02-07T09:17:00Z">
              <w:r w:rsidRPr="007D7E6F" w:rsidDel="002F0B8B">
                <w:rPr>
                  <w:color w:val="000000"/>
                </w:rPr>
                <w:delText xml:space="preserve">&amp;&amp; </w:delText>
              </w:r>
            </w:del>
            <w:ins w:id="461"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62"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63" w:author="granix pacheco" w:date="2016-02-07T09:20:00Z"/>
          <w:color w:val="000000"/>
        </w:rPr>
      </w:pPr>
      <w:ins w:id="464" w:author="granix pacheco" w:date="2016-02-07T09:15:00Z">
        <w:r w:rsidRPr="007D7E6F">
          <w:rPr>
            <w:b/>
            <w:color w:val="000000"/>
            <w:sz w:val="32"/>
            <w:szCs w:val="32"/>
          </w:rPr>
          <w:tab/>
        </w:r>
        <w:r w:rsidRPr="007D7E6F">
          <w:rPr>
            <w:color w:val="000000"/>
          </w:rPr>
          <w:t>Repare nos exemplos, para saber a saída, devemos fazer essa operação por etapas. N</w:t>
        </w:r>
      </w:ins>
      <w:ins w:id="465" w:author="granix pacheco" w:date="2016-02-07T09:16:00Z">
        <w:r w:rsidR="002F0B8B" w:rsidRPr="007D7E6F">
          <w:rPr>
            <w:color w:val="000000"/>
          </w:rPr>
          <w:t xml:space="preserve">o caso </w:t>
        </w:r>
      </w:ins>
      <w:ins w:id="466" w:author="granix pacheco" w:date="2016-02-07T09:17:00Z">
        <w:r w:rsidR="002F0B8B" w:rsidRPr="007D7E6F">
          <w:rPr>
            <w:color w:val="000000"/>
          </w:rPr>
          <w:t xml:space="preserve">2 &gt; 1 e 2&gt;=2 podemos observar duas expressões booleanas. Como </w:t>
        </w:r>
      </w:ins>
      <w:ins w:id="467" w:author="granix pacheco" w:date="2016-02-07T09:18:00Z">
        <w:r w:rsidR="002F0B8B" w:rsidRPr="007D7E6F">
          <w:rPr>
            <w:color w:val="000000"/>
          </w:rPr>
          <w:t>já</w:t>
        </w:r>
      </w:ins>
      <w:ins w:id="468" w:author="granix pacheco" w:date="2016-02-07T09:17:00Z">
        <w:r w:rsidR="002F0B8B" w:rsidRPr="007D7E6F">
          <w:rPr>
            <w:color w:val="000000"/>
          </w:rPr>
          <w:t xml:space="preserve"> </w:t>
        </w:r>
      </w:ins>
      <w:ins w:id="469" w:author="granix pacheco" w:date="2016-02-07T09:18:00Z">
        <w:r w:rsidR="002F0B8B" w:rsidRPr="007D7E6F">
          <w:rPr>
            <w:color w:val="000000"/>
          </w:rPr>
          <w:t>sabemos resolv</w:t>
        </w:r>
        <w:del w:id="470" w:author="Mateus Berardo de Souza Terra" w:date="2016-02-08T19:06:00Z">
          <w:r w:rsidR="002F0B8B" w:rsidRPr="007D7E6F" w:rsidDel="008D4450">
            <w:rPr>
              <w:color w:val="000000"/>
            </w:rPr>
            <w:delText>e</w:delText>
          </w:r>
        </w:del>
      </w:ins>
      <w:ins w:id="471" w:author="Mateus Berardo de Souza Terra" w:date="2016-02-08T19:06:00Z">
        <w:r w:rsidR="008D4450" w:rsidRPr="007D7E6F">
          <w:rPr>
            <w:color w:val="000000"/>
          </w:rPr>
          <w:t>ê</w:t>
        </w:r>
      </w:ins>
      <w:ins w:id="472" w:author="granix pacheco" w:date="2016-02-07T09:18:00Z">
        <w:r w:rsidR="002F0B8B" w:rsidRPr="007D7E6F">
          <w:rPr>
            <w:color w:val="000000"/>
          </w:rPr>
          <w:t>-las podemos dizer que o problema fica Verdadeiro e Verdadeiro. Podemos observar</w:t>
        </w:r>
      </w:ins>
      <w:ins w:id="473" w:author="granix pacheco" w:date="2016-02-07T09:19:00Z">
        <w:r w:rsidR="002F0B8B" w:rsidRPr="007D7E6F">
          <w:rPr>
            <w:color w:val="000000"/>
          </w:rPr>
          <w:t xml:space="preserve"> que</w:t>
        </w:r>
      </w:ins>
      <w:ins w:id="474" w:author="granix pacheco" w:date="2016-02-07T09:18:00Z">
        <w:r w:rsidR="002F0B8B" w:rsidRPr="007D7E6F">
          <w:rPr>
            <w:color w:val="000000"/>
          </w:rPr>
          <w:t xml:space="preserve">, ambas as </w:t>
        </w:r>
      </w:ins>
      <w:ins w:id="475" w:author="granix pacheco" w:date="2016-02-07T09:19:00Z">
        <w:r w:rsidR="002F0B8B" w:rsidRPr="007D7E6F">
          <w:rPr>
            <w:color w:val="000000"/>
          </w:rPr>
          <w:t>expressões</w:t>
        </w:r>
      </w:ins>
      <w:ins w:id="476" w:author="granix pacheco" w:date="2016-02-07T09:18:00Z">
        <w:r w:rsidR="002F0B8B" w:rsidRPr="007D7E6F">
          <w:rPr>
            <w:color w:val="000000"/>
          </w:rPr>
          <w:t xml:space="preserve"> </w:t>
        </w:r>
      </w:ins>
      <w:ins w:id="477"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78"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79" w:author="Mateus Berardo de Souza Terra" w:date="2016-02-08T20:05:00Z">
            <w:rPr>
              <w:b/>
              <w:color w:val="000000"/>
              <w:sz w:val="32"/>
              <w:szCs w:val="32"/>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80"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81" w:author="Mateus Berardo de Souza Terra" w:date="2016-02-08T19:06:00Z">
        <w:r w:rsidRPr="007D7E6F">
          <w:rPr>
            <w:b/>
            <w:color w:val="000000"/>
            <w:sz w:val="32"/>
            <w:szCs w:val="32"/>
          </w:rPr>
          <w:t>Funções</w:t>
        </w:r>
      </w:ins>
      <w:del w:id="482"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83"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84"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lastRenderedPageBreak/>
              <w:t xml:space="preserve">     //</w:t>
            </w:r>
            <w:ins w:id="485" w:author="granix pacheco" w:date="2016-02-07T08:38:00Z">
              <w:r w:rsidR="002E0F1F" w:rsidRPr="007D7E6F">
                <w:rPr>
                  <w:color w:val="000000"/>
                </w:rPr>
                <w:t xml:space="preserve"> </w:t>
              </w:r>
            </w:ins>
            <w:ins w:id="486" w:author="granix pacheco" w:date="2016-02-07T08:39:00Z">
              <w:r w:rsidR="002E0F1F" w:rsidRPr="007D7E6F">
                <w:rPr>
                  <w:color w:val="000000"/>
                </w:rPr>
                <w:t>B</w:t>
              </w:r>
            </w:ins>
            <w:del w:id="487" w:author="granix pacheco" w:date="2016-02-07T08:39:00Z">
              <w:r w:rsidRPr="007D7E6F" w:rsidDel="002E0F1F">
                <w:rPr>
                  <w:color w:val="000000"/>
                </w:rPr>
                <w:delText>b</w:delText>
              </w:r>
            </w:del>
            <w:ins w:id="488" w:author="granix pacheco" w:date="2016-02-07T08:39:00Z">
              <w:r w:rsidR="002E0F1F" w:rsidRPr="007D7E6F">
                <w:rPr>
                  <w:color w:val="000000"/>
                </w:rPr>
                <w:t>l</w:t>
              </w:r>
            </w:ins>
            <w:del w:id="489" w:author="granix pacheco" w:date="2016-02-07T08:39:00Z">
              <w:r w:rsidRPr="007D7E6F" w:rsidDel="002E0F1F">
                <w:rPr>
                  <w:color w:val="000000"/>
                </w:rPr>
                <w:delText>l</w:delText>
              </w:r>
            </w:del>
            <w:r w:rsidRPr="007D7E6F">
              <w:rPr>
                <w:color w:val="000000"/>
              </w:rPr>
              <w:t>oco de instruções da função ou método</w:t>
            </w:r>
            <w:ins w:id="490"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91" w:author="granix pacheco" w:date="2016-02-08T09:46:00Z">
        <w:r w:rsidR="00F03805" w:rsidRPr="007D7E6F">
          <w:rPr>
            <w:color w:val="000000"/>
          </w:rPr>
          <w:t>a</w:t>
        </w:r>
      </w:ins>
      <w:del w:id="492"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93"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94"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95"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496" w:author="granix pacheco" w:date="2016-02-07T09:38:00Z"/>
          <w:b/>
          <w:sz w:val="36"/>
          <w:szCs w:val="36"/>
          <w:u w:val="single"/>
          <w:rPrChange w:id="497" w:author="Mateus Berardo de Souza Terra" w:date="2016-02-08T20:05:00Z">
            <w:rPr>
              <w:ins w:id="498" w:author="granix pacheco" w:date="2016-02-07T09:38:00Z"/>
              <w:b/>
              <w:color w:val="000000"/>
              <w:sz w:val="36"/>
              <w:szCs w:val="36"/>
              <w:u w:val="single"/>
            </w:rPr>
          </w:rPrChange>
        </w:rPr>
        <w:pPrChange w:id="499"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500" w:author="granix pacheco" w:date="2016-02-08T13:45:00Z"/>
          <w:b/>
          <w:sz w:val="36"/>
          <w:szCs w:val="36"/>
          <w:u w:val="single"/>
        </w:rPr>
        <w:pPrChange w:id="501" w:author="Mateus Berardo de Souza Terra" w:date="2016-02-08T22:25:00Z">
          <w:pPr>
            <w:pStyle w:val="NormalWeb"/>
            <w:shd w:val="clear" w:color="auto" w:fill="FFFFFF"/>
            <w:spacing w:before="0" w:beforeAutospacing="0" w:after="160" w:afterAutospacing="0"/>
            <w:jc w:val="both"/>
          </w:pPr>
        </w:pPrChange>
      </w:pPr>
      <w:ins w:id="502" w:author="granix pacheco" w:date="2016-02-07T09:39:00Z">
        <w:r w:rsidRPr="007D7E6F">
          <w:rPr>
            <w:b/>
            <w:sz w:val="36"/>
            <w:szCs w:val="36"/>
            <w:u w:val="single"/>
          </w:rPr>
          <w:t>In</w:t>
        </w:r>
        <w:r w:rsidR="006220FC" w:rsidRPr="007D7E6F">
          <w:rPr>
            <w:b/>
            <w:sz w:val="36"/>
            <w:szCs w:val="36"/>
            <w:u w:val="single"/>
            <w:rPrChange w:id="503" w:author="Mateus Berardo de Souza Terra" w:date="2016-02-08T20:05:00Z">
              <w:rPr>
                <w:b/>
                <w:color w:val="000000"/>
                <w:sz w:val="36"/>
                <w:szCs w:val="36"/>
                <w:u w:val="single"/>
              </w:rPr>
            </w:rPrChange>
          </w:rPr>
          <w:t>trodução</w:t>
        </w:r>
      </w:ins>
      <w:ins w:id="504" w:author="granix pacheco" w:date="2016-02-07T09:38:00Z">
        <w:r w:rsidR="006220FC" w:rsidRPr="007D7E6F">
          <w:rPr>
            <w:b/>
            <w:sz w:val="36"/>
            <w:szCs w:val="36"/>
            <w:u w:val="single"/>
            <w:rPrChange w:id="505" w:author="Mateus Berardo de Souza Terra" w:date="2016-02-08T20:05:00Z">
              <w:rPr>
                <w:b/>
                <w:color w:val="000000"/>
                <w:sz w:val="36"/>
                <w:szCs w:val="36"/>
                <w:u w:val="single"/>
              </w:rPr>
            </w:rPrChange>
          </w:rPr>
          <w:t xml:space="preserve"> a eletrônica </w:t>
        </w:r>
      </w:ins>
      <w:ins w:id="506" w:author="granix pacheco" w:date="2016-02-07T09:39:00Z">
        <w:r w:rsidR="006220FC" w:rsidRPr="007D7E6F">
          <w:rPr>
            <w:b/>
            <w:sz w:val="36"/>
            <w:szCs w:val="36"/>
            <w:u w:val="single"/>
            <w:rPrChange w:id="507"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08" w:author="granix pacheco" w:date="2016-02-07T09:39:00Z"/>
          <w:b/>
          <w:sz w:val="36"/>
          <w:szCs w:val="36"/>
          <w:u w:val="single"/>
        </w:rPr>
        <w:pPrChange w:id="509"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10" w:author="granix pacheco" w:date="2016-02-07T09:44:00Z"/>
        </w:rPr>
      </w:pPr>
      <w:ins w:id="511" w:author="granix pacheco" w:date="2016-02-07T09:39:00Z">
        <w:r w:rsidRPr="007D7E6F">
          <w:tab/>
          <w:t>Uma parte muito</w:t>
        </w:r>
      </w:ins>
      <w:ins w:id="512" w:author="granix pacheco" w:date="2016-02-07T09:40:00Z">
        <w:r w:rsidRPr="007D7E6F">
          <w:t xml:space="preserve"> importante da robótica é a parte da </w:t>
        </w:r>
      </w:ins>
      <w:ins w:id="513" w:author="granix pacheco" w:date="2016-02-07T09:41:00Z">
        <w:r w:rsidRPr="007D7E6F">
          <w:t>eletrônica</w:t>
        </w:r>
      </w:ins>
      <w:ins w:id="514" w:author="Mateus Berardo de Souza Terra" w:date="2016-02-08T19:07:00Z">
        <w:r w:rsidR="008D4450" w:rsidRPr="007D7E6F">
          <w:t>, ou o hardware,</w:t>
        </w:r>
      </w:ins>
      <w:ins w:id="515" w:author="granix pacheco" w:date="2016-02-07T09:40:00Z">
        <w:r w:rsidRPr="007D7E6F">
          <w:t xml:space="preserve"> </w:t>
        </w:r>
      </w:ins>
      <w:ins w:id="516" w:author="granix pacheco" w:date="2016-02-07T09:41:00Z">
        <w:r w:rsidRPr="007D7E6F">
          <w:t xml:space="preserve">pois ela que é capaz de interagir com o meio externo ao robô. </w:t>
        </w:r>
      </w:ins>
      <w:ins w:id="517" w:author="granix pacheco" w:date="2016-02-07T09:42:00Z">
        <w:r w:rsidRPr="007D7E6F">
          <w:t>É por meio de atuadores (motores e servomotores) e sensores que ele ser</w:t>
        </w:r>
      </w:ins>
      <w:ins w:id="518" w:author="granix pacheco" w:date="2016-02-07T09:43:00Z">
        <w:r w:rsidRPr="007D7E6F">
          <w:t xml:space="preserve">á capaz de analisar e se locomover interagindo com o ambiente a sua volta. </w:t>
        </w:r>
      </w:ins>
      <w:ins w:id="519" w:author="granix pacheco" w:date="2016-02-07T09:44:00Z">
        <w:r w:rsidRPr="007D7E6F">
          <w:t xml:space="preserve">Esse é um assunto muito amplo e que pode requerer muitos cálculos, mas como esse </w:t>
        </w:r>
        <w:r w:rsidRPr="007D7E6F">
          <w:lastRenderedPageBreak/>
          <w:t xml:space="preserve">material possui apenas caráter introdutório iremos abordar apenas as partes realmente </w:t>
        </w:r>
      </w:ins>
      <w:ins w:id="520" w:author="granix pacheco" w:date="2016-02-07T09:45:00Z">
        <w:r w:rsidRPr="007D7E6F">
          <w:t>necessárias</w:t>
        </w:r>
      </w:ins>
      <w:ins w:id="521" w:author="granix pacheco" w:date="2016-02-07T09:44:00Z">
        <w:r w:rsidRPr="007D7E6F">
          <w:t xml:space="preserve"> como:</w:t>
        </w:r>
      </w:ins>
    </w:p>
    <w:p w14:paraId="0169349B" w14:textId="0931F9FA" w:rsidR="006220FC" w:rsidRDefault="00D336ED">
      <w:pPr>
        <w:pStyle w:val="NormalWeb"/>
        <w:numPr>
          <w:ilvl w:val="0"/>
          <w:numId w:val="5"/>
        </w:numPr>
        <w:shd w:val="clear" w:color="auto" w:fill="FFFFFF"/>
        <w:spacing w:before="0" w:beforeAutospacing="0" w:after="160" w:afterAutospacing="0"/>
        <w:jc w:val="both"/>
        <w:pPrChange w:id="522" w:author="granix pacheco" w:date="2016-02-07T09:45:00Z">
          <w:pPr>
            <w:pStyle w:val="NormalWeb"/>
            <w:shd w:val="clear" w:color="auto" w:fill="FFFFFF"/>
            <w:spacing w:before="0" w:beforeAutospacing="0" w:after="160" w:afterAutospacing="0"/>
            <w:jc w:val="both"/>
          </w:pPr>
        </w:pPrChange>
      </w:pPr>
      <w:r>
        <w:t>Unidades</w:t>
      </w:r>
      <w:ins w:id="523" w:author="granix pacheco" w:date="2016-02-07T09:46:00Z">
        <w:r w:rsidR="006220FC" w:rsidRPr="007D7E6F">
          <w:t>;</w:t>
        </w:r>
      </w:ins>
      <w:r>
        <w:t xml:space="preserve"> //coloca-las na frente</w:t>
      </w:r>
    </w:p>
    <w:p w14:paraId="213964F8" w14:textId="31E336D1" w:rsidR="00D336ED" w:rsidRPr="007D7E6F" w:rsidRDefault="00D336ED" w:rsidP="00D336ED">
      <w:pPr>
        <w:pStyle w:val="NormalWeb"/>
        <w:numPr>
          <w:ilvl w:val="0"/>
          <w:numId w:val="5"/>
        </w:numPr>
        <w:shd w:val="clear" w:color="auto" w:fill="FFFFFF"/>
        <w:spacing w:before="0" w:beforeAutospacing="0" w:after="160" w:afterAutospacing="0"/>
        <w:jc w:val="both"/>
        <w:rPr>
          <w:ins w:id="524" w:author="granix pacheco" w:date="2016-02-08T14:10:00Z"/>
        </w:rPr>
      </w:pPr>
      <w:r>
        <w:t>Resistores;</w:t>
      </w:r>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25" w:author="granix pacheco" w:date="2016-02-08T14:13:00Z"/>
        </w:rPr>
        <w:pPrChange w:id="526" w:author="Mateus Berardo de Souza Terra" w:date="2016-02-08T19:08:00Z">
          <w:pPr>
            <w:pStyle w:val="NormalWeb"/>
            <w:shd w:val="clear" w:color="auto" w:fill="FFFFFF"/>
            <w:spacing w:before="0" w:beforeAutospacing="0" w:after="160" w:afterAutospacing="0"/>
            <w:jc w:val="both"/>
          </w:pPr>
        </w:pPrChange>
      </w:pPr>
      <w:ins w:id="527"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28" w:author="granix pacheco" w:date="2016-02-07T09:47:00Z"/>
        </w:rPr>
        <w:pPrChange w:id="529" w:author="granix pacheco" w:date="2016-02-07T09:45:00Z">
          <w:pPr>
            <w:pStyle w:val="NormalWeb"/>
            <w:shd w:val="clear" w:color="auto" w:fill="FFFFFF"/>
            <w:spacing w:before="0" w:beforeAutospacing="0" w:after="160" w:afterAutospacing="0"/>
            <w:jc w:val="both"/>
          </w:pPr>
        </w:pPrChange>
      </w:pPr>
      <w:ins w:id="530"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31" w:author="granix pacheco" w:date="2016-02-07T09:45:00Z"/>
        </w:rPr>
        <w:pPrChange w:id="532" w:author="granix pacheco" w:date="2016-02-07T09:45:00Z">
          <w:pPr>
            <w:pStyle w:val="NormalWeb"/>
            <w:shd w:val="clear" w:color="auto" w:fill="FFFFFF"/>
            <w:spacing w:before="0" w:beforeAutospacing="0" w:after="160" w:afterAutospacing="0"/>
            <w:jc w:val="both"/>
          </w:pPr>
        </w:pPrChange>
      </w:pPr>
      <w:ins w:id="533"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34" w:author="granix pacheco" w:date="2016-02-07T09:45:00Z"/>
        </w:rPr>
        <w:pPrChange w:id="535" w:author="granix pacheco" w:date="2016-02-07T09:45:00Z">
          <w:pPr>
            <w:pStyle w:val="NormalWeb"/>
            <w:shd w:val="clear" w:color="auto" w:fill="FFFFFF"/>
            <w:spacing w:before="0" w:beforeAutospacing="0" w:after="160" w:afterAutospacing="0"/>
            <w:jc w:val="both"/>
          </w:pPr>
        </w:pPrChange>
      </w:pPr>
      <w:ins w:id="536" w:author="granix pacheco" w:date="2016-02-07T09:45:00Z">
        <w:r w:rsidRPr="007D7E6F">
          <w:t>Capacitores</w:t>
        </w:r>
      </w:ins>
      <w:ins w:id="537"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38" w:author="granix pacheco" w:date="2016-02-07T09:45:00Z"/>
        </w:rPr>
        <w:pPrChange w:id="539" w:author="granix pacheco" w:date="2016-02-07T09:45:00Z">
          <w:pPr>
            <w:pStyle w:val="NormalWeb"/>
            <w:shd w:val="clear" w:color="auto" w:fill="FFFFFF"/>
            <w:spacing w:before="0" w:beforeAutospacing="0" w:after="160" w:afterAutospacing="0"/>
            <w:jc w:val="both"/>
          </w:pPr>
        </w:pPrChange>
      </w:pPr>
      <w:ins w:id="540" w:author="granix pacheco" w:date="2016-02-07T09:45:00Z">
        <w:r w:rsidRPr="007D7E6F">
          <w:t>Diodos</w:t>
        </w:r>
      </w:ins>
      <w:ins w:id="541"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42" w:author="granix pacheco" w:date="2016-02-08T08:39:00Z"/>
        </w:rPr>
        <w:pPrChange w:id="543" w:author="Mateus Berardo de Souza Terra" w:date="2016-02-08T22:04:00Z">
          <w:pPr>
            <w:pStyle w:val="NormalWeb"/>
            <w:shd w:val="clear" w:color="auto" w:fill="FFFFFF"/>
            <w:spacing w:before="0" w:beforeAutospacing="0" w:after="160" w:afterAutospacing="0"/>
            <w:jc w:val="both"/>
          </w:pPr>
        </w:pPrChange>
      </w:pPr>
      <w:ins w:id="544" w:author="granix pacheco" w:date="2016-02-07T09:45:00Z">
        <w:r w:rsidRPr="007D7E6F">
          <w:t>LEDs</w:t>
        </w:r>
      </w:ins>
      <w:ins w:id="545"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46" w:author="granix pacheco" w:date="2016-02-07T09:49:00Z"/>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ind w:left="993" w:hanging="633"/>
        <w:jc w:val="both"/>
        <w:rPr>
          <w:ins w:id="547" w:author="granix pacheco" w:date="2016-02-08T14:11:00Z"/>
          <w:b/>
          <w:sz w:val="32"/>
          <w:szCs w:val="32"/>
        </w:rPr>
        <w:pPrChange w:id="548" w:author="Mateus Berardo de Souza Terra" w:date="2016-02-08T22:25:00Z">
          <w:pPr>
            <w:pStyle w:val="NormalWeb"/>
            <w:shd w:val="clear" w:color="auto" w:fill="FFFFFF"/>
            <w:spacing w:before="0" w:beforeAutospacing="0" w:after="160" w:afterAutospacing="0"/>
            <w:jc w:val="both"/>
          </w:pPr>
        </w:pPrChange>
      </w:pPr>
      <w:ins w:id="549" w:author="granix pacheco" w:date="2016-02-08T08:36:00Z">
        <w:r w:rsidRPr="007D7E6F">
          <w:rPr>
            <w:b/>
            <w:sz w:val="32"/>
            <w:szCs w:val="32"/>
            <w:rPrChange w:id="550" w:author="Mateus Berardo de Souza Terra" w:date="2016-02-08T20:05:00Z">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51" w:author="Mateus Berardo de Souza Terra" w:date="2016-02-08T19:21:00Z"/>
        </w:rPr>
        <w:pPrChange w:id="552" w:author="Mateus Berardo de Souza Terra" w:date="2016-02-08T19:18:00Z">
          <w:pPr>
            <w:pStyle w:val="NormalWeb"/>
            <w:shd w:val="clear" w:color="auto" w:fill="FFFFFF"/>
            <w:spacing w:before="0" w:beforeAutospacing="0" w:after="160" w:afterAutospacing="0"/>
            <w:jc w:val="both"/>
          </w:pPr>
        </w:pPrChange>
      </w:pPr>
      <w:ins w:id="553" w:author="Mateus Berardo de Souza Terra" w:date="2016-02-08T19:16:00Z">
        <w:r w:rsidRPr="007D7E6F">
          <w:t xml:space="preserve">Um resistor é um componente que </w:t>
        </w:r>
      </w:ins>
      <w:ins w:id="554" w:author="Mateus Berardo de Souza Terra" w:date="2016-02-08T19:17:00Z">
        <w:r w:rsidRPr="007D7E6F">
          <w:t>apresenta uma certa dificuldade ou resistência à passagem de corrente</w:t>
        </w:r>
      </w:ins>
      <w:ins w:id="555" w:author="Mateus Berardo de Souza Terra" w:date="2016-02-08T19:18:00Z">
        <w:r w:rsidRPr="007D7E6F">
          <w:t>. Os resistores são amplamente utilizados em circuitos, seja para regular tens</w:t>
        </w:r>
      </w:ins>
      <w:ins w:id="556" w:author="Mateus Berardo de Souza Terra" w:date="2016-02-08T19:19:00Z">
        <w:r w:rsidRPr="007D7E6F">
          <w:t xml:space="preserve">ão ou corrente. </w:t>
        </w:r>
      </w:ins>
      <w:ins w:id="557" w:author="Mateus Berardo de Souza Terra" w:date="2016-02-08T19:20:00Z">
        <w:r w:rsidRPr="007D7E6F">
          <w:t>A resistência de um resistor é medida em ohms. Para identificar os diferentes resistores de acordo com a resistência s</w:t>
        </w:r>
      </w:ins>
      <w:ins w:id="558" w:author="Mateus Berardo de Souza Terra" w:date="2016-02-08T19:21:00Z">
        <w:r w:rsidRPr="007D7E6F">
          <w:t>ão utilizadas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59" w:author="Mateus Berardo de Souza Terra" w:date="2016-02-08T19:41:00Z"/>
        </w:rPr>
        <w:pPrChange w:id="560" w:author="Mateus Berardo de Souza Terra" w:date="2016-02-08T19:18:00Z">
          <w:pPr>
            <w:pStyle w:val="NormalWeb"/>
            <w:shd w:val="clear" w:color="auto" w:fill="FFFFFF"/>
            <w:spacing w:before="0" w:beforeAutospacing="0" w:after="160" w:afterAutospacing="0"/>
            <w:jc w:val="both"/>
          </w:pPr>
        </w:pPrChange>
      </w:pPr>
      <w:ins w:id="561" w:author="Mateus Berardo de Souza Terra" w:date="2016-02-08T19:21:00Z">
        <w:r w:rsidRPr="007D7E6F">
          <w:rPr>
            <w:b/>
          </w:rPr>
          <w:t>Nota</w:t>
        </w:r>
        <w:r w:rsidRPr="007D7E6F">
          <w:t>: A tabela está localizada no capítulo 8 para consulta.</w:t>
        </w:r>
      </w:ins>
    </w:p>
    <w:p w14:paraId="1CA3829E" w14:textId="77777777" w:rsidR="00A76C84" w:rsidRDefault="00A76C84">
      <w:pPr>
        <w:pStyle w:val="NormalWeb"/>
        <w:shd w:val="clear" w:color="auto" w:fill="FFFFFF"/>
        <w:ind w:firstLine="720"/>
        <w:jc w:val="both"/>
        <w:rPr>
          <w:ins w:id="562" w:author="Mateus Berardo de Souza Terra" w:date="2016-02-08T22:01:00Z"/>
        </w:rPr>
      </w:pPr>
      <w:ins w:id="563" w:author="Mateus Berardo de Souza Terra" w:date="2016-02-08T22:01:00Z">
        <w: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64" w:author="Mateus Berardo de Souza Terra" w:date="2016-02-08T22:01:00Z"/>
        </w:rPr>
      </w:pPr>
      <w:ins w:id="565"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66" w:author="Mateus Berardo de Souza Terra" w:date="2016-02-08T22:01:00Z"/>
        </w:rPr>
      </w:pPr>
      <w:ins w:id="567"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68" w:author="Mateus Berardo de Souza Terra" w:date="2016-02-08T22:01:00Z"/>
        </w:rPr>
      </w:pPr>
      <w:ins w:id="569"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70" w:author="Mateus Berardo de Souza Terra" w:date="2016-02-08T22:01:00Z"/>
        </w:rPr>
      </w:pPr>
    </w:p>
    <w:p w14:paraId="33754A67" w14:textId="77777777" w:rsidR="00A76C84" w:rsidRDefault="00A76C84" w:rsidP="00A76C84">
      <w:pPr>
        <w:pStyle w:val="NormalWeb"/>
        <w:shd w:val="clear" w:color="auto" w:fill="FFFFFF"/>
        <w:ind w:firstLine="720"/>
        <w:jc w:val="both"/>
        <w:rPr>
          <w:ins w:id="571" w:author="Mateus Berardo de Souza Terra" w:date="2016-02-08T22:01:00Z"/>
        </w:rPr>
      </w:pPr>
    </w:p>
    <w:p w14:paraId="35B40FAF" w14:textId="77777777" w:rsidR="00A76C84" w:rsidRDefault="00A76C84">
      <w:pPr>
        <w:pStyle w:val="NormalWeb"/>
        <w:shd w:val="clear" w:color="auto" w:fill="FFFFFF"/>
        <w:ind w:left="1440"/>
        <w:jc w:val="both"/>
        <w:rPr>
          <w:ins w:id="572"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73" w:author="Mateus Berardo de Souza Terra" w:date="2016-02-08T22:01:00Z"/>
        </w:rPr>
      </w:pPr>
      <w:ins w:id="574"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75" w:author="Mateus Berardo de Souza Terra" w:date="2016-02-08T22:01:00Z"/>
        </w:rPr>
      </w:pPr>
      <w:ins w:id="576" w:author="Mateus Berardo de Souza Terra" w:date="2016-02-08T22:01:00Z">
        <w:r>
          <w:rPr>
            <w:noProof/>
            <w:lang w:eastAsia="pt-BR"/>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77" w:author="Mateus Berardo de Souza Terra" w:date="2016-02-08T22:01:00Z"/>
        </w:rPr>
      </w:pPr>
    </w:p>
    <w:p w14:paraId="27DD95CB" w14:textId="77777777" w:rsidR="00A76C84" w:rsidRDefault="00A76C84" w:rsidP="00A76C84">
      <w:pPr>
        <w:pStyle w:val="NormalWeb"/>
        <w:shd w:val="clear" w:color="auto" w:fill="FFFFFF"/>
        <w:ind w:firstLine="720"/>
        <w:jc w:val="both"/>
        <w:rPr>
          <w:ins w:id="578" w:author="Mateus Berardo de Souza Terra" w:date="2016-02-08T22:01:00Z"/>
        </w:rPr>
      </w:pPr>
    </w:p>
    <w:p w14:paraId="7AC84B88" w14:textId="77777777" w:rsidR="00A76C84" w:rsidRDefault="00A76C84">
      <w:pPr>
        <w:pStyle w:val="NormalWeb"/>
        <w:shd w:val="clear" w:color="auto" w:fill="FFFFFF"/>
        <w:ind w:firstLine="720"/>
        <w:jc w:val="both"/>
        <w:rPr>
          <w:ins w:id="579"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80" w:author="Mateus Berardo de Souza Terra" w:date="2016-02-08T22:01:00Z"/>
        </w:rPr>
      </w:pPr>
      <w:ins w:id="581"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582" w:author="Mateus Berardo de Souza Terra" w:date="2016-02-08T22:01:00Z"/>
        </w:rPr>
      </w:pPr>
    </w:p>
    <w:p w14:paraId="3B443347" w14:textId="77BB0FA3" w:rsidR="00A76C84" w:rsidRDefault="00A76C84" w:rsidP="00A76C84">
      <w:pPr>
        <w:pStyle w:val="NormalWeb"/>
        <w:shd w:val="clear" w:color="auto" w:fill="FFFFFF"/>
        <w:ind w:firstLine="720"/>
        <w:jc w:val="both"/>
        <w:rPr>
          <w:ins w:id="583" w:author="Mateus Berardo de Souza Terra" w:date="2016-02-08T22:01:00Z"/>
        </w:rPr>
      </w:pPr>
      <w:ins w:id="584"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85" w:author="Mateus Berardo de Souza Terra" w:date="2016-02-08T22:01:00Z"/>
        </w:rPr>
      </w:pPr>
    </w:p>
    <w:p w14:paraId="5D8B76BD" w14:textId="77777777" w:rsidR="00A76C84" w:rsidRDefault="00A76C84" w:rsidP="00A76C84">
      <w:pPr>
        <w:pStyle w:val="NormalWeb"/>
        <w:shd w:val="clear" w:color="auto" w:fill="FFFFFF"/>
        <w:ind w:firstLine="720"/>
        <w:jc w:val="both"/>
        <w:rPr>
          <w:ins w:id="586" w:author="Mateus Berardo de Souza Terra" w:date="2016-02-08T22:01:00Z"/>
        </w:rPr>
      </w:pPr>
    </w:p>
    <w:p w14:paraId="4A571CB5" w14:textId="77777777" w:rsidR="00A76C84" w:rsidRDefault="00A76C84">
      <w:pPr>
        <w:pStyle w:val="NormalWeb"/>
        <w:shd w:val="clear" w:color="auto" w:fill="FFFFFF"/>
        <w:ind w:firstLine="720"/>
        <w:jc w:val="both"/>
        <w:rPr>
          <w:ins w:id="587"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88" w:author="Mateus Berardo de Souza Terra" w:date="2016-02-08T22:01:00Z"/>
        </w:rPr>
        <w:pPrChange w:id="589"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90" w:author="Mateus Berardo de Souza Terra" w:date="2016-02-08T22:01:00Z"/>
        </w:rPr>
        <w:pPrChange w:id="591"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92" w:author="granix pacheco" w:date="2016-02-08T14:38:00Z"/>
          <w:rPrChange w:id="593" w:author="Mateus Berardo de Souza Terra" w:date="2016-02-08T20:05:00Z">
            <w:rPr>
              <w:ins w:id="594" w:author="granix pacheco" w:date="2016-02-08T14:38:00Z"/>
              <w:b/>
              <w:sz w:val="32"/>
              <w:szCs w:val="32"/>
            </w:rPr>
          </w:rPrChange>
        </w:rPr>
        <w:pPrChange w:id="595" w:author="Mateus Berardo de Souza Terra" w:date="2016-02-08T19:25:00Z">
          <w:pPr>
            <w:pStyle w:val="NormalWeb"/>
            <w:shd w:val="clear" w:color="auto" w:fill="FFFFFF"/>
            <w:spacing w:before="0" w:beforeAutospacing="0" w:after="160" w:afterAutospacing="0"/>
            <w:jc w:val="both"/>
          </w:pPr>
        </w:pPrChange>
      </w:pPr>
      <w:ins w:id="596" w:author="Mateus Berardo de Souza Terra" w:date="2016-02-08T19:22:00Z">
        <w:r w:rsidRPr="007D7E6F">
          <w:t xml:space="preserve">Além dos resistores comuns, existem resistores que variam a sua resistência de acordo com fenômenos físicos como a luminosidade, no caso do LDR, ou a temperatura, no caso do Termistor. </w:t>
        </w:r>
      </w:ins>
      <w:ins w:id="597" w:author="Mateus Berardo de Souza Terra" w:date="2016-02-08T19:23:00Z">
        <w:r w:rsidRPr="007D7E6F">
          <w:t>Devido a suas propriedades, tais resistores são utilizados como sensores na rob</w:t>
        </w:r>
      </w:ins>
      <w:ins w:id="598" w:author="Mateus Berardo de Souza Terra" w:date="2016-02-08T19:24:00Z">
        <w:r w:rsidRPr="007D7E6F">
          <w:t>ótica. Depois de alguns capítulos, você perceberá que grande parte dos sensores são resistivos.</w:t>
        </w:r>
      </w:ins>
      <w:ins w:id="599" w:author="Mateus Berardo de Souza Terra" w:date="2016-02-08T19:25:00Z">
        <w:r w:rsidRPr="007D7E6F">
          <w:t xml:space="preserve"> Agora falaremos um pouco sobre o LDR e sobre o </w:t>
        </w:r>
      </w:ins>
      <w:ins w:id="600"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01" w:author="granix pacheco" w:date="2016-02-08T14:11:00Z"/>
          <w:b/>
          <w:sz w:val="32"/>
          <w:szCs w:val="32"/>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ind w:left="1560" w:hanging="840"/>
        <w:jc w:val="both"/>
        <w:rPr>
          <w:ins w:id="602" w:author="granix pacheco" w:date="2016-02-08T14:13:00Z"/>
          <w:b/>
          <w:sz w:val="32"/>
          <w:szCs w:val="32"/>
        </w:rPr>
        <w:pPrChange w:id="603" w:author="Mateus Berardo de Souza Terra" w:date="2016-02-08T22:25:00Z">
          <w:pPr>
            <w:pStyle w:val="NormalWeb"/>
            <w:shd w:val="clear" w:color="auto" w:fill="FFFFFF"/>
            <w:spacing w:before="0" w:beforeAutospacing="0" w:after="160" w:afterAutospacing="0"/>
            <w:jc w:val="both"/>
          </w:pPr>
        </w:pPrChange>
      </w:pPr>
      <w:ins w:id="604" w:author="granix pacheco" w:date="2016-02-08T14:11:00Z">
        <w:r w:rsidRPr="007D7E6F">
          <w:rPr>
            <w:b/>
            <w:sz w:val="32"/>
            <w:szCs w:val="32"/>
          </w:rPr>
          <w:t>LDR:</w:t>
        </w:r>
      </w:ins>
    </w:p>
    <w:p w14:paraId="2A490940" w14:textId="356925F5" w:rsidR="0059787C" w:rsidRPr="007D7E6F" w:rsidRDefault="0059787C">
      <w:pPr>
        <w:ind w:firstLine="720"/>
        <w:jc w:val="both"/>
        <w:rPr>
          <w:ins w:id="605" w:author="granix pacheco" w:date="2016-02-08T14:29:00Z"/>
          <w:rFonts w:ascii="Times New Roman" w:eastAsia="Times New Roman" w:hAnsi="Times New Roman" w:cs="Times New Roman"/>
          <w:color w:val="222222"/>
          <w:sz w:val="24"/>
          <w:szCs w:val="24"/>
          <w:lang w:eastAsia="pt-BR"/>
          <w:rPrChange w:id="606" w:author="Mateus Berardo de Souza Terra" w:date="2016-02-08T20:05:00Z">
            <w:rPr>
              <w:ins w:id="607" w:author="granix pacheco" w:date="2016-02-08T14:29:00Z"/>
              <w:rFonts w:ascii="Arial" w:eastAsia="Times New Roman" w:hAnsi="Arial" w:cs="Arial"/>
              <w:color w:val="222222"/>
              <w:sz w:val="27"/>
              <w:szCs w:val="27"/>
              <w:lang w:val="pt-PT" w:eastAsia="pt-BR"/>
            </w:rPr>
          </w:rPrChange>
        </w:rPr>
        <w:pPrChange w:id="608" w:author="granix pacheco" w:date="2016-02-08T14:34:00Z">
          <w:pPr/>
        </w:pPrChange>
      </w:pPr>
      <w:ins w:id="609" w:author="granix pacheco" w:date="2016-02-08T14:31:00Z">
        <w:r w:rsidRPr="007D7E6F">
          <w:rPr>
            <w:rFonts w:ascii="Times New Roman" w:eastAsia="Times New Roman" w:hAnsi="Times New Roman" w:cs="Times New Roman"/>
            <w:color w:val="222222"/>
            <w:sz w:val="24"/>
            <w:szCs w:val="24"/>
            <w:lang w:eastAsia="pt-BR"/>
            <w:rPrChange w:id="610"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11" w:author="Mateus Berardo de Souza Terra" w:date="2016-02-08T20:05:00Z">
              <w:rPr>
                <w:b/>
                <w:bCs/>
                <w:i/>
                <w:iCs/>
                <w:lang w:val="pt-PT"/>
              </w:rPr>
            </w:rPrChange>
          </w:rPr>
          <w:t>L</w:t>
        </w:r>
        <w:r w:rsidRPr="007D7E6F">
          <w:rPr>
            <w:rFonts w:ascii="Times New Roman" w:hAnsi="Times New Roman" w:cs="Times New Roman"/>
            <w:iCs/>
            <w:sz w:val="24"/>
            <w:szCs w:val="24"/>
            <w:rPrChange w:id="612" w:author="Mateus Berardo de Souza Terra" w:date="2016-02-08T20:05:00Z">
              <w:rPr>
                <w:i/>
                <w:iCs/>
                <w:lang w:val="pt-PT"/>
              </w:rPr>
            </w:rPrChange>
          </w:rPr>
          <w:t xml:space="preserve">ight </w:t>
        </w:r>
        <w:del w:id="613" w:author="Mateus Berardo de Souza Terra" w:date="2016-02-08T19:26:00Z">
          <w:r w:rsidRPr="007D7E6F" w:rsidDel="00105911">
            <w:rPr>
              <w:rFonts w:ascii="Times New Roman" w:hAnsi="Times New Roman" w:cs="Times New Roman"/>
              <w:bCs/>
              <w:iCs/>
              <w:sz w:val="24"/>
              <w:szCs w:val="24"/>
              <w:rPrChange w:id="614"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15" w:author="Mateus Berardo de Souza Terra" w:date="2016-02-08T20:05:00Z">
                <w:rPr>
                  <w:i/>
                  <w:iCs/>
                  <w:lang w:val="pt-PT"/>
                </w:rPr>
              </w:rPrChange>
            </w:rPr>
            <w:delText>ependent</w:delText>
          </w:r>
        </w:del>
      </w:ins>
      <w:ins w:id="616"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ins w:id="617" w:author="granix pacheco" w:date="2016-02-08T14:31:00Z">
        <w:r w:rsidRPr="007D7E6F">
          <w:rPr>
            <w:rFonts w:ascii="Times New Roman" w:hAnsi="Times New Roman" w:cs="Times New Roman"/>
            <w:iCs/>
            <w:sz w:val="24"/>
            <w:szCs w:val="24"/>
            <w:rPrChange w:id="618"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19" w:author="Mateus Berardo de Souza Terra" w:date="2016-02-08T20:05:00Z">
              <w:rPr>
                <w:b/>
                <w:bCs/>
                <w:i/>
                <w:iCs/>
                <w:lang w:val="pt-PT"/>
              </w:rPr>
            </w:rPrChange>
          </w:rPr>
          <w:t>R</w:t>
        </w:r>
        <w:r w:rsidRPr="007D7E6F">
          <w:rPr>
            <w:rFonts w:ascii="Times New Roman" w:hAnsi="Times New Roman" w:cs="Times New Roman"/>
            <w:iCs/>
            <w:sz w:val="24"/>
            <w:szCs w:val="24"/>
            <w:rPrChange w:id="620" w:author="Mateus Berardo de Souza Terra" w:date="2016-02-08T20:05:00Z">
              <w:rPr>
                <w:i/>
                <w:iCs/>
                <w:lang w:val="pt-PT"/>
              </w:rPr>
            </w:rPrChange>
          </w:rPr>
          <w:t>esistor</w:t>
        </w:r>
        <w:r w:rsidRPr="007D7E6F">
          <w:rPr>
            <w:rFonts w:ascii="Times New Roman" w:hAnsi="Times New Roman" w:cs="Times New Roman"/>
            <w:iCs/>
            <w:sz w:val="24"/>
            <w:szCs w:val="24"/>
            <w:rPrChange w:id="621" w:author="Mateus Berardo de Souza Terra" w:date="2016-02-08T20:05:00Z">
              <w:rPr>
                <w:rFonts w:ascii="Times New Roman" w:hAnsi="Times New Roman" w:cs="Times New Roman"/>
                <w:iCs/>
                <w:sz w:val="24"/>
                <w:szCs w:val="24"/>
                <w:lang w:val="pt-PT"/>
              </w:rPr>
            </w:rPrChange>
          </w:rPr>
          <w:t xml:space="preserve">) é um </w:t>
        </w:r>
      </w:ins>
      <w:ins w:id="622" w:author="granix pacheco" w:date="2016-02-08T14:32:00Z">
        <w:r w:rsidRPr="007D7E6F">
          <w:rPr>
            <w:rStyle w:val="no-conversion"/>
            <w:rFonts w:ascii="Times New Roman" w:hAnsi="Times New Roman" w:cs="Times New Roman"/>
            <w:bCs/>
            <w:sz w:val="24"/>
            <w:szCs w:val="24"/>
            <w:rPrChange w:id="623"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24" w:author="Mateus Berardo de Souza Terra" w:date="2016-02-08T20:05:00Z">
              <w:rPr>
                <w:rStyle w:val="no-conversion"/>
                <w:lang w:val="pt-PT"/>
              </w:rPr>
            </w:rPrChange>
          </w:rPr>
          <w:t xml:space="preserve"> ou </w:t>
        </w:r>
        <w:del w:id="625" w:author="Mateus Berardo de Souza Terra" w:date="2016-02-08T19:17:00Z">
          <w:r w:rsidRPr="007D7E6F" w:rsidDel="006D3AB1">
            <w:rPr>
              <w:rStyle w:val="no-conversion"/>
              <w:rFonts w:ascii="Times New Roman" w:hAnsi="Times New Roman" w:cs="Times New Roman"/>
              <w:bCs/>
              <w:sz w:val="24"/>
              <w:szCs w:val="24"/>
              <w:rPrChange w:id="626" w:author="Mateus Berardo de Souza Terra" w:date="2016-02-08T20:05:00Z">
                <w:rPr>
                  <w:rStyle w:val="no-conversion"/>
                  <w:b/>
                  <w:bCs/>
                  <w:lang w:val="pt-PT"/>
                </w:rPr>
              </w:rPrChange>
            </w:rPr>
            <w:delText>Fotoresistência</w:delText>
          </w:r>
        </w:del>
      </w:ins>
      <w:ins w:id="627" w:author="Mateus Berardo de Souza Terra" w:date="2016-02-08T19:17:00Z">
        <w:r w:rsidR="006D3AB1" w:rsidRPr="007D7E6F">
          <w:rPr>
            <w:rStyle w:val="no-conversion"/>
            <w:rFonts w:ascii="Times New Roman" w:hAnsi="Times New Roman" w:cs="Times New Roman"/>
            <w:bCs/>
            <w:sz w:val="24"/>
            <w:szCs w:val="24"/>
          </w:rPr>
          <w:t>Fotoresistência</w:t>
        </w:r>
      </w:ins>
      <w:ins w:id="628" w:author="granix pacheco" w:date="2016-02-08T14:32:00Z">
        <w:r w:rsidRPr="007D7E6F">
          <w:rPr>
            <w:rStyle w:val="no-conversion"/>
            <w:rFonts w:ascii="Times New Roman" w:hAnsi="Times New Roman" w:cs="Times New Roman"/>
            <w:bCs/>
            <w:sz w:val="24"/>
            <w:szCs w:val="24"/>
            <w:rPrChange w:id="629"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30" w:author="granix pacheco" w:date="2016-02-08T14:33:00Z">
        <w:r w:rsidR="00E96E41" w:rsidRPr="007D7E6F">
          <w:rPr>
            <w:rStyle w:val="no-conversion"/>
            <w:rFonts w:ascii="Times New Roman" w:hAnsi="Times New Roman" w:cs="Times New Roman"/>
            <w:bCs/>
            <w:sz w:val="24"/>
            <w:szCs w:val="24"/>
            <w:rPrChange w:id="631" w:author="Mateus Berardo de Souza Terra" w:date="2016-02-08T20:05:00Z">
              <w:rPr>
                <w:rStyle w:val="no-conversion"/>
                <w:rFonts w:ascii="Times New Roman" w:hAnsi="Times New Roman" w:cs="Times New Roman"/>
                <w:bCs/>
                <w:sz w:val="24"/>
                <w:szCs w:val="24"/>
                <w:lang w:val="pt-PT"/>
              </w:rPr>
            </w:rPrChange>
          </w:rPr>
          <w:t xml:space="preserve">a sua </w:t>
        </w:r>
        <w:del w:id="632" w:author="Mateus Berardo de Souza Terra" w:date="2016-02-08T19:17:00Z">
          <w:r w:rsidR="00E96E41" w:rsidRPr="007D7E6F" w:rsidDel="006D3AB1">
            <w:rPr>
              <w:rStyle w:val="no-conversion"/>
              <w:rFonts w:ascii="Times New Roman" w:hAnsi="Times New Roman" w:cs="Times New Roman"/>
              <w:bCs/>
              <w:sz w:val="24"/>
              <w:szCs w:val="24"/>
              <w:rPrChange w:id="633" w:author="Mateus Berardo de Souza Terra" w:date="2016-02-08T20:05:00Z">
                <w:rPr>
                  <w:rStyle w:val="no-conversion"/>
                  <w:rFonts w:ascii="Times New Roman" w:hAnsi="Times New Roman" w:cs="Times New Roman"/>
                  <w:bCs/>
                  <w:sz w:val="24"/>
                  <w:szCs w:val="24"/>
                  <w:lang w:val="pt-PT"/>
                </w:rPr>
              </w:rPrChange>
            </w:rPr>
            <w:delText>resistencia</w:delText>
          </w:r>
        </w:del>
      </w:ins>
      <w:ins w:id="634" w:author="Mateus Berardo de Souza Terra" w:date="2016-02-08T19:17:00Z">
        <w:r w:rsidR="006D3AB1" w:rsidRPr="007D7E6F">
          <w:rPr>
            <w:rStyle w:val="no-conversion"/>
            <w:rFonts w:ascii="Times New Roman" w:hAnsi="Times New Roman" w:cs="Times New Roman"/>
            <w:bCs/>
            <w:sz w:val="24"/>
            <w:szCs w:val="24"/>
          </w:rPr>
          <w:t>resistência</w:t>
        </w:r>
      </w:ins>
      <w:ins w:id="635" w:author="granix pacheco" w:date="2016-02-08T14:33:00Z">
        <w:r w:rsidR="00E96E41" w:rsidRPr="007D7E6F">
          <w:rPr>
            <w:rStyle w:val="no-conversion"/>
            <w:rFonts w:ascii="Times New Roman" w:hAnsi="Times New Roman" w:cs="Times New Roman"/>
            <w:bCs/>
            <w:sz w:val="24"/>
            <w:szCs w:val="24"/>
            <w:rPrChange w:id="636" w:author="Mateus Berardo de Souza Terra" w:date="2016-02-08T20:05:00Z">
              <w:rPr>
                <w:rStyle w:val="no-conversion"/>
                <w:rFonts w:ascii="Times New Roman" w:hAnsi="Times New Roman" w:cs="Times New Roman"/>
                <w:bCs/>
                <w:sz w:val="24"/>
                <w:szCs w:val="24"/>
                <w:lang w:val="pt-PT"/>
              </w:rPr>
            </w:rPrChange>
          </w:rPr>
          <w:t xml:space="preserve"> em funç</w:t>
        </w:r>
      </w:ins>
      <w:ins w:id="637" w:author="granix pacheco" w:date="2016-02-08T14:35:00Z">
        <w:r w:rsidR="00E96E41" w:rsidRPr="007D7E6F">
          <w:rPr>
            <w:rStyle w:val="no-conversion"/>
            <w:rFonts w:ascii="Times New Roman" w:hAnsi="Times New Roman" w:cs="Times New Roman"/>
            <w:bCs/>
            <w:sz w:val="24"/>
            <w:szCs w:val="24"/>
            <w:rPrChange w:id="638" w:author="Mateus Berardo de Souza Terra" w:date="2016-02-08T20:05:00Z">
              <w:rPr>
                <w:rStyle w:val="no-conversion"/>
                <w:rFonts w:ascii="Times New Roman" w:hAnsi="Times New Roman" w:cs="Times New Roman"/>
                <w:bCs/>
                <w:sz w:val="24"/>
                <w:szCs w:val="24"/>
                <w:lang w:val="pt-PT"/>
              </w:rPr>
            </w:rPrChange>
          </w:rPr>
          <w:t>ã</w:t>
        </w:r>
      </w:ins>
      <w:ins w:id="639" w:author="granix pacheco" w:date="2016-02-08T14:33:00Z">
        <w:r w:rsidRPr="007D7E6F">
          <w:rPr>
            <w:rStyle w:val="no-conversion"/>
            <w:rFonts w:ascii="Times New Roman" w:hAnsi="Times New Roman" w:cs="Times New Roman"/>
            <w:bCs/>
            <w:sz w:val="24"/>
            <w:szCs w:val="24"/>
            <w:rPrChange w:id="640"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41" w:author="granix pacheco" w:date="2016-02-08T14:34:00Z">
        <w:r w:rsidR="00E96E41" w:rsidRPr="007D7E6F">
          <w:rPr>
            <w:rFonts w:ascii="Times New Roman" w:hAnsi="Times New Roman" w:cs="Times New Roman"/>
            <w:sz w:val="24"/>
            <w:szCs w:val="24"/>
            <w:rPrChange w:id="642" w:author="Mateus Berardo de Souza Terra" w:date="2016-02-08T20:05:00Z">
              <w:rPr>
                <w:lang w:val="pt-PT"/>
              </w:rPr>
            </w:rPrChange>
          </w:rPr>
          <w:t>Tipicamente, à medida que a intensidade da luz aumenta, a sua resistência diminui</w:t>
        </w:r>
      </w:ins>
      <w:ins w:id="643" w:author="Mateus Berardo de Souza Terra" w:date="2016-02-08T19:25:00Z">
        <w:r w:rsidR="00105911" w:rsidRPr="007D7E6F">
          <w:rPr>
            <w:rFonts w:ascii="Times New Roman" w:hAnsi="Times New Roman" w:cs="Times New Roman"/>
            <w:sz w:val="24"/>
            <w:szCs w:val="24"/>
          </w:rPr>
          <w:t>, permitindo que mais corrente flua por ele</w:t>
        </w:r>
      </w:ins>
      <w:ins w:id="644" w:author="granix pacheco" w:date="2016-02-08T14:34:00Z">
        <w:r w:rsidR="00E96E41" w:rsidRPr="007D7E6F">
          <w:rPr>
            <w:rFonts w:ascii="Times New Roman" w:hAnsi="Times New Roman" w:cs="Times New Roman"/>
            <w:sz w:val="24"/>
            <w:szCs w:val="24"/>
            <w:rPrChange w:id="645" w:author="Mateus Berardo de Souza Terra" w:date="2016-02-08T20:05:00Z">
              <w:rPr>
                <w:lang w:val="pt-PT"/>
              </w:rPr>
            </w:rPrChange>
          </w:rPr>
          <w:t>.</w:t>
        </w:r>
      </w:ins>
      <w:ins w:id="646" w:author="granix pacheco" w:date="2016-02-08T14:35:00Z">
        <w:r w:rsidR="00E96E41" w:rsidRPr="007D7E6F">
          <w:rPr>
            <w:rFonts w:ascii="Times New Roman" w:hAnsi="Times New Roman" w:cs="Times New Roman"/>
            <w:sz w:val="24"/>
            <w:szCs w:val="24"/>
            <w:rPrChange w:id="647" w:author="Mateus Berardo de Souza Terra" w:date="2016-02-08T20:05:00Z">
              <w:rPr>
                <w:rFonts w:ascii="Times New Roman" w:hAnsi="Times New Roman" w:cs="Times New Roman"/>
                <w:sz w:val="24"/>
                <w:szCs w:val="24"/>
                <w:lang w:val="pt-PT"/>
              </w:rPr>
            </w:rPrChange>
          </w:rPr>
          <w:t xml:space="preserve"> Ele pode ser usado para confecç</w:t>
        </w:r>
      </w:ins>
      <w:ins w:id="648" w:author="Mateus Berardo de Souza Terra" w:date="2016-02-08T19:08:00Z">
        <w:r w:rsidR="008D4450" w:rsidRPr="007D7E6F">
          <w:rPr>
            <w:rFonts w:ascii="Times New Roman" w:hAnsi="Times New Roman" w:cs="Times New Roman"/>
            <w:sz w:val="24"/>
            <w:szCs w:val="24"/>
            <w:rPrChange w:id="649" w:author="Mateus Berardo de Souza Terra" w:date="2016-02-08T20:05:00Z">
              <w:rPr>
                <w:rFonts w:ascii="Times New Roman" w:hAnsi="Times New Roman" w:cs="Times New Roman"/>
                <w:sz w:val="24"/>
                <w:szCs w:val="24"/>
                <w:lang w:val="pt-PT"/>
              </w:rPr>
            </w:rPrChange>
          </w:rPr>
          <w:t>ã</w:t>
        </w:r>
      </w:ins>
      <w:ins w:id="650" w:author="granix pacheco" w:date="2016-02-08T14:35:00Z">
        <w:del w:id="651" w:author="Mateus Berardo de Souza Terra" w:date="2016-02-08T19:08:00Z">
          <w:r w:rsidR="00E96E41" w:rsidRPr="007D7E6F" w:rsidDel="008D4450">
            <w:rPr>
              <w:rFonts w:ascii="Times New Roman" w:hAnsi="Times New Roman" w:cs="Times New Roman"/>
              <w:sz w:val="24"/>
              <w:szCs w:val="24"/>
              <w:rPrChange w:id="652"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53" w:author="Mateus Berardo de Souza Terra" w:date="2016-02-08T20:05:00Z">
              <w:rPr>
                <w:rFonts w:ascii="Times New Roman" w:hAnsi="Times New Roman" w:cs="Times New Roman"/>
                <w:sz w:val="24"/>
                <w:szCs w:val="24"/>
                <w:lang w:val="pt-PT"/>
              </w:rPr>
            </w:rPrChange>
          </w:rPr>
          <w:t>o de sensores</w:t>
        </w:r>
      </w:ins>
      <w:ins w:id="654" w:author="Mateus Berardo de Souza Terra" w:date="2016-02-08T19:09:00Z">
        <w:r w:rsidR="008D4450" w:rsidRPr="007D7E6F">
          <w:rPr>
            <w:rFonts w:ascii="Times New Roman" w:hAnsi="Times New Roman" w:cs="Times New Roman"/>
            <w:sz w:val="24"/>
            <w:szCs w:val="24"/>
          </w:rPr>
          <w:t xml:space="preserve"> de luminosidade ou de reflexão</w:t>
        </w:r>
      </w:ins>
      <w:ins w:id="655" w:author="granix pacheco" w:date="2016-02-08T14:35:00Z">
        <w:r w:rsidR="00E96E41" w:rsidRPr="007D7E6F">
          <w:rPr>
            <w:rFonts w:ascii="Times New Roman" w:hAnsi="Times New Roman" w:cs="Times New Roman"/>
            <w:sz w:val="24"/>
            <w:szCs w:val="24"/>
            <w:rPrChange w:id="656" w:author="Mateus Berardo de Souza Terra" w:date="2016-02-08T20:05:00Z">
              <w:rPr>
                <w:rFonts w:ascii="Times New Roman" w:hAnsi="Times New Roman" w:cs="Times New Roman"/>
                <w:sz w:val="24"/>
                <w:szCs w:val="24"/>
                <w:lang w:val="pt-PT"/>
              </w:rPr>
            </w:rPrChange>
          </w:rPr>
          <w:t>.</w:t>
        </w:r>
      </w:ins>
      <w:ins w:id="657"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58"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59" w:author="granix pacheco" w:date="2016-02-08T14:29:00Z"/>
          <w:rFonts w:ascii="Arial" w:eastAsia="Times New Roman" w:hAnsi="Arial" w:cs="Arial"/>
          <w:color w:val="222222"/>
          <w:sz w:val="27"/>
          <w:szCs w:val="27"/>
          <w:lang w:eastAsia="pt-BR"/>
          <w:rPrChange w:id="660" w:author="Mateus Berardo de Souza Terra" w:date="2016-02-08T20:05:00Z">
            <w:rPr>
              <w:ins w:id="661" w:author="granix pacheco" w:date="2016-02-08T14:29:00Z"/>
              <w:rFonts w:ascii="Arial" w:eastAsia="Times New Roman" w:hAnsi="Arial" w:cs="Arial"/>
              <w:color w:val="222222"/>
              <w:sz w:val="27"/>
              <w:szCs w:val="27"/>
              <w:lang w:val="pt-PT" w:eastAsia="pt-BR"/>
            </w:rPr>
          </w:rPrChange>
        </w:rPr>
        <w:pPrChange w:id="662" w:author="granix pacheco" w:date="2016-02-08T14:36:00Z">
          <w:pPr/>
        </w:pPrChange>
      </w:pPr>
      <w:ins w:id="663" w:author="granix pacheco" w:date="2016-02-08T14:28:00Z">
        <w:r w:rsidRPr="004A7414">
          <w:rPr>
            <w:noProof/>
            <w:color w:val="0000FF"/>
            <w:lang w:eastAsia="pt-BR"/>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64" w:author="granix pacheco" w:date="2016-02-08T14:29:00Z">
        <w:r w:rsidRPr="004A7414">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65" w:author="granix pacheco" w:date="2016-02-08T14:28:00Z"/>
          <w:b/>
          <w:sz w:val="32"/>
          <w:szCs w:val="32"/>
        </w:rPr>
        <w:pPrChange w:id="666"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67" w:author="granix pacheco" w:date="2016-02-08T14:13:00Z"/>
          <w:b/>
          <w:sz w:val="32"/>
          <w:szCs w:val="32"/>
        </w:rPr>
        <w:pPrChange w:id="668"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ind w:left="993" w:hanging="633"/>
        <w:jc w:val="both"/>
        <w:rPr>
          <w:ins w:id="669" w:author="granix pacheco" w:date="2016-02-08T14:19:00Z"/>
          <w:b/>
          <w:sz w:val="32"/>
          <w:szCs w:val="32"/>
        </w:rPr>
        <w:pPrChange w:id="670" w:author="Mateus Berardo de Souza Terra" w:date="2016-02-08T22:26:00Z">
          <w:pPr>
            <w:pStyle w:val="NormalWeb"/>
            <w:shd w:val="clear" w:color="auto" w:fill="FFFFFF"/>
            <w:spacing w:before="0" w:beforeAutospacing="0" w:after="160" w:afterAutospacing="0"/>
            <w:jc w:val="both"/>
          </w:pPr>
        </w:pPrChange>
      </w:pPr>
      <w:ins w:id="671"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72" w:author="granix pacheco" w:date="2016-02-08T14:23:00Z"/>
          <w:rStyle w:val="ya-q-full-text"/>
        </w:rPr>
        <w:pPrChange w:id="673" w:author="granix pacheco" w:date="2016-02-08T14:21:00Z">
          <w:pPr>
            <w:pStyle w:val="NormalWeb"/>
            <w:shd w:val="clear" w:color="auto" w:fill="FFFFFF"/>
            <w:spacing w:before="0" w:beforeAutospacing="0" w:after="160" w:afterAutospacing="0"/>
            <w:jc w:val="both"/>
          </w:pPr>
        </w:pPrChange>
      </w:pPr>
      <w:ins w:id="674" w:author="granix pacheco" w:date="2016-02-08T14:19:00Z">
        <w:r w:rsidRPr="007D7E6F">
          <w:rPr>
            <w:rFonts w:eastAsiaTheme="minorHAnsi"/>
          </w:rPr>
          <w:t xml:space="preserve">Um buzzer </w:t>
        </w:r>
      </w:ins>
      <w:ins w:id="675" w:author="granix pacheco" w:date="2016-02-08T14:20:00Z">
        <w:r w:rsidRPr="007D7E6F">
          <w:rPr>
            <w:rFonts w:eastAsiaTheme="minorHAnsi"/>
          </w:rPr>
          <w:t>é um componente capaz de produzir sons na frequência recebida atuando de maneira semelhante a uma caixa de som, porem com um consumo menor.</w:t>
        </w:r>
      </w:ins>
      <w:ins w:id="676" w:author="granix pacheco" w:date="2016-02-08T14:21:00Z">
        <w:r w:rsidRPr="007D7E6F">
          <w:rPr>
            <w:rFonts w:eastAsiaTheme="minorHAnsi"/>
          </w:rPr>
          <w:t xml:space="preserve"> Ele possui polaridade </w:t>
        </w:r>
      </w:ins>
      <w:ins w:id="677" w:author="granix pacheco" w:date="2016-02-08T15:40:00Z">
        <w:r w:rsidR="00463E0F" w:rsidRPr="007D7E6F">
          <w:rPr>
            <w:rFonts w:eastAsiaTheme="minorHAnsi"/>
          </w:rPr>
          <w:t>definida (a</w:t>
        </w:r>
      </w:ins>
      <w:ins w:id="678" w:author="granix pacheco" w:date="2016-02-08T15:39:00Z">
        <w:r w:rsidR="00463E0F" w:rsidRPr="007D7E6F">
          <w:rPr>
            <w:rFonts w:eastAsiaTheme="minorHAnsi"/>
          </w:rPr>
          <w:t xml:space="preserve"> perna mais longa é o positivo)</w:t>
        </w:r>
      </w:ins>
      <w:ins w:id="679" w:author="granix pacheco" w:date="2016-02-08T14:21:00Z">
        <w:r w:rsidRPr="007D7E6F">
          <w:rPr>
            <w:rFonts w:eastAsiaTheme="minorHAnsi"/>
          </w:rPr>
          <w:t xml:space="preserve"> e é composto</w:t>
        </w:r>
      </w:ins>
      <w:ins w:id="680" w:author="granix pacheco" w:date="2016-02-08T14:22:00Z">
        <w:r w:rsidRPr="007D7E6F">
          <w:rPr>
            <w:rFonts w:eastAsiaTheme="minorHAnsi"/>
          </w:rPr>
          <w:t xml:space="preserve"> </w:t>
        </w:r>
        <w:r w:rsidRPr="007D7E6F">
          <w:rPr>
            <w:rStyle w:val="ya-q-full-text"/>
          </w:rPr>
          <w:t xml:space="preserve">2 camadas de metal e uma camada interna de cristal </w:t>
        </w:r>
      </w:ins>
      <w:ins w:id="681" w:author="granix pacheco" w:date="2016-02-08T14:24:00Z">
        <w:r w:rsidRPr="007D7E6F">
          <w:rPr>
            <w:rStyle w:val="ya-q-full-text"/>
          </w:rPr>
          <w:t>piezoeléctrico</w:t>
        </w:r>
      </w:ins>
      <w:ins w:id="682"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83" w:author="granix pacheco" w:date="2016-02-08T13:19:00Z"/>
          <w:rPrChange w:id="684" w:author="Mateus Berardo de Souza Terra" w:date="2016-02-08T20:05:00Z">
            <w:rPr>
              <w:ins w:id="685" w:author="granix pacheco" w:date="2016-02-08T13:19:00Z"/>
              <w:b/>
              <w:sz w:val="32"/>
              <w:szCs w:val="32"/>
            </w:rPr>
          </w:rPrChange>
        </w:rPr>
        <w:pPrChange w:id="686"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87" w:author="granix pacheco" w:date="2016-02-08T14:23:00Z"/>
          <w:rFonts w:ascii="Arial" w:eastAsia="Times New Roman" w:hAnsi="Arial" w:cs="Arial"/>
          <w:color w:val="222222"/>
          <w:sz w:val="27"/>
          <w:szCs w:val="27"/>
          <w:lang w:eastAsia="pt-BR"/>
          <w:rPrChange w:id="688" w:author="Mateus Berardo de Souza Terra" w:date="2016-02-08T20:05:00Z">
            <w:rPr>
              <w:ins w:id="689" w:author="granix pacheco" w:date="2016-02-08T14:23:00Z"/>
              <w:rFonts w:ascii="Arial" w:eastAsia="Times New Roman" w:hAnsi="Arial" w:cs="Arial"/>
              <w:color w:val="222222"/>
              <w:sz w:val="27"/>
              <w:szCs w:val="27"/>
              <w:lang w:val="pt-PT" w:eastAsia="pt-BR"/>
            </w:rPr>
          </w:rPrChange>
        </w:rPr>
        <w:pPrChange w:id="690" w:author="granix pacheco" w:date="2016-02-08T14:24:00Z">
          <w:pPr/>
        </w:pPrChange>
      </w:pPr>
      <w:ins w:id="691" w:author="granix pacheco" w:date="2016-02-08T14:17:00Z">
        <w:r w:rsidRPr="004A7414">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692" w:author="granix pacheco" w:date="2016-02-08T14:23:00Z">
        <w:r w:rsidRPr="004A7414">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693"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694" w:author="granix pacheco" w:date="2016-02-08T08:36:00Z"/>
          <w:b/>
          <w:sz w:val="32"/>
          <w:szCs w:val="32"/>
          <w:rPrChange w:id="695" w:author="Mateus Berardo de Souza Terra" w:date="2016-02-08T20:05:00Z">
            <w:rPr>
              <w:ins w:id="696" w:author="granix pacheco" w:date="2016-02-08T08:36:00Z"/>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ind w:left="993" w:hanging="633"/>
        <w:jc w:val="both"/>
        <w:rPr>
          <w:ins w:id="697" w:author="granix pacheco" w:date="2016-02-08T12:43:00Z"/>
          <w:b/>
          <w:sz w:val="32"/>
          <w:szCs w:val="32"/>
        </w:rPr>
        <w:pPrChange w:id="698" w:author="Mateus Berardo de Souza Terra" w:date="2016-02-08T22:26:00Z">
          <w:pPr>
            <w:pStyle w:val="NormalWeb"/>
            <w:shd w:val="clear" w:color="auto" w:fill="FFFFFF"/>
            <w:spacing w:before="0" w:beforeAutospacing="0" w:after="160" w:afterAutospacing="0"/>
            <w:jc w:val="both"/>
          </w:pPr>
        </w:pPrChange>
      </w:pPr>
      <w:ins w:id="699" w:author="granix pacheco" w:date="2016-02-08T08:36:00Z">
        <w:r w:rsidRPr="007D7E6F">
          <w:rPr>
            <w:b/>
            <w:sz w:val="32"/>
            <w:szCs w:val="32"/>
            <w:rPrChange w:id="700" w:author="Mateus Berardo de Souza Terra" w:date="2016-02-08T20:05:00Z">
              <w:rPr/>
            </w:rPrChange>
          </w:rPr>
          <w:t>Interruptores</w:t>
        </w:r>
      </w:ins>
      <w:ins w:id="701" w:author="granix pacheco" w:date="2016-02-08T12:43:00Z">
        <w:r w:rsidR="00887086" w:rsidRPr="007D7E6F">
          <w:rPr>
            <w:b/>
            <w:sz w:val="32"/>
            <w:szCs w:val="32"/>
          </w:rPr>
          <w:t xml:space="preserve"> e botões</w:t>
        </w:r>
      </w:ins>
      <w:ins w:id="702" w:author="granix pacheco" w:date="2016-02-08T08:36:00Z">
        <w:r w:rsidRPr="007D7E6F">
          <w:rPr>
            <w:b/>
            <w:sz w:val="32"/>
            <w:szCs w:val="32"/>
            <w:rPrChange w:id="703"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04" w:author="granix pacheco" w:date="2016-02-08T13:29:00Z"/>
        </w:rPr>
        <w:pPrChange w:id="705" w:author="granix pacheco" w:date="2016-02-08T13:29:00Z">
          <w:pPr>
            <w:pStyle w:val="NormalWeb"/>
            <w:shd w:val="clear" w:color="auto" w:fill="FFFFFF"/>
            <w:spacing w:before="0" w:beforeAutospacing="0" w:after="160" w:afterAutospacing="0"/>
            <w:jc w:val="both"/>
          </w:pPr>
        </w:pPrChange>
      </w:pPr>
      <w:ins w:id="706" w:author="granix pacheco" w:date="2016-02-08T12:44:00Z">
        <w:r w:rsidRPr="007D7E6F">
          <w:t>Componente responsável por manter o circuito aberto ou fechado</w:t>
        </w:r>
        <w:del w:id="707" w:author="Mateus Berardo de Souza Terra" w:date="2016-02-08T19:10:00Z">
          <w:r w:rsidRPr="007D7E6F" w:rsidDel="006D3AB1">
            <w:delText xml:space="preserve"> (I/O)</w:delText>
          </w:r>
        </w:del>
        <w:r w:rsidRPr="007D7E6F">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08" w:author="granix pacheco" w:date="2016-02-08T12:45:00Z"/>
        </w:rPr>
      </w:pPr>
      <w:ins w:id="709" w:author="granix pacheco" w:date="2016-02-08T14:24:00Z">
        <w:r w:rsidRPr="007D7E6F">
          <w:t xml:space="preserve">                     </w:t>
        </w:r>
        <w:r w:rsidRPr="004A7414">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10" w:author="granix pacheco" w:date="2016-02-08T12:45:00Z">
        <w:r w:rsidR="00895C46" w:rsidRPr="004A7414">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lastRenderedPageBreak/>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11" w:author="granix pacheco" w:date="2016-02-08T12:45:00Z"/>
        </w:rPr>
        <w:pPrChange w:id="712"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13" w:author="granix pacheco" w:date="2016-02-08T08:36:00Z"/>
        </w:rPr>
        <w:pPrChange w:id="714" w:author="granix pacheco" w:date="2016-02-08T12:44:00Z">
          <w:pPr>
            <w:pStyle w:val="NormalWeb"/>
            <w:shd w:val="clear" w:color="auto" w:fill="FFFFFF"/>
            <w:spacing w:before="0" w:beforeAutospacing="0" w:after="160" w:afterAutospacing="0"/>
            <w:jc w:val="both"/>
          </w:pPr>
        </w:pPrChange>
      </w:pPr>
    </w:p>
    <w:p w14:paraId="26226E85" w14:textId="77777777" w:rsidR="00AF1060" w:rsidRPr="00AF1060" w:rsidRDefault="00A06F35" w:rsidP="00B26989">
      <w:pPr>
        <w:pStyle w:val="NormalWeb"/>
        <w:numPr>
          <w:ilvl w:val="1"/>
          <w:numId w:val="44"/>
        </w:numPr>
        <w:shd w:val="clear" w:color="auto" w:fill="FFFFFF"/>
        <w:spacing w:before="0" w:beforeAutospacing="0" w:after="160" w:afterAutospacing="0"/>
        <w:ind w:left="993" w:hanging="633"/>
        <w:jc w:val="both"/>
        <w:rPr>
          <w:rFonts w:ascii="Arial" w:hAnsi="Arial" w:cs="Arial"/>
          <w:b/>
        </w:rPr>
      </w:pPr>
      <w:ins w:id="715" w:author="granix pacheco" w:date="2016-02-08T08:36:00Z">
        <w:r w:rsidRPr="007D7E6F">
          <w:rPr>
            <w:b/>
            <w:sz w:val="32"/>
            <w:szCs w:val="32"/>
            <w:rPrChange w:id="716" w:author="Mateus Berardo de Souza Terra" w:date="2016-02-08T20:05:00Z">
              <w:rPr/>
            </w:rPrChange>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0"/>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C38EA">
      <w:pPr>
        <w:pStyle w:val="NormalWeb"/>
        <w:numPr>
          <w:ilvl w:val="2"/>
          <w:numId w:val="44"/>
        </w:numPr>
        <w:shd w:val="clear" w:color="auto" w:fill="FFFFFF"/>
        <w:spacing w:before="0" w:beforeAutospacing="0" w:after="160" w:afterAutospacing="0"/>
        <w:ind w:left="1560" w:hanging="84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FD346D">
      <w:pPr>
        <w:pStyle w:val="NormalWeb"/>
        <w:numPr>
          <w:ilvl w:val="2"/>
          <w:numId w:val="44"/>
        </w:numPr>
        <w:shd w:val="clear" w:color="auto" w:fill="FFFFFF"/>
        <w:spacing w:before="0" w:beforeAutospacing="0" w:after="160" w:afterAutospacing="0"/>
        <w:ind w:left="1560" w:hanging="840"/>
        <w:jc w:val="both"/>
        <w:rPr>
          <w:ins w:id="717" w:author="granix pacheco" w:date="2016-02-08T13:19:00Z"/>
          <w:b/>
          <w:sz w:val="32"/>
          <w:szCs w:val="32"/>
        </w:rPr>
      </w:pPr>
      <w:r w:rsidRPr="00FD346D">
        <w:rPr>
          <w:b/>
          <w:sz w:val="32"/>
          <w:szCs w:val="32"/>
        </w:rPr>
        <w:lastRenderedPageBreak/>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ins w:id="718" w:author="granix pacheco" w:date="2016-02-08T08:36:00Z"/>
          <w:b/>
          <w:sz w:val="32"/>
          <w:szCs w:val="32"/>
          <w:rPrChange w:id="719" w:author="Mateus Berardo de Souza Terra" w:date="2016-02-08T20:05:00Z">
            <w:rPr>
              <w:ins w:id="720" w:author="granix pacheco" w:date="2016-02-08T08:36: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21" w:author="granix pacheco" w:date="2016-02-08T13:10:00Z"/>
          <w:b/>
          <w:sz w:val="32"/>
          <w:szCs w:val="32"/>
        </w:rPr>
        <w:pPrChange w:id="72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23" w:author="granix pacheco" w:date="2016-02-08T08:36:00Z">
        <w:r w:rsidRPr="007D7E6F">
          <w:rPr>
            <w:b/>
            <w:sz w:val="32"/>
            <w:szCs w:val="32"/>
            <w:rPrChange w:id="724"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25" w:author="granix pacheco" w:date="2016-02-08T13:11:00Z"/>
          <w:bCs/>
        </w:rPr>
        <w:pPrChange w:id="726" w:author="granix pacheco" w:date="2016-02-08T13:11:00Z">
          <w:pPr>
            <w:pStyle w:val="NormalWeb"/>
            <w:numPr>
              <w:numId w:val="25"/>
            </w:numPr>
            <w:shd w:val="clear" w:color="auto" w:fill="FFFFFF"/>
            <w:spacing w:before="0" w:beforeAutospacing="0" w:after="160" w:afterAutospacing="0"/>
            <w:ind w:left="720" w:hanging="360"/>
            <w:jc w:val="both"/>
          </w:pPr>
        </w:pPrChange>
      </w:pPr>
      <w:ins w:id="727" w:author="granix pacheco" w:date="2016-02-08T13:10:00Z">
        <w:r w:rsidRPr="007D7E6F">
          <w:rPr>
            <w:bCs/>
            <w:rPrChange w:id="728"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29" w:author="Mateus Berardo de Souza Terra" w:date="2016-02-08T19:11:00Z">
        <w:r w:rsidR="006D3AB1" w:rsidRPr="007D7E6F">
          <w:rPr>
            <w:bCs/>
          </w:rPr>
          <w:t>tensão</w:t>
        </w:r>
      </w:ins>
      <w:ins w:id="730" w:author="granix pacheco" w:date="2016-02-08T13:10:00Z">
        <w:del w:id="731" w:author="Mateus Berardo de Souza Terra" w:date="2016-02-08T19:11:00Z">
          <w:r w:rsidRPr="007D7E6F" w:rsidDel="006D3AB1">
            <w:rPr>
              <w:bCs/>
              <w:rPrChange w:id="732" w:author="Mateus Berardo de Souza Terra" w:date="2016-02-08T20:05:00Z">
                <w:rPr>
                  <w:rFonts w:ascii="Arial" w:hAnsi="Arial" w:cs="Arial"/>
                  <w:b/>
                  <w:bCs/>
                  <w:color w:val="555555"/>
                  <w:sz w:val="19"/>
                  <w:szCs w:val="19"/>
                </w:rPr>
              </w:rPrChange>
            </w:rPr>
            <w:delText>corrente</w:delText>
          </w:r>
        </w:del>
        <w:r w:rsidRPr="007D7E6F">
          <w:rPr>
            <w:bCs/>
            <w:rPrChange w:id="733"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34" w:author="granix pacheco" w:date="2016-02-08T13:19:00Z"/>
          <w:rFonts w:ascii="Arial" w:hAnsi="Arial" w:cs="Arial"/>
          <w:color w:val="222222"/>
          <w:sz w:val="27"/>
          <w:szCs w:val="27"/>
          <w:rPrChange w:id="735" w:author="Mateus Berardo de Souza Terra" w:date="2016-02-08T20:05:00Z">
            <w:rPr>
              <w:ins w:id="736" w:author="granix pacheco" w:date="2016-02-08T13:19:00Z"/>
              <w:rFonts w:ascii="Arial" w:hAnsi="Arial" w:cs="Arial"/>
              <w:color w:val="222222"/>
              <w:sz w:val="27"/>
              <w:szCs w:val="27"/>
              <w:lang w:val="pt-PT"/>
            </w:rPr>
          </w:rPrChange>
        </w:rPr>
      </w:pPr>
      <w:ins w:id="737" w:author="granix pacheco" w:date="2016-02-08T13:19:00Z">
        <w:r w:rsidRPr="007D7E6F">
          <w:rPr>
            <w:rFonts w:ascii="Arial" w:hAnsi="Arial" w:cs="Arial"/>
            <w:color w:val="222222"/>
            <w:sz w:val="27"/>
            <w:szCs w:val="27"/>
            <w:rPrChange w:id="738"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39" w:author="granix pacheco" w:date="2016-02-08T13:18:00Z">
        <w:r w:rsidRPr="007D7E6F">
          <w:rPr>
            <w:rFonts w:ascii="Arial" w:hAnsi="Arial" w:cs="Arial"/>
            <w:color w:val="222222"/>
            <w:sz w:val="27"/>
            <w:szCs w:val="27"/>
            <w:rPrChange w:id="740"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41" w:author="granix pacheco" w:date="2016-02-08T13:17:00Z"/>
          <w:rFonts w:ascii="Arial" w:eastAsia="Times New Roman" w:hAnsi="Arial" w:cs="Arial"/>
          <w:vanish/>
          <w:color w:val="222222"/>
          <w:sz w:val="27"/>
          <w:szCs w:val="27"/>
          <w:lang w:eastAsia="pt-BR"/>
          <w:rPrChange w:id="742" w:author="Mateus Berardo de Souza Terra" w:date="2016-02-08T20:05:00Z">
            <w:rPr>
              <w:ins w:id="743" w:author="granix pacheco" w:date="2016-02-08T13:17:00Z"/>
              <w:rFonts w:ascii="Arial" w:eastAsia="Times New Roman" w:hAnsi="Arial" w:cs="Arial"/>
              <w:vanish/>
              <w:color w:val="222222"/>
              <w:sz w:val="27"/>
              <w:szCs w:val="27"/>
              <w:lang w:val="pt-PT" w:eastAsia="pt-BR"/>
            </w:rPr>
          </w:rPrChange>
        </w:rPr>
      </w:pPr>
      <w:ins w:id="744" w:author="granix pacheco" w:date="2016-02-08T13:17:00Z">
        <w:r w:rsidRPr="007D7E6F">
          <w:rPr>
            <w:rFonts w:ascii="Arial" w:hAnsi="Arial" w:cs="Arial"/>
            <w:vanish/>
            <w:color w:val="222222"/>
            <w:sz w:val="27"/>
            <w:szCs w:val="27"/>
            <w:rPrChange w:id="745"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46" w:author="granix pacheco" w:date="2016-02-08T13:17:00Z"/>
          <w:rFonts w:ascii="Arial" w:eastAsia="Times New Roman" w:hAnsi="Arial" w:cs="Arial"/>
          <w:vanish/>
          <w:color w:val="222222"/>
          <w:sz w:val="27"/>
          <w:szCs w:val="27"/>
          <w:lang w:eastAsia="pt-BR"/>
          <w:rPrChange w:id="747" w:author="Mateus Berardo de Souza Terra" w:date="2016-02-08T20:05:00Z">
            <w:rPr>
              <w:ins w:id="748" w:author="granix pacheco" w:date="2016-02-08T13:17:00Z"/>
              <w:rFonts w:ascii="Arial" w:eastAsia="Times New Roman" w:hAnsi="Arial" w:cs="Arial"/>
              <w:vanish/>
              <w:color w:val="222222"/>
              <w:sz w:val="27"/>
              <w:szCs w:val="27"/>
              <w:lang w:val="pt-PT" w:eastAsia="pt-BR"/>
            </w:rPr>
          </w:rPrChange>
        </w:rPr>
      </w:pPr>
      <w:ins w:id="749" w:author="granix pacheco" w:date="2016-02-08T13:17:00Z">
        <w:r w:rsidRPr="007D7E6F">
          <w:rPr>
            <w:rFonts w:ascii="Arial" w:hAnsi="Arial" w:cs="Arial"/>
            <w:vanish/>
            <w:color w:val="222222"/>
            <w:sz w:val="27"/>
            <w:szCs w:val="27"/>
            <w:rPrChange w:id="750"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51" w:author="Mateus Berardo de Souza Terra" w:date="2016-02-08T22:27:00Z"/>
          <w:b/>
          <w:sz w:val="32"/>
          <w:szCs w:val="32"/>
        </w:rPr>
        <w:pPrChange w:id="752"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53" w:author="Mateus Berardo de Souza Terra" w:date="2016-02-08T22:27:00Z"/>
        </w:rPr>
        <w:pPrChange w:id="754"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5"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6"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7"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8"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9"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0"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1"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2"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3"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4"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ins w:id="765" w:author="granix pacheco" w:date="2016-02-08T11:47:00Z"/>
          <w:b/>
          <w:sz w:val="32"/>
          <w:szCs w:val="32"/>
        </w:rPr>
        <w:pPrChange w:id="766" w:author="Mateus Berardo de Souza Terra" w:date="2016-02-08T22:28:00Z">
          <w:pPr>
            <w:pStyle w:val="NormalWeb"/>
            <w:shd w:val="clear" w:color="auto" w:fill="FFFFFF"/>
            <w:spacing w:before="0" w:beforeAutospacing="0" w:after="160" w:afterAutospacing="0"/>
            <w:jc w:val="both"/>
          </w:pPr>
        </w:pPrChange>
      </w:pPr>
      <w:ins w:id="767" w:author="granix pacheco" w:date="2016-02-08T08:36:00Z">
        <w:r w:rsidRPr="007D7E6F">
          <w:rPr>
            <w:b/>
            <w:sz w:val="32"/>
            <w:szCs w:val="32"/>
            <w:rPrChange w:id="768" w:author="Mateus Berardo de Souza Terra" w:date="2016-02-08T20:05:00Z">
              <w:rPr/>
            </w:rPrChange>
          </w:rPr>
          <w:t>LEDs:</w:t>
        </w:r>
      </w:ins>
      <w:ins w:id="769"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70" w:author="granix pacheco" w:date="2016-02-08T12:12:00Z"/>
          <w:rStyle w:val="Forte"/>
          <w:b w:val="0"/>
        </w:rPr>
        <w:pPrChange w:id="771" w:author="granix pacheco" w:date="2016-02-08T12:11:00Z">
          <w:pPr>
            <w:pStyle w:val="NormalWeb"/>
            <w:shd w:val="clear" w:color="auto" w:fill="FFFFFF"/>
            <w:spacing w:before="0" w:beforeAutospacing="0" w:after="160" w:afterAutospacing="0"/>
            <w:jc w:val="both"/>
          </w:pPr>
        </w:pPrChange>
      </w:pPr>
      <w:ins w:id="772" w:author="granix pacheco" w:date="2016-02-08T11:47:00Z">
        <w:r w:rsidRPr="007D7E6F">
          <w:rPr>
            <w:rPrChange w:id="773" w:author="Mateus Berardo de Souza Terra" w:date="2016-02-08T20:05:00Z">
              <w:rPr>
                <w:b/>
                <w:bCs/>
              </w:rPr>
            </w:rPrChange>
          </w:rPr>
          <w:t xml:space="preserve">Um </w:t>
        </w:r>
      </w:ins>
      <w:ins w:id="774" w:author="granix pacheco" w:date="2016-02-08T11:51:00Z">
        <w:r w:rsidRPr="007D7E6F">
          <w:t>LED (</w:t>
        </w:r>
      </w:ins>
      <w:ins w:id="775" w:author="Mateus Berardo de Souza Terra" w:date="2016-02-08T19:11:00Z">
        <w:r w:rsidR="006D3AB1" w:rsidRPr="007D7E6F">
          <w:rPr>
            <w:rStyle w:val="Forte"/>
            <w:b w:val="0"/>
          </w:rPr>
          <w:t>L</w:t>
        </w:r>
      </w:ins>
      <w:ins w:id="776" w:author="granix pacheco" w:date="2016-02-08T11:48:00Z">
        <w:del w:id="777" w:author="Mateus Berardo de Souza Terra" w:date="2016-02-08T19:11:00Z">
          <w:r w:rsidRPr="007D7E6F" w:rsidDel="006D3AB1">
            <w:rPr>
              <w:rStyle w:val="Forte"/>
              <w:b w:val="0"/>
              <w:rPrChange w:id="778" w:author="Mateus Berardo de Souza Terra" w:date="2016-02-08T20:05:00Z">
                <w:rPr>
                  <w:rStyle w:val="Forte"/>
                </w:rPr>
              </w:rPrChange>
            </w:rPr>
            <w:delText>l</w:delText>
          </w:r>
        </w:del>
        <w:r w:rsidRPr="007D7E6F">
          <w:rPr>
            <w:rStyle w:val="Forte"/>
            <w:b w:val="0"/>
            <w:rPrChange w:id="779" w:author="Mateus Berardo de Souza Terra" w:date="2016-02-08T20:05:00Z">
              <w:rPr>
                <w:rStyle w:val="Forte"/>
              </w:rPr>
            </w:rPrChange>
          </w:rPr>
          <w:t xml:space="preserve">ight </w:t>
        </w:r>
      </w:ins>
      <w:ins w:id="780" w:author="Mateus Berardo de Souza Terra" w:date="2016-02-08T19:11:00Z">
        <w:r w:rsidR="006D3AB1" w:rsidRPr="007D7E6F">
          <w:rPr>
            <w:rStyle w:val="Forte"/>
            <w:b w:val="0"/>
          </w:rPr>
          <w:t>E</w:t>
        </w:r>
      </w:ins>
      <w:ins w:id="781" w:author="granix pacheco" w:date="2016-02-08T11:48:00Z">
        <w:del w:id="782" w:author="Mateus Berardo de Souza Terra" w:date="2016-02-08T19:11:00Z">
          <w:r w:rsidRPr="007D7E6F" w:rsidDel="006D3AB1">
            <w:rPr>
              <w:rStyle w:val="Forte"/>
              <w:b w:val="0"/>
              <w:rPrChange w:id="783" w:author="Mateus Berardo de Souza Terra" w:date="2016-02-08T20:05:00Z">
                <w:rPr>
                  <w:rStyle w:val="Forte"/>
                </w:rPr>
              </w:rPrChange>
            </w:rPr>
            <w:delText>e</w:delText>
          </w:r>
        </w:del>
        <w:r w:rsidRPr="007D7E6F">
          <w:rPr>
            <w:rStyle w:val="Forte"/>
            <w:b w:val="0"/>
            <w:rPrChange w:id="784" w:author="Mateus Berardo de Souza Terra" w:date="2016-02-08T20:05:00Z">
              <w:rPr>
                <w:rStyle w:val="Forte"/>
              </w:rPr>
            </w:rPrChange>
          </w:rPr>
          <w:t xml:space="preserve">mitting </w:t>
        </w:r>
      </w:ins>
      <w:ins w:id="785" w:author="Mateus Berardo de Souza Terra" w:date="2016-02-08T19:11:00Z">
        <w:r w:rsidR="006D3AB1" w:rsidRPr="007D7E6F">
          <w:rPr>
            <w:rStyle w:val="Forte"/>
            <w:b w:val="0"/>
          </w:rPr>
          <w:t>D</w:t>
        </w:r>
      </w:ins>
      <w:ins w:id="786" w:author="granix pacheco" w:date="2016-02-08T11:48:00Z">
        <w:del w:id="787" w:author="Mateus Berardo de Souza Terra" w:date="2016-02-08T19:11:00Z">
          <w:r w:rsidRPr="007D7E6F" w:rsidDel="006D3AB1">
            <w:rPr>
              <w:rStyle w:val="Forte"/>
              <w:b w:val="0"/>
              <w:rPrChange w:id="788" w:author="Mateus Berardo de Souza Terra" w:date="2016-02-08T20:05:00Z">
                <w:rPr>
                  <w:rStyle w:val="Forte"/>
                </w:rPr>
              </w:rPrChange>
            </w:rPr>
            <w:delText>d</w:delText>
          </w:r>
        </w:del>
        <w:r w:rsidRPr="007D7E6F">
          <w:rPr>
            <w:rStyle w:val="Forte"/>
            <w:b w:val="0"/>
            <w:rPrChange w:id="789" w:author="Mateus Berardo de Souza Terra" w:date="2016-02-08T20:05:00Z">
              <w:rPr>
                <w:rStyle w:val="Forte"/>
              </w:rPr>
            </w:rPrChange>
          </w:rPr>
          <w:t>iode</w:t>
        </w:r>
      </w:ins>
      <w:ins w:id="790" w:author="granix pacheco" w:date="2016-02-08T11:49:00Z">
        <w:r w:rsidRPr="007D7E6F">
          <w:rPr>
            <w:rStyle w:val="Forte"/>
            <w:b w:val="0"/>
            <w:rPrChange w:id="791"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w:t>
        </w:r>
      </w:ins>
      <w:ins w:id="792" w:author="granix pacheco" w:date="2016-02-08T11:50:00Z">
        <w:r w:rsidRPr="007D7E6F">
          <w:rPr>
            <w:rStyle w:val="Forte"/>
            <w:b w:val="0"/>
          </w:rPr>
          <w:t xml:space="preserve">é capaz de emitir luz </w:t>
        </w:r>
      </w:ins>
      <w:ins w:id="793" w:author="granix pacheco" w:date="2016-02-08T11:52:00Z">
        <w:r w:rsidRPr="007D7E6F">
          <w:rPr>
            <w:rStyle w:val="Forte"/>
            <w:b w:val="0"/>
          </w:rPr>
          <w:t xml:space="preserve">própria </w:t>
        </w:r>
      </w:ins>
      <w:ins w:id="794" w:author="granix pacheco" w:date="2016-02-08T11:50:00Z">
        <w:r w:rsidRPr="007D7E6F">
          <w:rPr>
            <w:rStyle w:val="Forte"/>
            <w:b w:val="0"/>
          </w:rPr>
          <w:t>como uma pequena lâmpada.</w:t>
        </w:r>
      </w:ins>
      <w:ins w:id="795" w:author="granix pacheco" w:date="2016-02-08T11:52:00Z">
        <w:r w:rsidRPr="007D7E6F">
          <w:rPr>
            <w:rStyle w:val="Forte"/>
            <w:b w:val="0"/>
          </w:rPr>
          <w:t xml:space="preserve"> </w:t>
        </w:r>
      </w:ins>
      <w:ins w:id="796" w:author="granix pacheco" w:date="2016-02-08T12:01:00Z">
        <w:r w:rsidRPr="007D7E6F">
          <w:rPr>
            <w:rStyle w:val="Forte"/>
            <w:b w:val="0"/>
          </w:rPr>
          <w:t>Ele é um semicondutor e</w:t>
        </w:r>
      </w:ins>
      <w:ins w:id="797" w:author="granix pacheco" w:date="2016-02-08T12:02:00Z">
        <w:r w:rsidRPr="007D7E6F">
          <w:rPr>
            <w:rStyle w:val="Forte"/>
            <w:b w:val="0"/>
          </w:rPr>
          <w:t xml:space="preserve"> a sua</w:t>
        </w:r>
      </w:ins>
      <w:ins w:id="798" w:author="granix pacheco" w:date="2016-02-08T11:54:00Z">
        <w:r w:rsidRPr="007D7E6F">
          <w:rPr>
            <w:rStyle w:val="Forte"/>
            <w:b w:val="0"/>
          </w:rPr>
          <w:t xml:space="preserve"> simbologia </w:t>
        </w:r>
      </w:ins>
      <w:ins w:id="799" w:author="granix pacheco" w:date="2016-02-08T11:55:00Z">
        <w:r w:rsidRPr="007D7E6F">
          <w:rPr>
            <w:rStyle w:val="Forte"/>
            <w:b w:val="0"/>
          </w:rPr>
          <w:t>está</w:t>
        </w:r>
      </w:ins>
      <w:ins w:id="800" w:author="granix pacheco" w:date="2016-02-08T11:54:00Z">
        <w:r w:rsidRPr="007D7E6F">
          <w:rPr>
            <w:rStyle w:val="Forte"/>
            <w:b w:val="0"/>
          </w:rPr>
          <w:t xml:space="preserve"> representada a seguir junto a uma imagem identificando os seus polos:</w:t>
        </w:r>
      </w:ins>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801" w:author="granix pacheco" w:date="2016-02-08T12:11:00Z">
        <w:r w:rsidR="002308BC" w:rsidRPr="007D7E6F">
          <w:rPr>
            <w:noProof/>
            <w:lang w:eastAsia="pt-BR"/>
            <w:rPrChange w:id="802"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08BB2D18" w:rsidR="00857923" w:rsidRDefault="00857923" w:rsidP="00A32611">
      <w:pPr>
        <w:pStyle w:val="NormalWeb"/>
        <w:shd w:val="clear" w:color="auto" w:fill="FFFFFF"/>
        <w:tabs>
          <w:tab w:val="left" w:pos="3449"/>
        </w:tabs>
        <w:spacing w:before="0" w:beforeAutospacing="0" w:after="160" w:afterAutospacing="0"/>
        <w:ind w:left="792"/>
        <w:rPr>
          <w:b/>
          <w:sz w:val="32"/>
          <w:szCs w:val="32"/>
        </w:rPr>
      </w:pPr>
    </w:p>
    <w:p w14:paraId="20823021" w14:textId="0FB84343" w:rsidR="00A32611" w:rsidRDefault="00A32611" w:rsidP="00A32611">
      <w:pPr>
        <w:pStyle w:val="NormalWeb"/>
        <w:numPr>
          <w:ilvl w:val="1"/>
          <w:numId w:val="52"/>
        </w:numPr>
        <w:shd w:val="clear" w:color="auto" w:fill="FFFFFF"/>
        <w:tabs>
          <w:tab w:val="left" w:pos="3449"/>
        </w:tabs>
        <w:spacing w:before="0" w:beforeAutospacing="0" w:after="160" w:afterAutospacing="0"/>
        <w:ind w:left="993" w:hanging="633"/>
        <w:rPr>
          <w:b/>
          <w:sz w:val="32"/>
          <w:szCs w:val="32"/>
        </w:rPr>
      </w:pPr>
      <w:r>
        <w:rPr>
          <w:b/>
          <w:sz w:val="32"/>
          <w:szCs w:val="32"/>
        </w:rPr>
        <w:t>Corrente Elétrica</w:t>
      </w:r>
      <w:r w:rsidR="004F396B">
        <w:rPr>
          <w:b/>
          <w:sz w:val="32"/>
          <w:szCs w:val="32"/>
        </w:rPr>
        <w:t xml:space="preserve"> (I)</w:t>
      </w:r>
      <w:r>
        <w:rPr>
          <w:b/>
          <w:sz w:val="32"/>
          <w:szCs w:val="32"/>
        </w:rPr>
        <w:t>:</w:t>
      </w:r>
    </w:p>
    <w:p w14:paraId="698C2B6C" w14:textId="60051B32" w:rsidR="007F6B80" w:rsidRDefault="007F6B80" w:rsidP="004F396B">
      <w:pPr>
        <w:pStyle w:val="NormalWeb"/>
        <w:shd w:val="clear" w:color="auto" w:fill="FFFFFF"/>
        <w:tabs>
          <w:tab w:val="left" w:pos="3449"/>
        </w:tabs>
        <w:spacing w:before="0" w:beforeAutospacing="0" w:after="160" w:afterAutospacing="0"/>
        <w:ind w:firstLine="426"/>
        <w:jc w:val="both"/>
      </w:pPr>
      <w:r>
        <w:t xml:space="preserve">A corrente elétrica é o fluxo ordenado de cargas por um condutor, ou seja, para os nossos estudos ela pode ser definida o fluxo de elétrons por materiais como fios e componentes. Ela ocorre entre dois pontos com potenciais diferentes e pode ser medida em Ampere (A). </w:t>
      </w:r>
      <w:r w:rsidR="006035E0">
        <w:t xml:space="preserve">Uma forma de pensar nela é comparando-a com a agua. A corrente seria a quantidade de água que passa pelo cano, e o cano o seu condutor. </w:t>
      </w:r>
      <w:r>
        <w:t>Essa corrente pode ser dividia nos seguintes tipos:</w:t>
      </w:r>
    </w:p>
    <w:p w14:paraId="2B17F4F1" w14:textId="17B04EA7" w:rsidR="007F6B80" w:rsidRPr="007F6B80" w:rsidRDefault="007F6B80" w:rsidP="004F396B">
      <w:pPr>
        <w:pStyle w:val="NormalWeb"/>
        <w:shd w:val="clear" w:color="auto" w:fill="FFFFFF"/>
        <w:tabs>
          <w:tab w:val="left" w:pos="3449"/>
        </w:tabs>
        <w:spacing w:before="0" w:beforeAutospacing="0" w:after="160" w:afterAutospacing="0"/>
        <w:jc w:val="both"/>
      </w:pPr>
    </w:p>
    <w:p w14:paraId="15BA28F1" w14:textId="21C16385" w:rsidR="00A32611" w:rsidRDefault="00A32611" w:rsidP="004F396B">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
      <w:r>
        <w:rPr>
          <w:b/>
          <w:sz w:val="32"/>
          <w:szCs w:val="32"/>
        </w:rPr>
        <w:t>Corrente Continua (C.C.):</w:t>
      </w:r>
    </w:p>
    <w:p w14:paraId="40DC5873" w14:textId="6CE92F55" w:rsidR="004F396B" w:rsidRDefault="004F396B" w:rsidP="004F396B">
      <w:pPr>
        <w:pStyle w:val="NormalWeb"/>
        <w:shd w:val="clear" w:color="auto" w:fill="FFFFFF"/>
        <w:tabs>
          <w:tab w:val="left" w:pos="3449"/>
        </w:tabs>
        <w:spacing w:before="0" w:beforeAutospacing="0" w:after="160" w:afterAutospacing="0"/>
        <w:ind w:left="720" w:firstLine="556"/>
        <w:jc w:val="both"/>
      </w:pPr>
      <w:r>
        <w:t xml:space="preserve">A corrente continua ocorre quando o fluxo das cargas ocorre sempre na mesma direção, ou seja, quando os polos se mantem constantes. </w:t>
      </w:r>
      <w:r w:rsidR="009C5EA6">
        <w:t xml:space="preserve">Ela é constituída pelos polos positivo e negativo e é usada em baterias e pilhas. </w:t>
      </w:r>
      <w:r>
        <w:t>Abaixo isso esta representado em um gráfico da corrente em relação com o tempo:</w:t>
      </w:r>
    </w:p>
    <w:p w14:paraId="0FA1D18F" w14:textId="2F7B69F9" w:rsidR="004F396B" w:rsidRDefault="004F396B" w:rsidP="004F396B">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D9A4068" wp14:editId="620C5F7E">
            <wp:extent cx="2059588" cy="1216550"/>
            <wp:effectExtent l="0" t="0" r="0" b="3175"/>
            <wp:docPr id="31" name="Imagem 31" descr="http://www.sofisica.com.br/conteudos/Eletromagnetismo/Eletrodinamica/figuras/ccca1.gif">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2AF916B1" w14:textId="77777777" w:rsidR="004F396B" w:rsidRPr="004F396B" w:rsidRDefault="004F396B" w:rsidP="004F396B">
      <w:pPr>
        <w:pStyle w:val="NormalWeb"/>
        <w:shd w:val="clear" w:color="auto" w:fill="FFFFFF"/>
        <w:tabs>
          <w:tab w:val="left" w:pos="3449"/>
        </w:tabs>
        <w:spacing w:before="0" w:beforeAutospacing="0" w:after="160" w:afterAutospacing="0"/>
        <w:ind w:left="720"/>
        <w:jc w:val="center"/>
      </w:pPr>
    </w:p>
    <w:p w14:paraId="6B5ADFF7" w14:textId="54128233" w:rsidR="00A32611" w:rsidRDefault="0077632E" w:rsidP="008615CB">
      <w:pPr>
        <w:pStyle w:val="NormalWeb"/>
        <w:numPr>
          <w:ilvl w:val="3"/>
          <w:numId w:val="52"/>
        </w:numPr>
        <w:shd w:val="clear" w:color="auto" w:fill="FFFFFF"/>
        <w:tabs>
          <w:tab w:val="left" w:pos="3449"/>
        </w:tabs>
        <w:spacing w:before="0" w:beforeAutospacing="0" w:after="160" w:afterAutospacing="0"/>
        <w:ind w:left="2268" w:hanging="1188"/>
        <w:rPr>
          <w:b/>
          <w:sz w:val="32"/>
          <w:szCs w:val="32"/>
        </w:rPr>
      </w:pPr>
      <w:r>
        <w:rPr>
          <w:b/>
          <w:sz w:val="32"/>
          <w:szCs w:val="32"/>
        </w:rPr>
        <w:t>PWM</w:t>
      </w:r>
      <w:r w:rsidR="007F6B80">
        <w:rPr>
          <w:b/>
          <w:sz w:val="32"/>
          <w:szCs w:val="32"/>
        </w:rPr>
        <w:t>:</w:t>
      </w:r>
    </w:p>
    <w:p w14:paraId="32FF8520" w14:textId="0B1CB3CD" w:rsidR="004F396B" w:rsidRDefault="0077632E" w:rsidP="0077632E">
      <w:pPr>
        <w:pStyle w:val="NormalWeb"/>
        <w:shd w:val="clear" w:color="auto" w:fill="FFFFFF"/>
        <w:tabs>
          <w:tab w:val="left" w:pos="3449"/>
        </w:tabs>
        <w:spacing w:before="0" w:beforeAutospacing="0" w:after="160" w:afterAutospacing="0"/>
        <w:jc w:val="both"/>
        <w:rPr>
          <w:iCs/>
          <w:lang w:val="pt-PT"/>
        </w:rPr>
      </w:pPr>
      <w:r>
        <w:t>PWM (</w:t>
      </w:r>
      <w:r w:rsidRPr="0077632E">
        <w:rPr>
          <w:iCs/>
          <w:lang w:val="pt-PT"/>
        </w:rPr>
        <w:t>Pulse-Width Modulation) si</w:t>
      </w:r>
      <w:r>
        <w:rPr>
          <w:iCs/>
          <w:lang w:val="pt-PT"/>
        </w:rPr>
        <w:t xml:space="preserve">gnifica </w:t>
      </w:r>
      <w:r w:rsidR="000275E5">
        <w:rPr>
          <w:iCs/>
          <w:lang w:val="pt-PT"/>
        </w:rPr>
        <w:t>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637142CE" w14:textId="43CB02FC" w:rsidR="000275E5" w:rsidRDefault="00780B63" w:rsidP="000275E5">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3B36FE4C" wp14:editId="0215E558">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672A8694" w14:textId="77777777" w:rsidR="000275E5" w:rsidRPr="0077632E" w:rsidRDefault="000275E5" w:rsidP="0077632E">
      <w:pPr>
        <w:pStyle w:val="NormalWeb"/>
        <w:shd w:val="clear" w:color="auto" w:fill="FFFFFF"/>
        <w:tabs>
          <w:tab w:val="left" w:pos="3449"/>
        </w:tabs>
        <w:spacing w:before="0" w:beforeAutospacing="0" w:after="160" w:afterAutospacing="0"/>
        <w:jc w:val="both"/>
      </w:pPr>
    </w:p>
    <w:p w14:paraId="5C0D1E4B" w14:textId="6FC9BF34" w:rsidR="009A17DC" w:rsidRP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ins w:id="803" w:author="granix pacheco" w:date="2016-02-07T09:49:00Z"/>
          <w:b/>
          <w:sz w:val="32"/>
          <w:szCs w:val="32"/>
        </w:rPr>
      </w:pPr>
      <w:r>
        <w:rPr>
          <w:b/>
          <w:sz w:val="32"/>
          <w:szCs w:val="32"/>
        </w:rPr>
        <w:t>Corrente Alternada</w:t>
      </w:r>
      <w:r w:rsidR="004F396B">
        <w:rPr>
          <w:b/>
          <w:sz w:val="32"/>
          <w:szCs w:val="32"/>
        </w:rPr>
        <w:t xml:space="preserve"> (C.A.)</w:t>
      </w:r>
      <w:r w:rsidR="007F6B80">
        <w:rPr>
          <w:b/>
          <w:sz w:val="32"/>
          <w:szCs w:val="32"/>
        </w:rPr>
        <w:t>:</w:t>
      </w:r>
    </w:p>
    <w:p w14:paraId="77FB17C2" w14:textId="46BEE16E" w:rsidR="00857923" w:rsidRDefault="009C5EA6" w:rsidP="006B66CB">
      <w:pPr>
        <w:pStyle w:val="NormalWeb"/>
        <w:shd w:val="clear" w:color="auto" w:fill="FFFFFF"/>
        <w:spacing w:before="0" w:beforeAutospacing="0" w:after="160" w:afterAutospacing="0"/>
        <w:ind w:firstLine="720"/>
        <w:jc w:val="both"/>
      </w:pPr>
      <w:r>
        <w:t xml:space="preserve">A corrente alternada, ao </w:t>
      </w:r>
      <w:r w:rsidR="0077632E">
        <w:t>contrário</w:t>
      </w:r>
      <w:r>
        <w:t xml:space="preserve"> da continua, altera o seu sentido com o decorrer com o tempo</w:t>
      </w:r>
      <w:r w:rsidR="007C4069">
        <w:t xml:space="preserve">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7004D84A" w14:textId="676F6EB5" w:rsidR="007C4069" w:rsidRDefault="0077632E" w:rsidP="006D2EDB">
      <w:pPr>
        <w:pStyle w:val="NormalWeb"/>
        <w:shd w:val="clear" w:color="auto" w:fill="FFFFFF"/>
        <w:spacing w:before="0" w:beforeAutospacing="0" w:after="160" w:afterAutospacing="0"/>
        <w:ind w:left="360" w:firstLine="360"/>
        <w:jc w:val="center"/>
      </w:pPr>
      <w:r w:rsidRPr="0077632E">
        <w:rPr>
          <w:noProof/>
          <w:lang w:eastAsia="pt-BR"/>
        </w:rPr>
        <w:lastRenderedPageBreak/>
        <w:drawing>
          <wp:inline distT="0" distB="0" distL="0" distR="0" wp14:anchorId="3B69A129" wp14:editId="43E8475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0F7DB35C" w14:textId="51C45384" w:rsidR="007C4069" w:rsidRDefault="006035E0" w:rsidP="006D2EDB">
      <w:pPr>
        <w:pStyle w:val="NormalWeb"/>
        <w:numPr>
          <w:ilvl w:val="1"/>
          <w:numId w:val="52"/>
        </w:numPr>
        <w:shd w:val="clear" w:color="auto" w:fill="FFFFFF"/>
        <w:spacing w:before="0" w:beforeAutospacing="0" w:after="160" w:afterAutospacing="0"/>
        <w:ind w:left="993" w:hanging="633"/>
        <w:jc w:val="both"/>
        <w:rPr>
          <w:b/>
          <w:sz w:val="32"/>
          <w:szCs w:val="32"/>
        </w:rPr>
      </w:pPr>
      <w:r>
        <w:rPr>
          <w:b/>
          <w:sz w:val="32"/>
          <w:szCs w:val="32"/>
        </w:rPr>
        <w:t>Resistê</w:t>
      </w:r>
      <w:r w:rsidR="006D2EDB" w:rsidRPr="006D2EDB">
        <w:rPr>
          <w:b/>
          <w:sz w:val="32"/>
          <w:szCs w:val="32"/>
        </w:rPr>
        <w:t>ncia</w:t>
      </w:r>
      <w:r>
        <w:rPr>
          <w:b/>
          <w:sz w:val="32"/>
          <w:szCs w:val="32"/>
        </w:rPr>
        <w:t xml:space="preserve"> (R)</w:t>
      </w:r>
      <w:r w:rsidR="006D2EDB" w:rsidRPr="006D2EDB">
        <w:rPr>
          <w:b/>
          <w:sz w:val="32"/>
          <w:szCs w:val="32"/>
        </w:rPr>
        <w:t>:</w:t>
      </w:r>
    </w:p>
    <w:p w14:paraId="286E9CD1" w14:textId="4DB2F390" w:rsidR="006D2EDB" w:rsidRDefault="006035E0" w:rsidP="00D336ED">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w:t>
      </w:r>
      <w:r w:rsidR="006B66CB" w:rsidRPr="006B66CB">
        <w:t xml:space="preserve"> Ela é medida em ohm (</w:t>
      </w:r>
      <w:r w:rsidR="006B66CB" w:rsidRPr="006B66CB">
        <w:rPr>
          <w:rStyle w:val="tgc"/>
          <w:color w:val="222222"/>
          <w:lang w:val="pt-PT"/>
        </w:rPr>
        <w:t>Ω) e está diretamente relacionada a lei de Ohm, que sera esplicada mais a frente.</w:t>
      </w:r>
    </w:p>
    <w:p w14:paraId="77054BC9" w14:textId="77777777" w:rsidR="00D336ED" w:rsidRPr="006B66CB" w:rsidRDefault="00D336ED" w:rsidP="00D336ED">
      <w:pPr>
        <w:pStyle w:val="NormalWeb"/>
        <w:shd w:val="clear" w:color="auto" w:fill="FFFFFF"/>
        <w:spacing w:before="0" w:beforeAutospacing="0" w:after="160" w:afterAutospacing="0"/>
        <w:ind w:firstLine="720"/>
        <w:jc w:val="both"/>
      </w:pPr>
    </w:p>
    <w:p w14:paraId="32EC3822" w14:textId="0A588AC0" w:rsidR="006D2EDB" w:rsidRDefault="006D2EDB" w:rsidP="006D2EDB">
      <w:pPr>
        <w:pStyle w:val="NormalWeb"/>
        <w:numPr>
          <w:ilvl w:val="1"/>
          <w:numId w:val="52"/>
        </w:numPr>
        <w:shd w:val="clear" w:color="auto" w:fill="FFFFFF"/>
        <w:spacing w:before="0" w:beforeAutospacing="0" w:after="160" w:afterAutospacing="0"/>
        <w:ind w:left="993" w:hanging="633"/>
        <w:jc w:val="both"/>
        <w:rPr>
          <w:b/>
          <w:sz w:val="32"/>
          <w:szCs w:val="32"/>
        </w:rPr>
      </w:pPr>
      <w:r w:rsidRPr="006D2EDB">
        <w:rPr>
          <w:b/>
          <w:sz w:val="32"/>
          <w:szCs w:val="32"/>
        </w:rPr>
        <w:t>Tensão:</w:t>
      </w:r>
    </w:p>
    <w:p w14:paraId="3682C6AF" w14:textId="77777777" w:rsidR="006D2EDB" w:rsidRPr="006D2EDB" w:rsidRDefault="006D2EDB" w:rsidP="006D2EDB">
      <w:pPr>
        <w:pStyle w:val="NormalWeb"/>
        <w:shd w:val="clear" w:color="auto" w:fill="FFFFFF"/>
        <w:spacing w:before="0" w:beforeAutospacing="0" w:after="160" w:afterAutospacing="0"/>
        <w:jc w:val="both"/>
        <w:rPr>
          <w:ins w:id="804"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5A1912">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5A1912">
      <w:pPr>
        <w:pStyle w:val="Standard"/>
        <w:numPr>
          <w:ilvl w:val="3"/>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5A1912">
      <w:pPr>
        <w:pStyle w:val="Standard"/>
        <w:numPr>
          <w:ilvl w:val="3"/>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5A1912">
      <w:pPr>
        <w:pStyle w:val="Standard"/>
        <w:numPr>
          <w:ilvl w:val="2"/>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05" w:author="Mateus Berardo de Souza Terra" w:date="2016-02-08T22:28:00Z"/>
          <w:b/>
          <w:sz w:val="36"/>
          <w:szCs w:val="36"/>
          <w:u w:val="single"/>
        </w:rPr>
      </w:pPr>
      <w:ins w:id="806" w:author="granix pacheco" w:date="2016-02-08T08:34:00Z">
        <w:r w:rsidRPr="007D7E6F">
          <w:rPr>
            <w:b/>
            <w:sz w:val="36"/>
            <w:szCs w:val="36"/>
            <w:u w:val="single"/>
          </w:rPr>
          <w:t>Materiais</w:t>
        </w:r>
      </w:ins>
      <w:ins w:id="807"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08" w:author="granix pacheco" w:date="2016-02-07T09:50:00Z"/>
          <w:del w:id="809" w:author="Mateus Berardo de Souza Terra" w:date="2016-02-08T22:28:00Z"/>
          <w:b/>
          <w:sz w:val="36"/>
          <w:szCs w:val="36"/>
          <w:u w:val="single"/>
        </w:rPr>
        <w:pPrChange w:id="810"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11" w:author="granix pacheco" w:date="2016-02-08T12:30:00Z"/>
        </w:rPr>
      </w:pPr>
    </w:p>
    <w:p w14:paraId="594D81D6" w14:textId="65D97F7D" w:rsidR="001C7BBA" w:rsidRPr="007D7E6F" w:rsidRDefault="001C7BBA">
      <w:pPr>
        <w:pStyle w:val="NormalWeb"/>
        <w:numPr>
          <w:ilvl w:val="1"/>
          <w:numId w:val="66"/>
        </w:numPr>
        <w:shd w:val="clear" w:color="auto" w:fill="FFFFFF"/>
        <w:spacing w:before="0" w:beforeAutospacing="0" w:after="160" w:afterAutospacing="0"/>
        <w:ind w:left="1560" w:hanging="480"/>
        <w:rPr>
          <w:ins w:id="812" w:author="granix pacheco" w:date="2016-02-08T12:18:00Z"/>
          <w:sz w:val="32"/>
          <w:szCs w:val="32"/>
        </w:rPr>
        <w:pPrChange w:id="813" w:author="Mateus Berardo de Souza Terra" w:date="2016-02-08T22:29:00Z">
          <w:pPr>
            <w:pStyle w:val="NormalWeb"/>
            <w:shd w:val="clear" w:color="auto" w:fill="FFFFFF"/>
            <w:spacing w:before="0" w:beforeAutospacing="0" w:after="160" w:afterAutospacing="0"/>
            <w:jc w:val="both"/>
          </w:pPr>
        </w:pPrChange>
      </w:pPr>
      <w:ins w:id="814" w:author="granix pacheco" w:date="2016-02-08T12:18:00Z">
        <w:del w:id="815" w:author="Mateus Berardo de Souza Terra" w:date="2016-02-08T22:28:00Z">
          <w:r w:rsidRPr="007D7E6F" w:rsidDel="00743F38">
            <w:rPr>
              <w:sz w:val="32"/>
              <w:szCs w:val="32"/>
            </w:rPr>
            <w:tab/>
          </w:r>
        </w:del>
      </w:ins>
      <w:ins w:id="816" w:author="granix pacheco" w:date="2016-02-08T13:21:00Z">
        <w:del w:id="817" w:author="Mateus Berardo de Souza Terra" w:date="2016-02-08T22:28:00Z">
          <w:r w:rsidR="00895C46" w:rsidRPr="007D7E6F" w:rsidDel="00743F38">
            <w:rPr>
              <w:sz w:val="32"/>
              <w:szCs w:val="32"/>
            </w:rPr>
            <w:delText xml:space="preserve"> </w:delText>
          </w:r>
        </w:del>
      </w:ins>
      <w:ins w:id="818" w:author="granix pacheco" w:date="2016-02-08T12:18:00Z">
        <w:del w:id="819" w:author="Mateus Berardo de Souza Terra" w:date="2016-02-08T22:28:00Z">
          <w:r w:rsidRPr="007D7E6F" w:rsidDel="00743F38">
            <w:rPr>
              <w:b/>
              <w:sz w:val="32"/>
              <w:szCs w:val="32"/>
              <w:rPrChange w:id="820" w:author="Mateus Berardo de Souza Terra" w:date="2016-02-08T20:05:00Z">
                <w:rPr>
                  <w:sz w:val="32"/>
                  <w:szCs w:val="32"/>
                </w:rPr>
              </w:rPrChange>
            </w:rPr>
            <w:delText>7.1</w:delText>
          </w:r>
          <w:r w:rsidRPr="007D7E6F" w:rsidDel="00743F38">
            <w:rPr>
              <w:sz w:val="32"/>
              <w:szCs w:val="32"/>
            </w:rPr>
            <w:delText xml:space="preserve"> </w:delText>
          </w:r>
        </w:del>
      </w:ins>
      <w:ins w:id="821" w:author="granix pacheco" w:date="2016-02-08T13:21:00Z">
        <w:del w:id="822" w:author="Mateus Berardo de Souza Terra" w:date="2016-02-08T22:28:00Z">
          <w:r w:rsidR="00895C46" w:rsidRPr="007D7E6F" w:rsidDel="00743F38">
            <w:rPr>
              <w:sz w:val="32"/>
              <w:szCs w:val="32"/>
            </w:rPr>
            <w:delText xml:space="preserve">     </w:delText>
          </w:r>
        </w:del>
      </w:ins>
      <w:ins w:id="823" w:author="granix pacheco" w:date="2016-02-08T12:18:00Z">
        <w:r w:rsidRPr="007D7E6F">
          <w:rPr>
            <w:b/>
            <w:sz w:val="32"/>
            <w:szCs w:val="32"/>
            <w:rPrChange w:id="824"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25" w:author="granix pacheco" w:date="2016-02-08T12:29:00Z"/>
        </w:rPr>
      </w:pPr>
      <w:ins w:id="826" w:author="granix pacheco" w:date="2016-02-08T12:18:00Z">
        <w:r w:rsidRPr="007D7E6F">
          <w:rPr>
            <w:sz w:val="32"/>
            <w:szCs w:val="32"/>
          </w:rPr>
          <w:tab/>
        </w:r>
      </w:ins>
      <w:ins w:id="827" w:author="granix pacheco" w:date="2016-02-08T12:19:00Z">
        <w:r w:rsidRPr="007D7E6F">
          <w:rPr>
            <w:rPrChange w:id="828" w:author="Mateus Berardo de Souza Terra" w:date="2016-02-08T20:05:00Z">
              <w:rPr>
                <w:sz w:val="32"/>
                <w:szCs w:val="32"/>
              </w:rPr>
            </w:rPrChange>
          </w:rPr>
          <w:t>Também conhecida como brea</w:t>
        </w:r>
      </w:ins>
      <w:r w:rsidR="00385CC7">
        <w:t>d</w:t>
      </w:r>
      <w:ins w:id="829" w:author="granix pacheco" w:date="2016-02-08T12:20:00Z">
        <w:r w:rsidRPr="007D7E6F">
          <w:t xml:space="preserve">board, é uma maneira simples e eficaz de se realizar simulações de circuitos sem o uso de soldas, recomendada para prototipagem. </w:t>
        </w:r>
      </w:ins>
      <w:ins w:id="830" w:author="granix pacheco" w:date="2016-02-08T12:21:00Z">
        <w:r w:rsidRPr="007D7E6F">
          <w:t xml:space="preserve">Caracteriza-se como </w:t>
        </w:r>
        <w:r w:rsidRPr="007D7E6F">
          <w:lastRenderedPageBreak/>
          <w:t xml:space="preserve">uma placa de </w:t>
        </w:r>
      </w:ins>
      <w:ins w:id="831" w:author="granix pacheco" w:date="2016-02-08T12:22:00Z">
        <w:r w:rsidRPr="007D7E6F">
          <w:t>plástico</w:t>
        </w:r>
      </w:ins>
      <w:ins w:id="832" w:author="granix pacheco" w:date="2016-02-08T12:21:00Z">
        <w:r w:rsidRPr="007D7E6F">
          <w:t xml:space="preserve"> </w:t>
        </w:r>
      </w:ins>
      <w:ins w:id="833" w:author="granix pacheco" w:date="2016-02-08T12:22:00Z">
        <w:r w:rsidRPr="007D7E6F">
          <w:t>com diversos orifícios, abaixo desses orifícios encontra-se uma malha metálica q</w:t>
        </w:r>
      </w:ins>
      <w:ins w:id="834" w:author="granix pacheco" w:date="2016-02-08T12:23:00Z">
        <w:r w:rsidRPr="007D7E6F">
          <w:t>ue</w:t>
        </w:r>
      </w:ins>
      <w:ins w:id="835" w:author="granix pacheco" w:date="2016-02-08T12:22:00Z">
        <w:r w:rsidRPr="007D7E6F">
          <w:t xml:space="preserve"> realiza as </w:t>
        </w:r>
      </w:ins>
      <w:ins w:id="836" w:author="granix pacheco" w:date="2016-02-08T12:23:00Z">
        <w:r w:rsidRPr="007D7E6F">
          <w:t>l</w:t>
        </w:r>
      </w:ins>
      <w:ins w:id="837" w:author="granix pacheco" w:date="2016-02-08T12:22:00Z">
        <w:r w:rsidRPr="007D7E6F">
          <w:t xml:space="preserve">igações como </w:t>
        </w:r>
      </w:ins>
      <w:ins w:id="838" w:author="granix pacheco" w:date="2016-02-08T12:23:00Z">
        <w:r w:rsidRPr="007D7E6F">
          <w:t xml:space="preserve">é </w:t>
        </w:r>
      </w:ins>
      <w:ins w:id="839" w:author="granix pacheco" w:date="2016-02-08T12:22:00Z">
        <w:r w:rsidRPr="007D7E6F">
          <w:t>indicado no diagrama ab</w:t>
        </w:r>
      </w:ins>
      <w:ins w:id="840" w:author="granix pacheco" w:date="2016-02-08T12:23:00Z">
        <w:r w:rsidRPr="007D7E6F">
          <w:t>a</w:t>
        </w:r>
      </w:ins>
      <w:ins w:id="841" w:author="granix pacheco" w:date="2016-02-08T12:22:00Z">
        <w:r w:rsidRPr="007D7E6F">
          <w:t>ixo</w:t>
        </w:r>
      </w:ins>
      <w:ins w:id="842"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43" w:author="granix pacheco" w:date="2016-02-08T12:29:00Z"/>
        </w:rPr>
      </w:pPr>
      <w:ins w:id="844" w:author="granix pacheco" w:date="2016-02-08T12:28:00Z">
        <w:r w:rsidRPr="004A7414">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59"/>
                      </pic:cNvPr>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45" w:author="granix pacheco" w:date="2016-02-08T12:27:00Z">
        <w:r w:rsidRPr="007D7E6F">
          <w:rPr>
            <w:rFonts w:ascii="Arial" w:hAnsi="Arial" w:cs="Arial"/>
            <w:noProof/>
            <w:color w:val="0000FF"/>
            <w:sz w:val="27"/>
            <w:szCs w:val="27"/>
            <w:lang w:eastAsia="pt-BR"/>
            <w:rPrChange w:id="846"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47"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48"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49"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50"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51" w:author="granix pacheco" w:date="2016-02-08T14:09:00Z"/>
          <w:rFonts w:ascii="Arial" w:hAnsi="Arial" w:cs="Arial"/>
          <w:color w:val="222222"/>
          <w:sz w:val="27"/>
          <w:szCs w:val="27"/>
          <w:rPrChange w:id="852" w:author="Mateus Berardo de Souza Terra" w:date="2016-02-08T20:05:00Z">
            <w:rPr>
              <w:ins w:id="853" w:author="granix pacheco" w:date="2016-02-08T14:09:00Z"/>
              <w:rFonts w:ascii="Arial" w:hAnsi="Arial" w:cs="Arial"/>
              <w:color w:val="222222"/>
              <w:sz w:val="27"/>
              <w:szCs w:val="27"/>
              <w:lang w:val="pt-PT"/>
            </w:rPr>
          </w:rPrChange>
        </w:rPr>
      </w:pPr>
      <w:ins w:id="854" w:author="granix pacheco" w:date="2016-02-08T12:28:00Z">
        <w:r w:rsidRPr="007D7E6F">
          <w:rPr>
            <w:rFonts w:ascii="Arial" w:hAnsi="Arial" w:cs="Arial"/>
            <w:color w:val="222222"/>
            <w:sz w:val="27"/>
            <w:szCs w:val="27"/>
            <w:rPrChange w:id="855"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56" w:author="granix pacheco" w:date="2016-02-08T12:18:00Z"/>
          <w:rPrChange w:id="857" w:author="Mateus Berardo de Souza Terra" w:date="2016-02-08T20:05:00Z">
            <w:rPr>
              <w:ins w:id="858" w:author="granix pacheco" w:date="2016-02-08T12:18:00Z"/>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ins w:id="859" w:author="granix pacheco" w:date="2016-02-08T12:30:00Z"/>
          <w:b/>
          <w:sz w:val="32"/>
          <w:szCs w:val="32"/>
          <w:rPrChange w:id="860" w:author="Mateus Berardo de Souza Terra" w:date="2016-02-08T20:05:00Z">
            <w:rPr>
              <w:ins w:id="861" w:author="granix pacheco" w:date="2016-02-08T12:30:00Z"/>
              <w:sz w:val="32"/>
              <w:szCs w:val="32"/>
            </w:rPr>
          </w:rPrChange>
        </w:rPr>
        <w:pPrChange w:id="862" w:author="Mateus Berardo de Souza Terra" w:date="2016-02-08T22:29:00Z">
          <w:pPr>
            <w:pStyle w:val="NormalWeb"/>
            <w:shd w:val="clear" w:color="auto" w:fill="FFFFFF"/>
            <w:spacing w:before="0" w:beforeAutospacing="0" w:after="160" w:afterAutospacing="0"/>
            <w:jc w:val="both"/>
          </w:pPr>
        </w:pPrChange>
      </w:pPr>
      <w:ins w:id="863" w:author="granix pacheco" w:date="2016-02-08T12:18:00Z">
        <w:r w:rsidRPr="007D7E6F">
          <w:rPr>
            <w:b/>
            <w:sz w:val="32"/>
            <w:szCs w:val="32"/>
            <w:rPrChange w:id="864" w:author="Mateus Berardo de Souza Terra" w:date="2016-02-08T20:05:00Z">
              <w:rPr>
                <w:sz w:val="32"/>
                <w:szCs w:val="32"/>
              </w:rPr>
            </w:rPrChange>
          </w:rPr>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65" w:author="granix pacheco" w:date="2016-02-08T12:37:00Z"/>
        </w:rPr>
        <w:pPrChange w:id="866" w:author="granix pacheco" w:date="2016-02-08T12:33:00Z">
          <w:pPr>
            <w:pStyle w:val="NormalWeb"/>
            <w:shd w:val="clear" w:color="auto" w:fill="FFFFFF"/>
            <w:spacing w:before="0" w:beforeAutospacing="0" w:after="160" w:afterAutospacing="0"/>
            <w:jc w:val="both"/>
          </w:pPr>
        </w:pPrChange>
      </w:pPr>
      <w:ins w:id="867" w:author="granix pacheco" w:date="2016-02-08T12:38:00Z">
        <w:r w:rsidRPr="004A7414">
          <w:rPr>
            <w:rFonts w:ascii="Arial" w:hAnsi="Arial" w:cs="Arial"/>
            <w:noProof/>
            <w:color w:val="0000FF"/>
            <w:sz w:val="27"/>
            <w:szCs w:val="27"/>
            <w:lang w:eastAsia="pt-BR"/>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5"/>
                      </pic:cNvPr>
                      <pic:cNvPicPr>
                        <a:picLocks noChangeAspect="1" noChangeArrowheads="1"/>
                      </pic:cNvPicPr>
                    </pic:nvPicPr>
                    <pic:blipFill rotWithShape="1">
                      <a:blip r:embed="rId66">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68" w:author="granix pacheco" w:date="2016-02-08T12:31:00Z">
        <w:r w:rsidRPr="007D7E6F">
          <w:rPr>
            <w:rPrChange w:id="869" w:author="Mateus Berardo de Souza Terra" w:date="2016-02-08T20:05:00Z">
              <w:rPr>
                <w:sz w:val="32"/>
                <w:szCs w:val="32"/>
              </w:rPr>
            </w:rPrChange>
          </w:rPr>
          <w:t>É um ap</w:t>
        </w:r>
        <w:r w:rsidRPr="007D7E6F">
          <w:t>arelho</w:t>
        </w:r>
      </w:ins>
      <w:ins w:id="870" w:author="granix pacheco" w:date="2016-02-08T12:32:00Z">
        <w:r w:rsidRPr="007D7E6F">
          <w:rPr>
            <w:rPrChange w:id="871" w:author="Mateus Berardo de Souza Terra" w:date="2016-02-08T20:05:00Z">
              <w:rPr>
                <w:sz w:val="32"/>
                <w:szCs w:val="32"/>
              </w:rPr>
            </w:rPrChange>
          </w:rPr>
          <w:t xml:space="preserve"> capaz de gera</w:t>
        </w:r>
        <w:r w:rsidRPr="007D7E6F">
          <w:t>r corrente continua (CC) a partir da corrente alternada</w:t>
        </w:r>
      </w:ins>
      <w:ins w:id="872" w:author="granix pacheco" w:date="2016-02-08T12:33:00Z">
        <w:r w:rsidRPr="007D7E6F">
          <w:t xml:space="preserve"> (AC)</w:t>
        </w:r>
      </w:ins>
      <w:ins w:id="873" w:author="granix pacheco" w:date="2016-02-08T12:32:00Z">
        <w:r w:rsidRPr="007D7E6F">
          <w:t xml:space="preserve"> de uma tomada</w:t>
        </w:r>
      </w:ins>
      <w:ins w:id="874" w:author="granix pacheco" w:date="2016-02-08T12:33:00Z">
        <w:r w:rsidRPr="007D7E6F">
          <w:t xml:space="preserve">. </w:t>
        </w:r>
      </w:ins>
      <w:ins w:id="875"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76" w:author="granix pacheco" w:date="2016-02-08T12:18:00Z"/>
          <w:rPrChange w:id="877" w:author="Mateus Berardo de Souza Terra" w:date="2016-02-08T20:05:00Z">
            <w:rPr>
              <w:ins w:id="878" w:author="granix pacheco" w:date="2016-02-08T12:18:00Z"/>
              <w:sz w:val="32"/>
              <w:szCs w:val="32"/>
            </w:rPr>
          </w:rPrChange>
        </w:rPr>
        <w:pPrChange w:id="879"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80" w:author="granix pacheco" w:date="2016-02-08T12:38:00Z"/>
          <w:rFonts w:ascii="Arial" w:hAnsi="Arial" w:cs="Arial"/>
          <w:noProof/>
          <w:color w:val="0000FF"/>
          <w:sz w:val="27"/>
          <w:szCs w:val="27"/>
          <w:lang w:eastAsia="pt-BR"/>
        </w:rPr>
        <w:pPrChange w:id="881" w:author="granix pacheco" w:date="2016-02-08T08:28:00Z">
          <w:pPr>
            <w:pStyle w:val="NormalWeb"/>
            <w:shd w:val="clear" w:color="auto" w:fill="FFFFFF"/>
            <w:spacing w:before="0" w:beforeAutospacing="0" w:after="160" w:afterAutospacing="0"/>
            <w:jc w:val="both"/>
          </w:pPr>
        </w:pPrChange>
      </w:pPr>
      <w:ins w:id="882"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883" w:author="granix pacheco" w:date="2016-02-08T08:36:00Z"/>
          <w:sz w:val="32"/>
          <w:szCs w:val="32"/>
          <w:rPrChange w:id="884" w:author="Mateus Berardo de Souza Terra" w:date="2016-02-08T20:05:00Z">
            <w:rPr>
              <w:ins w:id="885" w:author="granix pacheco" w:date="2016-02-08T08:36:00Z"/>
              <w:b/>
              <w:sz w:val="36"/>
              <w:szCs w:val="36"/>
              <w:u w:val="single"/>
            </w:rPr>
          </w:rPrChange>
        </w:rPr>
        <w:pPrChange w:id="886"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887" w:author="granix pacheco" w:date="2016-02-08T13:21:00Z"/>
          <w:b/>
          <w:sz w:val="36"/>
          <w:szCs w:val="36"/>
          <w:u w:val="single"/>
        </w:rPr>
        <w:pPrChange w:id="888"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889" w:author="granix pacheco" w:date="2016-02-08T16:13:00Z"/>
          <w:b/>
          <w:sz w:val="36"/>
          <w:szCs w:val="36"/>
          <w:u w:val="single"/>
        </w:rPr>
        <w:pPrChange w:id="890"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891" w:author="granix pacheco" w:date="2016-02-08T08:36:00Z"/>
          <w:b/>
          <w:sz w:val="36"/>
          <w:szCs w:val="36"/>
          <w:u w:val="single"/>
        </w:rPr>
        <w:pPrChange w:id="892"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893"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894"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895" w:author="granix pacheco" w:date="2016-02-08T08:59:00Z"/>
          <w:b/>
          <w:sz w:val="32"/>
          <w:szCs w:val="32"/>
          <w:rPrChange w:id="896" w:author="Mateus Berardo de Souza Terra" w:date="2016-02-08T20:05:00Z">
            <w:rPr>
              <w:ins w:id="897" w:author="granix pacheco" w:date="2016-02-08T08:59:00Z"/>
              <w:b/>
              <w:sz w:val="36"/>
              <w:szCs w:val="36"/>
              <w:u w:val="single"/>
            </w:rPr>
          </w:rPrChange>
        </w:rPr>
        <w:pPrChange w:id="898" w:author="Mateus Berardo de Souza Terra" w:date="2016-02-08T22:30:00Z">
          <w:pPr>
            <w:pStyle w:val="NormalWeb"/>
            <w:shd w:val="clear" w:color="auto" w:fill="FFFFFF"/>
            <w:spacing w:before="0" w:beforeAutospacing="0" w:after="160" w:afterAutospacing="0"/>
            <w:jc w:val="both"/>
          </w:pPr>
        </w:pPrChange>
      </w:pPr>
      <w:ins w:id="899" w:author="granix pacheco" w:date="2016-02-08T08:59:00Z">
        <w:r w:rsidRPr="007D7E6F">
          <w:rPr>
            <w:b/>
            <w:sz w:val="32"/>
            <w:szCs w:val="32"/>
            <w:rPrChange w:id="900" w:author="Mateus Berardo de Souza Terra" w:date="2016-02-08T20:05:00Z">
              <w:rPr>
                <w:b/>
                <w:sz w:val="36"/>
                <w:szCs w:val="36"/>
                <w:u w:val="single"/>
              </w:rPr>
            </w:rPrChange>
          </w:rPr>
          <w:t xml:space="preserve">Valor </w:t>
        </w:r>
      </w:ins>
      <w:ins w:id="901" w:author="granix pacheco" w:date="2016-02-08T11:31:00Z">
        <w:r w:rsidR="0017119E" w:rsidRPr="007D7E6F">
          <w:rPr>
            <w:b/>
            <w:sz w:val="32"/>
            <w:szCs w:val="32"/>
            <w:rPrChange w:id="902" w:author="Mateus Berardo de Souza Terra" w:date="2016-02-08T20:05:00Z">
              <w:rPr>
                <w:b/>
                <w:sz w:val="32"/>
                <w:szCs w:val="32"/>
                <w:u w:val="single"/>
              </w:rPr>
            </w:rPrChange>
          </w:rPr>
          <w:t xml:space="preserve">de </w:t>
        </w:r>
      </w:ins>
      <w:ins w:id="903" w:author="granix pacheco" w:date="2016-02-08T08:59:00Z">
        <w:r w:rsidRPr="007D7E6F">
          <w:rPr>
            <w:b/>
            <w:sz w:val="32"/>
            <w:szCs w:val="32"/>
            <w:rPrChange w:id="904"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05" w:author="granix pacheco" w:date="2016-02-08T09:52:00Z"/>
        </w:rPr>
        <w:pPrChange w:id="906" w:author="granix pacheco" w:date="2016-02-08T09:55:00Z">
          <w:pPr>
            <w:pStyle w:val="NormalWeb"/>
            <w:shd w:val="clear" w:color="auto" w:fill="FFFFFF"/>
            <w:spacing w:before="0" w:beforeAutospacing="0" w:after="160" w:afterAutospacing="0"/>
            <w:jc w:val="both"/>
          </w:pPr>
        </w:pPrChange>
      </w:pPr>
      <w:ins w:id="907" w:author="granix pacheco" w:date="2016-02-08T09:51:00Z">
        <w:r w:rsidRPr="007D7E6F">
          <w:t>A unidade de medida de resistência é o ohm</w:t>
        </w:r>
      </w:ins>
      <w:ins w:id="908" w:author="granix pacheco" w:date="2016-02-08T09:53:00Z">
        <w:r w:rsidR="0070445C" w:rsidRPr="007D7E6F">
          <w:t>, representado pelo símbolo grego Ômega</w:t>
        </w:r>
      </w:ins>
      <w:ins w:id="909" w:author="granix pacheco" w:date="2016-02-08T09:51:00Z">
        <w:r w:rsidRPr="007D7E6F">
          <w:t>.</w:t>
        </w:r>
      </w:ins>
      <w:ins w:id="910" w:author="granix pacheco" w:date="2016-02-08T09:52:00Z">
        <w:r w:rsidRPr="007D7E6F">
          <w:t xml:space="preserve"> Para saber a resistência de um resistor basta </w:t>
        </w:r>
      </w:ins>
      <w:ins w:id="911" w:author="granix pacheco" w:date="2016-02-08T09:54:00Z">
        <w:r w:rsidR="0070445C" w:rsidRPr="007D7E6F">
          <w:t>ler as duas primeiras faixas e multiplicar esse valor pela terceira. A quarta mostra a tolerância do resistor</w:t>
        </w:r>
      </w:ins>
      <w:ins w:id="912" w:author="granix pacheco" w:date="2016-02-08T10:05:00Z">
        <w:r w:rsidR="00FA772E" w:rsidRPr="007D7E6F">
          <w:t xml:space="preserve"> que </w:t>
        </w:r>
      </w:ins>
      <w:ins w:id="913" w:author="granix pacheco" w:date="2016-02-08T10:06:00Z">
        <w:r w:rsidR="00FA772E" w:rsidRPr="007D7E6F">
          <w:t>é o valor de sua variação em relação ao valor nominal</w:t>
        </w:r>
      </w:ins>
      <w:ins w:id="914" w:author="granix pacheco" w:date="2016-02-08T09:54:00Z">
        <w:r w:rsidR="0070445C" w:rsidRPr="007D7E6F">
          <w:t>.</w:t>
        </w:r>
      </w:ins>
      <w:ins w:id="915" w:author="granix pacheco" w:date="2016-02-08T12:24:00Z">
        <w:r w:rsidR="001C7BBA" w:rsidRPr="007D7E6F">
          <w:t xml:space="preserve"> Alguns resistores </w:t>
        </w:r>
      </w:ins>
      <w:ins w:id="916" w:author="granix pacheco" w:date="2016-02-08T12:25:00Z">
        <w:r w:rsidR="001C7BBA" w:rsidRPr="007D7E6F">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17" w:author="granix pacheco" w:date="2016-02-08T09:55:00Z"/>
        </w:rPr>
        <w:pPrChange w:id="918" w:author="granix pacheco" w:date="2016-02-08T09:51:00Z">
          <w:pPr>
            <w:pStyle w:val="NormalWeb"/>
            <w:shd w:val="clear" w:color="auto" w:fill="FFFFFF"/>
            <w:spacing w:before="0" w:beforeAutospacing="0" w:after="160" w:afterAutospacing="0"/>
            <w:jc w:val="both"/>
          </w:pPr>
        </w:pPrChange>
      </w:pPr>
      <w:ins w:id="919" w:author="granix pacheco" w:date="2016-02-08T09:55:00Z">
        <w:r w:rsidRPr="004A7414">
          <w:rPr>
            <w:rFonts w:ascii="Arial" w:hAnsi="Arial" w:cs="Arial"/>
            <w:noProof/>
            <w:lang w:eastAsia="pt-BR"/>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20"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21" w:author="granix pacheco" w:date="2016-02-08T09:56:00Z"/>
              </w:rPr>
              <w:pPrChange w:id="922" w:author="Mateus Berardo de Souza Terra" w:date="2016-02-08T22:31:00Z">
                <w:pPr>
                  <w:pStyle w:val="NormalWeb"/>
                  <w:spacing w:before="0" w:beforeAutospacing="0" w:after="160" w:afterAutospacing="0"/>
                  <w:jc w:val="both"/>
                </w:pPr>
              </w:pPrChange>
            </w:pPr>
            <w:ins w:id="923"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24" w:author="granix pacheco" w:date="2016-02-08T09:56:00Z"/>
              </w:rPr>
              <w:pPrChange w:id="925" w:author="Mateus Berardo de Souza Terra" w:date="2016-02-08T22:31:00Z">
                <w:pPr>
                  <w:pStyle w:val="NormalWeb"/>
                  <w:spacing w:before="0" w:beforeAutospacing="0" w:after="160" w:afterAutospacing="0"/>
                  <w:jc w:val="both"/>
                </w:pPr>
              </w:pPrChange>
            </w:pPr>
            <w:ins w:id="926"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27" w:author="granix pacheco" w:date="2016-02-08T09:56:00Z"/>
              </w:rPr>
              <w:pPrChange w:id="928" w:author="Mateus Berardo de Souza Terra" w:date="2016-02-08T22:31:00Z">
                <w:pPr>
                  <w:pStyle w:val="NormalWeb"/>
                  <w:spacing w:before="0" w:beforeAutospacing="0" w:after="160" w:afterAutospacing="0"/>
                  <w:jc w:val="both"/>
                </w:pPr>
              </w:pPrChange>
            </w:pPr>
            <w:ins w:id="929"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30" w:author="granix pacheco" w:date="2016-02-08T10:01:00Z"/>
              </w:rPr>
              <w:pPrChange w:id="931" w:author="Mateus Berardo de Souza Terra" w:date="2016-02-08T22:31:00Z">
                <w:pPr>
                  <w:pStyle w:val="NormalWeb"/>
                  <w:spacing w:before="0" w:beforeAutospacing="0" w:after="160" w:afterAutospacing="0"/>
                  <w:jc w:val="both"/>
                </w:pPr>
              </w:pPrChange>
            </w:pPr>
            <w:ins w:id="932"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33" w:author="granix pacheco" w:date="2016-02-08T09:56:00Z"/>
              </w:rPr>
              <w:pPrChange w:id="934" w:author="Mateus Berardo de Souza Terra" w:date="2016-02-08T22:31:00Z">
                <w:pPr>
                  <w:pStyle w:val="NormalWeb"/>
                  <w:spacing w:before="0" w:beforeAutospacing="0" w:after="160" w:afterAutospacing="0"/>
                  <w:jc w:val="both"/>
                </w:pPr>
              </w:pPrChange>
            </w:pPr>
            <w:ins w:id="935" w:author="granix pacheco" w:date="2016-02-08T09:56:00Z">
              <w:r w:rsidRPr="007D7E6F">
                <w:t>Tolerância</w:t>
              </w:r>
            </w:ins>
          </w:p>
        </w:tc>
      </w:tr>
      <w:tr w:rsidR="0070445C" w:rsidRPr="007D7E6F" w14:paraId="155231DB" w14:textId="77777777" w:rsidTr="003B25A9">
        <w:trPr>
          <w:ins w:id="936"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37" w:author="granix pacheco" w:date="2016-02-08T10:01:00Z"/>
              </w:rPr>
              <w:pPrChange w:id="938" w:author="Mateus Berardo de Souza Terra" w:date="2016-02-08T22:31:00Z">
                <w:pPr>
                  <w:pStyle w:val="NormalWeb"/>
                  <w:spacing w:before="0" w:beforeAutospacing="0" w:after="160" w:afterAutospacing="0"/>
                  <w:jc w:val="both"/>
                </w:pPr>
              </w:pPrChange>
            </w:pPr>
            <w:ins w:id="939"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40" w:author="granix pacheco" w:date="2016-02-08T10:01:00Z"/>
              </w:rPr>
              <w:pPrChange w:id="941" w:author="Mateus Berardo de Souza Terra" w:date="2016-02-08T22:31:00Z">
                <w:pPr>
                  <w:pStyle w:val="NormalWeb"/>
                  <w:spacing w:before="0" w:beforeAutospacing="0" w:after="160" w:afterAutospacing="0"/>
                  <w:jc w:val="both"/>
                </w:pPr>
              </w:pPrChange>
            </w:pPr>
            <w:ins w:id="942"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43" w:author="granix pacheco" w:date="2016-02-08T10:01:00Z"/>
              </w:rPr>
              <w:pPrChange w:id="944" w:author="Mateus Berardo de Souza Terra" w:date="2016-02-08T22:31:00Z">
                <w:pPr>
                  <w:pStyle w:val="NormalWeb"/>
                  <w:spacing w:before="0" w:beforeAutospacing="0" w:after="160" w:afterAutospacing="0"/>
                  <w:jc w:val="both"/>
                </w:pPr>
              </w:pPrChange>
            </w:pPr>
            <w:ins w:id="945"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46" w:author="granix pacheco" w:date="2016-02-08T10:01:00Z"/>
              </w:rPr>
              <w:pPrChange w:id="947" w:author="Mateus Berardo de Souza Terra" w:date="2016-02-08T22:31:00Z">
                <w:pPr>
                  <w:pStyle w:val="NormalWeb"/>
                  <w:spacing w:before="0" w:beforeAutospacing="0" w:after="160" w:afterAutospacing="0"/>
                  <w:jc w:val="both"/>
                </w:pPr>
              </w:pPrChange>
            </w:pPr>
            <w:ins w:id="948"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49" w:author="granix pacheco" w:date="2016-02-08T10:01:00Z"/>
              </w:rPr>
              <w:pPrChange w:id="950" w:author="Mateus Berardo de Souza Terra" w:date="2016-02-08T22:31:00Z">
                <w:pPr>
                  <w:pStyle w:val="NormalWeb"/>
                  <w:spacing w:before="0" w:beforeAutospacing="0" w:after="160" w:afterAutospacing="0"/>
                  <w:jc w:val="both"/>
                </w:pPr>
              </w:pPrChange>
            </w:pPr>
            <w:ins w:id="951" w:author="granix pacheco" w:date="2016-02-08T10:04:00Z">
              <w:r w:rsidRPr="007D7E6F">
                <w:t>10%</w:t>
              </w:r>
            </w:ins>
          </w:p>
        </w:tc>
      </w:tr>
      <w:tr w:rsidR="0070445C" w:rsidRPr="007D7E6F" w14:paraId="48118C94" w14:textId="77777777" w:rsidTr="003B25A9">
        <w:trPr>
          <w:ins w:id="952"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53" w:author="granix pacheco" w:date="2016-02-08T09:56:00Z"/>
              </w:rPr>
              <w:pPrChange w:id="954" w:author="Mateus Berardo de Souza Terra" w:date="2016-02-08T22:31:00Z">
                <w:pPr>
                  <w:pStyle w:val="NormalWeb"/>
                  <w:spacing w:before="0" w:beforeAutospacing="0" w:after="160" w:afterAutospacing="0"/>
                  <w:jc w:val="both"/>
                </w:pPr>
              </w:pPrChange>
            </w:pPr>
            <w:ins w:id="955"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56" w:author="granix pacheco" w:date="2016-02-08T09:56:00Z"/>
              </w:rPr>
              <w:pPrChange w:id="957" w:author="Mateus Berardo de Souza Terra" w:date="2016-02-08T22:31:00Z">
                <w:pPr>
                  <w:pStyle w:val="NormalWeb"/>
                  <w:spacing w:before="0" w:beforeAutospacing="0" w:after="160" w:afterAutospacing="0"/>
                  <w:jc w:val="both"/>
                </w:pPr>
              </w:pPrChange>
            </w:pPr>
            <w:ins w:id="958"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59" w:author="granix pacheco" w:date="2016-02-08T09:56:00Z"/>
              </w:rPr>
              <w:pPrChange w:id="960" w:author="Mateus Berardo de Souza Terra" w:date="2016-02-08T22:31:00Z">
                <w:pPr>
                  <w:pStyle w:val="NormalWeb"/>
                  <w:spacing w:before="0" w:beforeAutospacing="0" w:after="160" w:afterAutospacing="0"/>
                  <w:jc w:val="both"/>
                </w:pPr>
              </w:pPrChange>
            </w:pPr>
            <w:ins w:id="961"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62" w:author="granix pacheco" w:date="2016-02-08T10:01:00Z"/>
              </w:rPr>
              <w:pPrChange w:id="963" w:author="Mateus Berardo de Souza Terra" w:date="2016-02-08T22:31:00Z">
                <w:pPr>
                  <w:pStyle w:val="NormalWeb"/>
                  <w:spacing w:before="0" w:beforeAutospacing="0" w:after="160" w:afterAutospacing="0"/>
                  <w:jc w:val="both"/>
                </w:pPr>
              </w:pPrChange>
            </w:pPr>
            <w:ins w:id="964"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65" w:author="granix pacheco" w:date="2016-02-08T09:56:00Z"/>
              </w:rPr>
              <w:pPrChange w:id="966" w:author="Mateus Berardo de Souza Terra" w:date="2016-02-08T22:31:00Z">
                <w:pPr>
                  <w:pStyle w:val="NormalWeb"/>
                  <w:spacing w:before="0" w:beforeAutospacing="0" w:after="160" w:afterAutospacing="0"/>
                  <w:jc w:val="both"/>
                </w:pPr>
              </w:pPrChange>
            </w:pPr>
            <w:ins w:id="967" w:author="granix pacheco" w:date="2016-02-08T10:04:00Z">
              <w:r w:rsidRPr="007D7E6F">
                <w:t>5%</w:t>
              </w:r>
            </w:ins>
          </w:p>
        </w:tc>
      </w:tr>
      <w:tr w:rsidR="0070445C" w:rsidRPr="007D7E6F" w14:paraId="163158D9" w14:textId="77777777" w:rsidTr="003B25A9">
        <w:trPr>
          <w:ins w:id="968"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69" w:author="granix pacheco" w:date="2016-02-08T09:56:00Z"/>
              </w:rPr>
              <w:pPrChange w:id="970" w:author="Mateus Berardo de Souza Terra" w:date="2016-02-08T22:31:00Z">
                <w:pPr>
                  <w:pStyle w:val="NormalWeb"/>
                  <w:spacing w:before="0" w:beforeAutospacing="0" w:after="160" w:afterAutospacing="0"/>
                  <w:jc w:val="both"/>
                </w:pPr>
              </w:pPrChange>
            </w:pPr>
            <w:ins w:id="971"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72" w:author="granix pacheco" w:date="2016-02-08T09:56:00Z"/>
              </w:rPr>
              <w:pPrChange w:id="973" w:author="Mateus Berardo de Souza Terra" w:date="2016-02-08T22:31:00Z">
                <w:pPr>
                  <w:pStyle w:val="NormalWeb"/>
                  <w:spacing w:before="0" w:beforeAutospacing="0" w:after="160" w:afterAutospacing="0"/>
                  <w:jc w:val="both"/>
                </w:pPr>
              </w:pPrChange>
            </w:pPr>
            <w:ins w:id="974"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75" w:author="granix pacheco" w:date="2016-02-08T09:56:00Z"/>
              </w:rPr>
              <w:pPrChange w:id="976" w:author="Mateus Berardo de Souza Terra" w:date="2016-02-08T22:31:00Z">
                <w:pPr>
                  <w:pStyle w:val="NormalWeb"/>
                  <w:spacing w:before="0" w:beforeAutospacing="0" w:after="160" w:afterAutospacing="0"/>
                  <w:jc w:val="both"/>
                </w:pPr>
              </w:pPrChange>
            </w:pPr>
            <w:ins w:id="977"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78" w:author="granix pacheco" w:date="2016-02-08T10:01:00Z"/>
              </w:rPr>
              <w:pPrChange w:id="979" w:author="Mateus Berardo de Souza Terra" w:date="2016-02-08T22:31:00Z">
                <w:pPr>
                  <w:pStyle w:val="NormalWeb"/>
                  <w:spacing w:before="0" w:beforeAutospacing="0" w:after="160" w:afterAutospacing="0"/>
                  <w:jc w:val="both"/>
                </w:pPr>
              </w:pPrChange>
            </w:pPr>
            <w:ins w:id="980"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81" w:author="granix pacheco" w:date="2016-02-08T09:56:00Z"/>
              </w:rPr>
              <w:pPrChange w:id="982" w:author="Mateus Berardo de Souza Terra" w:date="2016-02-08T22:31:00Z">
                <w:pPr>
                  <w:pStyle w:val="NormalWeb"/>
                  <w:spacing w:before="0" w:beforeAutospacing="0" w:after="160" w:afterAutospacing="0"/>
                  <w:jc w:val="both"/>
                </w:pPr>
              </w:pPrChange>
            </w:pPr>
            <w:ins w:id="983" w:author="granix pacheco" w:date="2016-02-08T10:04:00Z">
              <w:r w:rsidRPr="007D7E6F">
                <w:t>4%</w:t>
              </w:r>
            </w:ins>
          </w:p>
        </w:tc>
      </w:tr>
      <w:tr w:rsidR="0070445C" w:rsidRPr="007D7E6F" w14:paraId="46EC4489" w14:textId="77777777" w:rsidTr="003B25A9">
        <w:trPr>
          <w:ins w:id="984"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985" w:author="granix pacheco" w:date="2016-02-08T09:56:00Z"/>
              </w:rPr>
              <w:pPrChange w:id="986" w:author="Mateus Berardo de Souza Terra" w:date="2016-02-08T22:31:00Z">
                <w:pPr>
                  <w:pStyle w:val="NormalWeb"/>
                  <w:spacing w:before="0" w:beforeAutospacing="0" w:after="160" w:afterAutospacing="0"/>
                  <w:jc w:val="both"/>
                </w:pPr>
              </w:pPrChange>
            </w:pPr>
            <w:ins w:id="987"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988" w:author="granix pacheco" w:date="2016-02-08T09:56:00Z"/>
              </w:rPr>
              <w:pPrChange w:id="989" w:author="Mateus Berardo de Souza Terra" w:date="2016-02-08T22:31:00Z">
                <w:pPr>
                  <w:pStyle w:val="NormalWeb"/>
                  <w:spacing w:before="0" w:beforeAutospacing="0" w:after="160" w:afterAutospacing="0"/>
                  <w:jc w:val="both"/>
                </w:pPr>
              </w:pPrChange>
            </w:pPr>
            <w:ins w:id="990"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991" w:author="granix pacheco" w:date="2016-02-08T09:56:00Z"/>
              </w:rPr>
              <w:pPrChange w:id="992" w:author="Mateus Berardo de Souza Terra" w:date="2016-02-08T22:31:00Z">
                <w:pPr>
                  <w:pStyle w:val="NormalWeb"/>
                  <w:spacing w:before="0" w:beforeAutospacing="0" w:after="160" w:afterAutospacing="0"/>
                  <w:jc w:val="both"/>
                </w:pPr>
              </w:pPrChange>
            </w:pPr>
            <w:ins w:id="993"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994" w:author="granix pacheco" w:date="2016-02-08T10:01:00Z"/>
              </w:rPr>
              <w:pPrChange w:id="995" w:author="Mateus Berardo de Souza Terra" w:date="2016-02-08T22:31:00Z">
                <w:pPr>
                  <w:pStyle w:val="NormalWeb"/>
                  <w:spacing w:before="0" w:beforeAutospacing="0" w:after="160" w:afterAutospacing="0"/>
                  <w:jc w:val="both"/>
                </w:pPr>
              </w:pPrChange>
            </w:pPr>
            <w:ins w:id="996"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997" w:author="granix pacheco" w:date="2016-02-08T09:56:00Z"/>
              </w:rPr>
              <w:pPrChange w:id="998" w:author="Mateus Berardo de Souza Terra" w:date="2016-02-08T22:31:00Z">
                <w:pPr>
                  <w:pStyle w:val="NormalWeb"/>
                  <w:spacing w:before="0" w:beforeAutospacing="0" w:after="160" w:afterAutospacing="0"/>
                  <w:jc w:val="both"/>
                </w:pPr>
              </w:pPrChange>
            </w:pPr>
            <w:ins w:id="999" w:author="granix pacheco" w:date="2016-02-08T10:04:00Z">
              <w:r w:rsidRPr="007D7E6F">
                <w:t>3%</w:t>
              </w:r>
            </w:ins>
          </w:p>
        </w:tc>
      </w:tr>
      <w:tr w:rsidR="0070445C" w:rsidRPr="007D7E6F" w14:paraId="3EA9F942" w14:textId="77777777" w:rsidTr="003B25A9">
        <w:trPr>
          <w:ins w:id="1000"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01" w:author="granix pacheco" w:date="2016-02-08T09:56:00Z"/>
              </w:rPr>
              <w:pPrChange w:id="1002" w:author="Mateus Berardo de Souza Terra" w:date="2016-02-08T22:31:00Z">
                <w:pPr>
                  <w:pStyle w:val="NormalWeb"/>
                  <w:spacing w:before="0" w:beforeAutospacing="0" w:after="160" w:afterAutospacing="0"/>
                  <w:jc w:val="both"/>
                </w:pPr>
              </w:pPrChange>
            </w:pPr>
            <w:ins w:id="1003"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04" w:author="granix pacheco" w:date="2016-02-08T09:56:00Z"/>
              </w:rPr>
              <w:pPrChange w:id="1005" w:author="Mateus Berardo de Souza Terra" w:date="2016-02-08T22:31:00Z">
                <w:pPr>
                  <w:pStyle w:val="NormalWeb"/>
                  <w:spacing w:before="0" w:beforeAutospacing="0" w:after="160" w:afterAutospacing="0"/>
                  <w:jc w:val="both"/>
                </w:pPr>
              </w:pPrChange>
            </w:pPr>
            <w:ins w:id="1006"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07" w:author="granix pacheco" w:date="2016-02-08T09:56:00Z"/>
              </w:rPr>
              <w:pPrChange w:id="1008" w:author="Mateus Berardo de Souza Terra" w:date="2016-02-08T22:31:00Z">
                <w:pPr>
                  <w:pStyle w:val="NormalWeb"/>
                  <w:spacing w:before="0" w:beforeAutospacing="0" w:after="160" w:afterAutospacing="0"/>
                  <w:jc w:val="both"/>
                </w:pPr>
              </w:pPrChange>
            </w:pPr>
            <w:ins w:id="1009" w:author="granix pacheco" w:date="2016-02-08T10:02:00Z">
              <w:r w:rsidRPr="007D7E6F">
                <w:t>1</w:t>
              </w:r>
            </w:ins>
            <w:ins w:id="1010" w:author="granix pacheco" w:date="2016-02-08T10:03:00Z">
              <w:r w:rsidR="00892EE5" w:rsidRPr="007D7E6F">
                <w:t>.</w:t>
              </w:r>
            </w:ins>
            <w:ins w:id="1011"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12" w:author="granix pacheco" w:date="2016-02-08T10:01:00Z"/>
              </w:rPr>
              <w:pPrChange w:id="1013" w:author="Mateus Berardo de Souza Terra" w:date="2016-02-08T22:31:00Z">
                <w:pPr>
                  <w:pStyle w:val="NormalWeb"/>
                  <w:spacing w:before="0" w:beforeAutospacing="0" w:after="160" w:afterAutospacing="0"/>
                  <w:jc w:val="both"/>
                </w:pPr>
              </w:pPrChange>
            </w:pPr>
            <w:ins w:id="1014"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15" w:author="granix pacheco" w:date="2016-02-08T09:56:00Z"/>
              </w:rPr>
              <w:pPrChange w:id="1016" w:author="Mateus Berardo de Souza Terra" w:date="2016-02-08T22:31:00Z">
                <w:pPr>
                  <w:pStyle w:val="NormalWeb"/>
                  <w:spacing w:before="0" w:beforeAutospacing="0" w:after="160" w:afterAutospacing="0"/>
                  <w:jc w:val="both"/>
                </w:pPr>
              </w:pPrChange>
            </w:pPr>
            <w:ins w:id="1017" w:author="granix pacheco" w:date="2016-02-08T10:04:00Z">
              <w:r w:rsidRPr="007D7E6F">
                <w:t>2%</w:t>
              </w:r>
            </w:ins>
          </w:p>
        </w:tc>
      </w:tr>
      <w:tr w:rsidR="0070445C" w:rsidRPr="007D7E6F" w14:paraId="70D378A2" w14:textId="77777777" w:rsidTr="003B25A9">
        <w:trPr>
          <w:ins w:id="1018"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19" w:author="granix pacheco" w:date="2016-02-08T09:56:00Z"/>
              </w:rPr>
              <w:pPrChange w:id="1020" w:author="Mateus Berardo de Souza Terra" w:date="2016-02-08T22:31:00Z">
                <w:pPr>
                  <w:pStyle w:val="NormalWeb"/>
                  <w:spacing w:before="0" w:beforeAutospacing="0" w:after="160" w:afterAutospacing="0"/>
                  <w:jc w:val="both"/>
                </w:pPr>
              </w:pPrChange>
            </w:pPr>
            <w:ins w:id="1021"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22" w:author="granix pacheco" w:date="2016-02-08T09:56:00Z"/>
              </w:rPr>
              <w:pPrChange w:id="1023" w:author="Mateus Berardo de Souza Terra" w:date="2016-02-08T22:31:00Z">
                <w:pPr>
                  <w:pStyle w:val="NormalWeb"/>
                  <w:spacing w:before="0" w:beforeAutospacing="0" w:after="160" w:afterAutospacing="0"/>
                  <w:jc w:val="both"/>
                </w:pPr>
              </w:pPrChange>
            </w:pPr>
            <w:ins w:id="1024"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25" w:author="granix pacheco" w:date="2016-02-08T09:56:00Z"/>
              </w:rPr>
              <w:pPrChange w:id="1026" w:author="Mateus Berardo de Souza Terra" w:date="2016-02-08T22:31:00Z">
                <w:pPr>
                  <w:pStyle w:val="NormalWeb"/>
                  <w:spacing w:before="0" w:beforeAutospacing="0" w:after="160" w:afterAutospacing="0"/>
                  <w:jc w:val="both"/>
                </w:pPr>
              </w:pPrChange>
            </w:pPr>
            <w:ins w:id="1027" w:author="granix pacheco" w:date="2016-02-08T10:02:00Z">
              <w:r w:rsidRPr="007D7E6F">
                <w:t>10</w:t>
              </w:r>
            </w:ins>
            <w:ins w:id="1028" w:author="granix pacheco" w:date="2016-02-08T10:03:00Z">
              <w:r w:rsidR="00892EE5" w:rsidRPr="007D7E6F">
                <w:t>.</w:t>
              </w:r>
            </w:ins>
            <w:ins w:id="1029"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30" w:author="granix pacheco" w:date="2016-02-08T10:01:00Z"/>
              </w:rPr>
              <w:pPrChange w:id="1031" w:author="Mateus Berardo de Souza Terra" w:date="2016-02-08T22:31:00Z">
                <w:pPr>
                  <w:pStyle w:val="NormalWeb"/>
                  <w:spacing w:before="0" w:beforeAutospacing="0" w:after="160" w:afterAutospacing="0"/>
                  <w:jc w:val="both"/>
                </w:pPr>
              </w:pPrChange>
            </w:pPr>
            <w:ins w:id="1032"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33" w:author="granix pacheco" w:date="2016-02-08T09:56:00Z"/>
              </w:rPr>
              <w:pPrChange w:id="1034" w:author="Mateus Berardo de Souza Terra" w:date="2016-02-08T22:31:00Z">
                <w:pPr>
                  <w:pStyle w:val="NormalWeb"/>
                  <w:spacing w:before="0" w:beforeAutospacing="0" w:after="160" w:afterAutospacing="0"/>
                  <w:jc w:val="both"/>
                </w:pPr>
              </w:pPrChange>
            </w:pPr>
            <w:ins w:id="1035" w:author="granix pacheco" w:date="2016-02-08T10:04:00Z">
              <w:r w:rsidRPr="007D7E6F">
                <w:t>1%</w:t>
              </w:r>
            </w:ins>
          </w:p>
        </w:tc>
      </w:tr>
      <w:tr w:rsidR="0070445C" w:rsidRPr="007D7E6F" w14:paraId="6B57D16F" w14:textId="77777777" w:rsidTr="003B25A9">
        <w:trPr>
          <w:ins w:id="1036"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37" w:author="granix pacheco" w:date="2016-02-08T09:56:00Z"/>
              </w:rPr>
              <w:pPrChange w:id="1038" w:author="Mateus Berardo de Souza Terra" w:date="2016-02-08T22:31:00Z">
                <w:pPr>
                  <w:pStyle w:val="NormalWeb"/>
                  <w:spacing w:before="0" w:beforeAutospacing="0" w:after="160" w:afterAutospacing="0"/>
                  <w:jc w:val="both"/>
                </w:pPr>
              </w:pPrChange>
            </w:pPr>
            <w:ins w:id="1039"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1040" w:author="granix pacheco" w:date="2016-02-08T09:56:00Z"/>
              </w:rPr>
              <w:pPrChange w:id="1041" w:author="Mateus Berardo de Souza Terra" w:date="2016-02-08T22:31:00Z">
                <w:pPr>
                  <w:pStyle w:val="NormalWeb"/>
                  <w:spacing w:before="0" w:beforeAutospacing="0" w:after="160" w:afterAutospacing="0"/>
                  <w:jc w:val="both"/>
                </w:pPr>
              </w:pPrChange>
            </w:pPr>
            <w:ins w:id="1042"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43" w:author="granix pacheco" w:date="2016-02-08T09:56:00Z"/>
              </w:rPr>
              <w:pPrChange w:id="1044" w:author="Mateus Berardo de Souza Terra" w:date="2016-02-08T22:31:00Z">
                <w:pPr>
                  <w:pStyle w:val="NormalWeb"/>
                  <w:spacing w:before="0" w:beforeAutospacing="0" w:after="160" w:afterAutospacing="0"/>
                  <w:jc w:val="both"/>
                </w:pPr>
              </w:pPrChange>
            </w:pPr>
            <w:ins w:id="1045"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46" w:author="granix pacheco" w:date="2016-02-08T10:01:00Z"/>
              </w:rPr>
              <w:pPrChange w:id="1047" w:author="Mateus Berardo de Souza Terra" w:date="2016-02-08T22:31:00Z">
                <w:pPr>
                  <w:pStyle w:val="NormalWeb"/>
                  <w:spacing w:before="0" w:beforeAutospacing="0" w:after="160" w:afterAutospacing="0"/>
                  <w:jc w:val="both"/>
                </w:pPr>
              </w:pPrChange>
            </w:pPr>
            <w:ins w:id="1048"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49" w:author="granix pacheco" w:date="2016-02-08T09:56:00Z"/>
              </w:rPr>
              <w:pPrChange w:id="1050" w:author="Mateus Berardo de Souza Terra" w:date="2016-02-08T22:31:00Z">
                <w:pPr>
                  <w:pStyle w:val="NormalWeb"/>
                  <w:spacing w:before="0" w:beforeAutospacing="0" w:after="160" w:afterAutospacing="0"/>
                  <w:jc w:val="both"/>
                </w:pPr>
              </w:pPrChange>
            </w:pPr>
            <w:ins w:id="1051" w:author="granix pacheco" w:date="2016-02-08T10:07:00Z">
              <w:r w:rsidRPr="007D7E6F">
                <w:t>-</w:t>
              </w:r>
            </w:ins>
          </w:p>
        </w:tc>
      </w:tr>
      <w:tr w:rsidR="0070445C" w:rsidRPr="007D7E6F" w14:paraId="0A6C8C92" w14:textId="77777777" w:rsidTr="003B25A9">
        <w:trPr>
          <w:ins w:id="1052"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53" w:author="granix pacheco" w:date="2016-02-08T09:56:00Z"/>
              </w:rPr>
              <w:pPrChange w:id="1054" w:author="Mateus Berardo de Souza Terra" w:date="2016-02-08T22:31:00Z">
                <w:pPr>
                  <w:pStyle w:val="NormalWeb"/>
                  <w:spacing w:before="0" w:beforeAutospacing="0" w:after="160" w:afterAutospacing="0"/>
                  <w:jc w:val="both"/>
                </w:pPr>
              </w:pPrChange>
            </w:pPr>
            <w:ins w:id="1055"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56" w:author="granix pacheco" w:date="2016-02-08T09:56:00Z"/>
              </w:rPr>
              <w:pPrChange w:id="1057" w:author="Mateus Berardo de Souza Terra" w:date="2016-02-08T22:31:00Z">
                <w:pPr>
                  <w:pStyle w:val="NormalWeb"/>
                  <w:spacing w:before="0" w:beforeAutospacing="0" w:after="160" w:afterAutospacing="0"/>
                  <w:jc w:val="both"/>
                </w:pPr>
              </w:pPrChange>
            </w:pPr>
            <w:ins w:id="1058"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59" w:author="granix pacheco" w:date="2016-02-08T09:56:00Z"/>
              </w:rPr>
              <w:pPrChange w:id="1060" w:author="Mateus Berardo de Souza Terra" w:date="2016-02-08T22:31:00Z">
                <w:pPr>
                  <w:pStyle w:val="NormalWeb"/>
                  <w:spacing w:before="0" w:beforeAutospacing="0" w:after="160" w:afterAutospacing="0"/>
                  <w:jc w:val="both"/>
                </w:pPr>
              </w:pPrChange>
            </w:pPr>
            <w:ins w:id="1061" w:author="granix pacheco" w:date="2016-02-08T10:02:00Z">
              <w:r w:rsidRPr="007D7E6F">
                <w:t>1000</w:t>
              </w:r>
            </w:ins>
            <w:ins w:id="1062" w:author="granix pacheco" w:date="2016-02-08T10:03:00Z">
              <w:r w:rsidRPr="007D7E6F">
                <w:t>.</w:t>
              </w:r>
            </w:ins>
            <w:ins w:id="1063"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64" w:author="granix pacheco" w:date="2016-02-08T10:01:00Z"/>
              </w:rPr>
              <w:pPrChange w:id="1065" w:author="Mateus Berardo de Souza Terra" w:date="2016-02-08T22:31:00Z">
                <w:pPr>
                  <w:pStyle w:val="NormalWeb"/>
                  <w:spacing w:before="0" w:beforeAutospacing="0" w:after="160" w:afterAutospacing="0"/>
                  <w:jc w:val="both"/>
                </w:pPr>
              </w:pPrChange>
            </w:pPr>
            <w:ins w:id="1066"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67" w:author="granix pacheco" w:date="2016-02-08T09:56:00Z"/>
              </w:rPr>
              <w:pPrChange w:id="1068" w:author="Mateus Berardo de Souza Terra" w:date="2016-02-08T22:31:00Z">
                <w:pPr>
                  <w:pStyle w:val="NormalWeb"/>
                  <w:spacing w:before="0" w:beforeAutospacing="0" w:after="160" w:afterAutospacing="0"/>
                  <w:jc w:val="both"/>
                </w:pPr>
              </w:pPrChange>
            </w:pPr>
            <w:ins w:id="1069" w:author="granix pacheco" w:date="2016-02-08T10:07:00Z">
              <w:r w:rsidRPr="007D7E6F">
                <w:t>-</w:t>
              </w:r>
            </w:ins>
          </w:p>
        </w:tc>
      </w:tr>
      <w:tr w:rsidR="0070445C" w:rsidRPr="007D7E6F" w14:paraId="259C0E32" w14:textId="77777777" w:rsidTr="003B25A9">
        <w:trPr>
          <w:ins w:id="1070"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71" w:author="granix pacheco" w:date="2016-02-08T09:56:00Z"/>
              </w:rPr>
              <w:pPrChange w:id="1072" w:author="Mateus Berardo de Souza Terra" w:date="2016-02-08T22:31:00Z">
                <w:pPr>
                  <w:pStyle w:val="NormalWeb"/>
                  <w:spacing w:before="0" w:beforeAutospacing="0" w:after="160" w:afterAutospacing="0"/>
                  <w:jc w:val="both"/>
                </w:pPr>
              </w:pPrChange>
            </w:pPr>
            <w:ins w:id="1073"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74" w:author="granix pacheco" w:date="2016-02-08T09:56:00Z"/>
              </w:rPr>
              <w:pPrChange w:id="1075" w:author="Mateus Berardo de Souza Terra" w:date="2016-02-08T22:31:00Z">
                <w:pPr>
                  <w:pStyle w:val="NormalWeb"/>
                  <w:spacing w:before="0" w:beforeAutospacing="0" w:after="160" w:afterAutospacing="0"/>
                  <w:jc w:val="both"/>
                </w:pPr>
              </w:pPrChange>
            </w:pPr>
            <w:ins w:id="1076"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77" w:author="granix pacheco" w:date="2016-02-08T09:56:00Z"/>
              </w:rPr>
              <w:pPrChange w:id="1078" w:author="Mateus Berardo de Souza Terra" w:date="2016-02-08T22:31:00Z">
                <w:pPr>
                  <w:pStyle w:val="NormalWeb"/>
                  <w:spacing w:before="0" w:beforeAutospacing="0" w:after="160" w:afterAutospacing="0"/>
                  <w:jc w:val="both"/>
                </w:pPr>
              </w:pPrChange>
            </w:pPr>
            <w:ins w:id="1079"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80" w:author="granix pacheco" w:date="2016-02-08T10:01:00Z"/>
              </w:rPr>
              <w:pPrChange w:id="1081" w:author="Mateus Berardo de Souza Terra" w:date="2016-02-08T22:31:00Z">
                <w:pPr>
                  <w:pStyle w:val="NormalWeb"/>
                  <w:spacing w:before="0" w:beforeAutospacing="0" w:after="160" w:afterAutospacing="0"/>
                  <w:jc w:val="both"/>
                </w:pPr>
              </w:pPrChange>
            </w:pPr>
            <w:ins w:id="1082"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083" w:author="granix pacheco" w:date="2016-02-08T09:56:00Z"/>
              </w:rPr>
              <w:pPrChange w:id="1084" w:author="Mateus Berardo de Souza Terra" w:date="2016-02-08T22:31:00Z">
                <w:pPr>
                  <w:pStyle w:val="NormalWeb"/>
                  <w:spacing w:before="0" w:beforeAutospacing="0" w:after="160" w:afterAutospacing="0"/>
                  <w:jc w:val="both"/>
                </w:pPr>
              </w:pPrChange>
            </w:pPr>
            <w:ins w:id="1085" w:author="granix pacheco" w:date="2016-02-08T10:07:00Z">
              <w:r w:rsidRPr="007D7E6F">
                <w:t>-</w:t>
              </w:r>
            </w:ins>
          </w:p>
        </w:tc>
      </w:tr>
      <w:tr w:rsidR="0070445C" w:rsidRPr="007D7E6F" w14:paraId="0F136FC9" w14:textId="77777777" w:rsidTr="003B25A9">
        <w:trPr>
          <w:ins w:id="1086"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087" w:author="granix pacheco" w:date="2016-02-08T09:56:00Z"/>
              </w:rPr>
              <w:pPrChange w:id="1088" w:author="Mateus Berardo de Souza Terra" w:date="2016-02-08T22:31:00Z">
                <w:pPr>
                  <w:pStyle w:val="NormalWeb"/>
                  <w:spacing w:before="0" w:beforeAutospacing="0" w:after="160" w:afterAutospacing="0"/>
                  <w:jc w:val="both"/>
                </w:pPr>
              </w:pPrChange>
            </w:pPr>
            <w:ins w:id="1089"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090" w:author="granix pacheco" w:date="2016-02-08T09:56:00Z"/>
              </w:rPr>
              <w:pPrChange w:id="1091" w:author="Mateus Berardo de Souza Terra" w:date="2016-02-08T22:31:00Z">
                <w:pPr>
                  <w:pStyle w:val="NormalWeb"/>
                  <w:spacing w:before="0" w:beforeAutospacing="0" w:after="160" w:afterAutospacing="0"/>
                  <w:jc w:val="both"/>
                </w:pPr>
              </w:pPrChange>
            </w:pPr>
            <w:ins w:id="1092"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093" w:author="granix pacheco" w:date="2016-02-08T09:56:00Z"/>
              </w:rPr>
              <w:pPrChange w:id="1094" w:author="Mateus Berardo de Souza Terra" w:date="2016-02-08T22:31:00Z">
                <w:pPr>
                  <w:pStyle w:val="NormalWeb"/>
                  <w:spacing w:before="0" w:beforeAutospacing="0" w:after="160" w:afterAutospacing="0"/>
                  <w:jc w:val="both"/>
                </w:pPr>
              </w:pPrChange>
            </w:pPr>
            <w:ins w:id="1095"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096" w:author="granix pacheco" w:date="2016-02-08T10:01:00Z"/>
              </w:rPr>
              <w:pPrChange w:id="1097" w:author="Mateus Berardo de Souza Terra" w:date="2016-02-08T22:31:00Z">
                <w:pPr>
                  <w:pStyle w:val="NormalWeb"/>
                  <w:spacing w:before="0" w:beforeAutospacing="0" w:after="160" w:afterAutospacing="0"/>
                  <w:jc w:val="both"/>
                </w:pPr>
              </w:pPrChange>
            </w:pPr>
            <w:ins w:id="1098"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099" w:author="granix pacheco" w:date="2016-02-08T09:56:00Z"/>
              </w:rPr>
              <w:pPrChange w:id="1100" w:author="Mateus Berardo de Souza Terra" w:date="2016-02-08T22:31:00Z">
                <w:pPr>
                  <w:pStyle w:val="NormalWeb"/>
                  <w:spacing w:before="0" w:beforeAutospacing="0" w:after="160" w:afterAutospacing="0"/>
                  <w:jc w:val="both"/>
                </w:pPr>
              </w:pPrChange>
            </w:pPr>
            <w:ins w:id="1101" w:author="granix pacheco" w:date="2016-02-08T10:07:00Z">
              <w:r w:rsidRPr="007D7E6F">
                <w:t>-</w:t>
              </w:r>
            </w:ins>
          </w:p>
        </w:tc>
      </w:tr>
      <w:tr w:rsidR="0070445C" w:rsidRPr="007D7E6F" w14:paraId="48B2C436" w14:textId="77777777" w:rsidTr="003B25A9">
        <w:trPr>
          <w:ins w:id="1102"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03" w:author="granix pacheco" w:date="2016-02-08T09:56:00Z"/>
              </w:rPr>
              <w:pPrChange w:id="1104" w:author="Mateus Berardo de Souza Terra" w:date="2016-02-08T22:31:00Z">
                <w:pPr>
                  <w:pStyle w:val="NormalWeb"/>
                  <w:spacing w:before="0" w:beforeAutospacing="0" w:after="160" w:afterAutospacing="0"/>
                  <w:jc w:val="both"/>
                </w:pPr>
              </w:pPrChange>
            </w:pPr>
            <w:ins w:id="1105"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06" w:author="granix pacheco" w:date="2016-02-08T09:56:00Z"/>
              </w:rPr>
              <w:pPrChange w:id="1107" w:author="Mateus Berardo de Souza Terra" w:date="2016-02-08T22:31:00Z">
                <w:pPr>
                  <w:pStyle w:val="NormalWeb"/>
                  <w:spacing w:before="0" w:beforeAutospacing="0" w:after="160" w:afterAutospacing="0"/>
                  <w:jc w:val="both"/>
                </w:pPr>
              </w:pPrChange>
            </w:pPr>
            <w:ins w:id="1108"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09" w:author="granix pacheco" w:date="2016-02-08T09:56:00Z"/>
              </w:rPr>
              <w:pPrChange w:id="1110" w:author="Mateus Berardo de Souza Terra" w:date="2016-02-08T22:31:00Z">
                <w:pPr>
                  <w:pStyle w:val="NormalWeb"/>
                  <w:spacing w:before="0" w:beforeAutospacing="0" w:after="160" w:afterAutospacing="0"/>
                  <w:jc w:val="both"/>
                </w:pPr>
              </w:pPrChange>
            </w:pPr>
            <w:ins w:id="1111"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12" w:author="granix pacheco" w:date="2016-02-08T10:01:00Z"/>
              </w:rPr>
              <w:pPrChange w:id="1113" w:author="Mateus Berardo de Souza Terra" w:date="2016-02-08T22:31:00Z">
                <w:pPr>
                  <w:pStyle w:val="NormalWeb"/>
                  <w:spacing w:before="0" w:beforeAutospacing="0" w:after="160" w:afterAutospacing="0"/>
                  <w:jc w:val="both"/>
                </w:pPr>
              </w:pPrChange>
            </w:pPr>
            <w:ins w:id="1114"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15" w:author="granix pacheco" w:date="2016-02-08T09:56:00Z"/>
              </w:rPr>
              <w:pPrChange w:id="1116" w:author="Mateus Berardo de Souza Terra" w:date="2016-02-08T22:31:00Z">
                <w:pPr>
                  <w:pStyle w:val="NormalWeb"/>
                  <w:spacing w:before="0" w:beforeAutospacing="0" w:after="160" w:afterAutospacing="0"/>
                  <w:jc w:val="both"/>
                </w:pPr>
              </w:pPrChange>
            </w:pPr>
            <w:ins w:id="1117" w:author="granix pacheco" w:date="2016-02-08T10:07:00Z">
              <w:r w:rsidRPr="007D7E6F">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18" w:author="granix pacheco" w:date="2016-02-08T08:59:00Z"/>
          <w:rPrChange w:id="1119" w:author="Mateus Berardo de Souza Terra" w:date="2016-02-08T20:05:00Z">
            <w:rPr>
              <w:ins w:id="1120"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121" w:author="granix pacheco" w:date="2016-02-08T08:59:00Z"/>
          <w:b/>
          <w:sz w:val="32"/>
          <w:szCs w:val="32"/>
          <w:rPrChange w:id="1122" w:author="Mateus Berardo de Souza Terra" w:date="2016-02-08T20:05:00Z">
            <w:rPr>
              <w:ins w:id="1123" w:author="granix pacheco" w:date="2016-02-08T08:59:00Z"/>
              <w:b/>
              <w:sz w:val="36"/>
              <w:szCs w:val="36"/>
              <w:u w:val="single"/>
            </w:rPr>
          </w:rPrChange>
        </w:rPr>
        <w:pPrChange w:id="1124"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25" w:author="granix pacheco" w:date="2016-02-08T08:59:00Z">
        <w:r w:rsidRPr="007D7E6F">
          <w:rPr>
            <w:b/>
            <w:sz w:val="32"/>
            <w:szCs w:val="32"/>
            <w:rPrChange w:id="1126"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27" w:author="granix pacheco" w:date="2016-02-08T09:13:00Z"/>
        </w:rPr>
        <w:pPrChange w:id="1128" w:author="granix pacheco" w:date="2016-02-08T09:02:00Z">
          <w:pPr>
            <w:pStyle w:val="NormalWeb"/>
            <w:shd w:val="clear" w:color="auto" w:fill="FFFFFF"/>
            <w:spacing w:before="0" w:beforeAutospacing="0" w:after="160" w:afterAutospacing="0"/>
            <w:jc w:val="both"/>
          </w:pPr>
        </w:pPrChange>
      </w:pPr>
      <w:ins w:id="1129" w:author="granix pacheco" w:date="2016-02-08T09:00:00Z">
        <w:r w:rsidRPr="007D7E6F">
          <w:lastRenderedPageBreak/>
          <w:t xml:space="preserve">A </w:t>
        </w:r>
      </w:ins>
      <w:ins w:id="1130" w:author="granix pacheco" w:date="2016-02-08T09:02:00Z">
        <w:r w:rsidRPr="007D7E6F">
          <w:t>memória</w:t>
        </w:r>
      </w:ins>
      <w:ins w:id="1131" w:author="granix pacheco" w:date="2016-02-08T09:00:00Z">
        <w:r w:rsidRPr="007D7E6F">
          <w:t xml:space="preserve"> do computador </w:t>
        </w:r>
      </w:ins>
      <w:ins w:id="1132" w:author="granix pacheco" w:date="2016-02-08T09:01:00Z">
        <w:r w:rsidRPr="007D7E6F">
          <w:t>não</w:t>
        </w:r>
      </w:ins>
      <w:ins w:id="1133" w:author="granix pacheco" w:date="2016-02-08T09:00:00Z">
        <w:r w:rsidRPr="007D7E6F">
          <w:t xml:space="preserve"> </w:t>
        </w:r>
      </w:ins>
      <w:ins w:id="1134" w:author="granix pacheco" w:date="2016-02-08T09:01:00Z">
        <w:r w:rsidRPr="007D7E6F">
          <w:t xml:space="preserve">é capaz de armazenar diretamente caracteres, tendo que </w:t>
        </w:r>
      </w:ins>
      <w:ins w:id="1135" w:author="granix pacheco" w:date="2016-02-08T09:08:00Z">
        <w:r w:rsidRPr="007D7E6F">
          <w:t>os armazena</w:t>
        </w:r>
      </w:ins>
      <w:ins w:id="1136" w:author="Mateus Berardo de Souza Terra" w:date="2016-02-08T19:13:00Z">
        <w:r w:rsidR="006D3AB1" w:rsidRPr="007D7E6F">
          <w:t>r</w:t>
        </w:r>
      </w:ins>
      <w:ins w:id="1137" w:author="granix pacheco" w:date="2016-02-08T09:08:00Z">
        <w:del w:id="1138" w:author="Mateus Berardo de Souza Terra" w:date="2016-02-08T19:13:00Z">
          <w:r w:rsidRPr="007D7E6F" w:rsidDel="006D3AB1">
            <w:delText>s</w:delText>
          </w:r>
        </w:del>
      </w:ins>
      <w:ins w:id="1139" w:author="granix pacheco" w:date="2016-02-08T09:01:00Z">
        <w:r w:rsidRPr="007D7E6F">
          <w:t xml:space="preserve"> na forma de </w:t>
        </w:r>
      </w:ins>
      <w:ins w:id="1140" w:author="granix pacheco" w:date="2016-02-08T09:02:00Z">
        <w:r w:rsidRPr="007D7E6F">
          <w:t>números</w:t>
        </w:r>
      </w:ins>
      <w:ins w:id="1141" w:author="granix pacheco" w:date="2016-02-08T09:08:00Z">
        <w:r w:rsidRPr="007D7E6F">
          <w:t xml:space="preserve">. </w:t>
        </w:r>
      </w:ins>
      <w:ins w:id="1142" w:author="granix pacheco" w:date="2016-02-08T09:09:00Z">
        <w:r w:rsidRPr="007D7E6F">
          <w:rPr>
            <w:color w:val="303030"/>
            <w:rPrChange w:id="1143" w:author="Mateus Berardo de Souza Terra" w:date="2016-02-08T20:05:00Z">
              <w:rPr>
                <w:rFonts w:ascii="Arial" w:hAnsi="Arial" w:cs="Arial"/>
                <w:color w:val="303030"/>
                <w:sz w:val="19"/>
                <w:szCs w:val="19"/>
                <w:lang w:val="pt-PT"/>
              </w:rPr>
            </w:rPrChange>
          </w:rPr>
          <w:t xml:space="preserve">Cada </w:t>
        </w:r>
        <w:del w:id="1144" w:author="Mateus Berardo de Souza Terra" w:date="2016-02-08T19:13:00Z">
          <w:r w:rsidRPr="007D7E6F" w:rsidDel="006D3AB1">
            <w:rPr>
              <w:color w:val="303030"/>
              <w:rPrChange w:id="1145" w:author="Mateus Berardo de Souza Terra" w:date="2016-02-08T20:05:00Z">
                <w:rPr>
                  <w:rFonts w:ascii="Arial" w:hAnsi="Arial" w:cs="Arial"/>
                  <w:color w:val="303030"/>
                  <w:sz w:val="19"/>
                  <w:szCs w:val="19"/>
                  <w:lang w:val="pt-PT"/>
                </w:rPr>
              </w:rPrChange>
            </w:rPr>
            <w:delText>caracter</w:delText>
          </w:r>
        </w:del>
      </w:ins>
      <w:ins w:id="1146" w:author="Mateus Berardo de Souza Terra" w:date="2016-02-08T19:13:00Z">
        <w:r w:rsidR="006D3AB1" w:rsidRPr="007D7E6F">
          <w:rPr>
            <w:color w:val="303030"/>
          </w:rPr>
          <w:t>caractere</w:t>
        </w:r>
      </w:ins>
      <w:ins w:id="1147" w:author="granix pacheco" w:date="2016-02-08T09:09:00Z">
        <w:r w:rsidRPr="007D7E6F">
          <w:rPr>
            <w:color w:val="303030"/>
            <w:rPrChange w:id="1148"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49" w:author="Mateus Berardo de Souza Terra" w:date="2016-02-08T20:05:00Z">
              <w:rPr>
                <w:rFonts w:ascii="Arial" w:hAnsi="Arial" w:cs="Arial"/>
                <w:b/>
                <w:bCs/>
                <w:color w:val="303030"/>
                <w:sz w:val="19"/>
                <w:szCs w:val="19"/>
                <w:lang w:val="pt-PT"/>
              </w:rPr>
            </w:rPrChange>
          </w:rPr>
          <w:t>código ASCII</w:t>
        </w:r>
        <w:r w:rsidRPr="007D7E6F">
          <w:rPr>
            <w:color w:val="303030"/>
            <w:rPrChange w:id="1150" w:author="Mateus Berardo de Souza Terra" w:date="2016-02-08T20:05:00Z">
              <w:rPr>
                <w:rFonts w:ascii="Arial" w:hAnsi="Arial" w:cs="Arial"/>
                <w:color w:val="303030"/>
                <w:sz w:val="19"/>
                <w:szCs w:val="19"/>
                <w:lang w:val="pt-PT"/>
              </w:rPr>
            </w:rPrChange>
          </w:rPr>
          <w:t xml:space="preserve"> (</w:t>
        </w:r>
        <w:r w:rsidRPr="007D7E6F">
          <w:rPr>
            <w:i/>
            <w:iCs/>
            <w:color w:val="303030"/>
            <w:rPrChange w:id="1151"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52" w:author="Mateus Berardo de Souza Terra" w:date="2016-02-08T20:05:00Z">
              <w:rPr>
                <w:rFonts w:ascii="Arial" w:hAnsi="Arial" w:cs="Arial"/>
                <w:color w:val="303030"/>
                <w:sz w:val="19"/>
                <w:szCs w:val="19"/>
                <w:lang w:val="pt-PT"/>
              </w:rPr>
            </w:rPrChange>
          </w:rPr>
          <w:t xml:space="preserve"> - Código Americano </w:t>
        </w:r>
      </w:ins>
      <w:ins w:id="1153" w:author="Mateus Berardo de Souza Terra" w:date="2016-02-08T19:13:00Z">
        <w:r w:rsidR="006D3AB1" w:rsidRPr="007D7E6F">
          <w:rPr>
            <w:color w:val="303030"/>
          </w:rPr>
          <w:t>Padrão</w:t>
        </w:r>
      </w:ins>
      <w:ins w:id="1154" w:author="granix pacheco" w:date="2016-02-08T09:09:00Z">
        <w:del w:id="1155" w:author="Mateus Berardo de Souza Terra" w:date="2016-02-08T19:13:00Z">
          <w:r w:rsidRPr="007D7E6F" w:rsidDel="006D3AB1">
            <w:rPr>
              <w:color w:val="303030"/>
              <w:rPrChange w:id="1156"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57" w:author="Mateus Berardo de Souza Terra" w:date="2016-02-08T20:05:00Z">
                <w:rPr>
                  <w:color w:val="303030"/>
                  <w:lang w:val="pt-PT"/>
                </w:rPr>
              </w:rPrChange>
            </w:rPr>
            <w:delText>ard</w:delText>
          </w:r>
        </w:del>
        <w:r w:rsidR="005979C4" w:rsidRPr="007D7E6F">
          <w:rPr>
            <w:color w:val="303030"/>
            <w:rPrChange w:id="1158" w:author="Mateus Berardo de Souza Terra" w:date="2016-02-08T20:05:00Z">
              <w:rPr>
                <w:color w:val="303030"/>
                <w:lang w:val="pt-PT"/>
              </w:rPr>
            </w:rPrChange>
          </w:rPr>
          <w:t xml:space="preserve"> para a Troca de Informações</w:t>
        </w:r>
        <w:r w:rsidRPr="007D7E6F">
          <w:rPr>
            <w:color w:val="303030"/>
            <w:rPrChange w:id="1159"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60" w:author="Mateus Berardo de Souza Terra" w:date="2016-02-08T20:05:00Z">
              <w:rPr>
                <w:rFonts w:ascii="Arial" w:hAnsi="Arial" w:cs="Arial"/>
                <w:color w:val="303030"/>
                <w:sz w:val="19"/>
                <w:szCs w:val="19"/>
                <w:lang w:val="pt-PT"/>
              </w:rPr>
            </w:rPrChange>
          </w:rPr>
          <w:t xml:space="preserve"> </w:t>
        </w:r>
      </w:ins>
      <w:ins w:id="1161" w:author="granix pacheco" w:date="2016-02-08T09:01:00Z">
        <w:r w:rsidRPr="007D7E6F">
          <w:t xml:space="preserve"> </w:t>
        </w:r>
      </w:ins>
      <w:ins w:id="1162" w:author="granix pacheco" w:date="2016-02-08T09:10:00Z">
        <w:r w:rsidR="005979C4" w:rsidRPr="007D7E6F">
          <w:t>Existem versões estendidas desse código, mas aqui trataremos da sua versão básica que possui 7 bits</w:t>
        </w:r>
      </w:ins>
      <w:ins w:id="1163"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64" w:author="granix pacheco" w:date="2016-02-08T09:18:00Z"/>
          <w:color w:val="303030"/>
          <w:rPrChange w:id="1165" w:author="Mateus Berardo de Souza Terra" w:date="2016-02-08T20:05:00Z">
            <w:rPr>
              <w:ins w:id="1166" w:author="granix pacheco" w:date="2016-02-08T09:18:00Z"/>
              <w:color w:val="303030"/>
              <w:lang w:val="pt-PT"/>
            </w:rPr>
          </w:rPrChange>
        </w:rPr>
        <w:pPrChange w:id="1167" w:author="granix pacheco" w:date="2016-02-08T09:02:00Z">
          <w:pPr>
            <w:pStyle w:val="NormalWeb"/>
            <w:shd w:val="clear" w:color="auto" w:fill="FFFFFF"/>
            <w:spacing w:before="0" w:beforeAutospacing="0" w:after="160" w:afterAutospacing="0"/>
            <w:jc w:val="both"/>
          </w:pPr>
        </w:pPrChange>
      </w:pPr>
      <w:ins w:id="1168" w:author="granix pacheco" w:date="2016-02-08T09:13:00Z">
        <w:r w:rsidRPr="007D7E6F">
          <w:t xml:space="preserve">Nessa tabela o código 0 a 31 não são realmente caracteres, sendo chamados de </w:t>
        </w:r>
      </w:ins>
      <w:ins w:id="1169" w:author="granix pacheco" w:date="2016-02-08T09:14:00Z">
        <w:r w:rsidRPr="007D7E6F">
          <w:rPr>
            <w:i/>
          </w:rPr>
          <w:t>caracteres de controle</w:t>
        </w:r>
        <w:r w:rsidRPr="007D7E6F">
          <w:t xml:space="preserve">. </w:t>
        </w:r>
      </w:ins>
      <w:ins w:id="1170" w:author="granix pacheco" w:date="2016-02-08T09:17:00Z">
        <w:r w:rsidRPr="007D7E6F">
          <w:rPr>
            <w:color w:val="303030"/>
            <w:rPrChange w:id="1171" w:author="Mateus Berardo de Souza Terra" w:date="2016-02-08T20:05:00Z">
              <w:rPr>
                <w:rFonts w:ascii="Arial" w:hAnsi="Arial" w:cs="Arial"/>
                <w:color w:val="303030"/>
                <w:sz w:val="19"/>
                <w:szCs w:val="19"/>
                <w:lang w:val="pt-PT"/>
              </w:rPr>
            </w:rPrChange>
          </w:rPr>
          <w:t xml:space="preserve">Os códigos 65 a 90 representam as </w:t>
        </w:r>
      </w:ins>
      <w:ins w:id="1172" w:author="granix pacheco" w:date="2016-02-08T09:21:00Z">
        <w:r w:rsidR="000A53C1" w:rsidRPr="007D7E6F">
          <w:rPr>
            <w:color w:val="303030"/>
            <w:rPrChange w:id="1173" w:author="Mateus Berardo de Souza Terra" w:date="2016-02-08T20:05:00Z">
              <w:rPr>
                <w:color w:val="303030"/>
                <w:lang w:val="pt-PT"/>
              </w:rPr>
            </w:rPrChange>
          </w:rPr>
          <w:t xml:space="preserve">letras </w:t>
        </w:r>
      </w:ins>
      <w:ins w:id="1174" w:author="granix pacheco" w:date="2016-02-08T09:17:00Z">
        <w:r w:rsidRPr="007D7E6F">
          <w:rPr>
            <w:color w:val="303030"/>
            <w:rPrChange w:id="1175" w:author="Mateus Berardo de Souza Terra" w:date="2016-02-08T20:05:00Z">
              <w:rPr>
                <w:rFonts w:ascii="Arial" w:hAnsi="Arial" w:cs="Arial"/>
                <w:color w:val="303030"/>
                <w:sz w:val="19"/>
                <w:szCs w:val="19"/>
                <w:lang w:val="pt-PT"/>
              </w:rPr>
            </w:rPrChange>
          </w:rPr>
          <w:t xml:space="preserve">maiúsculas e os códigos 97 a 122 representam as </w:t>
        </w:r>
      </w:ins>
      <w:ins w:id="1176" w:author="granix pacheco" w:date="2016-02-08T09:21:00Z">
        <w:r w:rsidR="000A53C1" w:rsidRPr="007D7E6F">
          <w:rPr>
            <w:color w:val="303030"/>
            <w:rPrChange w:id="1177" w:author="Mateus Berardo de Souza Terra" w:date="2016-02-08T20:05:00Z">
              <w:rPr>
                <w:color w:val="303030"/>
                <w:lang w:val="pt-PT"/>
              </w:rPr>
            </w:rPrChange>
          </w:rPr>
          <w:t xml:space="preserve">letras </w:t>
        </w:r>
      </w:ins>
      <w:ins w:id="1178" w:author="granix pacheco" w:date="2016-02-08T09:17:00Z">
        <w:r w:rsidRPr="007D7E6F">
          <w:rPr>
            <w:color w:val="303030"/>
            <w:rPrChange w:id="1179" w:author="Mateus Berardo de Souza Terra" w:date="2016-02-08T20:05:00Z">
              <w:rPr>
                <w:rFonts w:ascii="Arial" w:hAnsi="Arial" w:cs="Arial"/>
                <w:color w:val="303030"/>
                <w:sz w:val="19"/>
                <w:szCs w:val="19"/>
                <w:lang w:val="pt-PT"/>
              </w:rPr>
            </w:rPrChange>
          </w:rPr>
          <w:t>minúsculas</w:t>
        </w:r>
        <w:r w:rsidRPr="007D7E6F">
          <w:rPr>
            <w:color w:val="303030"/>
            <w:rPrChange w:id="1180" w:author="Mateus Berardo de Souza Terra" w:date="2016-02-08T20:05:00Z">
              <w:rPr>
                <w:color w:val="303030"/>
                <w:lang w:val="pt-PT"/>
              </w:rPr>
            </w:rPrChange>
          </w:rPr>
          <w:t>.</w:t>
        </w:r>
      </w:ins>
      <w:ins w:id="1181" w:author="granix pacheco" w:date="2016-02-08T09:25:00Z">
        <w:r w:rsidR="000A53C1" w:rsidRPr="007D7E6F">
          <w:rPr>
            <w:color w:val="303030"/>
            <w:rPrChange w:id="1182" w:author="Mateus Berardo de Souza Terra" w:date="2016-02-08T20:05:00Z">
              <w:rPr>
                <w:color w:val="303030"/>
                <w:lang w:val="pt-PT"/>
              </w:rPr>
            </w:rPrChange>
          </w:rPr>
          <w:t xml:space="preserve"> </w:t>
        </w:r>
      </w:ins>
      <w:ins w:id="1183" w:author="Mateus Berardo de Souza Terra" w:date="2016-02-08T22:07:00Z">
        <w:r w:rsidR="00A76C84">
          <w:rPr>
            <w:color w:val="303030"/>
          </w:rPr>
          <w:t>Abaixo representamos a tabela a partir do código 32.</w:t>
        </w:r>
      </w:ins>
      <w:ins w:id="1184" w:author="granix pacheco" w:date="2016-02-08T09:25:00Z">
        <w:del w:id="1185" w:author="Mateus Berardo de Souza Terra" w:date="2016-02-08T22:07:00Z">
          <w:r w:rsidR="000A53C1" w:rsidRPr="007D7E6F" w:rsidDel="00A76C84">
            <w:rPr>
              <w:color w:val="303030"/>
              <w:rPrChange w:id="1186" w:author="Mateus Berardo de Souza Terra" w:date="2016-02-08T20:05:00Z">
                <w:rPr>
                  <w:color w:val="303030"/>
                  <w:lang w:val="pt-PT"/>
                </w:rPr>
              </w:rPrChange>
            </w:rPr>
            <w:delText>O</w:delText>
          </w:r>
        </w:del>
        <w:r w:rsidR="000A53C1" w:rsidRPr="007D7E6F">
          <w:rPr>
            <w:color w:val="303030"/>
            <w:rPrChange w:id="1187" w:author="Mateus Berardo de Souza Terra" w:date="2016-02-08T20:05:00Z">
              <w:rPr>
                <w:color w:val="303030"/>
                <w:lang w:val="pt-PT"/>
              </w:rPr>
            </w:rPrChange>
          </w:rPr>
          <w:t xml:space="preserve"> </w:t>
        </w:r>
        <w:del w:id="1188" w:author="Mateus Berardo de Souza Terra" w:date="2016-02-08T19:14:00Z">
          <w:r w:rsidR="000A53C1" w:rsidRPr="007D7E6F" w:rsidDel="006D3AB1">
            <w:rPr>
              <w:color w:val="303030"/>
              <w:rPrChange w:id="1189" w:author="Mateus Berardo de Souza Terra" w:date="2016-02-08T20:05:00Z">
                <w:rPr>
                  <w:color w:val="303030"/>
                  <w:lang w:val="pt-PT"/>
                </w:rPr>
              </w:rPrChange>
            </w:rPr>
            <w:delText>codigo</w:delText>
          </w:r>
        </w:del>
        <w:del w:id="1190" w:author="Mateus Berardo de Souza Terra" w:date="2016-02-08T22:07:00Z">
          <w:r w:rsidR="000A53C1" w:rsidRPr="007D7E6F" w:rsidDel="00A76C84">
            <w:rPr>
              <w:color w:val="303030"/>
              <w:rPrChange w:id="1191" w:author="Mateus Berardo de Souza Terra" w:date="2016-02-08T20:05:00Z">
                <w:rPr>
                  <w:color w:val="303030"/>
                  <w:lang w:val="pt-PT"/>
                </w:rPr>
              </w:rPrChange>
            </w:rPr>
            <w:delText xml:space="preserve"> 32 representa o espaço.</w:delText>
          </w:r>
        </w:del>
      </w:ins>
      <w:ins w:id="1192" w:author="granix pacheco" w:date="2016-02-08T09:26:00Z">
        <w:del w:id="1193" w:author="Mateus Berardo de Souza Terra" w:date="2016-02-08T22:07:00Z">
          <w:r w:rsidR="000A53C1" w:rsidRPr="007D7E6F" w:rsidDel="00A76C84">
            <w:rPr>
              <w:color w:val="303030"/>
              <w:rPrChange w:id="1194" w:author="Mateus Berardo de Souza Terra" w:date="2016-02-08T20:05:00Z">
                <w:rPr>
                  <w:color w:val="303030"/>
                  <w:lang w:val="pt-PT"/>
                </w:rPr>
              </w:rPrChange>
            </w:rPr>
            <w:delText xml:space="preserve"> </w:delText>
          </w:r>
        </w:del>
        <w:del w:id="1195" w:author="Mateus Berardo de Souza Terra" w:date="2016-02-08T19:16:00Z">
          <w:r w:rsidR="000A53C1" w:rsidRPr="007D7E6F" w:rsidDel="006D3AB1">
            <w:rPr>
              <w:color w:val="303030"/>
              <w:rPrChange w:id="1196" w:author="Mateus Berardo de Souza Terra" w:date="2016-02-08T20:05:00Z">
                <w:rPr>
                  <w:color w:val="303030"/>
                  <w:lang w:val="pt-PT"/>
                </w:rPr>
              </w:rPrChange>
            </w:rPr>
            <w:delText>Infelizmente pelo tamanho dessa tabela n</w:delText>
          </w:r>
        </w:del>
        <w:del w:id="1197" w:author="Mateus Berardo de Souza Terra" w:date="2016-02-08T19:14:00Z">
          <w:r w:rsidR="000A53C1" w:rsidRPr="007D7E6F" w:rsidDel="006D3AB1">
            <w:rPr>
              <w:color w:val="303030"/>
              <w:rPrChange w:id="1198" w:author="Mateus Berardo de Souza Terra" w:date="2016-02-08T20:05:00Z">
                <w:rPr>
                  <w:color w:val="303030"/>
                  <w:lang w:val="pt-PT"/>
                </w:rPr>
              </w:rPrChange>
            </w:rPr>
            <w:delText>o</w:delText>
          </w:r>
        </w:del>
        <w:del w:id="1199" w:author="Mateus Berardo de Souza Terra" w:date="2016-02-08T19:16:00Z">
          <w:r w:rsidR="000A53C1" w:rsidRPr="007D7E6F" w:rsidDel="006D3AB1">
            <w:rPr>
              <w:color w:val="303030"/>
              <w:rPrChange w:id="1200" w:author="Mateus Berardo de Souza Terra" w:date="2016-02-08T20:05:00Z">
                <w:rPr>
                  <w:color w:val="303030"/>
                  <w:lang w:val="pt-PT"/>
                </w:rPr>
              </w:rPrChange>
            </w:rPr>
            <w:delText xml:space="preserve">s iremos </w:delText>
          </w:r>
        </w:del>
        <w:del w:id="1201" w:author="Mateus Berardo de Souza Terra" w:date="2016-02-08T19:14:00Z">
          <w:r w:rsidR="000A53C1" w:rsidRPr="007D7E6F" w:rsidDel="006D3AB1">
            <w:rPr>
              <w:color w:val="303030"/>
              <w:rPrChange w:id="1202" w:author="Mateus Berardo de Souza Terra" w:date="2016-02-08T20:05:00Z">
                <w:rPr>
                  <w:color w:val="303030"/>
                  <w:lang w:val="pt-PT"/>
                </w:rPr>
              </w:rPrChange>
            </w:rPr>
            <w:delText>reprsentar</w:delText>
          </w:r>
        </w:del>
        <w:del w:id="1203" w:author="Mateus Berardo de Souza Terra" w:date="2016-02-08T19:16:00Z">
          <w:r w:rsidR="000A53C1" w:rsidRPr="007D7E6F" w:rsidDel="006D3AB1">
            <w:rPr>
              <w:color w:val="303030"/>
              <w:rPrChange w:id="1204"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05" w:author="Mateus Berardo de Souza Terra" w:date="2016-02-08T19:45:00Z"/>
          <w:color w:val="303030"/>
        </w:rPr>
      </w:pPr>
      <w:ins w:id="1206" w:author="granix pacheco" w:date="2016-02-08T09:18:00Z">
        <w:r w:rsidRPr="007D7E6F">
          <w:rPr>
            <w:b/>
            <w:color w:val="303030"/>
            <w:rPrChange w:id="1207" w:author="Mateus Berardo de Souza Terra" w:date="2016-02-08T20:05:00Z">
              <w:rPr>
                <w:b/>
                <w:color w:val="303030"/>
                <w:lang w:val="pt-PT"/>
              </w:rPr>
            </w:rPrChange>
          </w:rPr>
          <w:t>Nota:</w:t>
        </w:r>
        <w:r w:rsidRPr="007D7E6F">
          <w:rPr>
            <w:color w:val="303030"/>
            <w:rPrChange w:id="1208" w:author="Mateus Berardo de Souza Terra" w:date="2016-02-08T20:05:00Z">
              <w:rPr>
                <w:rFonts w:ascii="Arial" w:hAnsi="Arial" w:cs="Arial"/>
                <w:color w:val="303030"/>
                <w:sz w:val="19"/>
                <w:szCs w:val="19"/>
                <w:lang w:val="pt-PT"/>
              </w:rPr>
            </w:rPrChange>
          </w:rPr>
          <w:t xml:space="preserve"> </w:t>
        </w:r>
        <w:r w:rsidRPr="007D7E6F">
          <w:rPr>
            <w:color w:val="303030"/>
            <w:rPrChange w:id="1209" w:author="Mateus Berardo de Souza Terra" w:date="2016-02-08T20:05:00Z">
              <w:rPr>
                <w:color w:val="303030"/>
                <w:lang w:val="pt-PT"/>
              </w:rPr>
            </w:rPrChange>
          </w:rPr>
          <w:t xml:space="preserve">Bastar somar ou subtrair </w:t>
        </w:r>
        <w:r w:rsidRPr="007D7E6F">
          <w:rPr>
            <w:color w:val="303030"/>
            <w:rPrChange w:id="1210" w:author="Mateus Berardo de Souza Terra" w:date="2016-02-08T20:05:00Z">
              <w:rPr>
                <w:rFonts w:ascii="Arial" w:hAnsi="Arial" w:cs="Arial"/>
                <w:color w:val="303030"/>
                <w:sz w:val="19"/>
                <w:szCs w:val="19"/>
                <w:lang w:val="pt-PT"/>
              </w:rPr>
            </w:rPrChange>
          </w:rPr>
          <w:t>32 ao código ASCII</w:t>
        </w:r>
      </w:ins>
      <w:ins w:id="1211" w:author="granix pacheco" w:date="2016-02-08T09:19:00Z">
        <w:r w:rsidRPr="007D7E6F">
          <w:rPr>
            <w:color w:val="303030"/>
            <w:rPrChange w:id="1212" w:author="Mateus Berardo de Souza Terra" w:date="2016-02-08T20:05:00Z">
              <w:rPr>
                <w:color w:val="303030"/>
                <w:lang w:val="pt-PT"/>
              </w:rPr>
            </w:rPrChange>
          </w:rPr>
          <w:t xml:space="preserve"> </w:t>
        </w:r>
        <w:r w:rsidR="000A53C1" w:rsidRPr="007D7E6F">
          <w:rPr>
            <w:color w:val="303030"/>
            <w:rPrChange w:id="1213" w:author="Mateus Berardo de Souza Terra" w:date="2016-02-08T20:05:00Z">
              <w:rPr>
                <w:color w:val="303030"/>
                <w:lang w:val="pt-PT"/>
              </w:rPr>
            </w:rPrChange>
          </w:rPr>
          <w:t>para trocar entre as letras mai</w:t>
        </w:r>
      </w:ins>
      <w:ins w:id="1214" w:author="granix pacheco" w:date="2016-02-08T09:20:00Z">
        <w:r w:rsidR="000A53C1" w:rsidRPr="007D7E6F">
          <w:rPr>
            <w:color w:val="303030"/>
            <w:rPrChange w:id="1215" w:author="Mateus Berardo de Souza Terra" w:date="2016-02-08T20:05:00Z">
              <w:rPr>
                <w:color w:val="303030"/>
                <w:lang w:val="pt-PT"/>
              </w:rPr>
            </w:rPrChange>
          </w:rPr>
          <w:t>ú</w:t>
        </w:r>
      </w:ins>
      <w:ins w:id="1216" w:author="granix pacheco" w:date="2016-02-08T09:19:00Z">
        <w:r w:rsidR="000A53C1" w:rsidRPr="007D7E6F">
          <w:rPr>
            <w:color w:val="303030"/>
            <w:rPrChange w:id="1217" w:author="Mateus Berardo de Souza Terra" w:date="2016-02-08T20:05:00Z">
              <w:rPr>
                <w:color w:val="303030"/>
                <w:lang w:val="pt-PT"/>
              </w:rPr>
            </w:rPrChange>
          </w:rPr>
          <w:t>sculas e min</w:t>
        </w:r>
      </w:ins>
      <w:ins w:id="1218" w:author="granix pacheco" w:date="2016-02-08T09:20:00Z">
        <w:r w:rsidR="000A53C1" w:rsidRPr="007D7E6F">
          <w:rPr>
            <w:color w:val="303030"/>
            <w:rPrChange w:id="1219" w:author="Mateus Berardo de Souza Terra" w:date="2016-02-08T20:05:00Z">
              <w:rPr>
                <w:color w:val="303030"/>
                <w:lang w:val="pt-PT"/>
              </w:rPr>
            </w:rPrChange>
          </w:rPr>
          <w:t>ú</w:t>
        </w:r>
      </w:ins>
      <w:ins w:id="1220" w:author="granix pacheco" w:date="2016-02-08T09:19:00Z">
        <w:r w:rsidRPr="007D7E6F">
          <w:rPr>
            <w:color w:val="303030"/>
            <w:rPrChange w:id="1221" w:author="Mateus Berardo de Souza Terra" w:date="2016-02-08T20:05:00Z">
              <w:rPr>
                <w:color w:val="303030"/>
                <w:lang w:val="pt-PT"/>
              </w:rPr>
            </w:rPrChange>
          </w:rPr>
          <w:t>sculas. Isso representa a troca do 6</w:t>
        </w:r>
        <w:r w:rsidR="000A53C1" w:rsidRPr="007D7E6F">
          <w:rPr>
            <w:color w:val="303030"/>
            <w:rPrChange w:id="1222" w:author="Mateus Berardo de Souza Terra" w:date="2016-02-08T20:05:00Z">
              <w:rPr>
                <w:color w:val="303030"/>
                <w:lang w:val="pt-PT"/>
              </w:rPr>
            </w:rPrChange>
          </w:rPr>
          <w:t xml:space="preserve">° bit da </w:t>
        </w:r>
        <w:del w:id="1223" w:author="Mateus Berardo de Souza Terra" w:date="2016-02-08T19:14:00Z">
          <w:r w:rsidR="000A53C1" w:rsidRPr="007D7E6F" w:rsidDel="006D3AB1">
            <w:rPr>
              <w:color w:val="303030"/>
              <w:rPrChange w:id="1224" w:author="Mateus Berardo de Souza Terra" w:date="2016-02-08T20:05:00Z">
                <w:rPr>
                  <w:color w:val="303030"/>
                  <w:lang w:val="pt-PT"/>
                </w:rPr>
              </w:rPrChange>
            </w:rPr>
            <w:delText>representaçao</w:delText>
          </w:r>
        </w:del>
      </w:ins>
      <w:ins w:id="1225" w:author="Mateus Berardo de Souza Terra" w:date="2016-02-08T19:14:00Z">
        <w:r w:rsidR="006D3AB1" w:rsidRPr="007D7E6F">
          <w:rPr>
            <w:color w:val="303030"/>
          </w:rPr>
          <w:t>representação</w:t>
        </w:r>
      </w:ins>
      <w:ins w:id="1226" w:author="granix pacheco" w:date="2016-02-08T09:19:00Z">
        <w:r w:rsidR="000A53C1" w:rsidRPr="007D7E6F">
          <w:rPr>
            <w:color w:val="303030"/>
            <w:rPrChange w:id="1227" w:author="Mateus Berardo de Souza Terra" w:date="2016-02-08T20:05:00Z">
              <w:rPr>
                <w:color w:val="303030"/>
                <w:lang w:val="pt-PT"/>
              </w:rPr>
            </w:rPrChange>
          </w:rPr>
          <w:t xml:space="preserve"> binaria</w:t>
        </w:r>
      </w:ins>
      <w:ins w:id="1228" w:author="granix pacheco" w:date="2016-02-08T09:18:00Z">
        <w:r w:rsidRPr="007D7E6F">
          <w:rPr>
            <w:color w:val="303030"/>
            <w:rPrChange w:id="1229"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30"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31">
          <w:tblGrid>
            <w:gridCol w:w="1558"/>
            <w:gridCol w:w="1558"/>
            <w:gridCol w:w="1558"/>
            <w:gridCol w:w="1558"/>
            <w:gridCol w:w="1559"/>
            <w:gridCol w:w="1559"/>
          </w:tblGrid>
        </w:tblGridChange>
      </w:tblGrid>
      <w:tr w:rsidR="007D7E6F" w:rsidRPr="00A76C84" w14:paraId="63441F2A" w14:textId="77777777" w:rsidTr="00A76C84">
        <w:trPr>
          <w:trHeight w:val="20"/>
          <w:ins w:id="1232" w:author="Mateus Berardo de Souza Terra" w:date="2016-02-08T20:04:00Z"/>
        </w:trPr>
        <w:tc>
          <w:tcPr>
            <w:tcW w:w="1558" w:type="dxa"/>
            <w:tcPrChange w:id="1233"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34" w:author="Mateus Berardo de Souza Terra" w:date="2016-02-08T20:04:00Z"/>
                <w:color w:val="303030"/>
                <w:sz w:val="16"/>
                <w:szCs w:val="16"/>
                <w:rPrChange w:id="1235" w:author="Mateus Berardo de Souza Terra" w:date="2016-02-08T22:05:00Z">
                  <w:rPr>
                    <w:ins w:id="1236" w:author="Mateus Berardo de Souza Terra" w:date="2016-02-08T20:04:00Z"/>
                    <w:color w:val="303030"/>
                  </w:rPr>
                </w:rPrChange>
              </w:rPr>
              <w:pPrChange w:id="1237" w:author="Mateus Berardo de Souza Terra" w:date="2016-02-08T22:05:00Z">
                <w:pPr>
                  <w:pStyle w:val="NormalWeb"/>
                  <w:spacing w:before="0" w:beforeAutospacing="0" w:after="160" w:afterAutospacing="0"/>
                  <w:jc w:val="center"/>
                </w:pPr>
              </w:pPrChange>
            </w:pPr>
            <w:ins w:id="1238" w:author="Mateus Berardo de Souza Terra" w:date="2016-02-08T20:05:00Z">
              <w:r w:rsidRPr="00A76C84">
                <w:rPr>
                  <w:b/>
                  <w:color w:val="303030"/>
                  <w:sz w:val="16"/>
                  <w:szCs w:val="16"/>
                  <w:rPrChange w:id="1239" w:author="Mateus Berardo de Souza Terra" w:date="2016-02-08T22:05:00Z">
                    <w:rPr>
                      <w:b/>
                      <w:color w:val="303030"/>
                    </w:rPr>
                  </w:rPrChange>
                </w:rPr>
                <w:t>Código</w:t>
              </w:r>
            </w:ins>
          </w:p>
        </w:tc>
        <w:tc>
          <w:tcPr>
            <w:tcW w:w="1558" w:type="dxa"/>
            <w:tcPrChange w:id="1240"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41" w:author="Mateus Berardo de Souza Terra" w:date="2016-02-08T20:04:00Z"/>
                <w:color w:val="303030"/>
                <w:sz w:val="16"/>
                <w:szCs w:val="16"/>
                <w:rPrChange w:id="1242" w:author="Mateus Berardo de Souza Terra" w:date="2016-02-08T22:05:00Z">
                  <w:rPr>
                    <w:ins w:id="1243" w:author="Mateus Berardo de Souza Terra" w:date="2016-02-08T20:04:00Z"/>
                    <w:color w:val="303030"/>
                  </w:rPr>
                </w:rPrChange>
              </w:rPr>
              <w:pPrChange w:id="1244" w:author="Mateus Berardo de Souza Terra" w:date="2016-02-08T22:05:00Z">
                <w:pPr>
                  <w:pStyle w:val="NormalWeb"/>
                  <w:spacing w:before="0" w:beforeAutospacing="0" w:after="160" w:afterAutospacing="0"/>
                  <w:jc w:val="center"/>
                </w:pPr>
              </w:pPrChange>
            </w:pPr>
            <w:ins w:id="1245" w:author="Mateus Berardo de Souza Terra" w:date="2016-02-08T20:05:00Z">
              <w:r w:rsidRPr="00A76C84">
                <w:rPr>
                  <w:b/>
                  <w:color w:val="303030"/>
                  <w:sz w:val="16"/>
                  <w:szCs w:val="16"/>
                  <w:rPrChange w:id="1246" w:author="Mateus Berardo de Souza Terra" w:date="2016-02-08T22:05:00Z">
                    <w:rPr>
                      <w:b/>
                      <w:color w:val="303030"/>
                    </w:rPr>
                  </w:rPrChange>
                </w:rPr>
                <w:t>Caractere</w:t>
              </w:r>
            </w:ins>
          </w:p>
        </w:tc>
        <w:tc>
          <w:tcPr>
            <w:tcW w:w="1558" w:type="dxa"/>
            <w:tcPrChange w:id="1247"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48" w:author="Mateus Berardo de Souza Terra" w:date="2016-02-08T20:04:00Z"/>
                <w:color w:val="303030"/>
                <w:sz w:val="16"/>
                <w:szCs w:val="16"/>
                <w:rPrChange w:id="1249" w:author="Mateus Berardo de Souza Terra" w:date="2016-02-08T22:05:00Z">
                  <w:rPr>
                    <w:ins w:id="1250" w:author="Mateus Berardo de Souza Terra" w:date="2016-02-08T20:04:00Z"/>
                    <w:color w:val="303030"/>
                  </w:rPr>
                </w:rPrChange>
              </w:rPr>
              <w:pPrChange w:id="1251" w:author="Mateus Berardo de Souza Terra" w:date="2016-02-08T22:05:00Z">
                <w:pPr>
                  <w:pStyle w:val="NormalWeb"/>
                  <w:spacing w:before="0" w:beforeAutospacing="0" w:after="160" w:afterAutospacing="0"/>
                  <w:jc w:val="center"/>
                </w:pPr>
              </w:pPrChange>
            </w:pPr>
            <w:ins w:id="1252" w:author="Mateus Berardo de Souza Terra" w:date="2016-02-08T20:05:00Z">
              <w:r w:rsidRPr="00A76C84">
                <w:rPr>
                  <w:b/>
                  <w:color w:val="303030"/>
                  <w:sz w:val="16"/>
                  <w:szCs w:val="16"/>
                  <w:rPrChange w:id="1253" w:author="Mateus Berardo de Souza Terra" w:date="2016-02-08T22:05:00Z">
                    <w:rPr>
                      <w:b/>
                      <w:color w:val="303030"/>
                    </w:rPr>
                  </w:rPrChange>
                </w:rPr>
                <w:t>Código</w:t>
              </w:r>
            </w:ins>
          </w:p>
        </w:tc>
        <w:tc>
          <w:tcPr>
            <w:tcW w:w="1558" w:type="dxa"/>
            <w:tcPrChange w:id="1254"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55" w:author="Mateus Berardo de Souza Terra" w:date="2016-02-08T20:04:00Z"/>
                <w:color w:val="303030"/>
                <w:sz w:val="16"/>
                <w:szCs w:val="16"/>
                <w:rPrChange w:id="1256" w:author="Mateus Berardo de Souza Terra" w:date="2016-02-08T22:05:00Z">
                  <w:rPr>
                    <w:ins w:id="1257" w:author="Mateus Berardo de Souza Terra" w:date="2016-02-08T20:04:00Z"/>
                    <w:color w:val="303030"/>
                  </w:rPr>
                </w:rPrChange>
              </w:rPr>
              <w:pPrChange w:id="1258" w:author="Mateus Berardo de Souza Terra" w:date="2016-02-08T22:05:00Z">
                <w:pPr>
                  <w:pStyle w:val="NormalWeb"/>
                  <w:spacing w:before="0" w:beforeAutospacing="0" w:after="160" w:afterAutospacing="0"/>
                  <w:jc w:val="center"/>
                </w:pPr>
              </w:pPrChange>
            </w:pPr>
            <w:ins w:id="1259" w:author="Mateus Berardo de Souza Terra" w:date="2016-02-08T20:05:00Z">
              <w:r w:rsidRPr="00A76C84">
                <w:rPr>
                  <w:b/>
                  <w:color w:val="303030"/>
                  <w:sz w:val="16"/>
                  <w:szCs w:val="16"/>
                  <w:rPrChange w:id="1260" w:author="Mateus Berardo de Souza Terra" w:date="2016-02-08T22:05:00Z">
                    <w:rPr>
                      <w:b/>
                      <w:color w:val="303030"/>
                    </w:rPr>
                  </w:rPrChange>
                </w:rPr>
                <w:t>Caractere</w:t>
              </w:r>
            </w:ins>
          </w:p>
        </w:tc>
        <w:tc>
          <w:tcPr>
            <w:tcW w:w="1559" w:type="dxa"/>
            <w:tcPrChange w:id="1261"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62" w:author="Mateus Berardo de Souza Terra" w:date="2016-02-08T20:04:00Z"/>
                <w:color w:val="303030"/>
                <w:sz w:val="16"/>
                <w:szCs w:val="16"/>
                <w:rPrChange w:id="1263" w:author="Mateus Berardo de Souza Terra" w:date="2016-02-08T22:05:00Z">
                  <w:rPr>
                    <w:ins w:id="1264" w:author="Mateus Berardo de Souza Terra" w:date="2016-02-08T20:04:00Z"/>
                    <w:color w:val="303030"/>
                  </w:rPr>
                </w:rPrChange>
              </w:rPr>
              <w:pPrChange w:id="1265" w:author="Mateus Berardo de Souza Terra" w:date="2016-02-08T22:05:00Z">
                <w:pPr>
                  <w:pStyle w:val="NormalWeb"/>
                  <w:spacing w:before="0" w:beforeAutospacing="0" w:after="160" w:afterAutospacing="0"/>
                  <w:jc w:val="center"/>
                </w:pPr>
              </w:pPrChange>
            </w:pPr>
            <w:ins w:id="1266" w:author="Mateus Berardo de Souza Terra" w:date="2016-02-08T20:05:00Z">
              <w:r w:rsidRPr="00A76C84">
                <w:rPr>
                  <w:b/>
                  <w:color w:val="303030"/>
                  <w:sz w:val="16"/>
                  <w:szCs w:val="16"/>
                  <w:rPrChange w:id="1267" w:author="Mateus Berardo de Souza Terra" w:date="2016-02-08T22:05:00Z">
                    <w:rPr>
                      <w:b/>
                      <w:color w:val="303030"/>
                    </w:rPr>
                  </w:rPrChange>
                </w:rPr>
                <w:t>Código</w:t>
              </w:r>
            </w:ins>
          </w:p>
        </w:tc>
        <w:tc>
          <w:tcPr>
            <w:tcW w:w="1559" w:type="dxa"/>
            <w:tcPrChange w:id="1268"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69" w:author="Mateus Berardo de Souza Terra" w:date="2016-02-08T20:04:00Z"/>
                <w:color w:val="303030"/>
                <w:sz w:val="16"/>
                <w:szCs w:val="16"/>
                <w:rPrChange w:id="1270" w:author="Mateus Berardo de Souza Terra" w:date="2016-02-08T22:05:00Z">
                  <w:rPr>
                    <w:ins w:id="1271" w:author="Mateus Berardo de Souza Terra" w:date="2016-02-08T20:04:00Z"/>
                    <w:color w:val="303030"/>
                  </w:rPr>
                </w:rPrChange>
              </w:rPr>
              <w:pPrChange w:id="1272" w:author="Mateus Berardo de Souza Terra" w:date="2016-02-08T22:05:00Z">
                <w:pPr>
                  <w:pStyle w:val="NormalWeb"/>
                  <w:spacing w:before="0" w:beforeAutospacing="0" w:after="160" w:afterAutospacing="0"/>
                  <w:jc w:val="center"/>
                </w:pPr>
              </w:pPrChange>
            </w:pPr>
            <w:ins w:id="1273" w:author="Mateus Berardo de Souza Terra" w:date="2016-02-08T20:05:00Z">
              <w:r w:rsidRPr="00A76C84">
                <w:rPr>
                  <w:b/>
                  <w:color w:val="303030"/>
                  <w:sz w:val="16"/>
                  <w:szCs w:val="16"/>
                  <w:rPrChange w:id="1274" w:author="Mateus Berardo de Souza Terra" w:date="2016-02-08T22:05:00Z">
                    <w:rPr>
                      <w:b/>
                      <w:color w:val="303030"/>
                    </w:rPr>
                  </w:rPrChange>
                </w:rPr>
                <w:t>Caractere</w:t>
              </w:r>
            </w:ins>
          </w:p>
        </w:tc>
      </w:tr>
      <w:tr w:rsidR="00BA6212" w:rsidRPr="00A76C84" w14:paraId="315B0B07" w14:textId="77777777" w:rsidTr="00A76C84">
        <w:trPr>
          <w:trHeight w:val="20"/>
          <w:ins w:id="1275" w:author="Mateus Berardo de Souza Terra" w:date="2016-02-08T20:04:00Z"/>
        </w:trPr>
        <w:tc>
          <w:tcPr>
            <w:tcW w:w="1558" w:type="dxa"/>
            <w:tcPrChange w:id="1276"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77" w:author="Mateus Berardo de Souza Terra" w:date="2016-02-08T20:04:00Z"/>
                <w:color w:val="303030"/>
                <w:sz w:val="16"/>
                <w:szCs w:val="16"/>
                <w:rPrChange w:id="1278" w:author="Mateus Berardo de Souza Terra" w:date="2016-02-08T22:05:00Z">
                  <w:rPr>
                    <w:ins w:id="1279" w:author="Mateus Berardo de Souza Terra" w:date="2016-02-08T20:04:00Z"/>
                    <w:color w:val="303030"/>
                  </w:rPr>
                </w:rPrChange>
              </w:rPr>
              <w:pPrChange w:id="1280" w:author="Mateus Berardo de Souza Terra" w:date="2016-02-08T22:05:00Z">
                <w:pPr>
                  <w:pStyle w:val="NormalWeb"/>
                  <w:spacing w:before="0" w:beforeAutospacing="0" w:after="160" w:afterAutospacing="0"/>
                  <w:jc w:val="center"/>
                </w:pPr>
              </w:pPrChange>
            </w:pPr>
            <w:ins w:id="1281" w:author="Mateus Berardo de Souza Terra" w:date="2016-02-08T20:05:00Z">
              <w:r w:rsidRPr="00A76C84">
                <w:rPr>
                  <w:color w:val="303030"/>
                  <w:sz w:val="16"/>
                  <w:szCs w:val="16"/>
                  <w:rPrChange w:id="1282" w:author="Mateus Berardo de Souza Terra" w:date="2016-02-08T22:05:00Z">
                    <w:rPr>
                      <w:color w:val="303030"/>
                    </w:rPr>
                  </w:rPrChange>
                </w:rPr>
                <w:t>32</w:t>
              </w:r>
            </w:ins>
          </w:p>
        </w:tc>
        <w:tc>
          <w:tcPr>
            <w:tcW w:w="1558" w:type="dxa"/>
            <w:tcPrChange w:id="1283"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284" w:author="Mateus Berardo de Souza Terra" w:date="2016-02-08T20:04:00Z"/>
                <w:color w:val="303030"/>
                <w:sz w:val="16"/>
                <w:szCs w:val="16"/>
                <w:rPrChange w:id="1285" w:author="Mateus Berardo de Souza Terra" w:date="2016-02-08T22:05:00Z">
                  <w:rPr>
                    <w:ins w:id="1286" w:author="Mateus Berardo de Souza Terra" w:date="2016-02-08T20:04:00Z"/>
                    <w:color w:val="303030"/>
                  </w:rPr>
                </w:rPrChange>
              </w:rPr>
              <w:pPrChange w:id="1287" w:author="Mateus Berardo de Souza Terra" w:date="2016-02-08T22:05:00Z">
                <w:pPr>
                  <w:pStyle w:val="NormalWeb"/>
                  <w:spacing w:before="0" w:beforeAutospacing="0" w:after="160" w:afterAutospacing="0"/>
                  <w:jc w:val="center"/>
                </w:pPr>
              </w:pPrChange>
            </w:pPr>
            <w:ins w:id="1288" w:author="Mateus Berardo de Souza Terra" w:date="2016-02-08T22:10:00Z">
              <w:r>
                <w:rPr>
                  <w:color w:val="303030"/>
                  <w:sz w:val="16"/>
                  <w:szCs w:val="16"/>
                </w:rPr>
                <w:t>ESPAÇO</w:t>
              </w:r>
            </w:ins>
          </w:p>
        </w:tc>
        <w:tc>
          <w:tcPr>
            <w:tcW w:w="1558" w:type="dxa"/>
            <w:tcPrChange w:id="1289"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290" w:author="Mateus Berardo de Souza Terra" w:date="2016-02-08T20:04:00Z"/>
                <w:color w:val="303030"/>
                <w:sz w:val="16"/>
                <w:szCs w:val="16"/>
                <w:rPrChange w:id="1291" w:author="Mateus Berardo de Souza Terra" w:date="2016-02-08T22:05:00Z">
                  <w:rPr>
                    <w:ins w:id="1292" w:author="Mateus Berardo de Souza Terra" w:date="2016-02-08T20:04:00Z"/>
                    <w:color w:val="303030"/>
                  </w:rPr>
                </w:rPrChange>
              </w:rPr>
              <w:pPrChange w:id="1293" w:author="Mateus Berardo de Souza Terra" w:date="2016-02-08T22:05:00Z">
                <w:pPr>
                  <w:pStyle w:val="NormalWeb"/>
                  <w:spacing w:before="0" w:beforeAutospacing="0" w:after="160" w:afterAutospacing="0"/>
                  <w:jc w:val="center"/>
                </w:pPr>
              </w:pPrChange>
            </w:pPr>
            <w:ins w:id="1294" w:author="Mateus Berardo de Souza Terra" w:date="2016-02-08T22:09:00Z">
              <w:r>
                <w:rPr>
                  <w:color w:val="303030"/>
                  <w:sz w:val="16"/>
                  <w:szCs w:val="16"/>
                </w:rPr>
                <w:t>64</w:t>
              </w:r>
            </w:ins>
          </w:p>
        </w:tc>
        <w:tc>
          <w:tcPr>
            <w:tcW w:w="1558" w:type="dxa"/>
            <w:tcPrChange w:id="1295"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296" w:author="Mateus Berardo de Souza Terra" w:date="2016-02-08T20:04:00Z"/>
                <w:color w:val="303030"/>
                <w:sz w:val="16"/>
                <w:szCs w:val="16"/>
                <w:rPrChange w:id="1297" w:author="Mateus Berardo de Souza Terra" w:date="2016-02-08T22:05:00Z">
                  <w:rPr>
                    <w:ins w:id="1298" w:author="Mateus Berardo de Souza Terra" w:date="2016-02-08T20:04:00Z"/>
                    <w:color w:val="303030"/>
                  </w:rPr>
                </w:rPrChange>
              </w:rPr>
              <w:pPrChange w:id="1299" w:author="Mateus Berardo de Souza Terra" w:date="2016-02-08T22:05:00Z">
                <w:pPr>
                  <w:pStyle w:val="NormalWeb"/>
                  <w:spacing w:before="0" w:beforeAutospacing="0" w:after="160" w:afterAutospacing="0"/>
                  <w:jc w:val="center"/>
                </w:pPr>
              </w:pPrChange>
            </w:pPr>
            <w:ins w:id="1300" w:author="Mateus Berardo de Souza Terra" w:date="2016-02-08T22:12:00Z">
              <w:r>
                <w:rPr>
                  <w:color w:val="303030"/>
                  <w:sz w:val="16"/>
                  <w:szCs w:val="16"/>
                </w:rPr>
                <w:t>@</w:t>
              </w:r>
            </w:ins>
          </w:p>
        </w:tc>
        <w:tc>
          <w:tcPr>
            <w:tcW w:w="1559" w:type="dxa"/>
            <w:tcPrChange w:id="1301"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02" w:author="Mateus Berardo de Souza Terra" w:date="2016-02-08T20:04:00Z"/>
                <w:color w:val="303030"/>
                <w:sz w:val="16"/>
                <w:szCs w:val="16"/>
                <w:rPrChange w:id="1303" w:author="Mateus Berardo de Souza Terra" w:date="2016-02-08T22:05:00Z">
                  <w:rPr>
                    <w:ins w:id="1304" w:author="Mateus Berardo de Souza Terra" w:date="2016-02-08T20:04:00Z"/>
                    <w:color w:val="303030"/>
                  </w:rPr>
                </w:rPrChange>
              </w:rPr>
              <w:pPrChange w:id="1305" w:author="Mateus Berardo de Souza Terra" w:date="2016-02-08T22:05:00Z">
                <w:pPr>
                  <w:pStyle w:val="NormalWeb"/>
                  <w:spacing w:before="0" w:beforeAutospacing="0" w:after="160" w:afterAutospacing="0"/>
                  <w:jc w:val="center"/>
                </w:pPr>
              </w:pPrChange>
            </w:pPr>
            <w:ins w:id="1306" w:author="Mateus Berardo de Souza Terra" w:date="2016-02-08T22:09:00Z">
              <w:r>
                <w:rPr>
                  <w:color w:val="303030"/>
                  <w:sz w:val="16"/>
                  <w:szCs w:val="16"/>
                </w:rPr>
                <w:t>96</w:t>
              </w:r>
            </w:ins>
          </w:p>
        </w:tc>
        <w:tc>
          <w:tcPr>
            <w:tcW w:w="1559" w:type="dxa"/>
            <w:tcPrChange w:id="1307"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08" w:author="Mateus Berardo de Souza Terra" w:date="2016-02-08T20:04:00Z"/>
                <w:color w:val="303030"/>
                <w:sz w:val="16"/>
                <w:szCs w:val="16"/>
                <w:rPrChange w:id="1309" w:author="Mateus Berardo de Souza Terra" w:date="2016-02-08T22:05:00Z">
                  <w:rPr>
                    <w:ins w:id="1310" w:author="Mateus Berardo de Souza Terra" w:date="2016-02-08T20:04:00Z"/>
                    <w:color w:val="303030"/>
                  </w:rPr>
                </w:rPrChange>
              </w:rPr>
              <w:pPrChange w:id="1311" w:author="Mateus Berardo de Souza Terra" w:date="2016-02-08T22:05:00Z">
                <w:pPr>
                  <w:pStyle w:val="NormalWeb"/>
                  <w:spacing w:before="0" w:beforeAutospacing="0" w:after="160" w:afterAutospacing="0"/>
                  <w:jc w:val="center"/>
                </w:pPr>
              </w:pPrChange>
            </w:pPr>
            <w:ins w:id="1312" w:author="Mateus Berardo de Souza Terra" w:date="2016-02-08T22:12:00Z">
              <w:r>
                <w:rPr>
                  <w:color w:val="303030"/>
                  <w:sz w:val="16"/>
                  <w:szCs w:val="16"/>
                </w:rPr>
                <w:t>`</w:t>
              </w:r>
            </w:ins>
          </w:p>
        </w:tc>
      </w:tr>
      <w:tr w:rsidR="00BA6212" w:rsidRPr="00A76C84" w14:paraId="446314FF" w14:textId="77777777" w:rsidTr="00A76C84">
        <w:trPr>
          <w:trHeight w:val="20"/>
          <w:ins w:id="1313" w:author="Mateus Berardo de Souza Terra" w:date="2016-02-08T20:04:00Z"/>
        </w:trPr>
        <w:tc>
          <w:tcPr>
            <w:tcW w:w="1558" w:type="dxa"/>
            <w:tcPrChange w:id="1314"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15" w:author="Mateus Berardo de Souza Terra" w:date="2016-02-08T20:04:00Z"/>
                <w:color w:val="303030"/>
                <w:sz w:val="16"/>
                <w:szCs w:val="16"/>
                <w:rPrChange w:id="1316" w:author="Mateus Berardo de Souza Terra" w:date="2016-02-08T22:05:00Z">
                  <w:rPr>
                    <w:ins w:id="1317" w:author="Mateus Berardo de Souza Terra" w:date="2016-02-08T20:04:00Z"/>
                    <w:color w:val="303030"/>
                  </w:rPr>
                </w:rPrChange>
              </w:rPr>
              <w:pPrChange w:id="1318" w:author="Mateus Berardo de Souza Terra" w:date="2016-02-08T22:05:00Z">
                <w:pPr>
                  <w:pStyle w:val="NormalWeb"/>
                  <w:spacing w:before="0" w:beforeAutospacing="0" w:after="160" w:afterAutospacing="0"/>
                  <w:jc w:val="center"/>
                </w:pPr>
              </w:pPrChange>
            </w:pPr>
            <w:ins w:id="1319" w:author="Mateus Berardo de Souza Terra" w:date="2016-02-08T20:05:00Z">
              <w:r w:rsidRPr="00A76C84">
                <w:rPr>
                  <w:color w:val="303030"/>
                  <w:sz w:val="16"/>
                  <w:szCs w:val="16"/>
                  <w:rPrChange w:id="1320" w:author="Mateus Berardo de Souza Terra" w:date="2016-02-08T22:05:00Z">
                    <w:rPr>
                      <w:color w:val="303030"/>
                    </w:rPr>
                  </w:rPrChange>
                </w:rPr>
                <w:t>33</w:t>
              </w:r>
            </w:ins>
          </w:p>
        </w:tc>
        <w:tc>
          <w:tcPr>
            <w:tcW w:w="1558" w:type="dxa"/>
            <w:tcPrChange w:id="1321"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22" w:author="Mateus Berardo de Souza Terra" w:date="2016-02-08T20:04:00Z"/>
                <w:color w:val="303030"/>
                <w:sz w:val="16"/>
                <w:szCs w:val="16"/>
                <w:rPrChange w:id="1323" w:author="Mateus Berardo de Souza Terra" w:date="2016-02-08T22:05:00Z">
                  <w:rPr>
                    <w:ins w:id="1324" w:author="Mateus Berardo de Souza Terra" w:date="2016-02-08T20:04:00Z"/>
                    <w:color w:val="303030"/>
                  </w:rPr>
                </w:rPrChange>
              </w:rPr>
              <w:pPrChange w:id="1325" w:author="Mateus Berardo de Souza Terra" w:date="2016-02-08T22:05:00Z">
                <w:pPr>
                  <w:pStyle w:val="NormalWeb"/>
                  <w:spacing w:before="0" w:beforeAutospacing="0" w:after="160" w:afterAutospacing="0"/>
                  <w:jc w:val="center"/>
                </w:pPr>
              </w:pPrChange>
            </w:pPr>
            <w:ins w:id="1326" w:author="Mateus Berardo de Souza Terra" w:date="2016-02-08T22:13:00Z">
              <w:r>
                <w:rPr>
                  <w:color w:val="303030"/>
                  <w:sz w:val="16"/>
                  <w:szCs w:val="16"/>
                </w:rPr>
                <w:t>!</w:t>
              </w:r>
            </w:ins>
          </w:p>
        </w:tc>
        <w:tc>
          <w:tcPr>
            <w:tcW w:w="1558" w:type="dxa"/>
            <w:tcPrChange w:id="1327"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28" w:author="Mateus Berardo de Souza Terra" w:date="2016-02-08T20:04:00Z"/>
                <w:color w:val="303030"/>
                <w:sz w:val="16"/>
                <w:szCs w:val="16"/>
                <w:rPrChange w:id="1329" w:author="Mateus Berardo de Souza Terra" w:date="2016-02-08T22:05:00Z">
                  <w:rPr>
                    <w:ins w:id="1330" w:author="Mateus Berardo de Souza Terra" w:date="2016-02-08T20:04:00Z"/>
                    <w:color w:val="303030"/>
                  </w:rPr>
                </w:rPrChange>
              </w:rPr>
              <w:pPrChange w:id="1331" w:author="Mateus Berardo de Souza Terra" w:date="2016-02-08T22:05:00Z">
                <w:pPr>
                  <w:pStyle w:val="NormalWeb"/>
                  <w:spacing w:before="0" w:beforeAutospacing="0" w:after="160" w:afterAutospacing="0"/>
                  <w:jc w:val="center"/>
                </w:pPr>
              </w:pPrChange>
            </w:pPr>
            <w:ins w:id="1332" w:author="Mateus Berardo de Souza Terra" w:date="2016-02-08T22:09:00Z">
              <w:r>
                <w:rPr>
                  <w:color w:val="303030"/>
                  <w:sz w:val="16"/>
                  <w:szCs w:val="16"/>
                </w:rPr>
                <w:t>65</w:t>
              </w:r>
            </w:ins>
          </w:p>
        </w:tc>
        <w:tc>
          <w:tcPr>
            <w:tcW w:w="1558" w:type="dxa"/>
            <w:tcPrChange w:id="1333"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34" w:author="Mateus Berardo de Souza Terra" w:date="2016-02-08T20:04:00Z"/>
                <w:color w:val="303030"/>
                <w:sz w:val="16"/>
                <w:szCs w:val="16"/>
                <w:rPrChange w:id="1335" w:author="Mateus Berardo de Souza Terra" w:date="2016-02-08T22:05:00Z">
                  <w:rPr>
                    <w:ins w:id="1336" w:author="Mateus Berardo de Souza Terra" w:date="2016-02-08T20:04:00Z"/>
                    <w:color w:val="303030"/>
                  </w:rPr>
                </w:rPrChange>
              </w:rPr>
              <w:pPrChange w:id="1337" w:author="Mateus Berardo de Souza Terra" w:date="2016-02-08T22:05:00Z">
                <w:pPr>
                  <w:pStyle w:val="NormalWeb"/>
                  <w:spacing w:before="0" w:beforeAutospacing="0" w:after="160" w:afterAutospacing="0"/>
                  <w:jc w:val="center"/>
                </w:pPr>
              </w:pPrChange>
            </w:pPr>
            <w:ins w:id="1338" w:author="Mateus Berardo de Souza Terra" w:date="2016-02-08T22:10:00Z">
              <w:r>
                <w:rPr>
                  <w:color w:val="303030"/>
                  <w:sz w:val="16"/>
                  <w:szCs w:val="16"/>
                </w:rPr>
                <w:t>A</w:t>
              </w:r>
            </w:ins>
          </w:p>
        </w:tc>
        <w:tc>
          <w:tcPr>
            <w:tcW w:w="1559" w:type="dxa"/>
            <w:tcPrChange w:id="1339"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40" w:author="Mateus Berardo de Souza Terra" w:date="2016-02-08T20:04:00Z"/>
                <w:color w:val="303030"/>
                <w:sz w:val="16"/>
                <w:szCs w:val="16"/>
                <w:rPrChange w:id="1341" w:author="Mateus Berardo de Souza Terra" w:date="2016-02-08T22:05:00Z">
                  <w:rPr>
                    <w:ins w:id="1342" w:author="Mateus Berardo de Souza Terra" w:date="2016-02-08T20:04:00Z"/>
                    <w:color w:val="303030"/>
                  </w:rPr>
                </w:rPrChange>
              </w:rPr>
              <w:pPrChange w:id="1343" w:author="Mateus Berardo de Souza Terra" w:date="2016-02-08T22:05:00Z">
                <w:pPr>
                  <w:pStyle w:val="NormalWeb"/>
                  <w:spacing w:before="0" w:beforeAutospacing="0" w:after="160" w:afterAutospacing="0"/>
                  <w:jc w:val="center"/>
                </w:pPr>
              </w:pPrChange>
            </w:pPr>
            <w:ins w:id="1344" w:author="Mateus Berardo de Souza Terra" w:date="2016-02-08T22:09:00Z">
              <w:r>
                <w:rPr>
                  <w:color w:val="303030"/>
                  <w:sz w:val="16"/>
                  <w:szCs w:val="16"/>
                </w:rPr>
                <w:t>97</w:t>
              </w:r>
            </w:ins>
          </w:p>
        </w:tc>
        <w:tc>
          <w:tcPr>
            <w:tcW w:w="1559" w:type="dxa"/>
            <w:tcPrChange w:id="1345"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46" w:author="Mateus Berardo de Souza Terra" w:date="2016-02-08T20:04:00Z"/>
                <w:color w:val="303030"/>
                <w:sz w:val="16"/>
                <w:szCs w:val="16"/>
                <w:rPrChange w:id="1347" w:author="Mateus Berardo de Souza Terra" w:date="2016-02-08T22:05:00Z">
                  <w:rPr>
                    <w:ins w:id="1348" w:author="Mateus Berardo de Souza Terra" w:date="2016-02-08T20:04:00Z"/>
                    <w:color w:val="303030"/>
                  </w:rPr>
                </w:rPrChange>
              </w:rPr>
              <w:pPrChange w:id="1349" w:author="Mateus Berardo de Souza Terra" w:date="2016-02-08T22:05:00Z">
                <w:pPr>
                  <w:pStyle w:val="NormalWeb"/>
                  <w:spacing w:before="0" w:beforeAutospacing="0" w:after="160" w:afterAutospacing="0"/>
                  <w:jc w:val="center"/>
                </w:pPr>
              </w:pPrChange>
            </w:pPr>
            <w:ins w:id="1350" w:author="Mateus Berardo de Souza Terra" w:date="2016-02-08T22:10:00Z">
              <w:r>
                <w:rPr>
                  <w:color w:val="303030"/>
                  <w:sz w:val="16"/>
                  <w:szCs w:val="16"/>
                </w:rPr>
                <w:t>a</w:t>
              </w:r>
            </w:ins>
          </w:p>
        </w:tc>
      </w:tr>
      <w:tr w:rsidR="00BA6212" w:rsidRPr="00A76C84" w14:paraId="1C7F4A89" w14:textId="77777777" w:rsidTr="00A76C84">
        <w:trPr>
          <w:trHeight w:val="20"/>
          <w:ins w:id="1351" w:author="Mateus Berardo de Souza Terra" w:date="2016-02-08T20:04:00Z"/>
        </w:trPr>
        <w:tc>
          <w:tcPr>
            <w:tcW w:w="1558" w:type="dxa"/>
            <w:tcPrChange w:id="1352"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53" w:author="Mateus Berardo de Souza Terra" w:date="2016-02-08T20:04:00Z"/>
                <w:color w:val="303030"/>
                <w:sz w:val="16"/>
                <w:szCs w:val="16"/>
                <w:rPrChange w:id="1354" w:author="Mateus Berardo de Souza Terra" w:date="2016-02-08T22:05:00Z">
                  <w:rPr>
                    <w:ins w:id="1355" w:author="Mateus Berardo de Souza Terra" w:date="2016-02-08T20:04:00Z"/>
                    <w:color w:val="303030"/>
                  </w:rPr>
                </w:rPrChange>
              </w:rPr>
              <w:pPrChange w:id="1356" w:author="Mateus Berardo de Souza Terra" w:date="2016-02-08T22:05:00Z">
                <w:pPr>
                  <w:pStyle w:val="NormalWeb"/>
                  <w:spacing w:before="0" w:beforeAutospacing="0" w:after="160" w:afterAutospacing="0"/>
                  <w:jc w:val="center"/>
                </w:pPr>
              </w:pPrChange>
            </w:pPr>
            <w:ins w:id="1357" w:author="Mateus Berardo de Souza Terra" w:date="2016-02-08T20:05:00Z">
              <w:r w:rsidRPr="00A76C84">
                <w:rPr>
                  <w:color w:val="303030"/>
                  <w:sz w:val="16"/>
                  <w:szCs w:val="16"/>
                  <w:rPrChange w:id="1358" w:author="Mateus Berardo de Souza Terra" w:date="2016-02-08T22:05:00Z">
                    <w:rPr>
                      <w:color w:val="303030"/>
                    </w:rPr>
                  </w:rPrChange>
                </w:rPr>
                <w:t>34</w:t>
              </w:r>
            </w:ins>
          </w:p>
        </w:tc>
        <w:tc>
          <w:tcPr>
            <w:tcW w:w="1558" w:type="dxa"/>
            <w:tcPrChange w:id="1359"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60" w:author="Mateus Berardo de Souza Terra" w:date="2016-02-08T20:04:00Z"/>
                <w:color w:val="303030"/>
                <w:sz w:val="16"/>
                <w:szCs w:val="16"/>
                <w:rPrChange w:id="1361" w:author="Mateus Berardo de Souza Terra" w:date="2016-02-08T22:05:00Z">
                  <w:rPr>
                    <w:ins w:id="1362" w:author="Mateus Berardo de Souza Terra" w:date="2016-02-08T20:04:00Z"/>
                    <w:color w:val="303030"/>
                  </w:rPr>
                </w:rPrChange>
              </w:rPr>
              <w:pPrChange w:id="1363" w:author="Mateus Berardo de Souza Terra" w:date="2016-02-08T22:05:00Z">
                <w:pPr>
                  <w:pStyle w:val="NormalWeb"/>
                  <w:spacing w:before="0" w:beforeAutospacing="0" w:after="160" w:afterAutospacing="0"/>
                  <w:jc w:val="center"/>
                </w:pPr>
              </w:pPrChange>
            </w:pPr>
            <w:ins w:id="1364" w:author="Mateus Berardo de Souza Terra" w:date="2016-02-08T22:13:00Z">
              <w:r>
                <w:rPr>
                  <w:color w:val="303030"/>
                  <w:sz w:val="16"/>
                  <w:szCs w:val="16"/>
                </w:rPr>
                <w:t>“</w:t>
              </w:r>
            </w:ins>
          </w:p>
        </w:tc>
        <w:tc>
          <w:tcPr>
            <w:tcW w:w="1558" w:type="dxa"/>
            <w:tcPrChange w:id="1365"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66" w:author="Mateus Berardo de Souza Terra" w:date="2016-02-08T20:04:00Z"/>
                <w:color w:val="303030"/>
                <w:sz w:val="16"/>
                <w:szCs w:val="16"/>
                <w:rPrChange w:id="1367" w:author="Mateus Berardo de Souza Terra" w:date="2016-02-08T22:05:00Z">
                  <w:rPr>
                    <w:ins w:id="1368" w:author="Mateus Berardo de Souza Terra" w:date="2016-02-08T20:04:00Z"/>
                    <w:color w:val="303030"/>
                  </w:rPr>
                </w:rPrChange>
              </w:rPr>
              <w:pPrChange w:id="1369" w:author="Mateus Berardo de Souza Terra" w:date="2016-02-08T22:05:00Z">
                <w:pPr>
                  <w:pStyle w:val="NormalWeb"/>
                  <w:spacing w:before="0" w:beforeAutospacing="0" w:after="160" w:afterAutospacing="0"/>
                  <w:jc w:val="center"/>
                </w:pPr>
              </w:pPrChange>
            </w:pPr>
            <w:ins w:id="1370" w:author="Mateus Berardo de Souza Terra" w:date="2016-02-08T22:09:00Z">
              <w:r>
                <w:rPr>
                  <w:color w:val="303030"/>
                  <w:sz w:val="16"/>
                  <w:szCs w:val="16"/>
                </w:rPr>
                <w:t>66</w:t>
              </w:r>
            </w:ins>
          </w:p>
        </w:tc>
        <w:tc>
          <w:tcPr>
            <w:tcW w:w="1558" w:type="dxa"/>
            <w:tcPrChange w:id="1371"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72" w:author="Mateus Berardo de Souza Terra" w:date="2016-02-08T20:04:00Z"/>
                <w:color w:val="303030"/>
                <w:sz w:val="16"/>
                <w:szCs w:val="16"/>
                <w:rPrChange w:id="1373" w:author="Mateus Berardo de Souza Terra" w:date="2016-02-08T22:05:00Z">
                  <w:rPr>
                    <w:ins w:id="1374" w:author="Mateus Berardo de Souza Terra" w:date="2016-02-08T20:04:00Z"/>
                    <w:color w:val="303030"/>
                  </w:rPr>
                </w:rPrChange>
              </w:rPr>
              <w:pPrChange w:id="1375" w:author="Mateus Berardo de Souza Terra" w:date="2016-02-08T22:05:00Z">
                <w:pPr>
                  <w:pStyle w:val="NormalWeb"/>
                  <w:spacing w:before="0" w:beforeAutospacing="0" w:after="160" w:afterAutospacing="0"/>
                  <w:jc w:val="center"/>
                </w:pPr>
              </w:pPrChange>
            </w:pPr>
            <w:ins w:id="1376" w:author="Mateus Berardo de Souza Terra" w:date="2016-02-08T22:10:00Z">
              <w:r>
                <w:rPr>
                  <w:color w:val="303030"/>
                  <w:sz w:val="16"/>
                  <w:szCs w:val="16"/>
                </w:rPr>
                <w:t>B</w:t>
              </w:r>
            </w:ins>
          </w:p>
        </w:tc>
        <w:tc>
          <w:tcPr>
            <w:tcW w:w="1559" w:type="dxa"/>
            <w:tcPrChange w:id="1377"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78" w:author="Mateus Berardo de Souza Terra" w:date="2016-02-08T20:04:00Z"/>
                <w:color w:val="303030"/>
                <w:sz w:val="16"/>
                <w:szCs w:val="16"/>
                <w:rPrChange w:id="1379" w:author="Mateus Berardo de Souza Terra" w:date="2016-02-08T22:05:00Z">
                  <w:rPr>
                    <w:ins w:id="1380" w:author="Mateus Berardo de Souza Terra" w:date="2016-02-08T20:04:00Z"/>
                    <w:color w:val="303030"/>
                  </w:rPr>
                </w:rPrChange>
              </w:rPr>
              <w:pPrChange w:id="1381" w:author="Mateus Berardo de Souza Terra" w:date="2016-02-08T22:05:00Z">
                <w:pPr>
                  <w:pStyle w:val="NormalWeb"/>
                  <w:spacing w:before="0" w:beforeAutospacing="0" w:after="160" w:afterAutospacing="0"/>
                  <w:jc w:val="center"/>
                </w:pPr>
              </w:pPrChange>
            </w:pPr>
            <w:ins w:id="1382" w:author="Mateus Berardo de Souza Terra" w:date="2016-02-08T22:09:00Z">
              <w:r>
                <w:rPr>
                  <w:color w:val="303030"/>
                  <w:sz w:val="16"/>
                  <w:szCs w:val="16"/>
                </w:rPr>
                <w:t>98</w:t>
              </w:r>
            </w:ins>
          </w:p>
        </w:tc>
        <w:tc>
          <w:tcPr>
            <w:tcW w:w="1559" w:type="dxa"/>
            <w:tcPrChange w:id="1383"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384" w:author="Mateus Berardo de Souza Terra" w:date="2016-02-08T20:04:00Z"/>
                <w:color w:val="303030"/>
                <w:sz w:val="16"/>
                <w:szCs w:val="16"/>
                <w:rPrChange w:id="1385" w:author="Mateus Berardo de Souza Terra" w:date="2016-02-08T22:05:00Z">
                  <w:rPr>
                    <w:ins w:id="1386" w:author="Mateus Berardo de Souza Terra" w:date="2016-02-08T20:04:00Z"/>
                    <w:color w:val="303030"/>
                  </w:rPr>
                </w:rPrChange>
              </w:rPr>
              <w:pPrChange w:id="1387" w:author="Mateus Berardo de Souza Terra" w:date="2016-02-08T22:05:00Z">
                <w:pPr>
                  <w:pStyle w:val="NormalWeb"/>
                  <w:spacing w:before="0" w:beforeAutospacing="0" w:after="160" w:afterAutospacing="0"/>
                  <w:jc w:val="center"/>
                </w:pPr>
              </w:pPrChange>
            </w:pPr>
            <w:ins w:id="1388" w:author="Mateus Berardo de Souza Terra" w:date="2016-02-08T22:10:00Z">
              <w:r>
                <w:rPr>
                  <w:color w:val="303030"/>
                  <w:sz w:val="16"/>
                  <w:szCs w:val="16"/>
                </w:rPr>
                <w:t>b</w:t>
              </w:r>
            </w:ins>
          </w:p>
        </w:tc>
      </w:tr>
      <w:tr w:rsidR="00BA6212" w:rsidRPr="00A76C84" w14:paraId="04E8A33E" w14:textId="77777777" w:rsidTr="00A76C84">
        <w:trPr>
          <w:trHeight w:val="20"/>
          <w:ins w:id="1389" w:author="Mateus Berardo de Souza Terra" w:date="2016-02-08T20:04:00Z"/>
        </w:trPr>
        <w:tc>
          <w:tcPr>
            <w:tcW w:w="1558" w:type="dxa"/>
            <w:tcPrChange w:id="1390"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391" w:author="Mateus Berardo de Souza Terra" w:date="2016-02-08T20:04:00Z"/>
                <w:color w:val="303030"/>
                <w:sz w:val="16"/>
                <w:szCs w:val="16"/>
                <w:rPrChange w:id="1392" w:author="Mateus Berardo de Souza Terra" w:date="2016-02-08T22:05:00Z">
                  <w:rPr>
                    <w:ins w:id="1393" w:author="Mateus Berardo de Souza Terra" w:date="2016-02-08T20:04:00Z"/>
                    <w:color w:val="303030"/>
                  </w:rPr>
                </w:rPrChange>
              </w:rPr>
              <w:pPrChange w:id="1394" w:author="Mateus Berardo de Souza Terra" w:date="2016-02-08T22:05:00Z">
                <w:pPr>
                  <w:pStyle w:val="NormalWeb"/>
                  <w:spacing w:before="0" w:beforeAutospacing="0" w:after="160" w:afterAutospacing="0"/>
                  <w:jc w:val="center"/>
                </w:pPr>
              </w:pPrChange>
            </w:pPr>
            <w:ins w:id="1395" w:author="Mateus Berardo de Souza Terra" w:date="2016-02-08T20:05:00Z">
              <w:r w:rsidRPr="00A76C84">
                <w:rPr>
                  <w:color w:val="303030"/>
                  <w:sz w:val="16"/>
                  <w:szCs w:val="16"/>
                  <w:rPrChange w:id="1396" w:author="Mateus Berardo de Souza Terra" w:date="2016-02-08T22:05:00Z">
                    <w:rPr>
                      <w:color w:val="303030"/>
                    </w:rPr>
                  </w:rPrChange>
                </w:rPr>
                <w:t>35</w:t>
              </w:r>
            </w:ins>
          </w:p>
        </w:tc>
        <w:tc>
          <w:tcPr>
            <w:tcW w:w="1558" w:type="dxa"/>
            <w:tcPrChange w:id="1397"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398" w:author="Mateus Berardo de Souza Terra" w:date="2016-02-08T20:04:00Z"/>
                <w:color w:val="303030"/>
                <w:sz w:val="16"/>
                <w:szCs w:val="16"/>
                <w:rPrChange w:id="1399" w:author="Mateus Berardo de Souza Terra" w:date="2016-02-08T22:05:00Z">
                  <w:rPr>
                    <w:ins w:id="1400" w:author="Mateus Berardo de Souza Terra" w:date="2016-02-08T20:04:00Z"/>
                    <w:color w:val="303030"/>
                  </w:rPr>
                </w:rPrChange>
              </w:rPr>
              <w:pPrChange w:id="1401" w:author="Mateus Berardo de Souza Terra" w:date="2016-02-08T22:05:00Z">
                <w:pPr>
                  <w:pStyle w:val="NormalWeb"/>
                  <w:spacing w:before="0" w:beforeAutospacing="0" w:after="160" w:afterAutospacing="0"/>
                  <w:jc w:val="center"/>
                </w:pPr>
              </w:pPrChange>
            </w:pPr>
            <w:ins w:id="1402" w:author="Mateus Berardo de Souza Terra" w:date="2016-02-08T22:13:00Z">
              <w:r>
                <w:rPr>
                  <w:color w:val="303030"/>
                  <w:sz w:val="16"/>
                  <w:szCs w:val="16"/>
                </w:rPr>
                <w:t>#</w:t>
              </w:r>
            </w:ins>
          </w:p>
        </w:tc>
        <w:tc>
          <w:tcPr>
            <w:tcW w:w="1558" w:type="dxa"/>
            <w:tcPrChange w:id="1403"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04" w:author="Mateus Berardo de Souza Terra" w:date="2016-02-08T20:04:00Z"/>
                <w:color w:val="303030"/>
                <w:sz w:val="16"/>
                <w:szCs w:val="16"/>
                <w:rPrChange w:id="1405" w:author="Mateus Berardo de Souza Terra" w:date="2016-02-08T22:05:00Z">
                  <w:rPr>
                    <w:ins w:id="1406" w:author="Mateus Berardo de Souza Terra" w:date="2016-02-08T20:04:00Z"/>
                    <w:color w:val="303030"/>
                  </w:rPr>
                </w:rPrChange>
              </w:rPr>
              <w:pPrChange w:id="1407" w:author="Mateus Berardo de Souza Terra" w:date="2016-02-08T22:05:00Z">
                <w:pPr>
                  <w:pStyle w:val="NormalWeb"/>
                  <w:spacing w:before="0" w:beforeAutospacing="0" w:after="160" w:afterAutospacing="0"/>
                  <w:jc w:val="center"/>
                </w:pPr>
              </w:pPrChange>
            </w:pPr>
            <w:ins w:id="1408" w:author="Mateus Berardo de Souza Terra" w:date="2016-02-08T22:09:00Z">
              <w:r>
                <w:rPr>
                  <w:color w:val="303030"/>
                  <w:sz w:val="16"/>
                  <w:szCs w:val="16"/>
                </w:rPr>
                <w:t>67</w:t>
              </w:r>
            </w:ins>
          </w:p>
        </w:tc>
        <w:tc>
          <w:tcPr>
            <w:tcW w:w="1558" w:type="dxa"/>
            <w:tcPrChange w:id="1409"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10" w:author="Mateus Berardo de Souza Terra" w:date="2016-02-08T20:04:00Z"/>
                <w:color w:val="303030"/>
                <w:sz w:val="16"/>
                <w:szCs w:val="16"/>
                <w:rPrChange w:id="1411" w:author="Mateus Berardo de Souza Terra" w:date="2016-02-08T22:05:00Z">
                  <w:rPr>
                    <w:ins w:id="1412" w:author="Mateus Berardo de Souza Terra" w:date="2016-02-08T20:04:00Z"/>
                    <w:color w:val="303030"/>
                  </w:rPr>
                </w:rPrChange>
              </w:rPr>
              <w:pPrChange w:id="1413" w:author="Mateus Berardo de Souza Terra" w:date="2016-02-08T22:05:00Z">
                <w:pPr>
                  <w:pStyle w:val="NormalWeb"/>
                  <w:spacing w:before="0" w:beforeAutospacing="0" w:after="160" w:afterAutospacing="0"/>
                  <w:jc w:val="center"/>
                </w:pPr>
              </w:pPrChange>
            </w:pPr>
            <w:ins w:id="1414" w:author="Mateus Berardo de Souza Terra" w:date="2016-02-08T22:10:00Z">
              <w:r>
                <w:rPr>
                  <w:color w:val="303030"/>
                  <w:sz w:val="16"/>
                  <w:szCs w:val="16"/>
                </w:rPr>
                <w:t>C</w:t>
              </w:r>
            </w:ins>
          </w:p>
        </w:tc>
        <w:tc>
          <w:tcPr>
            <w:tcW w:w="1559" w:type="dxa"/>
            <w:tcPrChange w:id="1415"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16" w:author="Mateus Berardo de Souza Terra" w:date="2016-02-08T20:04:00Z"/>
                <w:color w:val="303030"/>
                <w:sz w:val="16"/>
                <w:szCs w:val="16"/>
                <w:rPrChange w:id="1417" w:author="Mateus Berardo de Souza Terra" w:date="2016-02-08T22:05:00Z">
                  <w:rPr>
                    <w:ins w:id="1418" w:author="Mateus Berardo de Souza Terra" w:date="2016-02-08T20:04:00Z"/>
                    <w:color w:val="303030"/>
                  </w:rPr>
                </w:rPrChange>
              </w:rPr>
              <w:pPrChange w:id="1419" w:author="Mateus Berardo de Souza Terra" w:date="2016-02-08T22:05:00Z">
                <w:pPr>
                  <w:pStyle w:val="NormalWeb"/>
                  <w:spacing w:before="0" w:beforeAutospacing="0" w:after="160" w:afterAutospacing="0"/>
                  <w:jc w:val="center"/>
                </w:pPr>
              </w:pPrChange>
            </w:pPr>
            <w:ins w:id="1420" w:author="Mateus Berardo de Souza Terra" w:date="2016-02-08T22:09:00Z">
              <w:r>
                <w:rPr>
                  <w:color w:val="303030"/>
                  <w:sz w:val="16"/>
                  <w:szCs w:val="16"/>
                </w:rPr>
                <w:t>99</w:t>
              </w:r>
            </w:ins>
          </w:p>
        </w:tc>
        <w:tc>
          <w:tcPr>
            <w:tcW w:w="1559" w:type="dxa"/>
            <w:tcPrChange w:id="1421"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22" w:author="Mateus Berardo de Souza Terra" w:date="2016-02-08T20:04:00Z"/>
                <w:color w:val="303030"/>
                <w:sz w:val="16"/>
                <w:szCs w:val="16"/>
                <w:rPrChange w:id="1423" w:author="Mateus Berardo de Souza Terra" w:date="2016-02-08T22:05:00Z">
                  <w:rPr>
                    <w:ins w:id="1424" w:author="Mateus Berardo de Souza Terra" w:date="2016-02-08T20:04:00Z"/>
                    <w:color w:val="303030"/>
                  </w:rPr>
                </w:rPrChange>
              </w:rPr>
              <w:pPrChange w:id="1425" w:author="Mateus Berardo de Souza Terra" w:date="2016-02-08T22:05:00Z">
                <w:pPr>
                  <w:pStyle w:val="NormalWeb"/>
                  <w:spacing w:before="0" w:beforeAutospacing="0" w:after="160" w:afterAutospacing="0"/>
                  <w:jc w:val="center"/>
                </w:pPr>
              </w:pPrChange>
            </w:pPr>
            <w:ins w:id="1426" w:author="Mateus Berardo de Souza Terra" w:date="2016-02-08T22:11:00Z">
              <w:r>
                <w:rPr>
                  <w:color w:val="303030"/>
                  <w:sz w:val="16"/>
                  <w:szCs w:val="16"/>
                </w:rPr>
                <w:t>c</w:t>
              </w:r>
            </w:ins>
          </w:p>
        </w:tc>
      </w:tr>
      <w:tr w:rsidR="00BA6212" w:rsidRPr="00A76C84" w14:paraId="1E3FEB31" w14:textId="77777777" w:rsidTr="00A76C84">
        <w:trPr>
          <w:trHeight w:val="20"/>
          <w:ins w:id="1427" w:author="Mateus Berardo de Souza Terra" w:date="2016-02-08T20:04:00Z"/>
        </w:trPr>
        <w:tc>
          <w:tcPr>
            <w:tcW w:w="1558" w:type="dxa"/>
            <w:tcPrChange w:id="1428"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29" w:author="Mateus Berardo de Souza Terra" w:date="2016-02-08T20:04:00Z"/>
                <w:color w:val="303030"/>
                <w:sz w:val="16"/>
                <w:szCs w:val="16"/>
                <w:rPrChange w:id="1430" w:author="Mateus Berardo de Souza Terra" w:date="2016-02-08T22:05:00Z">
                  <w:rPr>
                    <w:ins w:id="1431" w:author="Mateus Berardo de Souza Terra" w:date="2016-02-08T20:04:00Z"/>
                    <w:color w:val="303030"/>
                  </w:rPr>
                </w:rPrChange>
              </w:rPr>
              <w:pPrChange w:id="1432" w:author="Mateus Berardo de Souza Terra" w:date="2016-02-08T22:05:00Z">
                <w:pPr>
                  <w:pStyle w:val="NormalWeb"/>
                  <w:spacing w:before="0" w:beforeAutospacing="0" w:after="160" w:afterAutospacing="0"/>
                  <w:jc w:val="center"/>
                </w:pPr>
              </w:pPrChange>
            </w:pPr>
            <w:ins w:id="1433" w:author="Mateus Berardo de Souza Terra" w:date="2016-02-08T20:05:00Z">
              <w:r w:rsidRPr="00A76C84">
                <w:rPr>
                  <w:color w:val="303030"/>
                  <w:sz w:val="16"/>
                  <w:szCs w:val="16"/>
                  <w:rPrChange w:id="1434" w:author="Mateus Berardo de Souza Terra" w:date="2016-02-08T22:05:00Z">
                    <w:rPr>
                      <w:color w:val="303030"/>
                    </w:rPr>
                  </w:rPrChange>
                </w:rPr>
                <w:t>36</w:t>
              </w:r>
            </w:ins>
          </w:p>
        </w:tc>
        <w:tc>
          <w:tcPr>
            <w:tcW w:w="1558" w:type="dxa"/>
            <w:tcPrChange w:id="1435"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36" w:author="Mateus Berardo de Souza Terra" w:date="2016-02-08T20:04:00Z"/>
                <w:color w:val="303030"/>
                <w:sz w:val="16"/>
                <w:szCs w:val="16"/>
                <w:rPrChange w:id="1437" w:author="Mateus Berardo de Souza Terra" w:date="2016-02-08T22:05:00Z">
                  <w:rPr>
                    <w:ins w:id="1438" w:author="Mateus Berardo de Souza Terra" w:date="2016-02-08T20:04:00Z"/>
                    <w:color w:val="303030"/>
                  </w:rPr>
                </w:rPrChange>
              </w:rPr>
              <w:pPrChange w:id="1439" w:author="Mateus Berardo de Souza Terra" w:date="2016-02-08T22:05:00Z">
                <w:pPr>
                  <w:pStyle w:val="NormalWeb"/>
                  <w:spacing w:before="0" w:beforeAutospacing="0" w:after="160" w:afterAutospacing="0"/>
                  <w:jc w:val="center"/>
                </w:pPr>
              </w:pPrChange>
            </w:pPr>
            <w:ins w:id="1440" w:author="Mateus Berardo de Souza Terra" w:date="2016-02-08T22:13:00Z">
              <w:r>
                <w:rPr>
                  <w:color w:val="303030"/>
                  <w:sz w:val="16"/>
                  <w:szCs w:val="16"/>
                </w:rPr>
                <w:t>$</w:t>
              </w:r>
            </w:ins>
          </w:p>
        </w:tc>
        <w:tc>
          <w:tcPr>
            <w:tcW w:w="1558" w:type="dxa"/>
            <w:tcPrChange w:id="1441"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42" w:author="Mateus Berardo de Souza Terra" w:date="2016-02-08T20:04:00Z"/>
                <w:color w:val="303030"/>
                <w:sz w:val="16"/>
                <w:szCs w:val="16"/>
                <w:rPrChange w:id="1443" w:author="Mateus Berardo de Souza Terra" w:date="2016-02-08T22:05:00Z">
                  <w:rPr>
                    <w:ins w:id="1444" w:author="Mateus Berardo de Souza Terra" w:date="2016-02-08T20:04:00Z"/>
                    <w:color w:val="303030"/>
                  </w:rPr>
                </w:rPrChange>
              </w:rPr>
              <w:pPrChange w:id="1445" w:author="Mateus Berardo de Souza Terra" w:date="2016-02-08T22:05:00Z">
                <w:pPr>
                  <w:pStyle w:val="NormalWeb"/>
                  <w:spacing w:before="0" w:beforeAutospacing="0" w:after="160" w:afterAutospacing="0"/>
                  <w:jc w:val="center"/>
                </w:pPr>
              </w:pPrChange>
            </w:pPr>
            <w:ins w:id="1446" w:author="Mateus Berardo de Souza Terra" w:date="2016-02-08T22:09:00Z">
              <w:r>
                <w:rPr>
                  <w:color w:val="303030"/>
                  <w:sz w:val="16"/>
                  <w:szCs w:val="16"/>
                </w:rPr>
                <w:t>68</w:t>
              </w:r>
            </w:ins>
          </w:p>
        </w:tc>
        <w:tc>
          <w:tcPr>
            <w:tcW w:w="1558" w:type="dxa"/>
            <w:tcPrChange w:id="1447"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48" w:author="Mateus Berardo de Souza Terra" w:date="2016-02-08T20:04:00Z"/>
                <w:color w:val="303030"/>
                <w:sz w:val="16"/>
                <w:szCs w:val="16"/>
                <w:rPrChange w:id="1449" w:author="Mateus Berardo de Souza Terra" w:date="2016-02-08T22:05:00Z">
                  <w:rPr>
                    <w:ins w:id="1450" w:author="Mateus Berardo de Souza Terra" w:date="2016-02-08T20:04:00Z"/>
                    <w:color w:val="303030"/>
                  </w:rPr>
                </w:rPrChange>
              </w:rPr>
              <w:pPrChange w:id="1451" w:author="Mateus Berardo de Souza Terra" w:date="2016-02-08T22:05:00Z">
                <w:pPr>
                  <w:pStyle w:val="NormalWeb"/>
                  <w:spacing w:before="0" w:beforeAutospacing="0" w:after="160" w:afterAutospacing="0"/>
                  <w:jc w:val="center"/>
                </w:pPr>
              </w:pPrChange>
            </w:pPr>
            <w:ins w:id="1452" w:author="Mateus Berardo de Souza Terra" w:date="2016-02-08T22:10:00Z">
              <w:r>
                <w:rPr>
                  <w:color w:val="303030"/>
                  <w:sz w:val="16"/>
                  <w:szCs w:val="16"/>
                </w:rPr>
                <w:t>D</w:t>
              </w:r>
            </w:ins>
          </w:p>
        </w:tc>
        <w:tc>
          <w:tcPr>
            <w:tcW w:w="1559" w:type="dxa"/>
            <w:tcPrChange w:id="1453"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54" w:author="Mateus Berardo de Souza Terra" w:date="2016-02-08T20:04:00Z"/>
                <w:color w:val="303030"/>
                <w:sz w:val="16"/>
                <w:szCs w:val="16"/>
                <w:rPrChange w:id="1455" w:author="Mateus Berardo de Souza Terra" w:date="2016-02-08T22:05:00Z">
                  <w:rPr>
                    <w:ins w:id="1456" w:author="Mateus Berardo de Souza Terra" w:date="2016-02-08T20:04:00Z"/>
                    <w:color w:val="303030"/>
                  </w:rPr>
                </w:rPrChange>
              </w:rPr>
              <w:pPrChange w:id="1457" w:author="Mateus Berardo de Souza Terra" w:date="2016-02-08T22:05:00Z">
                <w:pPr>
                  <w:pStyle w:val="NormalWeb"/>
                  <w:spacing w:before="0" w:beforeAutospacing="0" w:after="160" w:afterAutospacing="0"/>
                  <w:jc w:val="center"/>
                </w:pPr>
              </w:pPrChange>
            </w:pPr>
            <w:ins w:id="1458" w:author="Mateus Berardo de Souza Terra" w:date="2016-02-08T22:09:00Z">
              <w:r>
                <w:rPr>
                  <w:color w:val="303030"/>
                  <w:sz w:val="16"/>
                  <w:szCs w:val="16"/>
                </w:rPr>
                <w:t>100</w:t>
              </w:r>
            </w:ins>
          </w:p>
        </w:tc>
        <w:tc>
          <w:tcPr>
            <w:tcW w:w="1559" w:type="dxa"/>
            <w:tcPrChange w:id="1459"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60" w:author="Mateus Berardo de Souza Terra" w:date="2016-02-08T20:04:00Z"/>
                <w:color w:val="303030"/>
                <w:sz w:val="16"/>
                <w:szCs w:val="16"/>
                <w:rPrChange w:id="1461" w:author="Mateus Berardo de Souza Terra" w:date="2016-02-08T22:05:00Z">
                  <w:rPr>
                    <w:ins w:id="1462" w:author="Mateus Berardo de Souza Terra" w:date="2016-02-08T20:04:00Z"/>
                    <w:color w:val="303030"/>
                  </w:rPr>
                </w:rPrChange>
              </w:rPr>
              <w:pPrChange w:id="1463" w:author="Mateus Berardo de Souza Terra" w:date="2016-02-08T22:05:00Z">
                <w:pPr>
                  <w:pStyle w:val="NormalWeb"/>
                  <w:spacing w:before="0" w:beforeAutospacing="0" w:after="160" w:afterAutospacing="0"/>
                  <w:jc w:val="center"/>
                </w:pPr>
              </w:pPrChange>
            </w:pPr>
            <w:ins w:id="1464" w:author="Mateus Berardo de Souza Terra" w:date="2016-02-08T22:11:00Z">
              <w:r>
                <w:rPr>
                  <w:color w:val="303030"/>
                  <w:sz w:val="16"/>
                  <w:szCs w:val="16"/>
                </w:rPr>
                <w:t>d</w:t>
              </w:r>
            </w:ins>
          </w:p>
        </w:tc>
      </w:tr>
      <w:tr w:rsidR="00BA6212" w:rsidRPr="00A76C84" w14:paraId="67AA5832" w14:textId="77777777" w:rsidTr="00A76C84">
        <w:trPr>
          <w:trHeight w:val="20"/>
          <w:ins w:id="1465" w:author="Mateus Berardo de Souza Terra" w:date="2016-02-08T20:04:00Z"/>
        </w:trPr>
        <w:tc>
          <w:tcPr>
            <w:tcW w:w="1558" w:type="dxa"/>
            <w:tcPrChange w:id="1466"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67" w:author="Mateus Berardo de Souza Terra" w:date="2016-02-08T20:04:00Z"/>
                <w:color w:val="303030"/>
                <w:sz w:val="16"/>
                <w:szCs w:val="16"/>
                <w:rPrChange w:id="1468" w:author="Mateus Berardo de Souza Terra" w:date="2016-02-08T22:05:00Z">
                  <w:rPr>
                    <w:ins w:id="1469" w:author="Mateus Berardo de Souza Terra" w:date="2016-02-08T20:04:00Z"/>
                    <w:color w:val="303030"/>
                  </w:rPr>
                </w:rPrChange>
              </w:rPr>
              <w:pPrChange w:id="1470" w:author="Mateus Berardo de Souza Terra" w:date="2016-02-08T22:05:00Z">
                <w:pPr>
                  <w:pStyle w:val="NormalWeb"/>
                  <w:spacing w:before="0" w:beforeAutospacing="0" w:after="160" w:afterAutospacing="0"/>
                  <w:jc w:val="center"/>
                </w:pPr>
              </w:pPrChange>
            </w:pPr>
            <w:ins w:id="1471" w:author="Mateus Berardo de Souza Terra" w:date="2016-02-08T20:05:00Z">
              <w:r w:rsidRPr="00A76C84">
                <w:rPr>
                  <w:color w:val="303030"/>
                  <w:sz w:val="16"/>
                  <w:szCs w:val="16"/>
                  <w:rPrChange w:id="1472" w:author="Mateus Berardo de Souza Terra" w:date="2016-02-08T22:05:00Z">
                    <w:rPr>
                      <w:color w:val="303030"/>
                    </w:rPr>
                  </w:rPrChange>
                </w:rPr>
                <w:t>37</w:t>
              </w:r>
            </w:ins>
          </w:p>
        </w:tc>
        <w:tc>
          <w:tcPr>
            <w:tcW w:w="1558" w:type="dxa"/>
            <w:tcPrChange w:id="1473"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74" w:author="Mateus Berardo de Souza Terra" w:date="2016-02-08T20:04:00Z"/>
                <w:color w:val="303030"/>
                <w:sz w:val="16"/>
                <w:szCs w:val="16"/>
                <w:rPrChange w:id="1475" w:author="Mateus Berardo de Souza Terra" w:date="2016-02-08T22:05:00Z">
                  <w:rPr>
                    <w:ins w:id="1476" w:author="Mateus Berardo de Souza Terra" w:date="2016-02-08T20:04:00Z"/>
                    <w:color w:val="303030"/>
                  </w:rPr>
                </w:rPrChange>
              </w:rPr>
              <w:pPrChange w:id="1477" w:author="Mateus Berardo de Souza Terra" w:date="2016-02-08T22:05:00Z">
                <w:pPr>
                  <w:pStyle w:val="NormalWeb"/>
                  <w:spacing w:before="0" w:beforeAutospacing="0" w:after="160" w:afterAutospacing="0"/>
                  <w:jc w:val="center"/>
                </w:pPr>
              </w:pPrChange>
            </w:pPr>
            <w:ins w:id="1478" w:author="Mateus Berardo de Souza Terra" w:date="2016-02-08T22:13:00Z">
              <w:r>
                <w:rPr>
                  <w:color w:val="303030"/>
                  <w:sz w:val="16"/>
                  <w:szCs w:val="16"/>
                </w:rPr>
                <w:t>%</w:t>
              </w:r>
            </w:ins>
          </w:p>
        </w:tc>
        <w:tc>
          <w:tcPr>
            <w:tcW w:w="1558" w:type="dxa"/>
            <w:tcPrChange w:id="1479"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80" w:author="Mateus Berardo de Souza Terra" w:date="2016-02-08T20:04:00Z"/>
                <w:color w:val="303030"/>
                <w:sz w:val="16"/>
                <w:szCs w:val="16"/>
                <w:rPrChange w:id="1481" w:author="Mateus Berardo de Souza Terra" w:date="2016-02-08T22:05:00Z">
                  <w:rPr>
                    <w:ins w:id="1482" w:author="Mateus Berardo de Souza Terra" w:date="2016-02-08T20:04:00Z"/>
                    <w:color w:val="303030"/>
                  </w:rPr>
                </w:rPrChange>
              </w:rPr>
              <w:pPrChange w:id="1483" w:author="Mateus Berardo de Souza Terra" w:date="2016-02-08T22:05:00Z">
                <w:pPr>
                  <w:pStyle w:val="NormalWeb"/>
                  <w:spacing w:before="0" w:beforeAutospacing="0" w:after="160" w:afterAutospacing="0"/>
                  <w:jc w:val="center"/>
                </w:pPr>
              </w:pPrChange>
            </w:pPr>
            <w:ins w:id="1484" w:author="Mateus Berardo de Souza Terra" w:date="2016-02-08T22:09:00Z">
              <w:r>
                <w:rPr>
                  <w:color w:val="303030"/>
                  <w:sz w:val="16"/>
                  <w:szCs w:val="16"/>
                </w:rPr>
                <w:t>69</w:t>
              </w:r>
            </w:ins>
          </w:p>
        </w:tc>
        <w:tc>
          <w:tcPr>
            <w:tcW w:w="1558" w:type="dxa"/>
            <w:tcPrChange w:id="1485"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486" w:author="Mateus Berardo de Souza Terra" w:date="2016-02-08T20:04:00Z"/>
                <w:color w:val="303030"/>
                <w:sz w:val="16"/>
                <w:szCs w:val="16"/>
                <w:rPrChange w:id="1487" w:author="Mateus Berardo de Souza Terra" w:date="2016-02-08T22:05:00Z">
                  <w:rPr>
                    <w:ins w:id="1488" w:author="Mateus Berardo de Souza Terra" w:date="2016-02-08T20:04:00Z"/>
                    <w:color w:val="303030"/>
                  </w:rPr>
                </w:rPrChange>
              </w:rPr>
              <w:pPrChange w:id="1489" w:author="Mateus Berardo de Souza Terra" w:date="2016-02-08T22:05:00Z">
                <w:pPr>
                  <w:pStyle w:val="NormalWeb"/>
                  <w:spacing w:before="0" w:beforeAutospacing="0" w:after="160" w:afterAutospacing="0"/>
                  <w:jc w:val="center"/>
                </w:pPr>
              </w:pPrChange>
            </w:pPr>
            <w:ins w:id="1490" w:author="Mateus Berardo de Souza Terra" w:date="2016-02-08T22:10:00Z">
              <w:r>
                <w:rPr>
                  <w:color w:val="303030"/>
                  <w:sz w:val="16"/>
                  <w:szCs w:val="16"/>
                </w:rPr>
                <w:t>E</w:t>
              </w:r>
            </w:ins>
          </w:p>
        </w:tc>
        <w:tc>
          <w:tcPr>
            <w:tcW w:w="1559" w:type="dxa"/>
            <w:tcPrChange w:id="1491"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492" w:author="Mateus Berardo de Souza Terra" w:date="2016-02-08T20:04:00Z"/>
                <w:color w:val="303030"/>
                <w:sz w:val="16"/>
                <w:szCs w:val="16"/>
                <w:rPrChange w:id="1493" w:author="Mateus Berardo de Souza Terra" w:date="2016-02-08T22:05:00Z">
                  <w:rPr>
                    <w:ins w:id="1494" w:author="Mateus Berardo de Souza Terra" w:date="2016-02-08T20:04:00Z"/>
                    <w:color w:val="303030"/>
                  </w:rPr>
                </w:rPrChange>
              </w:rPr>
              <w:pPrChange w:id="1495" w:author="Mateus Berardo de Souza Terra" w:date="2016-02-08T22:05:00Z">
                <w:pPr>
                  <w:pStyle w:val="NormalWeb"/>
                  <w:spacing w:before="0" w:beforeAutospacing="0" w:after="160" w:afterAutospacing="0"/>
                  <w:jc w:val="center"/>
                </w:pPr>
              </w:pPrChange>
            </w:pPr>
            <w:ins w:id="1496" w:author="Mateus Berardo de Souza Terra" w:date="2016-02-08T22:09:00Z">
              <w:r>
                <w:rPr>
                  <w:color w:val="303030"/>
                  <w:sz w:val="16"/>
                  <w:szCs w:val="16"/>
                </w:rPr>
                <w:t>101</w:t>
              </w:r>
            </w:ins>
          </w:p>
        </w:tc>
        <w:tc>
          <w:tcPr>
            <w:tcW w:w="1559" w:type="dxa"/>
            <w:tcPrChange w:id="1497"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498" w:author="Mateus Berardo de Souza Terra" w:date="2016-02-08T20:04:00Z"/>
                <w:color w:val="303030"/>
                <w:sz w:val="16"/>
                <w:szCs w:val="16"/>
                <w:rPrChange w:id="1499" w:author="Mateus Berardo de Souza Terra" w:date="2016-02-08T22:05:00Z">
                  <w:rPr>
                    <w:ins w:id="1500" w:author="Mateus Berardo de Souza Terra" w:date="2016-02-08T20:04:00Z"/>
                    <w:color w:val="303030"/>
                  </w:rPr>
                </w:rPrChange>
              </w:rPr>
              <w:pPrChange w:id="1501" w:author="Mateus Berardo de Souza Terra" w:date="2016-02-08T22:05:00Z">
                <w:pPr>
                  <w:pStyle w:val="NormalWeb"/>
                  <w:spacing w:before="0" w:beforeAutospacing="0" w:after="160" w:afterAutospacing="0"/>
                  <w:jc w:val="center"/>
                </w:pPr>
              </w:pPrChange>
            </w:pPr>
            <w:ins w:id="1502" w:author="Mateus Berardo de Souza Terra" w:date="2016-02-08T22:11:00Z">
              <w:r>
                <w:rPr>
                  <w:color w:val="303030"/>
                  <w:sz w:val="16"/>
                  <w:szCs w:val="16"/>
                </w:rPr>
                <w:t>e</w:t>
              </w:r>
            </w:ins>
          </w:p>
        </w:tc>
      </w:tr>
      <w:tr w:rsidR="00BA6212" w:rsidRPr="00A76C84" w14:paraId="12AF9775" w14:textId="77777777" w:rsidTr="00A76C84">
        <w:trPr>
          <w:trHeight w:val="20"/>
          <w:ins w:id="1503" w:author="Mateus Berardo de Souza Terra" w:date="2016-02-08T20:04:00Z"/>
        </w:trPr>
        <w:tc>
          <w:tcPr>
            <w:tcW w:w="1558" w:type="dxa"/>
            <w:tcPrChange w:id="1504"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05" w:author="Mateus Berardo de Souza Terra" w:date="2016-02-08T20:04:00Z"/>
                <w:color w:val="303030"/>
                <w:sz w:val="16"/>
                <w:szCs w:val="16"/>
                <w:rPrChange w:id="1506" w:author="Mateus Berardo de Souza Terra" w:date="2016-02-08T22:05:00Z">
                  <w:rPr>
                    <w:ins w:id="1507" w:author="Mateus Berardo de Souza Terra" w:date="2016-02-08T20:04:00Z"/>
                    <w:color w:val="303030"/>
                  </w:rPr>
                </w:rPrChange>
              </w:rPr>
              <w:pPrChange w:id="1508" w:author="Mateus Berardo de Souza Terra" w:date="2016-02-08T22:05:00Z">
                <w:pPr>
                  <w:pStyle w:val="NormalWeb"/>
                  <w:spacing w:before="0" w:beforeAutospacing="0" w:after="160" w:afterAutospacing="0"/>
                  <w:jc w:val="center"/>
                </w:pPr>
              </w:pPrChange>
            </w:pPr>
            <w:ins w:id="1509" w:author="Mateus Berardo de Souza Terra" w:date="2016-02-08T20:05:00Z">
              <w:r w:rsidRPr="00A76C84">
                <w:rPr>
                  <w:color w:val="303030"/>
                  <w:sz w:val="16"/>
                  <w:szCs w:val="16"/>
                  <w:rPrChange w:id="1510" w:author="Mateus Berardo de Souza Terra" w:date="2016-02-08T22:05:00Z">
                    <w:rPr>
                      <w:color w:val="303030"/>
                    </w:rPr>
                  </w:rPrChange>
                </w:rPr>
                <w:t>38</w:t>
              </w:r>
            </w:ins>
          </w:p>
        </w:tc>
        <w:tc>
          <w:tcPr>
            <w:tcW w:w="1558" w:type="dxa"/>
            <w:tcPrChange w:id="1511"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12" w:author="Mateus Berardo de Souza Terra" w:date="2016-02-08T20:04:00Z"/>
                <w:color w:val="303030"/>
                <w:sz w:val="16"/>
                <w:szCs w:val="16"/>
                <w:rPrChange w:id="1513" w:author="Mateus Berardo de Souza Terra" w:date="2016-02-08T22:13:00Z">
                  <w:rPr>
                    <w:ins w:id="1514" w:author="Mateus Berardo de Souza Terra" w:date="2016-02-08T20:04:00Z"/>
                    <w:color w:val="303030"/>
                  </w:rPr>
                </w:rPrChange>
              </w:rPr>
              <w:pPrChange w:id="1515" w:author="Mateus Berardo de Souza Terra" w:date="2016-02-08T22:05:00Z">
                <w:pPr>
                  <w:pStyle w:val="NormalWeb"/>
                  <w:spacing w:before="0" w:beforeAutospacing="0" w:after="160" w:afterAutospacing="0"/>
                  <w:jc w:val="center"/>
                </w:pPr>
              </w:pPrChange>
            </w:pPr>
            <w:ins w:id="1516" w:author="Mateus Berardo de Souza Terra" w:date="2016-02-08T22:13:00Z">
              <w:r>
                <w:rPr>
                  <w:color w:val="303030"/>
                  <w:sz w:val="16"/>
                  <w:szCs w:val="16"/>
                </w:rPr>
                <w:t>&amp;</w:t>
              </w:r>
            </w:ins>
          </w:p>
        </w:tc>
        <w:tc>
          <w:tcPr>
            <w:tcW w:w="1558" w:type="dxa"/>
            <w:tcPrChange w:id="1517"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18" w:author="Mateus Berardo de Souza Terra" w:date="2016-02-08T20:04:00Z"/>
                <w:color w:val="303030"/>
                <w:sz w:val="16"/>
                <w:szCs w:val="16"/>
                <w:rPrChange w:id="1519" w:author="Mateus Berardo de Souza Terra" w:date="2016-02-08T22:05:00Z">
                  <w:rPr>
                    <w:ins w:id="1520" w:author="Mateus Berardo de Souza Terra" w:date="2016-02-08T20:04:00Z"/>
                    <w:color w:val="303030"/>
                  </w:rPr>
                </w:rPrChange>
              </w:rPr>
              <w:pPrChange w:id="1521" w:author="Mateus Berardo de Souza Terra" w:date="2016-02-08T22:05:00Z">
                <w:pPr>
                  <w:pStyle w:val="NormalWeb"/>
                  <w:spacing w:before="0" w:beforeAutospacing="0" w:after="160" w:afterAutospacing="0"/>
                  <w:jc w:val="center"/>
                </w:pPr>
              </w:pPrChange>
            </w:pPr>
            <w:ins w:id="1522" w:author="Mateus Berardo de Souza Terra" w:date="2016-02-08T22:09:00Z">
              <w:r>
                <w:rPr>
                  <w:color w:val="303030"/>
                  <w:sz w:val="16"/>
                  <w:szCs w:val="16"/>
                </w:rPr>
                <w:t>70</w:t>
              </w:r>
            </w:ins>
          </w:p>
        </w:tc>
        <w:tc>
          <w:tcPr>
            <w:tcW w:w="1558" w:type="dxa"/>
            <w:tcPrChange w:id="1523"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24" w:author="Mateus Berardo de Souza Terra" w:date="2016-02-08T20:04:00Z"/>
                <w:color w:val="303030"/>
                <w:sz w:val="16"/>
                <w:szCs w:val="16"/>
                <w:rPrChange w:id="1525" w:author="Mateus Berardo de Souza Terra" w:date="2016-02-08T22:05:00Z">
                  <w:rPr>
                    <w:ins w:id="1526" w:author="Mateus Berardo de Souza Terra" w:date="2016-02-08T20:04:00Z"/>
                    <w:color w:val="303030"/>
                  </w:rPr>
                </w:rPrChange>
              </w:rPr>
              <w:pPrChange w:id="1527" w:author="Mateus Berardo de Souza Terra" w:date="2016-02-08T22:05:00Z">
                <w:pPr>
                  <w:pStyle w:val="NormalWeb"/>
                  <w:spacing w:before="0" w:beforeAutospacing="0" w:after="160" w:afterAutospacing="0"/>
                  <w:jc w:val="center"/>
                </w:pPr>
              </w:pPrChange>
            </w:pPr>
            <w:ins w:id="1528" w:author="Mateus Berardo de Souza Terra" w:date="2016-02-08T22:10:00Z">
              <w:r>
                <w:rPr>
                  <w:color w:val="303030"/>
                  <w:sz w:val="16"/>
                  <w:szCs w:val="16"/>
                </w:rPr>
                <w:t>F</w:t>
              </w:r>
            </w:ins>
          </w:p>
        </w:tc>
        <w:tc>
          <w:tcPr>
            <w:tcW w:w="1559" w:type="dxa"/>
            <w:tcPrChange w:id="1529"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30" w:author="Mateus Berardo de Souza Terra" w:date="2016-02-08T20:04:00Z"/>
                <w:color w:val="303030"/>
                <w:sz w:val="16"/>
                <w:szCs w:val="16"/>
                <w:rPrChange w:id="1531" w:author="Mateus Berardo de Souza Terra" w:date="2016-02-08T22:05:00Z">
                  <w:rPr>
                    <w:ins w:id="1532" w:author="Mateus Berardo de Souza Terra" w:date="2016-02-08T20:04:00Z"/>
                    <w:color w:val="303030"/>
                  </w:rPr>
                </w:rPrChange>
              </w:rPr>
              <w:pPrChange w:id="1533" w:author="Mateus Berardo de Souza Terra" w:date="2016-02-08T22:05:00Z">
                <w:pPr>
                  <w:pStyle w:val="NormalWeb"/>
                  <w:spacing w:before="0" w:beforeAutospacing="0" w:after="160" w:afterAutospacing="0"/>
                  <w:jc w:val="center"/>
                </w:pPr>
              </w:pPrChange>
            </w:pPr>
            <w:ins w:id="1534" w:author="Mateus Berardo de Souza Terra" w:date="2016-02-08T22:09:00Z">
              <w:r>
                <w:rPr>
                  <w:color w:val="303030"/>
                  <w:sz w:val="16"/>
                  <w:szCs w:val="16"/>
                </w:rPr>
                <w:t>102</w:t>
              </w:r>
            </w:ins>
          </w:p>
        </w:tc>
        <w:tc>
          <w:tcPr>
            <w:tcW w:w="1559" w:type="dxa"/>
            <w:tcPrChange w:id="1535"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36" w:author="Mateus Berardo de Souza Terra" w:date="2016-02-08T20:04:00Z"/>
                <w:color w:val="303030"/>
                <w:sz w:val="16"/>
                <w:szCs w:val="16"/>
                <w:rPrChange w:id="1537" w:author="Mateus Berardo de Souza Terra" w:date="2016-02-08T22:05:00Z">
                  <w:rPr>
                    <w:ins w:id="1538" w:author="Mateus Berardo de Souza Terra" w:date="2016-02-08T20:04:00Z"/>
                    <w:color w:val="303030"/>
                  </w:rPr>
                </w:rPrChange>
              </w:rPr>
              <w:pPrChange w:id="1539" w:author="Mateus Berardo de Souza Terra" w:date="2016-02-08T22:05:00Z">
                <w:pPr>
                  <w:pStyle w:val="NormalWeb"/>
                  <w:spacing w:before="0" w:beforeAutospacing="0" w:after="160" w:afterAutospacing="0"/>
                  <w:jc w:val="center"/>
                </w:pPr>
              </w:pPrChange>
            </w:pPr>
            <w:ins w:id="1540" w:author="Mateus Berardo de Souza Terra" w:date="2016-02-08T22:11:00Z">
              <w:r>
                <w:rPr>
                  <w:color w:val="303030"/>
                  <w:sz w:val="16"/>
                  <w:szCs w:val="16"/>
                </w:rPr>
                <w:t>f</w:t>
              </w:r>
            </w:ins>
          </w:p>
        </w:tc>
      </w:tr>
      <w:tr w:rsidR="00BA6212" w:rsidRPr="00A76C84" w14:paraId="0FFBDB9D" w14:textId="77777777" w:rsidTr="00A76C84">
        <w:trPr>
          <w:trHeight w:val="20"/>
          <w:ins w:id="1541" w:author="Mateus Berardo de Souza Terra" w:date="2016-02-08T20:04:00Z"/>
        </w:trPr>
        <w:tc>
          <w:tcPr>
            <w:tcW w:w="1558" w:type="dxa"/>
            <w:tcPrChange w:id="1542"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43" w:author="Mateus Berardo de Souza Terra" w:date="2016-02-08T20:04:00Z"/>
                <w:color w:val="303030"/>
                <w:sz w:val="16"/>
                <w:szCs w:val="16"/>
                <w:rPrChange w:id="1544" w:author="Mateus Berardo de Souza Terra" w:date="2016-02-08T22:05:00Z">
                  <w:rPr>
                    <w:ins w:id="1545" w:author="Mateus Berardo de Souza Terra" w:date="2016-02-08T20:04:00Z"/>
                    <w:color w:val="303030"/>
                  </w:rPr>
                </w:rPrChange>
              </w:rPr>
              <w:pPrChange w:id="1546" w:author="Mateus Berardo de Souza Terra" w:date="2016-02-08T22:05:00Z">
                <w:pPr>
                  <w:pStyle w:val="NormalWeb"/>
                  <w:spacing w:before="0" w:beforeAutospacing="0" w:after="160" w:afterAutospacing="0"/>
                  <w:jc w:val="center"/>
                </w:pPr>
              </w:pPrChange>
            </w:pPr>
            <w:ins w:id="1547" w:author="Mateus Berardo de Souza Terra" w:date="2016-02-08T20:05:00Z">
              <w:r w:rsidRPr="00A76C84">
                <w:rPr>
                  <w:color w:val="303030"/>
                  <w:sz w:val="16"/>
                  <w:szCs w:val="16"/>
                  <w:rPrChange w:id="1548" w:author="Mateus Berardo de Souza Terra" w:date="2016-02-08T22:05:00Z">
                    <w:rPr>
                      <w:color w:val="303030"/>
                    </w:rPr>
                  </w:rPrChange>
                </w:rPr>
                <w:t>39</w:t>
              </w:r>
            </w:ins>
          </w:p>
        </w:tc>
        <w:tc>
          <w:tcPr>
            <w:tcW w:w="1558" w:type="dxa"/>
            <w:tcPrChange w:id="1549"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50" w:author="Mateus Berardo de Souza Terra" w:date="2016-02-08T20:04:00Z"/>
                <w:color w:val="303030"/>
                <w:sz w:val="16"/>
                <w:szCs w:val="16"/>
                <w:rPrChange w:id="1551" w:author="Mateus Berardo de Souza Terra" w:date="2016-02-08T22:05:00Z">
                  <w:rPr>
                    <w:ins w:id="1552" w:author="Mateus Berardo de Souza Terra" w:date="2016-02-08T20:04:00Z"/>
                    <w:color w:val="303030"/>
                  </w:rPr>
                </w:rPrChange>
              </w:rPr>
              <w:pPrChange w:id="1553" w:author="Mateus Berardo de Souza Terra" w:date="2016-02-08T22:05:00Z">
                <w:pPr>
                  <w:pStyle w:val="NormalWeb"/>
                  <w:spacing w:before="0" w:beforeAutospacing="0" w:after="160" w:afterAutospacing="0"/>
                  <w:jc w:val="center"/>
                </w:pPr>
              </w:pPrChange>
            </w:pPr>
            <w:ins w:id="1554" w:author="Mateus Berardo de Souza Terra" w:date="2016-02-08T22:13:00Z">
              <w:r>
                <w:rPr>
                  <w:color w:val="303030"/>
                  <w:sz w:val="16"/>
                  <w:szCs w:val="16"/>
                </w:rPr>
                <w:t>‘</w:t>
              </w:r>
            </w:ins>
          </w:p>
        </w:tc>
        <w:tc>
          <w:tcPr>
            <w:tcW w:w="1558" w:type="dxa"/>
            <w:tcPrChange w:id="1555"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56" w:author="Mateus Berardo de Souza Terra" w:date="2016-02-08T20:04:00Z"/>
                <w:color w:val="303030"/>
                <w:sz w:val="16"/>
                <w:szCs w:val="16"/>
                <w:rPrChange w:id="1557" w:author="Mateus Berardo de Souza Terra" w:date="2016-02-08T22:05:00Z">
                  <w:rPr>
                    <w:ins w:id="1558" w:author="Mateus Berardo de Souza Terra" w:date="2016-02-08T20:04:00Z"/>
                    <w:color w:val="303030"/>
                  </w:rPr>
                </w:rPrChange>
              </w:rPr>
              <w:pPrChange w:id="1559" w:author="Mateus Berardo de Souza Terra" w:date="2016-02-08T22:05:00Z">
                <w:pPr>
                  <w:pStyle w:val="NormalWeb"/>
                  <w:spacing w:before="0" w:beforeAutospacing="0" w:after="160" w:afterAutospacing="0"/>
                  <w:jc w:val="center"/>
                </w:pPr>
              </w:pPrChange>
            </w:pPr>
            <w:ins w:id="1560" w:author="Mateus Berardo de Souza Terra" w:date="2016-02-08T22:09:00Z">
              <w:r>
                <w:rPr>
                  <w:color w:val="303030"/>
                  <w:sz w:val="16"/>
                  <w:szCs w:val="16"/>
                </w:rPr>
                <w:t>71</w:t>
              </w:r>
            </w:ins>
          </w:p>
        </w:tc>
        <w:tc>
          <w:tcPr>
            <w:tcW w:w="1558" w:type="dxa"/>
            <w:tcPrChange w:id="1561"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62" w:author="Mateus Berardo de Souza Terra" w:date="2016-02-08T20:04:00Z"/>
                <w:color w:val="303030"/>
                <w:sz w:val="16"/>
                <w:szCs w:val="16"/>
                <w:rPrChange w:id="1563" w:author="Mateus Berardo de Souza Terra" w:date="2016-02-08T22:05:00Z">
                  <w:rPr>
                    <w:ins w:id="1564" w:author="Mateus Berardo de Souza Terra" w:date="2016-02-08T20:04:00Z"/>
                    <w:color w:val="303030"/>
                  </w:rPr>
                </w:rPrChange>
              </w:rPr>
              <w:pPrChange w:id="1565" w:author="Mateus Berardo de Souza Terra" w:date="2016-02-08T22:05:00Z">
                <w:pPr>
                  <w:pStyle w:val="NormalWeb"/>
                  <w:spacing w:before="0" w:beforeAutospacing="0" w:after="160" w:afterAutospacing="0"/>
                  <w:jc w:val="center"/>
                </w:pPr>
              </w:pPrChange>
            </w:pPr>
            <w:ins w:id="1566" w:author="Mateus Berardo de Souza Terra" w:date="2016-02-08T22:10:00Z">
              <w:r>
                <w:rPr>
                  <w:color w:val="303030"/>
                  <w:sz w:val="16"/>
                  <w:szCs w:val="16"/>
                </w:rPr>
                <w:t>G</w:t>
              </w:r>
            </w:ins>
          </w:p>
        </w:tc>
        <w:tc>
          <w:tcPr>
            <w:tcW w:w="1559" w:type="dxa"/>
            <w:tcPrChange w:id="1567"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68" w:author="Mateus Berardo de Souza Terra" w:date="2016-02-08T20:04:00Z"/>
                <w:color w:val="303030"/>
                <w:sz w:val="16"/>
                <w:szCs w:val="16"/>
                <w:rPrChange w:id="1569" w:author="Mateus Berardo de Souza Terra" w:date="2016-02-08T22:05:00Z">
                  <w:rPr>
                    <w:ins w:id="1570" w:author="Mateus Berardo de Souza Terra" w:date="2016-02-08T20:04:00Z"/>
                    <w:color w:val="303030"/>
                  </w:rPr>
                </w:rPrChange>
              </w:rPr>
              <w:pPrChange w:id="1571" w:author="Mateus Berardo de Souza Terra" w:date="2016-02-08T22:05:00Z">
                <w:pPr>
                  <w:pStyle w:val="NormalWeb"/>
                  <w:spacing w:before="0" w:beforeAutospacing="0" w:after="160" w:afterAutospacing="0"/>
                  <w:jc w:val="center"/>
                </w:pPr>
              </w:pPrChange>
            </w:pPr>
            <w:ins w:id="1572" w:author="Mateus Berardo de Souza Terra" w:date="2016-02-08T22:09:00Z">
              <w:r>
                <w:rPr>
                  <w:color w:val="303030"/>
                  <w:sz w:val="16"/>
                  <w:szCs w:val="16"/>
                </w:rPr>
                <w:t>103</w:t>
              </w:r>
            </w:ins>
          </w:p>
        </w:tc>
        <w:tc>
          <w:tcPr>
            <w:tcW w:w="1559" w:type="dxa"/>
            <w:tcPrChange w:id="1573"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74" w:author="Mateus Berardo de Souza Terra" w:date="2016-02-08T20:04:00Z"/>
                <w:color w:val="303030"/>
                <w:sz w:val="16"/>
                <w:szCs w:val="16"/>
                <w:rPrChange w:id="1575" w:author="Mateus Berardo de Souza Terra" w:date="2016-02-08T22:05:00Z">
                  <w:rPr>
                    <w:ins w:id="1576" w:author="Mateus Berardo de Souza Terra" w:date="2016-02-08T20:04:00Z"/>
                    <w:color w:val="303030"/>
                  </w:rPr>
                </w:rPrChange>
              </w:rPr>
              <w:pPrChange w:id="1577" w:author="Mateus Berardo de Souza Terra" w:date="2016-02-08T22:05:00Z">
                <w:pPr>
                  <w:pStyle w:val="NormalWeb"/>
                  <w:spacing w:before="0" w:beforeAutospacing="0" w:after="160" w:afterAutospacing="0"/>
                  <w:jc w:val="center"/>
                </w:pPr>
              </w:pPrChange>
            </w:pPr>
            <w:ins w:id="1578" w:author="Mateus Berardo de Souza Terra" w:date="2016-02-08T22:11:00Z">
              <w:r>
                <w:rPr>
                  <w:color w:val="303030"/>
                  <w:sz w:val="16"/>
                  <w:szCs w:val="16"/>
                </w:rPr>
                <w:t>g</w:t>
              </w:r>
            </w:ins>
          </w:p>
        </w:tc>
      </w:tr>
      <w:tr w:rsidR="00BA6212" w:rsidRPr="00A76C84" w14:paraId="6A34DCE6" w14:textId="77777777" w:rsidTr="00A76C84">
        <w:trPr>
          <w:trHeight w:val="20"/>
          <w:ins w:id="1579" w:author="Mateus Berardo de Souza Terra" w:date="2016-02-08T20:04:00Z"/>
        </w:trPr>
        <w:tc>
          <w:tcPr>
            <w:tcW w:w="1558" w:type="dxa"/>
            <w:tcPrChange w:id="1580"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81" w:author="Mateus Berardo de Souza Terra" w:date="2016-02-08T20:04:00Z"/>
                <w:color w:val="303030"/>
                <w:sz w:val="16"/>
                <w:szCs w:val="16"/>
                <w:rPrChange w:id="1582" w:author="Mateus Berardo de Souza Terra" w:date="2016-02-08T22:05:00Z">
                  <w:rPr>
                    <w:ins w:id="1583" w:author="Mateus Berardo de Souza Terra" w:date="2016-02-08T20:04:00Z"/>
                    <w:color w:val="303030"/>
                  </w:rPr>
                </w:rPrChange>
              </w:rPr>
              <w:pPrChange w:id="1584" w:author="Mateus Berardo de Souza Terra" w:date="2016-02-08T22:05:00Z">
                <w:pPr>
                  <w:pStyle w:val="NormalWeb"/>
                  <w:spacing w:before="0" w:beforeAutospacing="0" w:after="160" w:afterAutospacing="0"/>
                  <w:jc w:val="center"/>
                </w:pPr>
              </w:pPrChange>
            </w:pPr>
            <w:ins w:id="1585" w:author="Mateus Berardo de Souza Terra" w:date="2016-02-08T20:05:00Z">
              <w:r w:rsidRPr="00A76C84">
                <w:rPr>
                  <w:color w:val="303030"/>
                  <w:sz w:val="16"/>
                  <w:szCs w:val="16"/>
                  <w:rPrChange w:id="1586" w:author="Mateus Berardo de Souza Terra" w:date="2016-02-08T22:05:00Z">
                    <w:rPr>
                      <w:color w:val="303030"/>
                    </w:rPr>
                  </w:rPrChange>
                </w:rPr>
                <w:t>40</w:t>
              </w:r>
            </w:ins>
          </w:p>
        </w:tc>
        <w:tc>
          <w:tcPr>
            <w:tcW w:w="1558" w:type="dxa"/>
            <w:tcPrChange w:id="1587"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588" w:author="Mateus Berardo de Souza Terra" w:date="2016-02-08T20:04:00Z"/>
                <w:color w:val="303030"/>
                <w:sz w:val="16"/>
                <w:szCs w:val="16"/>
                <w:rPrChange w:id="1589" w:author="Mateus Berardo de Souza Terra" w:date="2016-02-08T22:05:00Z">
                  <w:rPr>
                    <w:ins w:id="1590" w:author="Mateus Berardo de Souza Terra" w:date="2016-02-08T20:04:00Z"/>
                    <w:color w:val="303030"/>
                  </w:rPr>
                </w:rPrChange>
              </w:rPr>
              <w:pPrChange w:id="1591" w:author="Mateus Berardo de Souza Terra" w:date="2016-02-08T22:05:00Z">
                <w:pPr>
                  <w:pStyle w:val="NormalWeb"/>
                  <w:spacing w:before="0" w:beforeAutospacing="0" w:after="160" w:afterAutospacing="0"/>
                  <w:jc w:val="center"/>
                </w:pPr>
              </w:pPrChange>
            </w:pPr>
            <w:ins w:id="1592" w:author="Mateus Berardo de Souza Terra" w:date="2016-02-08T22:13:00Z">
              <w:r>
                <w:rPr>
                  <w:color w:val="303030"/>
                  <w:sz w:val="16"/>
                  <w:szCs w:val="16"/>
                </w:rPr>
                <w:t>(</w:t>
              </w:r>
            </w:ins>
          </w:p>
        </w:tc>
        <w:tc>
          <w:tcPr>
            <w:tcW w:w="1558" w:type="dxa"/>
            <w:tcPrChange w:id="1593"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594" w:author="Mateus Berardo de Souza Terra" w:date="2016-02-08T20:04:00Z"/>
                <w:color w:val="303030"/>
                <w:sz w:val="16"/>
                <w:szCs w:val="16"/>
                <w:rPrChange w:id="1595" w:author="Mateus Berardo de Souza Terra" w:date="2016-02-08T22:05:00Z">
                  <w:rPr>
                    <w:ins w:id="1596" w:author="Mateus Berardo de Souza Terra" w:date="2016-02-08T20:04:00Z"/>
                    <w:color w:val="303030"/>
                  </w:rPr>
                </w:rPrChange>
              </w:rPr>
              <w:pPrChange w:id="1597" w:author="Mateus Berardo de Souza Terra" w:date="2016-02-08T22:05:00Z">
                <w:pPr>
                  <w:pStyle w:val="NormalWeb"/>
                  <w:spacing w:before="0" w:beforeAutospacing="0" w:after="160" w:afterAutospacing="0"/>
                  <w:jc w:val="center"/>
                </w:pPr>
              </w:pPrChange>
            </w:pPr>
            <w:ins w:id="1598" w:author="Mateus Berardo de Souza Terra" w:date="2016-02-08T22:09:00Z">
              <w:r>
                <w:rPr>
                  <w:color w:val="303030"/>
                  <w:sz w:val="16"/>
                  <w:szCs w:val="16"/>
                </w:rPr>
                <w:t>72</w:t>
              </w:r>
            </w:ins>
          </w:p>
        </w:tc>
        <w:tc>
          <w:tcPr>
            <w:tcW w:w="1558" w:type="dxa"/>
            <w:tcPrChange w:id="1599"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00" w:author="Mateus Berardo de Souza Terra" w:date="2016-02-08T20:04:00Z"/>
                <w:color w:val="303030"/>
                <w:sz w:val="16"/>
                <w:szCs w:val="16"/>
                <w:rPrChange w:id="1601" w:author="Mateus Berardo de Souza Terra" w:date="2016-02-08T22:05:00Z">
                  <w:rPr>
                    <w:ins w:id="1602" w:author="Mateus Berardo de Souza Terra" w:date="2016-02-08T20:04:00Z"/>
                    <w:color w:val="303030"/>
                  </w:rPr>
                </w:rPrChange>
              </w:rPr>
              <w:pPrChange w:id="1603" w:author="Mateus Berardo de Souza Terra" w:date="2016-02-08T22:05:00Z">
                <w:pPr>
                  <w:pStyle w:val="NormalWeb"/>
                  <w:spacing w:before="0" w:beforeAutospacing="0" w:after="160" w:afterAutospacing="0"/>
                  <w:jc w:val="center"/>
                </w:pPr>
              </w:pPrChange>
            </w:pPr>
            <w:ins w:id="1604" w:author="Mateus Berardo de Souza Terra" w:date="2016-02-08T22:10:00Z">
              <w:r>
                <w:rPr>
                  <w:color w:val="303030"/>
                  <w:sz w:val="16"/>
                  <w:szCs w:val="16"/>
                </w:rPr>
                <w:t>H</w:t>
              </w:r>
            </w:ins>
          </w:p>
        </w:tc>
        <w:tc>
          <w:tcPr>
            <w:tcW w:w="1559" w:type="dxa"/>
            <w:tcPrChange w:id="1605"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06" w:author="Mateus Berardo de Souza Terra" w:date="2016-02-08T20:04:00Z"/>
                <w:color w:val="303030"/>
                <w:sz w:val="16"/>
                <w:szCs w:val="16"/>
                <w:rPrChange w:id="1607" w:author="Mateus Berardo de Souza Terra" w:date="2016-02-08T22:05:00Z">
                  <w:rPr>
                    <w:ins w:id="1608" w:author="Mateus Berardo de Souza Terra" w:date="2016-02-08T20:04:00Z"/>
                    <w:color w:val="303030"/>
                  </w:rPr>
                </w:rPrChange>
              </w:rPr>
              <w:pPrChange w:id="1609" w:author="Mateus Berardo de Souza Terra" w:date="2016-02-08T22:05:00Z">
                <w:pPr>
                  <w:pStyle w:val="NormalWeb"/>
                  <w:spacing w:before="0" w:beforeAutospacing="0" w:after="160" w:afterAutospacing="0"/>
                  <w:jc w:val="center"/>
                </w:pPr>
              </w:pPrChange>
            </w:pPr>
            <w:ins w:id="1610" w:author="Mateus Berardo de Souza Terra" w:date="2016-02-08T22:09:00Z">
              <w:r>
                <w:rPr>
                  <w:color w:val="303030"/>
                  <w:sz w:val="16"/>
                  <w:szCs w:val="16"/>
                </w:rPr>
                <w:t>104</w:t>
              </w:r>
            </w:ins>
          </w:p>
        </w:tc>
        <w:tc>
          <w:tcPr>
            <w:tcW w:w="1559" w:type="dxa"/>
            <w:tcPrChange w:id="1611"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12" w:author="Mateus Berardo de Souza Terra" w:date="2016-02-08T20:04:00Z"/>
                <w:color w:val="303030"/>
                <w:sz w:val="16"/>
                <w:szCs w:val="16"/>
                <w:rPrChange w:id="1613" w:author="Mateus Berardo de Souza Terra" w:date="2016-02-08T22:05:00Z">
                  <w:rPr>
                    <w:ins w:id="1614" w:author="Mateus Berardo de Souza Terra" w:date="2016-02-08T20:04:00Z"/>
                    <w:color w:val="303030"/>
                  </w:rPr>
                </w:rPrChange>
              </w:rPr>
              <w:pPrChange w:id="1615" w:author="Mateus Berardo de Souza Terra" w:date="2016-02-08T22:05:00Z">
                <w:pPr>
                  <w:pStyle w:val="NormalWeb"/>
                  <w:spacing w:before="0" w:beforeAutospacing="0" w:after="160" w:afterAutospacing="0"/>
                  <w:jc w:val="center"/>
                </w:pPr>
              </w:pPrChange>
            </w:pPr>
            <w:ins w:id="1616" w:author="Mateus Berardo de Souza Terra" w:date="2016-02-08T22:11:00Z">
              <w:r>
                <w:rPr>
                  <w:color w:val="303030"/>
                  <w:sz w:val="16"/>
                  <w:szCs w:val="16"/>
                </w:rPr>
                <w:t>h</w:t>
              </w:r>
            </w:ins>
          </w:p>
        </w:tc>
      </w:tr>
      <w:tr w:rsidR="00BA6212" w:rsidRPr="00A76C84" w14:paraId="34086214" w14:textId="77777777" w:rsidTr="00A76C84">
        <w:trPr>
          <w:trHeight w:val="20"/>
          <w:ins w:id="1617" w:author="Mateus Berardo de Souza Terra" w:date="2016-02-08T20:04:00Z"/>
        </w:trPr>
        <w:tc>
          <w:tcPr>
            <w:tcW w:w="1558" w:type="dxa"/>
            <w:tcPrChange w:id="1618"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19" w:author="Mateus Berardo de Souza Terra" w:date="2016-02-08T20:04:00Z"/>
                <w:color w:val="303030"/>
                <w:sz w:val="16"/>
                <w:szCs w:val="16"/>
                <w:rPrChange w:id="1620" w:author="Mateus Berardo de Souza Terra" w:date="2016-02-08T22:05:00Z">
                  <w:rPr>
                    <w:ins w:id="1621" w:author="Mateus Berardo de Souza Terra" w:date="2016-02-08T20:04:00Z"/>
                    <w:color w:val="303030"/>
                  </w:rPr>
                </w:rPrChange>
              </w:rPr>
              <w:pPrChange w:id="1622" w:author="Mateus Berardo de Souza Terra" w:date="2016-02-08T22:05:00Z">
                <w:pPr>
                  <w:pStyle w:val="NormalWeb"/>
                  <w:spacing w:before="0" w:beforeAutospacing="0" w:after="160" w:afterAutospacing="0"/>
                  <w:jc w:val="center"/>
                </w:pPr>
              </w:pPrChange>
            </w:pPr>
            <w:ins w:id="1623" w:author="Mateus Berardo de Souza Terra" w:date="2016-02-08T20:05:00Z">
              <w:r w:rsidRPr="00A76C84">
                <w:rPr>
                  <w:color w:val="303030"/>
                  <w:sz w:val="16"/>
                  <w:szCs w:val="16"/>
                  <w:rPrChange w:id="1624" w:author="Mateus Berardo de Souza Terra" w:date="2016-02-08T22:05:00Z">
                    <w:rPr>
                      <w:color w:val="303030"/>
                    </w:rPr>
                  </w:rPrChange>
                </w:rPr>
                <w:t>41</w:t>
              </w:r>
            </w:ins>
          </w:p>
        </w:tc>
        <w:tc>
          <w:tcPr>
            <w:tcW w:w="1558" w:type="dxa"/>
            <w:tcPrChange w:id="1625"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26" w:author="Mateus Berardo de Souza Terra" w:date="2016-02-08T20:04:00Z"/>
                <w:color w:val="303030"/>
                <w:sz w:val="16"/>
                <w:szCs w:val="16"/>
                <w:rPrChange w:id="1627" w:author="Mateus Berardo de Souza Terra" w:date="2016-02-08T22:05:00Z">
                  <w:rPr>
                    <w:ins w:id="1628" w:author="Mateus Berardo de Souza Terra" w:date="2016-02-08T20:04:00Z"/>
                    <w:color w:val="303030"/>
                  </w:rPr>
                </w:rPrChange>
              </w:rPr>
              <w:pPrChange w:id="1629" w:author="Mateus Berardo de Souza Terra" w:date="2016-02-08T22:05:00Z">
                <w:pPr>
                  <w:pStyle w:val="NormalWeb"/>
                  <w:spacing w:before="0" w:beforeAutospacing="0" w:after="160" w:afterAutospacing="0"/>
                  <w:jc w:val="center"/>
                </w:pPr>
              </w:pPrChange>
            </w:pPr>
            <w:ins w:id="1630" w:author="Mateus Berardo de Souza Terra" w:date="2016-02-08T22:13:00Z">
              <w:r>
                <w:rPr>
                  <w:color w:val="303030"/>
                  <w:sz w:val="16"/>
                  <w:szCs w:val="16"/>
                </w:rPr>
                <w:t>)</w:t>
              </w:r>
            </w:ins>
          </w:p>
        </w:tc>
        <w:tc>
          <w:tcPr>
            <w:tcW w:w="1558" w:type="dxa"/>
            <w:tcPrChange w:id="1631"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32" w:author="Mateus Berardo de Souza Terra" w:date="2016-02-08T20:04:00Z"/>
                <w:color w:val="303030"/>
                <w:sz w:val="16"/>
                <w:szCs w:val="16"/>
                <w:rPrChange w:id="1633" w:author="Mateus Berardo de Souza Terra" w:date="2016-02-08T22:05:00Z">
                  <w:rPr>
                    <w:ins w:id="1634" w:author="Mateus Berardo de Souza Terra" w:date="2016-02-08T20:04:00Z"/>
                    <w:color w:val="303030"/>
                  </w:rPr>
                </w:rPrChange>
              </w:rPr>
              <w:pPrChange w:id="1635" w:author="Mateus Berardo de Souza Terra" w:date="2016-02-08T22:05:00Z">
                <w:pPr>
                  <w:pStyle w:val="NormalWeb"/>
                  <w:spacing w:before="0" w:beforeAutospacing="0" w:after="160" w:afterAutospacing="0"/>
                  <w:jc w:val="center"/>
                </w:pPr>
              </w:pPrChange>
            </w:pPr>
            <w:ins w:id="1636" w:author="Mateus Berardo de Souza Terra" w:date="2016-02-08T22:09:00Z">
              <w:r>
                <w:rPr>
                  <w:color w:val="303030"/>
                  <w:sz w:val="16"/>
                  <w:szCs w:val="16"/>
                </w:rPr>
                <w:t>73</w:t>
              </w:r>
            </w:ins>
          </w:p>
        </w:tc>
        <w:tc>
          <w:tcPr>
            <w:tcW w:w="1558" w:type="dxa"/>
            <w:tcPrChange w:id="1637"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38" w:author="Mateus Berardo de Souza Terra" w:date="2016-02-08T20:04:00Z"/>
                <w:color w:val="303030"/>
                <w:sz w:val="16"/>
                <w:szCs w:val="16"/>
                <w:rPrChange w:id="1639" w:author="Mateus Berardo de Souza Terra" w:date="2016-02-08T22:05:00Z">
                  <w:rPr>
                    <w:ins w:id="1640" w:author="Mateus Berardo de Souza Terra" w:date="2016-02-08T20:04:00Z"/>
                    <w:color w:val="303030"/>
                  </w:rPr>
                </w:rPrChange>
              </w:rPr>
              <w:pPrChange w:id="1641" w:author="Mateus Berardo de Souza Terra" w:date="2016-02-08T22:05:00Z">
                <w:pPr>
                  <w:pStyle w:val="NormalWeb"/>
                  <w:spacing w:before="0" w:beforeAutospacing="0" w:after="160" w:afterAutospacing="0"/>
                  <w:jc w:val="center"/>
                </w:pPr>
              </w:pPrChange>
            </w:pPr>
            <w:ins w:id="1642" w:author="Mateus Berardo de Souza Terra" w:date="2016-02-08T22:10:00Z">
              <w:r>
                <w:rPr>
                  <w:color w:val="303030"/>
                  <w:sz w:val="16"/>
                  <w:szCs w:val="16"/>
                </w:rPr>
                <w:t>I</w:t>
              </w:r>
            </w:ins>
          </w:p>
        </w:tc>
        <w:tc>
          <w:tcPr>
            <w:tcW w:w="1559" w:type="dxa"/>
            <w:tcPrChange w:id="1643"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44" w:author="Mateus Berardo de Souza Terra" w:date="2016-02-08T20:04:00Z"/>
                <w:color w:val="303030"/>
                <w:sz w:val="16"/>
                <w:szCs w:val="16"/>
                <w:rPrChange w:id="1645" w:author="Mateus Berardo de Souza Terra" w:date="2016-02-08T22:05:00Z">
                  <w:rPr>
                    <w:ins w:id="1646" w:author="Mateus Berardo de Souza Terra" w:date="2016-02-08T20:04:00Z"/>
                    <w:color w:val="303030"/>
                  </w:rPr>
                </w:rPrChange>
              </w:rPr>
              <w:pPrChange w:id="1647" w:author="Mateus Berardo de Souza Terra" w:date="2016-02-08T22:05:00Z">
                <w:pPr>
                  <w:pStyle w:val="NormalWeb"/>
                  <w:spacing w:before="0" w:beforeAutospacing="0" w:after="160" w:afterAutospacing="0"/>
                  <w:jc w:val="center"/>
                </w:pPr>
              </w:pPrChange>
            </w:pPr>
            <w:ins w:id="1648" w:author="Mateus Berardo de Souza Terra" w:date="2016-02-08T22:09:00Z">
              <w:r>
                <w:rPr>
                  <w:color w:val="303030"/>
                  <w:sz w:val="16"/>
                  <w:szCs w:val="16"/>
                </w:rPr>
                <w:t>105</w:t>
              </w:r>
            </w:ins>
          </w:p>
        </w:tc>
        <w:tc>
          <w:tcPr>
            <w:tcW w:w="1559" w:type="dxa"/>
            <w:tcPrChange w:id="1649"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50" w:author="Mateus Berardo de Souza Terra" w:date="2016-02-08T20:04:00Z"/>
                <w:color w:val="303030"/>
                <w:sz w:val="16"/>
                <w:szCs w:val="16"/>
                <w:rPrChange w:id="1651" w:author="Mateus Berardo de Souza Terra" w:date="2016-02-08T22:05:00Z">
                  <w:rPr>
                    <w:ins w:id="1652" w:author="Mateus Berardo de Souza Terra" w:date="2016-02-08T20:04:00Z"/>
                    <w:color w:val="303030"/>
                  </w:rPr>
                </w:rPrChange>
              </w:rPr>
              <w:pPrChange w:id="1653" w:author="Mateus Berardo de Souza Terra" w:date="2016-02-08T22:05:00Z">
                <w:pPr>
                  <w:pStyle w:val="NormalWeb"/>
                  <w:spacing w:before="0" w:beforeAutospacing="0" w:after="160" w:afterAutospacing="0"/>
                  <w:jc w:val="center"/>
                </w:pPr>
              </w:pPrChange>
            </w:pPr>
            <w:ins w:id="1654" w:author="Mateus Berardo de Souza Terra" w:date="2016-02-08T22:11:00Z">
              <w:r>
                <w:rPr>
                  <w:color w:val="303030"/>
                  <w:sz w:val="16"/>
                  <w:szCs w:val="16"/>
                </w:rPr>
                <w:t>i</w:t>
              </w:r>
            </w:ins>
          </w:p>
        </w:tc>
      </w:tr>
      <w:tr w:rsidR="00BA6212" w:rsidRPr="00A76C84" w14:paraId="03DF4CA2" w14:textId="77777777" w:rsidTr="00A76C84">
        <w:trPr>
          <w:trHeight w:val="20"/>
          <w:ins w:id="1655" w:author="Mateus Berardo de Souza Terra" w:date="2016-02-08T20:04:00Z"/>
        </w:trPr>
        <w:tc>
          <w:tcPr>
            <w:tcW w:w="1558" w:type="dxa"/>
            <w:tcPrChange w:id="1656"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57" w:author="Mateus Berardo de Souza Terra" w:date="2016-02-08T20:04:00Z"/>
                <w:color w:val="303030"/>
                <w:sz w:val="16"/>
                <w:szCs w:val="16"/>
                <w:rPrChange w:id="1658" w:author="Mateus Berardo de Souza Terra" w:date="2016-02-08T22:05:00Z">
                  <w:rPr>
                    <w:ins w:id="1659" w:author="Mateus Berardo de Souza Terra" w:date="2016-02-08T20:04:00Z"/>
                    <w:color w:val="303030"/>
                  </w:rPr>
                </w:rPrChange>
              </w:rPr>
              <w:pPrChange w:id="1660" w:author="Mateus Berardo de Souza Terra" w:date="2016-02-08T22:05:00Z">
                <w:pPr>
                  <w:pStyle w:val="NormalWeb"/>
                  <w:spacing w:before="0" w:beforeAutospacing="0" w:after="160" w:afterAutospacing="0"/>
                  <w:jc w:val="center"/>
                </w:pPr>
              </w:pPrChange>
            </w:pPr>
            <w:ins w:id="1661" w:author="Mateus Berardo de Souza Terra" w:date="2016-02-08T20:05:00Z">
              <w:r w:rsidRPr="00A76C84">
                <w:rPr>
                  <w:color w:val="303030"/>
                  <w:sz w:val="16"/>
                  <w:szCs w:val="16"/>
                  <w:rPrChange w:id="1662" w:author="Mateus Berardo de Souza Terra" w:date="2016-02-08T22:05:00Z">
                    <w:rPr>
                      <w:color w:val="303030"/>
                    </w:rPr>
                  </w:rPrChange>
                </w:rPr>
                <w:t>42</w:t>
              </w:r>
            </w:ins>
          </w:p>
        </w:tc>
        <w:tc>
          <w:tcPr>
            <w:tcW w:w="1558" w:type="dxa"/>
            <w:tcPrChange w:id="1663"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64" w:author="Mateus Berardo de Souza Terra" w:date="2016-02-08T20:04:00Z"/>
                <w:color w:val="303030"/>
                <w:sz w:val="16"/>
                <w:szCs w:val="16"/>
                <w:rPrChange w:id="1665" w:author="Mateus Berardo de Souza Terra" w:date="2016-02-08T22:05:00Z">
                  <w:rPr>
                    <w:ins w:id="1666" w:author="Mateus Berardo de Souza Terra" w:date="2016-02-08T20:04:00Z"/>
                    <w:color w:val="303030"/>
                  </w:rPr>
                </w:rPrChange>
              </w:rPr>
              <w:pPrChange w:id="1667" w:author="Mateus Berardo de Souza Terra" w:date="2016-02-08T22:05:00Z">
                <w:pPr>
                  <w:pStyle w:val="NormalWeb"/>
                  <w:spacing w:before="0" w:beforeAutospacing="0" w:after="160" w:afterAutospacing="0"/>
                  <w:jc w:val="center"/>
                </w:pPr>
              </w:pPrChange>
            </w:pPr>
            <w:ins w:id="1668" w:author="Mateus Berardo de Souza Terra" w:date="2016-02-08T22:13:00Z">
              <w:r>
                <w:rPr>
                  <w:color w:val="303030"/>
                  <w:sz w:val="16"/>
                  <w:szCs w:val="16"/>
                </w:rPr>
                <w:t>*</w:t>
              </w:r>
            </w:ins>
          </w:p>
        </w:tc>
        <w:tc>
          <w:tcPr>
            <w:tcW w:w="1558" w:type="dxa"/>
            <w:tcPrChange w:id="1669"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70" w:author="Mateus Berardo de Souza Terra" w:date="2016-02-08T20:04:00Z"/>
                <w:color w:val="303030"/>
                <w:sz w:val="16"/>
                <w:szCs w:val="16"/>
                <w:rPrChange w:id="1671" w:author="Mateus Berardo de Souza Terra" w:date="2016-02-08T22:05:00Z">
                  <w:rPr>
                    <w:ins w:id="1672" w:author="Mateus Berardo de Souza Terra" w:date="2016-02-08T20:04:00Z"/>
                    <w:color w:val="303030"/>
                  </w:rPr>
                </w:rPrChange>
              </w:rPr>
              <w:pPrChange w:id="1673" w:author="Mateus Berardo de Souza Terra" w:date="2016-02-08T22:05:00Z">
                <w:pPr>
                  <w:pStyle w:val="NormalWeb"/>
                  <w:spacing w:before="0" w:beforeAutospacing="0" w:after="160" w:afterAutospacing="0"/>
                  <w:jc w:val="center"/>
                </w:pPr>
              </w:pPrChange>
            </w:pPr>
            <w:ins w:id="1674" w:author="Mateus Berardo de Souza Terra" w:date="2016-02-08T22:09:00Z">
              <w:r>
                <w:rPr>
                  <w:color w:val="303030"/>
                  <w:sz w:val="16"/>
                  <w:szCs w:val="16"/>
                </w:rPr>
                <w:t>74</w:t>
              </w:r>
            </w:ins>
          </w:p>
        </w:tc>
        <w:tc>
          <w:tcPr>
            <w:tcW w:w="1558" w:type="dxa"/>
            <w:tcPrChange w:id="1675"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76" w:author="Mateus Berardo de Souza Terra" w:date="2016-02-08T20:04:00Z"/>
                <w:color w:val="303030"/>
                <w:sz w:val="16"/>
                <w:szCs w:val="16"/>
                <w:rPrChange w:id="1677" w:author="Mateus Berardo de Souza Terra" w:date="2016-02-08T22:05:00Z">
                  <w:rPr>
                    <w:ins w:id="1678" w:author="Mateus Berardo de Souza Terra" w:date="2016-02-08T20:04:00Z"/>
                    <w:color w:val="303030"/>
                  </w:rPr>
                </w:rPrChange>
              </w:rPr>
              <w:pPrChange w:id="1679" w:author="Mateus Berardo de Souza Terra" w:date="2016-02-08T22:05:00Z">
                <w:pPr>
                  <w:pStyle w:val="NormalWeb"/>
                  <w:spacing w:before="0" w:beforeAutospacing="0" w:after="160" w:afterAutospacing="0"/>
                  <w:jc w:val="center"/>
                </w:pPr>
              </w:pPrChange>
            </w:pPr>
            <w:ins w:id="1680" w:author="Mateus Berardo de Souza Terra" w:date="2016-02-08T22:10:00Z">
              <w:r>
                <w:rPr>
                  <w:color w:val="303030"/>
                  <w:sz w:val="16"/>
                  <w:szCs w:val="16"/>
                </w:rPr>
                <w:t>J</w:t>
              </w:r>
            </w:ins>
          </w:p>
        </w:tc>
        <w:tc>
          <w:tcPr>
            <w:tcW w:w="1559" w:type="dxa"/>
            <w:tcPrChange w:id="1681"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682" w:author="Mateus Berardo de Souza Terra" w:date="2016-02-08T20:04:00Z"/>
                <w:color w:val="303030"/>
                <w:sz w:val="16"/>
                <w:szCs w:val="16"/>
                <w:u w:val="single"/>
                <w:rPrChange w:id="1683" w:author="Mateus Berardo de Souza Terra" w:date="2016-02-08T22:08:00Z">
                  <w:rPr>
                    <w:ins w:id="1684" w:author="Mateus Berardo de Souza Terra" w:date="2016-02-08T20:04:00Z"/>
                    <w:color w:val="303030"/>
                  </w:rPr>
                </w:rPrChange>
              </w:rPr>
              <w:pPrChange w:id="1685" w:author="Mateus Berardo de Souza Terra" w:date="2016-02-08T22:05:00Z">
                <w:pPr>
                  <w:pStyle w:val="NormalWeb"/>
                  <w:spacing w:before="0" w:beforeAutospacing="0" w:after="160" w:afterAutospacing="0"/>
                  <w:jc w:val="center"/>
                </w:pPr>
              </w:pPrChange>
            </w:pPr>
            <w:ins w:id="1686" w:author="Mateus Berardo de Souza Terra" w:date="2016-02-08T22:09:00Z">
              <w:r>
                <w:rPr>
                  <w:color w:val="303030"/>
                  <w:sz w:val="16"/>
                  <w:szCs w:val="16"/>
                </w:rPr>
                <w:t>106</w:t>
              </w:r>
            </w:ins>
          </w:p>
        </w:tc>
        <w:tc>
          <w:tcPr>
            <w:tcW w:w="1559" w:type="dxa"/>
            <w:tcPrChange w:id="1687"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688" w:author="Mateus Berardo de Souza Terra" w:date="2016-02-08T20:04:00Z"/>
                <w:color w:val="303030"/>
                <w:sz w:val="16"/>
                <w:szCs w:val="16"/>
                <w:rPrChange w:id="1689" w:author="Mateus Berardo de Souza Terra" w:date="2016-02-08T22:05:00Z">
                  <w:rPr>
                    <w:ins w:id="1690" w:author="Mateus Berardo de Souza Terra" w:date="2016-02-08T20:04:00Z"/>
                    <w:color w:val="303030"/>
                  </w:rPr>
                </w:rPrChange>
              </w:rPr>
              <w:pPrChange w:id="1691" w:author="Mateus Berardo de Souza Terra" w:date="2016-02-08T22:05:00Z">
                <w:pPr>
                  <w:pStyle w:val="NormalWeb"/>
                  <w:spacing w:before="0" w:beforeAutospacing="0" w:after="160" w:afterAutospacing="0"/>
                  <w:jc w:val="center"/>
                </w:pPr>
              </w:pPrChange>
            </w:pPr>
            <w:ins w:id="1692" w:author="Mateus Berardo de Souza Terra" w:date="2016-02-08T22:11:00Z">
              <w:r>
                <w:rPr>
                  <w:color w:val="303030"/>
                  <w:sz w:val="16"/>
                  <w:szCs w:val="16"/>
                </w:rPr>
                <w:t>j</w:t>
              </w:r>
            </w:ins>
          </w:p>
        </w:tc>
      </w:tr>
      <w:tr w:rsidR="00BA6212" w:rsidRPr="00A76C84" w14:paraId="363FA9CD" w14:textId="77777777" w:rsidTr="00A76C84">
        <w:trPr>
          <w:trHeight w:val="20"/>
          <w:ins w:id="1693" w:author="Mateus Berardo de Souza Terra" w:date="2016-02-08T20:04:00Z"/>
        </w:trPr>
        <w:tc>
          <w:tcPr>
            <w:tcW w:w="1558" w:type="dxa"/>
            <w:tcPrChange w:id="1694"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695" w:author="Mateus Berardo de Souza Terra" w:date="2016-02-08T20:04:00Z"/>
                <w:color w:val="303030"/>
                <w:sz w:val="16"/>
                <w:szCs w:val="16"/>
                <w:rPrChange w:id="1696" w:author="Mateus Berardo de Souza Terra" w:date="2016-02-08T22:05:00Z">
                  <w:rPr>
                    <w:ins w:id="1697" w:author="Mateus Berardo de Souza Terra" w:date="2016-02-08T20:04:00Z"/>
                    <w:color w:val="303030"/>
                  </w:rPr>
                </w:rPrChange>
              </w:rPr>
              <w:pPrChange w:id="1698" w:author="Mateus Berardo de Souza Terra" w:date="2016-02-08T22:05:00Z">
                <w:pPr>
                  <w:pStyle w:val="NormalWeb"/>
                  <w:spacing w:before="0" w:beforeAutospacing="0" w:after="160" w:afterAutospacing="0"/>
                  <w:jc w:val="center"/>
                </w:pPr>
              </w:pPrChange>
            </w:pPr>
            <w:ins w:id="1699" w:author="Mateus Berardo de Souza Terra" w:date="2016-02-08T20:05:00Z">
              <w:r w:rsidRPr="00A76C84">
                <w:rPr>
                  <w:color w:val="303030"/>
                  <w:sz w:val="16"/>
                  <w:szCs w:val="16"/>
                  <w:rPrChange w:id="1700" w:author="Mateus Berardo de Souza Terra" w:date="2016-02-08T22:05:00Z">
                    <w:rPr>
                      <w:color w:val="303030"/>
                    </w:rPr>
                  </w:rPrChange>
                </w:rPr>
                <w:t>43</w:t>
              </w:r>
            </w:ins>
          </w:p>
        </w:tc>
        <w:tc>
          <w:tcPr>
            <w:tcW w:w="1558" w:type="dxa"/>
            <w:tcPrChange w:id="1701"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02" w:author="Mateus Berardo de Souza Terra" w:date="2016-02-08T20:04:00Z"/>
                <w:color w:val="303030"/>
                <w:sz w:val="16"/>
                <w:szCs w:val="16"/>
                <w:rPrChange w:id="1703" w:author="Mateus Berardo de Souza Terra" w:date="2016-02-08T22:05:00Z">
                  <w:rPr>
                    <w:ins w:id="1704" w:author="Mateus Berardo de Souza Terra" w:date="2016-02-08T20:04:00Z"/>
                    <w:color w:val="303030"/>
                  </w:rPr>
                </w:rPrChange>
              </w:rPr>
              <w:pPrChange w:id="1705" w:author="Mateus Berardo de Souza Terra" w:date="2016-02-08T22:05:00Z">
                <w:pPr>
                  <w:pStyle w:val="NormalWeb"/>
                  <w:spacing w:before="0" w:beforeAutospacing="0" w:after="160" w:afterAutospacing="0"/>
                  <w:jc w:val="center"/>
                </w:pPr>
              </w:pPrChange>
            </w:pPr>
            <w:ins w:id="1706" w:author="Mateus Berardo de Souza Terra" w:date="2016-02-08T22:13:00Z">
              <w:r>
                <w:rPr>
                  <w:color w:val="303030"/>
                  <w:sz w:val="16"/>
                  <w:szCs w:val="16"/>
                </w:rPr>
                <w:t>+</w:t>
              </w:r>
            </w:ins>
          </w:p>
        </w:tc>
        <w:tc>
          <w:tcPr>
            <w:tcW w:w="1558" w:type="dxa"/>
            <w:tcPrChange w:id="1707"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08" w:author="Mateus Berardo de Souza Terra" w:date="2016-02-08T20:04:00Z"/>
                <w:color w:val="303030"/>
                <w:sz w:val="16"/>
                <w:szCs w:val="16"/>
                <w:rPrChange w:id="1709" w:author="Mateus Berardo de Souza Terra" w:date="2016-02-08T22:05:00Z">
                  <w:rPr>
                    <w:ins w:id="1710" w:author="Mateus Berardo de Souza Terra" w:date="2016-02-08T20:04:00Z"/>
                    <w:color w:val="303030"/>
                  </w:rPr>
                </w:rPrChange>
              </w:rPr>
              <w:pPrChange w:id="1711" w:author="Mateus Berardo de Souza Terra" w:date="2016-02-08T22:05:00Z">
                <w:pPr>
                  <w:pStyle w:val="NormalWeb"/>
                  <w:spacing w:before="0" w:beforeAutospacing="0" w:after="160" w:afterAutospacing="0"/>
                  <w:jc w:val="center"/>
                </w:pPr>
              </w:pPrChange>
            </w:pPr>
            <w:ins w:id="1712" w:author="Mateus Berardo de Souza Terra" w:date="2016-02-08T22:09:00Z">
              <w:r>
                <w:rPr>
                  <w:color w:val="303030"/>
                  <w:sz w:val="16"/>
                  <w:szCs w:val="16"/>
                </w:rPr>
                <w:t>75</w:t>
              </w:r>
            </w:ins>
          </w:p>
        </w:tc>
        <w:tc>
          <w:tcPr>
            <w:tcW w:w="1558" w:type="dxa"/>
            <w:tcPrChange w:id="1713"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14" w:author="Mateus Berardo de Souza Terra" w:date="2016-02-08T20:04:00Z"/>
                <w:color w:val="303030"/>
                <w:sz w:val="16"/>
                <w:szCs w:val="16"/>
                <w:rPrChange w:id="1715" w:author="Mateus Berardo de Souza Terra" w:date="2016-02-08T22:05:00Z">
                  <w:rPr>
                    <w:ins w:id="1716" w:author="Mateus Berardo de Souza Terra" w:date="2016-02-08T20:04:00Z"/>
                    <w:color w:val="303030"/>
                  </w:rPr>
                </w:rPrChange>
              </w:rPr>
              <w:pPrChange w:id="1717" w:author="Mateus Berardo de Souza Terra" w:date="2016-02-08T22:05:00Z">
                <w:pPr>
                  <w:pStyle w:val="NormalWeb"/>
                  <w:spacing w:before="0" w:beforeAutospacing="0" w:after="160" w:afterAutospacing="0"/>
                  <w:jc w:val="center"/>
                </w:pPr>
              </w:pPrChange>
            </w:pPr>
            <w:ins w:id="1718" w:author="Mateus Berardo de Souza Terra" w:date="2016-02-08T22:10:00Z">
              <w:r>
                <w:rPr>
                  <w:color w:val="303030"/>
                  <w:sz w:val="16"/>
                  <w:szCs w:val="16"/>
                </w:rPr>
                <w:t>K</w:t>
              </w:r>
            </w:ins>
          </w:p>
        </w:tc>
        <w:tc>
          <w:tcPr>
            <w:tcW w:w="1559" w:type="dxa"/>
            <w:tcPrChange w:id="1719"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20" w:author="Mateus Berardo de Souza Terra" w:date="2016-02-08T20:04:00Z"/>
                <w:color w:val="303030"/>
                <w:sz w:val="16"/>
                <w:szCs w:val="16"/>
                <w:rPrChange w:id="1721" w:author="Mateus Berardo de Souza Terra" w:date="2016-02-08T22:05:00Z">
                  <w:rPr>
                    <w:ins w:id="1722" w:author="Mateus Berardo de Souza Terra" w:date="2016-02-08T20:04:00Z"/>
                    <w:color w:val="303030"/>
                  </w:rPr>
                </w:rPrChange>
              </w:rPr>
              <w:pPrChange w:id="1723" w:author="Mateus Berardo de Souza Terra" w:date="2016-02-08T22:05:00Z">
                <w:pPr>
                  <w:pStyle w:val="NormalWeb"/>
                  <w:spacing w:before="0" w:beforeAutospacing="0" w:after="160" w:afterAutospacing="0"/>
                  <w:jc w:val="center"/>
                </w:pPr>
              </w:pPrChange>
            </w:pPr>
            <w:ins w:id="1724" w:author="Mateus Berardo de Souza Terra" w:date="2016-02-08T22:09:00Z">
              <w:r>
                <w:rPr>
                  <w:color w:val="303030"/>
                  <w:sz w:val="16"/>
                  <w:szCs w:val="16"/>
                </w:rPr>
                <w:t>107</w:t>
              </w:r>
            </w:ins>
          </w:p>
        </w:tc>
        <w:tc>
          <w:tcPr>
            <w:tcW w:w="1559" w:type="dxa"/>
            <w:tcPrChange w:id="1725"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26" w:author="Mateus Berardo de Souza Terra" w:date="2016-02-08T20:04:00Z"/>
                <w:color w:val="303030"/>
                <w:sz w:val="16"/>
                <w:szCs w:val="16"/>
                <w:rPrChange w:id="1727" w:author="Mateus Berardo de Souza Terra" w:date="2016-02-08T22:05:00Z">
                  <w:rPr>
                    <w:ins w:id="1728" w:author="Mateus Berardo de Souza Terra" w:date="2016-02-08T20:04:00Z"/>
                    <w:color w:val="303030"/>
                  </w:rPr>
                </w:rPrChange>
              </w:rPr>
              <w:pPrChange w:id="1729" w:author="Mateus Berardo de Souza Terra" w:date="2016-02-08T22:05:00Z">
                <w:pPr>
                  <w:pStyle w:val="NormalWeb"/>
                  <w:spacing w:before="0" w:beforeAutospacing="0" w:after="160" w:afterAutospacing="0"/>
                  <w:jc w:val="center"/>
                </w:pPr>
              </w:pPrChange>
            </w:pPr>
            <w:ins w:id="1730" w:author="Mateus Berardo de Souza Terra" w:date="2016-02-08T22:11:00Z">
              <w:r>
                <w:rPr>
                  <w:color w:val="303030"/>
                  <w:sz w:val="16"/>
                  <w:szCs w:val="16"/>
                </w:rPr>
                <w:t>k</w:t>
              </w:r>
            </w:ins>
          </w:p>
        </w:tc>
      </w:tr>
      <w:tr w:rsidR="00BA6212" w:rsidRPr="00A76C84" w14:paraId="41540D49" w14:textId="77777777" w:rsidTr="00A76C84">
        <w:trPr>
          <w:trHeight w:val="20"/>
          <w:ins w:id="1731" w:author="Mateus Berardo de Souza Terra" w:date="2016-02-08T20:04:00Z"/>
        </w:trPr>
        <w:tc>
          <w:tcPr>
            <w:tcW w:w="1558" w:type="dxa"/>
            <w:tcPrChange w:id="1732"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33" w:author="Mateus Berardo de Souza Terra" w:date="2016-02-08T20:04:00Z"/>
                <w:color w:val="303030"/>
                <w:sz w:val="16"/>
                <w:szCs w:val="16"/>
                <w:rPrChange w:id="1734" w:author="Mateus Berardo de Souza Terra" w:date="2016-02-08T22:05:00Z">
                  <w:rPr>
                    <w:ins w:id="1735" w:author="Mateus Berardo de Souza Terra" w:date="2016-02-08T20:04:00Z"/>
                    <w:color w:val="303030"/>
                  </w:rPr>
                </w:rPrChange>
              </w:rPr>
              <w:pPrChange w:id="1736" w:author="Mateus Berardo de Souza Terra" w:date="2016-02-08T22:05:00Z">
                <w:pPr>
                  <w:pStyle w:val="NormalWeb"/>
                  <w:spacing w:before="0" w:beforeAutospacing="0" w:after="160" w:afterAutospacing="0"/>
                  <w:jc w:val="center"/>
                </w:pPr>
              </w:pPrChange>
            </w:pPr>
            <w:ins w:id="1737" w:author="Mateus Berardo de Souza Terra" w:date="2016-02-08T20:05:00Z">
              <w:r w:rsidRPr="00A76C84">
                <w:rPr>
                  <w:color w:val="303030"/>
                  <w:sz w:val="16"/>
                  <w:szCs w:val="16"/>
                  <w:rPrChange w:id="1738" w:author="Mateus Berardo de Souza Terra" w:date="2016-02-08T22:05:00Z">
                    <w:rPr>
                      <w:color w:val="303030"/>
                    </w:rPr>
                  </w:rPrChange>
                </w:rPr>
                <w:t>44</w:t>
              </w:r>
            </w:ins>
          </w:p>
        </w:tc>
        <w:tc>
          <w:tcPr>
            <w:tcW w:w="1558" w:type="dxa"/>
            <w:tcPrChange w:id="1739"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40" w:author="Mateus Berardo de Souza Terra" w:date="2016-02-08T20:04:00Z"/>
                <w:color w:val="303030"/>
                <w:sz w:val="16"/>
                <w:szCs w:val="16"/>
                <w:rPrChange w:id="1741" w:author="Mateus Berardo de Souza Terra" w:date="2016-02-08T22:05:00Z">
                  <w:rPr>
                    <w:ins w:id="1742" w:author="Mateus Berardo de Souza Terra" w:date="2016-02-08T20:04:00Z"/>
                    <w:color w:val="303030"/>
                  </w:rPr>
                </w:rPrChange>
              </w:rPr>
              <w:pPrChange w:id="1743" w:author="Mateus Berardo de Souza Terra" w:date="2016-02-08T22:05:00Z">
                <w:pPr>
                  <w:pStyle w:val="NormalWeb"/>
                  <w:spacing w:before="0" w:beforeAutospacing="0" w:after="160" w:afterAutospacing="0"/>
                  <w:jc w:val="center"/>
                </w:pPr>
              </w:pPrChange>
            </w:pPr>
            <w:ins w:id="1744" w:author="Mateus Berardo de Souza Terra" w:date="2016-02-08T22:13:00Z">
              <w:r>
                <w:rPr>
                  <w:color w:val="303030"/>
                  <w:sz w:val="16"/>
                  <w:szCs w:val="16"/>
                </w:rPr>
                <w:t>,</w:t>
              </w:r>
            </w:ins>
          </w:p>
        </w:tc>
        <w:tc>
          <w:tcPr>
            <w:tcW w:w="1558" w:type="dxa"/>
            <w:tcPrChange w:id="1745"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46" w:author="Mateus Berardo de Souza Terra" w:date="2016-02-08T20:04:00Z"/>
                <w:color w:val="303030"/>
                <w:sz w:val="16"/>
                <w:szCs w:val="16"/>
                <w:rPrChange w:id="1747" w:author="Mateus Berardo de Souza Terra" w:date="2016-02-08T22:05:00Z">
                  <w:rPr>
                    <w:ins w:id="1748" w:author="Mateus Berardo de Souza Terra" w:date="2016-02-08T20:04:00Z"/>
                    <w:color w:val="303030"/>
                  </w:rPr>
                </w:rPrChange>
              </w:rPr>
              <w:pPrChange w:id="1749" w:author="Mateus Berardo de Souza Terra" w:date="2016-02-08T22:05:00Z">
                <w:pPr>
                  <w:pStyle w:val="NormalWeb"/>
                  <w:spacing w:before="0" w:beforeAutospacing="0" w:after="160" w:afterAutospacing="0"/>
                  <w:jc w:val="center"/>
                </w:pPr>
              </w:pPrChange>
            </w:pPr>
            <w:ins w:id="1750" w:author="Mateus Berardo de Souza Terra" w:date="2016-02-08T22:09:00Z">
              <w:r>
                <w:rPr>
                  <w:color w:val="303030"/>
                  <w:sz w:val="16"/>
                  <w:szCs w:val="16"/>
                </w:rPr>
                <w:t>76</w:t>
              </w:r>
            </w:ins>
          </w:p>
        </w:tc>
        <w:tc>
          <w:tcPr>
            <w:tcW w:w="1558" w:type="dxa"/>
            <w:tcPrChange w:id="1751"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52" w:author="Mateus Berardo de Souza Terra" w:date="2016-02-08T20:04:00Z"/>
                <w:color w:val="303030"/>
                <w:sz w:val="16"/>
                <w:szCs w:val="16"/>
                <w:rPrChange w:id="1753" w:author="Mateus Berardo de Souza Terra" w:date="2016-02-08T22:05:00Z">
                  <w:rPr>
                    <w:ins w:id="1754" w:author="Mateus Berardo de Souza Terra" w:date="2016-02-08T20:04:00Z"/>
                    <w:color w:val="303030"/>
                  </w:rPr>
                </w:rPrChange>
              </w:rPr>
              <w:pPrChange w:id="1755" w:author="Mateus Berardo de Souza Terra" w:date="2016-02-08T22:05:00Z">
                <w:pPr>
                  <w:pStyle w:val="NormalWeb"/>
                  <w:spacing w:before="0" w:beforeAutospacing="0" w:after="160" w:afterAutospacing="0"/>
                  <w:jc w:val="center"/>
                </w:pPr>
              </w:pPrChange>
            </w:pPr>
            <w:ins w:id="1756" w:author="Mateus Berardo de Souza Terra" w:date="2016-02-08T22:10:00Z">
              <w:r>
                <w:rPr>
                  <w:color w:val="303030"/>
                  <w:sz w:val="16"/>
                  <w:szCs w:val="16"/>
                </w:rPr>
                <w:t>L</w:t>
              </w:r>
            </w:ins>
          </w:p>
        </w:tc>
        <w:tc>
          <w:tcPr>
            <w:tcW w:w="1559" w:type="dxa"/>
            <w:tcPrChange w:id="1757"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58" w:author="Mateus Berardo de Souza Terra" w:date="2016-02-08T20:04:00Z"/>
                <w:color w:val="303030"/>
                <w:sz w:val="16"/>
                <w:szCs w:val="16"/>
                <w:rPrChange w:id="1759" w:author="Mateus Berardo de Souza Terra" w:date="2016-02-08T22:05:00Z">
                  <w:rPr>
                    <w:ins w:id="1760" w:author="Mateus Berardo de Souza Terra" w:date="2016-02-08T20:04:00Z"/>
                    <w:color w:val="303030"/>
                  </w:rPr>
                </w:rPrChange>
              </w:rPr>
              <w:pPrChange w:id="1761" w:author="Mateus Berardo de Souza Terra" w:date="2016-02-08T22:05:00Z">
                <w:pPr>
                  <w:pStyle w:val="NormalWeb"/>
                  <w:spacing w:before="0" w:beforeAutospacing="0" w:after="160" w:afterAutospacing="0"/>
                  <w:jc w:val="center"/>
                </w:pPr>
              </w:pPrChange>
            </w:pPr>
            <w:ins w:id="1762" w:author="Mateus Berardo de Souza Terra" w:date="2016-02-08T22:09:00Z">
              <w:r>
                <w:rPr>
                  <w:color w:val="303030"/>
                  <w:sz w:val="16"/>
                  <w:szCs w:val="16"/>
                </w:rPr>
                <w:t>108</w:t>
              </w:r>
            </w:ins>
          </w:p>
        </w:tc>
        <w:tc>
          <w:tcPr>
            <w:tcW w:w="1559" w:type="dxa"/>
            <w:tcPrChange w:id="1763"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64" w:author="Mateus Berardo de Souza Terra" w:date="2016-02-08T20:04:00Z"/>
                <w:color w:val="303030"/>
                <w:sz w:val="16"/>
                <w:szCs w:val="16"/>
                <w:rPrChange w:id="1765" w:author="Mateus Berardo de Souza Terra" w:date="2016-02-08T22:05:00Z">
                  <w:rPr>
                    <w:ins w:id="1766" w:author="Mateus Berardo de Souza Terra" w:date="2016-02-08T20:04:00Z"/>
                    <w:color w:val="303030"/>
                  </w:rPr>
                </w:rPrChange>
              </w:rPr>
              <w:pPrChange w:id="1767" w:author="Mateus Berardo de Souza Terra" w:date="2016-02-08T22:05:00Z">
                <w:pPr>
                  <w:pStyle w:val="NormalWeb"/>
                  <w:spacing w:before="0" w:beforeAutospacing="0" w:after="160" w:afterAutospacing="0"/>
                  <w:jc w:val="center"/>
                </w:pPr>
              </w:pPrChange>
            </w:pPr>
            <w:ins w:id="1768" w:author="Mateus Berardo de Souza Terra" w:date="2016-02-08T22:11:00Z">
              <w:r>
                <w:rPr>
                  <w:color w:val="303030"/>
                  <w:sz w:val="16"/>
                  <w:szCs w:val="16"/>
                </w:rPr>
                <w:t>l</w:t>
              </w:r>
            </w:ins>
          </w:p>
        </w:tc>
      </w:tr>
      <w:tr w:rsidR="00BA6212" w:rsidRPr="00A76C84" w14:paraId="5D61B851" w14:textId="77777777" w:rsidTr="00A76C84">
        <w:trPr>
          <w:trHeight w:val="20"/>
          <w:ins w:id="1769" w:author="Mateus Berardo de Souza Terra" w:date="2016-02-08T20:04:00Z"/>
        </w:trPr>
        <w:tc>
          <w:tcPr>
            <w:tcW w:w="1558" w:type="dxa"/>
            <w:tcPrChange w:id="1770"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71" w:author="Mateus Berardo de Souza Terra" w:date="2016-02-08T20:04:00Z"/>
                <w:color w:val="303030"/>
                <w:sz w:val="16"/>
                <w:szCs w:val="16"/>
                <w:rPrChange w:id="1772" w:author="Mateus Berardo de Souza Terra" w:date="2016-02-08T22:05:00Z">
                  <w:rPr>
                    <w:ins w:id="1773" w:author="Mateus Berardo de Souza Terra" w:date="2016-02-08T20:04:00Z"/>
                    <w:color w:val="303030"/>
                  </w:rPr>
                </w:rPrChange>
              </w:rPr>
              <w:pPrChange w:id="1774" w:author="Mateus Berardo de Souza Terra" w:date="2016-02-08T22:05:00Z">
                <w:pPr>
                  <w:pStyle w:val="NormalWeb"/>
                  <w:spacing w:before="0" w:beforeAutospacing="0" w:after="160" w:afterAutospacing="0"/>
                  <w:jc w:val="center"/>
                </w:pPr>
              </w:pPrChange>
            </w:pPr>
            <w:ins w:id="1775" w:author="Mateus Berardo de Souza Terra" w:date="2016-02-08T20:05:00Z">
              <w:r w:rsidRPr="00A76C84">
                <w:rPr>
                  <w:color w:val="303030"/>
                  <w:sz w:val="16"/>
                  <w:szCs w:val="16"/>
                  <w:rPrChange w:id="1776" w:author="Mateus Berardo de Souza Terra" w:date="2016-02-08T22:05:00Z">
                    <w:rPr>
                      <w:color w:val="303030"/>
                    </w:rPr>
                  </w:rPrChange>
                </w:rPr>
                <w:t>45</w:t>
              </w:r>
            </w:ins>
          </w:p>
        </w:tc>
        <w:tc>
          <w:tcPr>
            <w:tcW w:w="1558" w:type="dxa"/>
            <w:tcPrChange w:id="1777"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78" w:author="Mateus Berardo de Souza Terra" w:date="2016-02-08T20:04:00Z"/>
                <w:color w:val="303030"/>
                <w:sz w:val="16"/>
                <w:szCs w:val="16"/>
                <w:rPrChange w:id="1779" w:author="Mateus Berardo de Souza Terra" w:date="2016-02-08T22:05:00Z">
                  <w:rPr>
                    <w:ins w:id="1780" w:author="Mateus Berardo de Souza Terra" w:date="2016-02-08T20:04:00Z"/>
                    <w:color w:val="303030"/>
                  </w:rPr>
                </w:rPrChange>
              </w:rPr>
              <w:pPrChange w:id="1781" w:author="Mateus Berardo de Souza Terra" w:date="2016-02-08T22:05:00Z">
                <w:pPr>
                  <w:pStyle w:val="NormalWeb"/>
                  <w:spacing w:before="0" w:beforeAutospacing="0" w:after="160" w:afterAutospacing="0"/>
                  <w:jc w:val="center"/>
                </w:pPr>
              </w:pPrChange>
            </w:pPr>
            <w:ins w:id="1782" w:author="Mateus Berardo de Souza Terra" w:date="2016-02-08T22:13:00Z">
              <w:r>
                <w:rPr>
                  <w:color w:val="303030"/>
                  <w:sz w:val="16"/>
                  <w:szCs w:val="16"/>
                </w:rPr>
                <w:t>-</w:t>
              </w:r>
            </w:ins>
          </w:p>
        </w:tc>
        <w:tc>
          <w:tcPr>
            <w:tcW w:w="1558" w:type="dxa"/>
            <w:tcPrChange w:id="1783"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784" w:author="Mateus Berardo de Souza Terra" w:date="2016-02-08T20:04:00Z"/>
                <w:color w:val="303030"/>
                <w:sz w:val="16"/>
                <w:szCs w:val="16"/>
                <w:rPrChange w:id="1785" w:author="Mateus Berardo de Souza Terra" w:date="2016-02-08T22:05:00Z">
                  <w:rPr>
                    <w:ins w:id="1786" w:author="Mateus Berardo de Souza Terra" w:date="2016-02-08T20:04:00Z"/>
                    <w:color w:val="303030"/>
                  </w:rPr>
                </w:rPrChange>
              </w:rPr>
              <w:pPrChange w:id="1787" w:author="Mateus Berardo de Souza Terra" w:date="2016-02-08T22:05:00Z">
                <w:pPr>
                  <w:pStyle w:val="NormalWeb"/>
                  <w:spacing w:before="0" w:beforeAutospacing="0" w:after="160" w:afterAutospacing="0"/>
                  <w:jc w:val="center"/>
                </w:pPr>
              </w:pPrChange>
            </w:pPr>
            <w:ins w:id="1788" w:author="Mateus Berardo de Souza Terra" w:date="2016-02-08T22:09:00Z">
              <w:r>
                <w:rPr>
                  <w:color w:val="303030"/>
                  <w:sz w:val="16"/>
                  <w:szCs w:val="16"/>
                </w:rPr>
                <w:t>77</w:t>
              </w:r>
            </w:ins>
          </w:p>
        </w:tc>
        <w:tc>
          <w:tcPr>
            <w:tcW w:w="1558" w:type="dxa"/>
            <w:tcPrChange w:id="1789"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790" w:author="Mateus Berardo de Souza Terra" w:date="2016-02-08T20:04:00Z"/>
                <w:color w:val="303030"/>
                <w:sz w:val="16"/>
                <w:szCs w:val="16"/>
                <w:rPrChange w:id="1791" w:author="Mateus Berardo de Souza Terra" w:date="2016-02-08T22:05:00Z">
                  <w:rPr>
                    <w:ins w:id="1792" w:author="Mateus Berardo de Souza Terra" w:date="2016-02-08T20:04:00Z"/>
                    <w:color w:val="303030"/>
                  </w:rPr>
                </w:rPrChange>
              </w:rPr>
              <w:pPrChange w:id="1793" w:author="Mateus Berardo de Souza Terra" w:date="2016-02-08T22:05:00Z">
                <w:pPr>
                  <w:pStyle w:val="NormalWeb"/>
                  <w:spacing w:before="0" w:beforeAutospacing="0" w:after="160" w:afterAutospacing="0"/>
                  <w:jc w:val="center"/>
                </w:pPr>
              </w:pPrChange>
            </w:pPr>
            <w:ins w:id="1794" w:author="Mateus Berardo de Souza Terra" w:date="2016-02-08T22:10:00Z">
              <w:r>
                <w:rPr>
                  <w:color w:val="303030"/>
                  <w:sz w:val="16"/>
                  <w:szCs w:val="16"/>
                </w:rPr>
                <w:t>M</w:t>
              </w:r>
            </w:ins>
          </w:p>
        </w:tc>
        <w:tc>
          <w:tcPr>
            <w:tcW w:w="1559" w:type="dxa"/>
            <w:tcPrChange w:id="1795"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796" w:author="Mateus Berardo de Souza Terra" w:date="2016-02-08T20:04:00Z"/>
                <w:color w:val="303030"/>
                <w:sz w:val="16"/>
                <w:szCs w:val="16"/>
                <w:rPrChange w:id="1797" w:author="Mateus Berardo de Souza Terra" w:date="2016-02-08T22:05:00Z">
                  <w:rPr>
                    <w:ins w:id="1798" w:author="Mateus Berardo de Souza Terra" w:date="2016-02-08T20:04:00Z"/>
                    <w:color w:val="303030"/>
                  </w:rPr>
                </w:rPrChange>
              </w:rPr>
              <w:pPrChange w:id="1799" w:author="Mateus Berardo de Souza Terra" w:date="2016-02-08T22:05:00Z">
                <w:pPr>
                  <w:pStyle w:val="NormalWeb"/>
                  <w:spacing w:before="0" w:beforeAutospacing="0" w:after="160" w:afterAutospacing="0"/>
                  <w:jc w:val="center"/>
                </w:pPr>
              </w:pPrChange>
            </w:pPr>
            <w:ins w:id="1800" w:author="Mateus Berardo de Souza Terra" w:date="2016-02-08T22:09:00Z">
              <w:r>
                <w:rPr>
                  <w:color w:val="303030"/>
                  <w:sz w:val="16"/>
                  <w:szCs w:val="16"/>
                </w:rPr>
                <w:t>109</w:t>
              </w:r>
            </w:ins>
          </w:p>
        </w:tc>
        <w:tc>
          <w:tcPr>
            <w:tcW w:w="1559" w:type="dxa"/>
            <w:tcPrChange w:id="1801"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02" w:author="Mateus Berardo de Souza Terra" w:date="2016-02-08T20:04:00Z"/>
                <w:color w:val="303030"/>
                <w:sz w:val="16"/>
                <w:szCs w:val="16"/>
                <w:rPrChange w:id="1803" w:author="Mateus Berardo de Souza Terra" w:date="2016-02-08T22:05:00Z">
                  <w:rPr>
                    <w:ins w:id="1804" w:author="Mateus Berardo de Souza Terra" w:date="2016-02-08T20:04:00Z"/>
                    <w:color w:val="303030"/>
                  </w:rPr>
                </w:rPrChange>
              </w:rPr>
              <w:pPrChange w:id="1805" w:author="Mateus Berardo de Souza Terra" w:date="2016-02-08T22:05:00Z">
                <w:pPr>
                  <w:pStyle w:val="NormalWeb"/>
                  <w:spacing w:before="0" w:beforeAutospacing="0" w:after="160" w:afterAutospacing="0"/>
                  <w:jc w:val="center"/>
                </w:pPr>
              </w:pPrChange>
            </w:pPr>
            <w:ins w:id="1806" w:author="Mateus Berardo de Souza Terra" w:date="2016-02-08T22:11:00Z">
              <w:r>
                <w:rPr>
                  <w:color w:val="303030"/>
                  <w:sz w:val="16"/>
                  <w:szCs w:val="16"/>
                </w:rPr>
                <w:t>m</w:t>
              </w:r>
            </w:ins>
          </w:p>
        </w:tc>
      </w:tr>
      <w:tr w:rsidR="00BA6212" w:rsidRPr="00A76C84" w14:paraId="5699DACE" w14:textId="77777777" w:rsidTr="00A76C84">
        <w:trPr>
          <w:trHeight w:val="20"/>
          <w:ins w:id="1807" w:author="Mateus Berardo de Souza Terra" w:date="2016-02-08T20:04:00Z"/>
        </w:trPr>
        <w:tc>
          <w:tcPr>
            <w:tcW w:w="1558" w:type="dxa"/>
            <w:tcPrChange w:id="1808"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09" w:author="Mateus Berardo de Souza Terra" w:date="2016-02-08T20:04:00Z"/>
                <w:color w:val="303030"/>
                <w:sz w:val="16"/>
                <w:szCs w:val="16"/>
                <w:rPrChange w:id="1810" w:author="Mateus Berardo de Souza Terra" w:date="2016-02-08T22:05:00Z">
                  <w:rPr>
                    <w:ins w:id="1811" w:author="Mateus Berardo de Souza Terra" w:date="2016-02-08T20:04:00Z"/>
                    <w:color w:val="303030"/>
                  </w:rPr>
                </w:rPrChange>
              </w:rPr>
              <w:pPrChange w:id="1812" w:author="Mateus Berardo de Souza Terra" w:date="2016-02-08T22:05:00Z">
                <w:pPr>
                  <w:pStyle w:val="NormalWeb"/>
                  <w:spacing w:before="0" w:beforeAutospacing="0" w:after="160" w:afterAutospacing="0"/>
                  <w:jc w:val="center"/>
                </w:pPr>
              </w:pPrChange>
            </w:pPr>
            <w:ins w:id="1813" w:author="Mateus Berardo de Souza Terra" w:date="2016-02-08T20:05:00Z">
              <w:r w:rsidRPr="00A76C84">
                <w:rPr>
                  <w:color w:val="303030"/>
                  <w:sz w:val="16"/>
                  <w:szCs w:val="16"/>
                  <w:rPrChange w:id="1814" w:author="Mateus Berardo de Souza Terra" w:date="2016-02-08T22:05:00Z">
                    <w:rPr>
                      <w:color w:val="303030"/>
                    </w:rPr>
                  </w:rPrChange>
                </w:rPr>
                <w:t>46</w:t>
              </w:r>
            </w:ins>
          </w:p>
        </w:tc>
        <w:tc>
          <w:tcPr>
            <w:tcW w:w="1558" w:type="dxa"/>
            <w:tcPrChange w:id="1815"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16" w:author="Mateus Berardo de Souza Terra" w:date="2016-02-08T20:04:00Z"/>
                <w:color w:val="303030"/>
                <w:sz w:val="16"/>
                <w:szCs w:val="16"/>
                <w:rPrChange w:id="1817" w:author="Mateus Berardo de Souza Terra" w:date="2016-02-08T22:05:00Z">
                  <w:rPr>
                    <w:ins w:id="1818" w:author="Mateus Berardo de Souza Terra" w:date="2016-02-08T20:04:00Z"/>
                    <w:color w:val="303030"/>
                  </w:rPr>
                </w:rPrChange>
              </w:rPr>
              <w:pPrChange w:id="1819" w:author="Mateus Berardo de Souza Terra" w:date="2016-02-08T22:05:00Z">
                <w:pPr>
                  <w:pStyle w:val="NormalWeb"/>
                  <w:spacing w:before="0" w:beforeAutospacing="0" w:after="160" w:afterAutospacing="0"/>
                  <w:jc w:val="center"/>
                </w:pPr>
              </w:pPrChange>
            </w:pPr>
            <w:ins w:id="1820" w:author="Mateus Berardo de Souza Terra" w:date="2016-02-08T22:13:00Z">
              <w:r>
                <w:rPr>
                  <w:color w:val="303030"/>
                  <w:sz w:val="16"/>
                  <w:szCs w:val="16"/>
                </w:rPr>
                <w:t>.</w:t>
              </w:r>
            </w:ins>
          </w:p>
        </w:tc>
        <w:tc>
          <w:tcPr>
            <w:tcW w:w="1558" w:type="dxa"/>
            <w:tcPrChange w:id="1821"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22" w:author="Mateus Berardo de Souza Terra" w:date="2016-02-08T20:04:00Z"/>
                <w:color w:val="303030"/>
                <w:sz w:val="16"/>
                <w:szCs w:val="16"/>
                <w:rPrChange w:id="1823" w:author="Mateus Berardo de Souza Terra" w:date="2016-02-08T22:05:00Z">
                  <w:rPr>
                    <w:ins w:id="1824" w:author="Mateus Berardo de Souza Terra" w:date="2016-02-08T20:04:00Z"/>
                    <w:color w:val="303030"/>
                  </w:rPr>
                </w:rPrChange>
              </w:rPr>
              <w:pPrChange w:id="1825" w:author="Mateus Berardo de Souza Terra" w:date="2016-02-08T22:05:00Z">
                <w:pPr>
                  <w:pStyle w:val="NormalWeb"/>
                  <w:spacing w:before="0" w:beforeAutospacing="0" w:after="160" w:afterAutospacing="0"/>
                  <w:jc w:val="center"/>
                </w:pPr>
              </w:pPrChange>
            </w:pPr>
            <w:ins w:id="1826" w:author="Mateus Berardo de Souza Terra" w:date="2016-02-08T22:09:00Z">
              <w:r>
                <w:rPr>
                  <w:color w:val="303030"/>
                  <w:sz w:val="16"/>
                  <w:szCs w:val="16"/>
                </w:rPr>
                <w:t>78</w:t>
              </w:r>
            </w:ins>
          </w:p>
        </w:tc>
        <w:tc>
          <w:tcPr>
            <w:tcW w:w="1558" w:type="dxa"/>
            <w:tcPrChange w:id="1827"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28" w:author="Mateus Berardo de Souza Terra" w:date="2016-02-08T20:04:00Z"/>
                <w:color w:val="303030"/>
                <w:sz w:val="16"/>
                <w:szCs w:val="16"/>
                <w:rPrChange w:id="1829" w:author="Mateus Berardo de Souza Terra" w:date="2016-02-08T22:05:00Z">
                  <w:rPr>
                    <w:ins w:id="1830" w:author="Mateus Berardo de Souza Terra" w:date="2016-02-08T20:04:00Z"/>
                    <w:color w:val="303030"/>
                  </w:rPr>
                </w:rPrChange>
              </w:rPr>
              <w:pPrChange w:id="1831" w:author="Mateus Berardo de Souza Terra" w:date="2016-02-08T22:05:00Z">
                <w:pPr>
                  <w:pStyle w:val="NormalWeb"/>
                  <w:spacing w:before="0" w:beforeAutospacing="0" w:after="160" w:afterAutospacing="0"/>
                  <w:jc w:val="center"/>
                </w:pPr>
              </w:pPrChange>
            </w:pPr>
            <w:ins w:id="1832" w:author="Mateus Berardo de Souza Terra" w:date="2016-02-08T22:10:00Z">
              <w:r>
                <w:rPr>
                  <w:color w:val="303030"/>
                  <w:sz w:val="16"/>
                  <w:szCs w:val="16"/>
                </w:rPr>
                <w:t>N</w:t>
              </w:r>
            </w:ins>
          </w:p>
        </w:tc>
        <w:tc>
          <w:tcPr>
            <w:tcW w:w="1559" w:type="dxa"/>
            <w:tcPrChange w:id="1833"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34" w:author="Mateus Berardo de Souza Terra" w:date="2016-02-08T20:04:00Z"/>
                <w:color w:val="303030"/>
                <w:sz w:val="16"/>
                <w:szCs w:val="16"/>
                <w:rPrChange w:id="1835" w:author="Mateus Berardo de Souza Terra" w:date="2016-02-08T22:05:00Z">
                  <w:rPr>
                    <w:ins w:id="1836" w:author="Mateus Berardo de Souza Terra" w:date="2016-02-08T20:04:00Z"/>
                    <w:color w:val="303030"/>
                  </w:rPr>
                </w:rPrChange>
              </w:rPr>
              <w:pPrChange w:id="1837" w:author="Mateus Berardo de Souza Terra" w:date="2016-02-08T22:05:00Z">
                <w:pPr>
                  <w:pStyle w:val="NormalWeb"/>
                  <w:spacing w:before="0" w:beforeAutospacing="0" w:after="160" w:afterAutospacing="0"/>
                  <w:jc w:val="center"/>
                </w:pPr>
              </w:pPrChange>
            </w:pPr>
            <w:ins w:id="1838" w:author="Mateus Berardo de Souza Terra" w:date="2016-02-08T22:09:00Z">
              <w:r>
                <w:rPr>
                  <w:color w:val="303030"/>
                  <w:sz w:val="16"/>
                  <w:szCs w:val="16"/>
                </w:rPr>
                <w:t>110</w:t>
              </w:r>
            </w:ins>
          </w:p>
        </w:tc>
        <w:tc>
          <w:tcPr>
            <w:tcW w:w="1559" w:type="dxa"/>
            <w:tcPrChange w:id="1839"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40" w:author="Mateus Berardo de Souza Terra" w:date="2016-02-08T20:04:00Z"/>
                <w:color w:val="303030"/>
                <w:sz w:val="16"/>
                <w:szCs w:val="16"/>
                <w:rPrChange w:id="1841" w:author="Mateus Berardo de Souza Terra" w:date="2016-02-08T22:05:00Z">
                  <w:rPr>
                    <w:ins w:id="1842" w:author="Mateus Berardo de Souza Terra" w:date="2016-02-08T20:04:00Z"/>
                    <w:color w:val="303030"/>
                  </w:rPr>
                </w:rPrChange>
              </w:rPr>
              <w:pPrChange w:id="1843" w:author="Mateus Berardo de Souza Terra" w:date="2016-02-08T22:05:00Z">
                <w:pPr>
                  <w:pStyle w:val="NormalWeb"/>
                  <w:spacing w:before="0" w:beforeAutospacing="0" w:after="160" w:afterAutospacing="0"/>
                  <w:jc w:val="center"/>
                </w:pPr>
              </w:pPrChange>
            </w:pPr>
            <w:ins w:id="1844" w:author="Mateus Berardo de Souza Terra" w:date="2016-02-08T22:11:00Z">
              <w:r>
                <w:rPr>
                  <w:color w:val="303030"/>
                  <w:sz w:val="16"/>
                  <w:szCs w:val="16"/>
                </w:rPr>
                <w:t>n</w:t>
              </w:r>
            </w:ins>
          </w:p>
        </w:tc>
      </w:tr>
      <w:tr w:rsidR="00BA6212" w:rsidRPr="00A76C84" w14:paraId="00FF0903" w14:textId="77777777" w:rsidTr="00A76C84">
        <w:trPr>
          <w:trHeight w:val="20"/>
          <w:ins w:id="1845" w:author="Mateus Berardo de Souza Terra" w:date="2016-02-08T20:04:00Z"/>
        </w:trPr>
        <w:tc>
          <w:tcPr>
            <w:tcW w:w="1558" w:type="dxa"/>
            <w:tcPrChange w:id="1846"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47" w:author="Mateus Berardo de Souza Terra" w:date="2016-02-08T20:04:00Z"/>
                <w:color w:val="303030"/>
                <w:sz w:val="16"/>
                <w:szCs w:val="16"/>
                <w:rPrChange w:id="1848" w:author="Mateus Berardo de Souza Terra" w:date="2016-02-08T22:05:00Z">
                  <w:rPr>
                    <w:ins w:id="1849" w:author="Mateus Berardo de Souza Terra" w:date="2016-02-08T20:04:00Z"/>
                    <w:color w:val="303030"/>
                  </w:rPr>
                </w:rPrChange>
              </w:rPr>
              <w:pPrChange w:id="1850" w:author="Mateus Berardo de Souza Terra" w:date="2016-02-08T22:05:00Z">
                <w:pPr>
                  <w:pStyle w:val="NormalWeb"/>
                  <w:spacing w:before="0" w:beforeAutospacing="0" w:after="160" w:afterAutospacing="0"/>
                  <w:jc w:val="center"/>
                </w:pPr>
              </w:pPrChange>
            </w:pPr>
            <w:ins w:id="1851" w:author="Mateus Berardo de Souza Terra" w:date="2016-02-08T20:05:00Z">
              <w:r w:rsidRPr="00A76C84">
                <w:rPr>
                  <w:color w:val="303030"/>
                  <w:sz w:val="16"/>
                  <w:szCs w:val="16"/>
                  <w:rPrChange w:id="1852" w:author="Mateus Berardo de Souza Terra" w:date="2016-02-08T22:05:00Z">
                    <w:rPr>
                      <w:color w:val="303030"/>
                    </w:rPr>
                  </w:rPrChange>
                </w:rPr>
                <w:t>47</w:t>
              </w:r>
            </w:ins>
          </w:p>
        </w:tc>
        <w:tc>
          <w:tcPr>
            <w:tcW w:w="1558" w:type="dxa"/>
            <w:tcPrChange w:id="1853"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54" w:author="Mateus Berardo de Souza Terra" w:date="2016-02-08T20:04:00Z"/>
                <w:color w:val="303030"/>
                <w:sz w:val="16"/>
                <w:szCs w:val="16"/>
                <w:rPrChange w:id="1855" w:author="Mateus Berardo de Souza Terra" w:date="2016-02-08T22:05:00Z">
                  <w:rPr>
                    <w:ins w:id="1856" w:author="Mateus Berardo de Souza Terra" w:date="2016-02-08T20:04:00Z"/>
                    <w:color w:val="303030"/>
                  </w:rPr>
                </w:rPrChange>
              </w:rPr>
              <w:pPrChange w:id="1857" w:author="Mateus Berardo de Souza Terra" w:date="2016-02-08T22:05:00Z">
                <w:pPr>
                  <w:pStyle w:val="NormalWeb"/>
                  <w:spacing w:before="0" w:beforeAutospacing="0" w:after="160" w:afterAutospacing="0"/>
                  <w:jc w:val="center"/>
                </w:pPr>
              </w:pPrChange>
            </w:pPr>
            <w:ins w:id="1858" w:author="Mateus Berardo de Souza Terra" w:date="2016-02-08T22:13:00Z">
              <w:r>
                <w:rPr>
                  <w:color w:val="303030"/>
                  <w:sz w:val="16"/>
                  <w:szCs w:val="16"/>
                </w:rPr>
                <w:t>/</w:t>
              </w:r>
            </w:ins>
          </w:p>
        </w:tc>
        <w:tc>
          <w:tcPr>
            <w:tcW w:w="1558" w:type="dxa"/>
            <w:tcPrChange w:id="1859"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60" w:author="Mateus Berardo de Souza Terra" w:date="2016-02-08T20:04:00Z"/>
                <w:color w:val="303030"/>
                <w:sz w:val="16"/>
                <w:szCs w:val="16"/>
                <w:rPrChange w:id="1861" w:author="Mateus Berardo de Souza Terra" w:date="2016-02-08T22:05:00Z">
                  <w:rPr>
                    <w:ins w:id="1862" w:author="Mateus Berardo de Souza Terra" w:date="2016-02-08T20:04:00Z"/>
                    <w:color w:val="303030"/>
                  </w:rPr>
                </w:rPrChange>
              </w:rPr>
              <w:pPrChange w:id="1863" w:author="Mateus Berardo de Souza Terra" w:date="2016-02-08T22:05:00Z">
                <w:pPr>
                  <w:pStyle w:val="NormalWeb"/>
                  <w:spacing w:before="0" w:beforeAutospacing="0" w:after="160" w:afterAutospacing="0"/>
                  <w:jc w:val="center"/>
                </w:pPr>
              </w:pPrChange>
            </w:pPr>
            <w:ins w:id="1864" w:author="Mateus Berardo de Souza Terra" w:date="2016-02-08T22:09:00Z">
              <w:r>
                <w:rPr>
                  <w:color w:val="303030"/>
                  <w:sz w:val="16"/>
                  <w:szCs w:val="16"/>
                </w:rPr>
                <w:t>79</w:t>
              </w:r>
            </w:ins>
          </w:p>
        </w:tc>
        <w:tc>
          <w:tcPr>
            <w:tcW w:w="1558" w:type="dxa"/>
            <w:tcPrChange w:id="1865"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66" w:author="Mateus Berardo de Souza Terra" w:date="2016-02-08T20:04:00Z"/>
                <w:color w:val="303030"/>
                <w:sz w:val="16"/>
                <w:szCs w:val="16"/>
                <w:rPrChange w:id="1867" w:author="Mateus Berardo de Souza Terra" w:date="2016-02-08T22:05:00Z">
                  <w:rPr>
                    <w:ins w:id="1868" w:author="Mateus Berardo de Souza Terra" w:date="2016-02-08T20:04:00Z"/>
                    <w:color w:val="303030"/>
                  </w:rPr>
                </w:rPrChange>
              </w:rPr>
              <w:pPrChange w:id="1869" w:author="Mateus Berardo de Souza Terra" w:date="2016-02-08T22:05:00Z">
                <w:pPr>
                  <w:pStyle w:val="NormalWeb"/>
                  <w:spacing w:before="0" w:beforeAutospacing="0" w:after="160" w:afterAutospacing="0"/>
                  <w:jc w:val="center"/>
                </w:pPr>
              </w:pPrChange>
            </w:pPr>
            <w:ins w:id="1870" w:author="Mateus Berardo de Souza Terra" w:date="2016-02-08T22:10:00Z">
              <w:r>
                <w:rPr>
                  <w:color w:val="303030"/>
                  <w:sz w:val="16"/>
                  <w:szCs w:val="16"/>
                </w:rPr>
                <w:t>O</w:t>
              </w:r>
            </w:ins>
          </w:p>
        </w:tc>
        <w:tc>
          <w:tcPr>
            <w:tcW w:w="1559" w:type="dxa"/>
            <w:tcPrChange w:id="1871"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72" w:author="Mateus Berardo de Souza Terra" w:date="2016-02-08T20:04:00Z"/>
                <w:color w:val="303030"/>
                <w:sz w:val="16"/>
                <w:szCs w:val="16"/>
                <w:rPrChange w:id="1873" w:author="Mateus Berardo de Souza Terra" w:date="2016-02-08T22:05:00Z">
                  <w:rPr>
                    <w:ins w:id="1874" w:author="Mateus Berardo de Souza Terra" w:date="2016-02-08T20:04:00Z"/>
                    <w:color w:val="303030"/>
                  </w:rPr>
                </w:rPrChange>
              </w:rPr>
              <w:pPrChange w:id="1875" w:author="Mateus Berardo de Souza Terra" w:date="2016-02-08T22:05:00Z">
                <w:pPr>
                  <w:pStyle w:val="NormalWeb"/>
                  <w:spacing w:before="0" w:beforeAutospacing="0" w:after="160" w:afterAutospacing="0"/>
                  <w:jc w:val="center"/>
                </w:pPr>
              </w:pPrChange>
            </w:pPr>
            <w:ins w:id="1876" w:author="Mateus Berardo de Souza Terra" w:date="2016-02-08T22:09:00Z">
              <w:r>
                <w:rPr>
                  <w:color w:val="303030"/>
                  <w:sz w:val="16"/>
                  <w:szCs w:val="16"/>
                </w:rPr>
                <w:t>111</w:t>
              </w:r>
            </w:ins>
          </w:p>
        </w:tc>
        <w:tc>
          <w:tcPr>
            <w:tcW w:w="1559" w:type="dxa"/>
            <w:tcPrChange w:id="1877"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78" w:author="Mateus Berardo de Souza Terra" w:date="2016-02-08T20:04:00Z"/>
                <w:color w:val="303030"/>
                <w:sz w:val="16"/>
                <w:szCs w:val="16"/>
                <w:rPrChange w:id="1879" w:author="Mateus Berardo de Souza Terra" w:date="2016-02-08T22:05:00Z">
                  <w:rPr>
                    <w:ins w:id="1880" w:author="Mateus Berardo de Souza Terra" w:date="2016-02-08T20:04:00Z"/>
                    <w:color w:val="303030"/>
                  </w:rPr>
                </w:rPrChange>
              </w:rPr>
              <w:pPrChange w:id="1881" w:author="Mateus Berardo de Souza Terra" w:date="2016-02-08T22:05:00Z">
                <w:pPr>
                  <w:pStyle w:val="NormalWeb"/>
                  <w:spacing w:before="0" w:beforeAutospacing="0" w:after="160" w:afterAutospacing="0"/>
                  <w:jc w:val="center"/>
                </w:pPr>
              </w:pPrChange>
            </w:pPr>
            <w:ins w:id="1882" w:author="Mateus Berardo de Souza Terra" w:date="2016-02-08T22:11:00Z">
              <w:r>
                <w:rPr>
                  <w:color w:val="303030"/>
                  <w:sz w:val="16"/>
                  <w:szCs w:val="16"/>
                </w:rPr>
                <w:t>o</w:t>
              </w:r>
            </w:ins>
          </w:p>
        </w:tc>
      </w:tr>
      <w:tr w:rsidR="00BA6212" w:rsidRPr="00A76C84" w14:paraId="32077213" w14:textId="77777777" w:rsidTr="00A76C84">
        <w:trPr>
          <w:trHeight w:val="20"/>
          <w:ins w:id="1883" w:author="Mateus Berardo de Souza Terra" w:date="2016-02-08T20:04:00Z"/>
        </w:trPr>
        <w:tc>
          <w:tcPr>
            <w:tcW w:w="1558" w:type="dxa"/>
            <w:tcPrChange w:id="1884"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885" w:author="Mateus Berardo de Souza Terra" w:date="2016-02-08T20:04:00Z"/>
                <w:color w:val="303030"/>
                <w:sz w:val="16"/>
                <w:szCs w:val="16"/>
                <w:rPrChange w:id="1886" w:author="Mateus Berardo de Souza Terra" w:date="2016-02-08T22:05:00Z">
                  <w:rPr>
                    <w:ins w:id="1887" w:author="Mateus Berardo de Souza Terra" w:date="2016-02-08T20:04:00Z"/>
                    <w:color w:val="303030"/>
                  </w:rPr>
                </w:rPrChange>
              </w:rPr>
              <w:pPrChange w:id="1888" w:author="Mateus Berardo de Souza Terra" w:date="2016-02-08T22:05:00Z">
                <w:pPr>
                  <w:pStyle w:val="NormalWeb"/>
                  <w:spacing w:before="0" w:beforeAutospacing="0" w:after="160" w:afterAutospacing="0"/>
                  <w:jc w:val="center"/>
                </w:pPr>
              </w:pPrChange>
            </w:pPr>
            <w:ins w:id="1889" w:author="Mateus Berardo de Souza Terra" w:date="2016-02-08T20:05:00Z">
              <w:r w:rsidRPr="00A76C84">
                <w:rPr>
                  <w:color w:val="303030"/>
                  <w:sz w:val="16"/>
                  <w:szCs w:val="16"/>
                  <w:rPrChange w:id="1890" w:author="Mateus Berardo de Souza Terra" w:date="2016-02-08T22:05:00Z">
                    <w:rPr>
                      <w:color w:val="303030"/>
                    </w:rPr>
                  </w:rPrChange>
                </w:rPr>
                <w:t>48</w:t>
              </w:r>
            </w:ins>
          </w:p>
        </w:tc>
        <w:tc>
          <w:tcPr>
            <w:tcW w:w="1558" w:type="dxa"/>
            <w:tcPrChange w:id="1891"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892" w:author="Mateus Berardo de Souza Terra" w:date="2016-02-08T20:04:00Z"/>
                <w:color w:val="303030"/>
                <w:sz w:val="16"/>
                <w:szCs w:val="16"/>
                <w:rPrChange w:id="1893" w:author="Mateus Berardo de Souza Terra" w:date="2016-02-08T22:05:00Z">
                  <w:rPr>
                    <w:ins w:id="1894" w:author="Mateus Berardo de Souza Terra" w:date="2016-02-08T20:04:00Z"/>
                    <w:color w:val="303030"/>
                  </w:rPr>
                </w:rPrChange>
              </w:rPr>
              <w:pPrChange w:id="1895" w:author="Mateus Berardo de Souza Terra" w:date="2016-02-08T22:05:00Z">
                <w:pPr>
                  <w:pStyle w:val="NormalWeb"/>
                  <w:spacing w:before="0" w:beforeAutospacing="0" w:after="160" w:afterAutospacing="0"/>
                  <w:jc w:val="center"/>
                </w:pPr>
              </w:pPrChange>
            </w:pPr>
            <w:ins w:id="1896" w:author="Mateus Berardo de Souza Terra" w:date="2016-02-08T22:13:00Z">
              <w:r>
                <w:rPr>
                  <w:color w:val="303030"/>
                  <w:sz w:val="16"/>
                  <w:szCs w:val="16"/>
                </w:rPr>
                <w:t>0</w:t>
              </w:r>
            </w:ins>
          </w:p>
        </w:tc>
        <w:tc>
          <w:tcPr>
            <w:tcW w:w="1558" w:type="dxa"/>
            <w:tcPrChange w:id="1897"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898" w:author="Mateus Berardo de Souza Terra" w:date="2016-02-08T20:04:00Z"/>
                <w:color w:val="303030"/>
                <w:sz w:val="16"/>
                <w:szCs w:val="16"/>
                <w:rPrChange w:id="1899" w:author="Mateus Berardo de Souza Terra" w:date="2016-02-08T22:05:00Z">
                  <w:rPr>
                    <w:ins w:id="1900" w:author="Mateus Berardo de Souza Terra" w:date="2016-02-08T20:04:00Z"/>
                    <w:color w:val="303030"/>
                  </w:rPr>
                </w:rPrChange>
              </w:rPr>
              <w:pPrChange w:id="1901" w:author="Mateus Berardo de Souza Terra" w:date="2016-02-08T22:05:00Z">
                <w:pPr>
                  <w:pStyle w:val="NormalWeb"/>
                  <w:spacing w:before="0" w:beforeAutospacing="0" w:after="160" w:afterAutospacing="0"/>
                  <w:jc w:val="center"/>
                </w:pPr>
              </w:pPrChange>
            </w:pPr>
            <w:ins w:id="1902" w:author="Mateus Berardo de Souza Terra" w:date="2016-02-08T22:09:00Z">
              <w:r>
                <w:rPr>
                  <w:color w:val="303030"/>
                  <w:sz w:val="16"/>
                  <w:szCs w:val="16"/>
                </w:rPr>
                <w:t>80</w:t>
              </w:r>
            </w:ins>
          </w:p>
        </w:tc>
        <w:tc>
          <w:tcPr>
            <w:tcW w:w="1558" w:type="dxa"/>
            <w:tcPrChange w:id="1903"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04" w:author="Mateus Berardo de Souza Terra" w:date="2016-02-08T20:04:00Z"/>
                <w:color w:val="303030"/>
                <w:sz w:val="16"/>
                <w:szCs w:val="16"/>
                <w:rPrChange w:id="1905" w:author="Mateus Berardo de Souza Terra" w:date="2016-02-08T22:05:00Z">
                  <w:rPr>
                    <w:ins w:id="1906" w:author="Mateus Berardo de Souza Terra" w:date="2016-02-08T20:04:00Z"/>
                    <w:color w:val="303030"/>
                  </w:rPr>
                </w:rPrChange>
              </w:rPr>
              <w:pPrChange w:id="1907" w:author="Mateus Berardo de Souza Terra" w:date="2016-02-08T22:05:00Z">
                <w:pPr>
                  <w:pStyle w:val="NormalWeb"/>
                  <w:spacing w:before="0" w:beforeAutospacing="0" w:after="160" w:afterAutospacing="0"/>
                  <w:jc w:val="center"/>
                </w:pPr>
              </w:pPrChange>
            </w:pPr>
            <w:ins w:id="1908" w:author="Mateus Berardo de Souza Terra" w:date="2016-02-08T22:10:00Z">
              <w:r>
                <w:rPr>
                  <w:color w:val="303030"/>
                  <w:sz w:val="16"/>
                  <w:szCs w:val="16"/>
                </w:rPr>
                <w:t>P</w:t>
              </w:r>
            </w:ins>
          </w:p>
        </w:tc>
        <w:tc>
          <w:tcPr>
            <w:tcW w:w="1559" w:type="dxa"/>
            <w:tcPrChange w:id="1909"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10" w:author="Mateus Berardo de Souza Terra" w:date="2016-02-08T20:04:00Z"/>
                <w:color w:val="303030"/>
                <w:sz w:val="16"/>
                <w:szCs w:val="16"/>
                <w:rPrChange w:id="1911" w:author="Mateus Berardo de Souza Terra" w:date="2016-02-08T22:05:00Z">
                  <w:rPr>
                    <w:ins w:id="1912" w:author="Mateus Berardo de Souza Terra" w:date="2016-02-08T20:04:00Z"/>
                    <w:color w:val="303030"/>
                  </w:rPr>
                </w:rPrChange>
              </w:rPr>
              <w:pPrChange w:id="1913" w:author="Mateus Berardo de Souza Terra" w:date="2016-02-08T22:05:00Z">
                <w:pPr>
                  <w:pStyle w:val="NormalWeb"/>
                  <w:spacing w:before="0" w:beforeAutospacing="0" w:after="160" w:afterAutospacing="0"/>
                  <w:jc w:val="center"/>
                </w:pPr>
              </w:pPrChange>
            </w:pPr>
            <w:ins w:id="1914" w:author="Mateus Berardo de Souza Terra" w:date="2016-02-08T22:09:00Z">
              <w:r>
                <w:rPr>
                  <w:color w:val="303030"/>
                  <w:sz w:val="16"/>
                  <w:szCs w:val="16"/>
                </w:rPr>
                <w:t>112</w:t>
              </w:r>
            </w:ins>
          </w:p>
        </w:tc>
        <w:tc>
          <w:tcPr>
            <w:tcW w:w="1559" w:type="dxa"/>
            <w:tcPrChange w:id="1915"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16" w:author="Mateus Berardo de Souza Terra" w:date="2016-02-08T20:04:00Z"/>
                <w:color w:val="303030"/>
                <w:sz w:val="16"/>
                <w:szCs w:val="16"/>
                <w:rPrChange w:id="1917" w:author="Mateus Berardo de Souza Terra" w:date="2016-02-08T22:05:00Z">
                  <w:rPr>
                    <w:ins w:id="1918" w:author="Mateus Berardo de Souza Terra" w:date="2016-02-08T20:04:00Z"/>
                    <w:color w:val="303030"/>
                  </w:rPr>
                </w:rPrChange>
              </w:rPr>
              <w:pPrChange w:id="1919" w:author="Mateus Berardo de Souza Terra" w:date="2016-02-08T22:05:00Z">
                <w:pPr>
                  <w:pStyle w:val="NormalWeb"/>
                  <w:spacing w:before="0" w:beforeAutospacing="0" w:after="160" w:afterAutospacing="0"/>
                  <w:jc w:val="center"/>
                </w:pPr>
              </w:pPrChange>
            </w:pPr>
            <w:ins w:id="1920" w:author="Mateus Berardo de Souza Terra" w:date="2016-02-08T22:11:00Z">
              <w:r>
                <w:rPr>
                  <w:color w:val="303030"/>
                  <w:sz w:val="16"/>
                  <w:szCs w:val="16"/>
                </w:rPr>
                <w:t>p</w:t>
              </w:r>
            </w:ins>
          </w:p>
        </w:tc>
      </w:tr>
      <w:tr w:rsidR="00BA6212" w:rsidRPr="00A76C84" w14:paraId="1E117F82" w14:textId="77777777" w:rsidTr="00A76C84">
        <w:trPr>
          <w:trHeight w:val="20"/>
          <w:ins w:id="1921" w:author="Mateus Berardo de Souza Terra" w:date="2016-02-08T20:04:00Z"/>
        </w:trPr>
        <w:tc>
          <w:tcPr>
            <w:tcW w:w="1558" w:type="dxa"/>
            <w:tcPrChange w:id="1922"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23" w:author="Mateus Berardo de Souza Terra" w:date="2016-02-08T20:04:00Z"/>
                <w:color w:val="303030"/>
                <w:sz w:val="16"/>
                <w:szCs w:val="16"/>
                <w:rPrChange w:id="1924" w:author="Mateus Berardo de Souza Terra" w:date="2016-02-08T22:05:00Z">
                  <w:rPr>
                    <w:ins w:id="1925" w:author="Mateus Berardo de Souza Terra" w:date="2016-02-08T20:04:00Z"/>
                    <w:color w:val="303030"/>
                  </w:rPr>
                </w:rPrChange>
              </w:rPr>
              <w:pPrChange w:id="1926" w:author="Mateus Berardo de Souza Terra" w:date="2016-02-08T22:05:00Z">
                <w:pPr>
                  <w:pStyle w:val="NormalWeb"/>
                  <w:spacing w:before="0" w:beforeAutospacing="0" w:after="160" w:afterAutospacing="0"/>
                  <w:jc w:val="center"/>
                </w:pPr>
              </w:pPrChange>
            </w:pPr>
            <w:ins w:id="1927" w:author="Mateus Berardo de Souza Terra" w:date="2016-02-08T20:05:00Z">
              <w:r w:rsidRPr="00A76C84">
                <w:rPr>
                  <w:color w:val="303030"/>
                  <w:sz w:val="16"/>
                  <w:szCs w:val="16"/>
                  <w:rPrChange w:id="1928" w:author="Mateus Berardo de Souza Terra" w:date="2016-02-08T22:05:00Z">
                    <w:rPr>
                      <w:color w:val="303030"/>
                    </w:rPr>
                  </w:rPrChange>
                </w:rPr>
                <w:t>49</w:t>
              </w:r>
            </w:ins>
          </w:p>
        </w:tc>
        <w:tc>
          <w:tcPr>
            <w:tcW w:w="1558" w:type="dxa"/>
            <w:tcPrChange w:id="1929"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30" w:author="Mateus Berardo de Souza Terra" w:date="2016-02-08T20:04:00Z"/>
                <w:color w:val="303030"/>
                <w:sz w:val="16"/>
                <w:szCs w:val="16"/>
                <w:rPrChange w:id="1931" w:author="Mateus Berardo de Souza Terra" w:date="2016-02-08T22:05:00Z">
                  <w:rPr>
                    <w:ins w:id="1932" w:author="Mateus Berardo de Souza Terra" w:date="2016-02-08T20:04:00Z"/>
                    <w:color w:val="303030"/>
                  </w:rPr>
                </w:rPrChange>
              </w:rPr>
              <w:pPrChange w:id="1933" w:author="Mateus Berardo de Souza Terra" w:date="2016-02-08T22:05:00Z">
                <w:pPr>
                  <w:pStyle w:val="NormalWeb"/>
                  <w:spacing w:before="0" w:beforeAutospacing="0" w:after="160" w:afterAutospacing="0"/>
                  <w:jc w:val="center"/>
                </w:pPr>
              </w:pPrChange>
            </w:pPr>
            <w:ins w:id="1934" w:author="Mateus Berardo de Souza Terra" w:date="2016-02-08T22:13:00Z">
              <w:r>
                <w:rPr>
                  <w:color w:val="303030"/>
                  <w:sz w:val="16"/>
                  <w:szCs w:val="16"/>
                </w:rPr>
                <w:t>1</w:t>
              </w:r>
            </w:ins>
          </w:p>
        </w:tc>
        <w:tc>
          <w:tcPr>
            <w:tcW w:w="1558" w:type="dxa"/>
            <w:tcPrChange w:id="1935"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36" w:author="Mateus Berardo de Souza Terra" w:date="2016-02-08T20:04:00Z"/>
                <w:color w:val="303030"/>
                <w:sz w:val="16"/>
                <w:szCs w:val="16"/>
                <w:rPrChange w:id="1937" w:author="Mateus Berardo de Souza Terra" w:date="2016-02-08T22:05:00Z">
                  <w:rPr>
                    <w:ins w:id="1938" w:author="Mateus Berardo de Souza Terra" w:date="2016-02-08T20:04:00Z"/>
                    <w:color w:val="303030"/>
                  </w:rPr>
                </w:rPrChange>
              </w:rPr>
              <w:pPrChange w:id="1939" w:author="Mateus Berardo de Souza Terra" w:date="2016-02-08T22:05:00Z">
                <w:pPr>
                  <w:pStyle w:val="NormalWeb"/>
                  <w:spacing w:before="0" w:beforeAutospacing="0" w:after="160" w:afterAutospacing="0"/>
                  <w:jc w:val="center"/>
                </w:pPr>
              </w:pPrChange>
            </w:pPr>
            <w:ins w:id="1940" w:author="Mateus Berardo de Souza Terra" w:date="2016-02-08T22:09:00Z">
              <w:r>
                <w:rPr>
                  <w:color w:val="303030"/>
                  <w:sz w:val="16"/>
                  <w:szCs w:val="16"/>
                </w:rPr>
                <w:t>81</w:t>
              </w:r>
            </w:ins>
          </w:p>
        </w:tc>
        <w:tc>
          <w:tcPr>
            <w:tcW w:w="1558" w:type="dxa"/>
            <w:tcPrChange w:id="1941"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42" w:author="Mateus Berardo de Souza Terra" w:date="2016-02-08T20:04:00Z"/>
                <w:color w:val="303030"/>
                <w:sz w:val="16"/>
                <w:szCs w:val="16"/>
                <w:rPrChange w:id="1943" w:author="Mateus Berardo de Souza Terra" w:date="2016-02-08T22:05:00Z">
                  <w:rPr>
                    <w:ins w:id="1944" w:author="Mateus Berardo de Souza Terra" w:date="2016-02-08T20:04:00Z"/>
                    <w:color w:val="303030"/>
                  </w:rPr>
                </w:rPrChange>
              </w:rPr>
              <w:pPrChange w:id="1945" w:author="Mateus Berardo de Souza Terra" w:date="2016-02-08T22:05:00Z">
                <w:pPr>
                  <w:pStyle w:val="NormalWeb"/>
                  <w:spacing w:before="0" w:beforeAutospacing="0" w:after="160" w:afterAutospacing="0"/>
                  <w:jc w:val="center"/>
                </w:pPr>
              </w:pPrChange>
            </w:pPr>
            <w:ins w:id="1946" w:author="Mateus Berardo de Souza Terra" w:date="2016-02-08T22:10:00Z">
              <w:r>
                <w:rPr>
                  <w:color w:val="303030"/>
                  <w:sz w:val="16"/>
                  <w:szCs w:val="16"/>
                </w:rPr>
                <w:t>Q</w:t>
              </w:r>
            </w:ins>
          </w:p>
        </w:tc>
        <w:tc>
          <w:tcPr>
            <w:tcW w:w="1559" w:type="dxa"/>
            <w:tcPrChange w:id="1947"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48" w:author="Mateus Berardo de Souza Terra" w:date="2016-02-08T20:04:00Z"/>
                <w:color w:val="303030"/>
                <w:sz w:val="16"/>
                <w:szCs w:val="16"/>
                <w:rPrChange w:id="1949" w:author="Mateus Berardo de Souza Terra" w:date="2016-02-08T22:05:00Z">
                  <w:rPr>
                    <w:ins w:id="1950" w:author="Mateus Berardo de Souza Terra" w:date="2016-02-08T20:04:00Z"/>
                    <w:color w:val="303030"/>
                  </w:rPr>
                </w:rPrChange>
              </w:rPr>
              <w:pPrChange w:id="1951" w:author="Mateus Berardo de Souza Terra" w:date="2016-02-08T22:05:00Z">
                <w:pPr>
                  <w:pStyle w:val="NormalWeb"/>
                  <w:spacing w:before="0" w:beforeAutospacing="0" w:after="160" w:afterAutospacing="0"/>
                  <w:jc w:val="center"/>
                </w:pPr>
              </w:pPrChange>
            </w:pPr>
            <w:ins w:id="1952" w:author="Mateus Berardo de Souza Terra" w:date="2016-02-08T22:09:00Z">
              <w:r>
                <w:rPr>
                  <w:color w:val="303030"/>
                  <w:sz w:val="16"/>
                  <w:szCs w:val="16"/>
                </w:rPr>
                <w:t>113</w:t>
              </w:r>
            </w:ins>
          </w:p>
        </w:tc>
        <w:tc>
          <w:tcPr>
            <w:tcW w:w="1559" w:type="dxa"/>
            <w:tcPrChange w:id="1953"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54" w:author="Mateus Berardo de Souza Terra" w:date="2016-02-08T20:04:00Z"/>
                <w:color w:val="303030"/>
                <w:sz w:val="16"/>
                <w:szCs w:val="16"/>
                <w:rPrChange w:id="1955" w:author="Mateus Berardo de Souza Terra" w:date="2016-02-08T22:05:00Z">
                  <w:rPr>
                    <w:ins w:id="1956" w:author="Mateus Berardo de Souza Terra" w:date="2016-02-08T20:04:00Z"/>
                    <w:color w:val="303030"/>
                  </w:rPr>
                </w:rPrChange>
              </w:rPr>
              <w:pPrChange w:id="1957" w:author="Mateus Berardo de Souza Terra" w:date="2016-02-08T22:05:00Z">
                <w:pPr>
                  <w:pStyle w:val="NormalWeb"/>
                  <w:spacing w:before="0" w:beforeAutospacing="0" w:after="160" w:afterAutospacing="0"/>
                  <w:jc w:val="center"/>
                </w:pPr>
              </w:pPrChange>
            </w:pPr>
            <w:ins w:id="1958" w:author="Mateus Berardo de Souza Terra" w:date="2016-02-08T22:11:00Z">
              <w:r>
                <w:rPr>
                  <w:color w:val="303030"/>
                  <w:sz w:val="16"/>
                  <w:szCs w:val="16"/>
                </w:rPr>
                <w:t>q</w:t>
              </w:r>
            </w:ins>
          </w:p>
        </w:tc>
      </w:tr>
      <w:tr w:rsidR="00BA6212" w:rsidRPr="00A76C84" w14:paraId="496E90E1" w14:textId="77777777" w:rsidTr="00A76C84">
        <w:trPr>
          <w:trHeight w:val="20"/>
          <w:ins w:id="1959" w:author="Mateus Berardo de Souza Terra" w:date="2016-02-08T20:04:00Z"/>
        </w:trPr>
        <w:tc>
          <w:tcPr>
            <w:tcW w:w="1558" w:type="dxa"/>
            <w:tcPrChange w:id="1960"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61" w:author="Mateus Berardo de Souza Terra" w:date="2016-02-08T20:04:00Z"/>
                <w:color w:val="303030"/>
                <w:sz w:val="16"/>
                <w:szCs w:val="16"/>
                <w:rPrChange w:id="1962" w:author="Mateus Berardo de Souza Terra" w:date="2016-02-08T22:05:00Z">
                  <w:rPr>
                    <w:ins w:id="1963" w:author="Mateus Berardo de Souza Terra" w:date="2016-02-08T20:04:00Z"/>
                    <w:color w:val="303030"/>
                  </w:rPr>
                </w:rPrChange>
              </w:rPr>
              <w:pPrChange w:id="1964" w:author="Mateus Berardo de Souza Terra" w:date="2016-02-08T22:05:00Z">
                <w:pPr>
                  <w:pStyle w:val="NormalWeb"/>
                  <w:spacing w:before="0" w:beforeAutospacing="0" w:after="160" w:afterAutospacing="0"/>
                  <w:jc w:val="center"/>
                </w:pPr>
              </w:pPrChange>
            </w:pPr>
            <w:ins w:id="1965" w:author="Mateus Berardo de Souza Terra" w:date="2016-02-08T20:05:00Z">
              <w:r w:rsidRPr="00A76C84">
                <w:rPr>
                  <w:color w:val="303030"/>
                  <w:sz w:val="16"/>
                  <w:szCs w:val="16"/>
                  <w:rPrChange w:id="1966" w:author="Mateus Berardo de Souza Terra" w:date="2016-02-08T22:05:00Z">
                    <w:rPr>
                      <w:color w:val="303030"/>
                    </w:rPr>
                  </w:rPrChange>
                </w:rPr>
                <w:t>50</w:t>
              </w:r>
            </w:ins>
          </w:p>
        </w:tc>
        <w:tc>
          <w:tcPr>
            <w:tcW w:w="1558" w:type="dxa"/>
            <w:tcPrChange w:id="1967"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68" w:author="Mateus Berardo de Souza Terra" w:date="2016-02-08T20:04:00Z"/>
                <w:color w:val="303030"/>
                <w:sz w:val="16"/>
                <w:szCs w:val="16"/>
                <w:rPrChange w:id="1969" w:author="Mateus Berardo de Souza Terra" w:date="2016-02-08T22:05:00Z">
                  <w:rPr>
                    <w:ins w:id="1970" w:author="Mateus Berardo de Souza Terra" w:date="2016-02-08T20:04:00Z"/>
                    <w:color w:val="303030"/>
                  </w:rPr>
                </w:rPrChange>
              </w:rPr>
              <w:pPrChange w:id="1971" w:author="Mateus Berardo de Souza Terra" w:date="2016-02-08T22:05:00Z">
                <w:pPr>
                  <w:pStyle w:val="NormalWeb"/>
                  <w:spacing w:before="0" w:beforeAutospacing="0" w:after="160" w:afterAutospacing="0"/>
                  <w:jc w:val="center"/>
                </w:pPr>
              </w:pPrChange>
            </w:pPr>
            <w:ins w:id="1972" w:author="Mateus Berardo de Souza Terra" w:date="2016-02-08T22:13:00Z">
              <w:r>
                <w:rPr>
                  <w:color w:val="303030"/>
                  <w:sz w:val="16"/>
                  <w:szCs w:val="16"/>
                </w:rPr>
                <w:t>2</w:t>
              </w:r>
            </w:ins>
          </w:p>
        </w:tc>
        <w:tc>
          <w:tcPr>
            <w:tcW w:w="1558" w:type="dxa"/>
            <w:tcPrChange w:id="1973"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74" w:author="Mateus Berardo de Souza Terra" w:date="2016-02-08T20:04:00Z"/>
                <w:color w:val="303030"/>
                <w:sz w:val="16"/>
                <w:szCs w:val="16"/>
                <w:rPrChange w:id="1975" w:author="Mateus Berardo de Souza Terra" w:date="2016-02-08T22:05:00Z">
                  <w:rPr>
                    <w:ins w:id="1976" w:author="Mateus Berardo de Souza Terra" w:date="2016-02-08T20:04:00Z"/>
                    <w:color w:val="303030"/>
                  </w:rPr>
                </w:rPrChange>
              </w:rPr>
              <w:pPrChange w:id="1977" w:author="Mateus Berardo de Souza Terra" w:date="2016-02-08T22:05:00Z">
                <w:pPr>
                  <w:pStyle w:val="NormalWeb"/>
                  <w:spacing w:before="0" w:beforeAutospacing="0" w:after="160" w:afterAutospacing="0"/>
                  <w:jc w:val="center"/>
                </w:pPr>
              </w:pPrChange>
            </w:pPr>
            <w:ins w:id="1978" w:author="Mateus Berardo de Souza Terra" w:date="2016-02-08T22:09:00Z">
              <w:r>
                <w:rPr>
                  <w:color w:val="303030"/>
                  <w:sz w:val="16"/>
                  <w:szCs w:val="16"/>
                </w:rPr>
                <w:t>82</w:t>
              </w:r>
            </w:ins>
          </w:p>
        </w:tc>
        <w:tc>
          <w:tcPr>
            <w:tcW w:w="1558" w:type="dxa"/>
            <w:tcPrChange w:id="1979"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80" w:author="Mateus Berardo de Souza Terra" w:date="2016-02-08T20:04:00Z"/>
                <w:color w:val="303030"/>
                <w:sz w:val="16"/>
                <w:szCs w:val="16"/>
                <w:rPrChange w:id="1981" w:author="Mateus Berardo de Souza Terra" w:date="2016-02-08T22:05:00Z">
                  <w:rPr>
                    <w:ins w:id="1982" w:author="Mateus Berardo de Souza Terra" w:date="2016-02-08T20:04:00Z"/>
                    <w:color w:val="303030"/>
                  </w:rPr>
                </w:rPrChange>
              </w:rPr>
              <w:pPrChange w:id="1983" w:author="Mateus Berardo de Souza Terra" w:date="2016-02-08T22:05:00Z">
                <w:pPr>
                  <w:pStyle w:val="NormalWeb"/>
                  <w:spacing w:before="0" w:beforeAutospacing="0" w:after="160" w:afterAutospacing="0"/>
                  <w:jc w:val="center"/>
                </w:pPr>
              </w:pPrChange>
            </w:pPr>
            <w:ins w:id="1984" w:author="Mateus Berardo de Souza Terra" w:date="2016-02-08T22:10:00Z">
              <w:r>
                <w:rPr>
                  <w:color w:val="303030"/>
                  <w:sz w:val="16"/>
                  <w:szCs w:val="16"/>
                </w:rPr>
                <w:t>R</w:t>
              </w:r>
            </w:ins>
          </w:p>
        </w:tc>
        <w:tc>
          <w:tcPr>
            <w:tcW w:w="1559" w:type="dxa"/>
            <w:tcPrChange w:id="1985"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986" w:author="Mateus Berardo de Souza Terra" w:date="2016-02-08T20:04:00Z"/>
                <w:color w:val="303030"/>
                <w:sz w:val="16"/>
                <w:szCs w:val="16"/>
                <w:rPrChange w:id="1987" w:author="Mateus Berardo de Souza Terra" w:date="2016-02-08T22:05:00Z">
                  <w:rPr>
                    <w:ins w:id="1988" w:author="Mateus Berardo de Souza Terra" w:date="2016-02-08T20:04:00Z"/>
                    <w:color w:val="303030"/>
                  </w:rPr>
                </w:rPrChange>
              </w:rPr>
              <w:pPrChange w:id="1989" w:author="Mateus Berardo de Souza Terra" w:date="2016-02-08T22:05:00Z">
                <w:pPr>
                  <w:pStyle w:val="NormalWeb"/>
                  <w:spacing w:before="0" w:beforeAutospacing="0" w:after="160" w:afterAutospacing="0"/>
                  <w:jc w:val="center"/>
                </w:pPr>
              </w:pPrChange>
            </w:pPr>
            <w:ins w:id="1990" w:author="Mateus Berardo de Souza Terra" w:date="2016-02-08T22:09:00Z">
              <w:r>
                <w:rPr>
                  <w:color w:val="303030"/>
                  <w:sz w:val="16"/>
                  <w:szCs w:val="16"/>
                </w:rPr>
                <w:t>114</w:t>
              </w:r>
            </w:ins>
          </w:p>
        </w:tc>
        <w:tc>
          <w:tcPr>
            <w:tcW w:w="1559" w:type="dxa"/>
            <w:tcPrChange w:id="1991"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992" w:author="Mateus Berardo de Souza Terra" w:date="2016-02-08T20:04:00Z"/>
                <w:color w:val="303030"/>
                <w:sz w:val="16"/>
                <w:szCs w:val="16"/>
                <w:rPrChange w:id="1993" w:author="Mateus Berardo de Souza Terra" w:date="2016-02-08T22:05:00Z">
                  <w:rPr>
                    <w:ins w:id="1994" w:author="Mateus Berardo de Souza Terra" w:date="2016-02-08T20:04:00Z"/>
                    <w:color w:val="303030"/>
                  </w:rPr>
                </w:rPrChange>
              </w:rPr>
              <w:pPrChange w:id="1995" w:author="Mateus Berardo de Souza Terra" w:date="2016-02-08T22:05:00Z">
                <w:pPr>
                  <w:pStyle w:val="NormalWeb"/>
                  <w:spacing w:before="0" w:beforeAutospacing="0" w:after="160" w:afterAutospacing="0"/>
                  <w:jc w:val="center"/>
                </w:pPr>
              </w:pPrChange>
            </w:pPr>
            <w:ins w:id="1996" w:author="Mateus Berardo de Souza Terra" w:date="2016-02-08T22:11:00Z">
              <w:r>
                <w:rPr>
                  <w:color w:val="303030"/>
                  <w:sz w:val="16"/>
                  <w:szCs w:val="16"/>
                </w:rPr>
                <w:t>r</w:t>
              </w:r>
            </w:ins>
          </w:p>
        </w:tc>
      </w:tr>
      <w:tr w:rsidR="00BA6212" w:rsidRPr="00A76C84" w14:paraId="73F1571C" w14:textId="77777777" w:rsidTr="00A76C84">
        <w:trPr>
          <w:trHeight w:val="20"/>
          <w:ins w:id="1997" w:author="Mateus Berardo de Souza Terra" w:date="2016-02-08T20:04:00Z"/>
        </w:trPr>
        <w:tc>
          <w:tcPr>
            <w:tcW w:w="1558" w:type="dxa"/>
            <w:tcPrChange w:id="1998"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999" w:author="Mateus Berardo de Souza Terra" w:date="2016-02-08T20:04:00Z"/>
                <w:color w:val="303030"/>
                <w:sz w:val="16"/>
                <w:szCs w:val="16"/>
                <w:rPrChange w:id="2000" w:author="Mateus Berardo de Souza Terra" w:date="2016-02-08T22:05:00Z">
                  <w:rPr>
                    <w:ins w:id="2001" w:author="Mateus Berardo de Souza Terra" w:date="2016-02-08T20:04:00Z"/>
                    <w:color w:val="303030"/>
                  </w:rPr>
                </w:rPrChange>
              </w:rPr>
              <w:pPrChange w:id="2002" w:author="Mateus Berardo de Souza Terra" w:date="2016-02-08T22:05:00Z">
                <w:pPr>
                  <w:pStyle w:val="NormalWeb"/>
                  <w:spacing w:before="0" w:beforeAutospacing="0" w:after="160" w:afterAutospacing="0"/>
                  <w:jc w:val="center"/>
                </w:pPr>
              </w:pPrChange>
            </w:pPr>
            <w:ins w:id="2003" w:author="Mateus Berardo de Souza Terra" w:date="2016-02-08T20:05:00Z">
              <w:r w:rsidRPr="00A76C84">
                <w:rPr>
                  <w:color w:val="303030"/>
                  <w:sz w:val="16"/>
                  <w:szCs w:val="16"/>
                  <w:rPrChange w:id="2004" w:author="Mateus Berardo de Souza Terra" w:date="2016-02-08T22:05:00Z">
                    <w:rPr>
                      <w:color w:val="303030"/>
                    </w:rPr>
                  </w:rPrChange>
                </w:rPr>
                <w:t>51</w:t>
              </w:r>
            </w:ins>
          </w:p>
        </w:tc>
        <w:tc>
          <w:tcPr>
            <w:tcW w:w="1558" w:type="dxa"/>
            <w:tcPrChange w:id="2005"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06" w:author="Mateus Berardo de Souza Terra" w:date="2016-02-08T20:04:00Z"/>
                <w:color w:val="303030"/>
                <w:sz w:val="16"/>
                <w:szCs w:val="16"/>
                <w:rPrChange w:id="2007" w:author="Mateus Berardo de Souza Terra" w:date="2016-02-08T22:05:00Z">
                  <w:rPr>
                    <w:ins w:id="2008" w:author="Mateus Berardo de Souza Terra" w:date="2016-02-08T20:04:00Z"/>
                    <w:color w:val="303030"/>
                  </w:rPr>
                </w:rPrChange>
              </w:rPr>
              <w:pPrChange w:id="2009" w:author="Mateus Berardo de Souza Terra" w:date="2016-02-08T22:05:00Z">
                <w:pPr>
                  <w:pStyle w:val="NormalWeb"/>
                  <w:spacing w:before="0" w:beforeAutospacing="0" w:after="160" w:afterAutospacing="0"/>
                  <w:jc w:val="center"/>
                </w:pPr>
              </w:pPrChange>
            </w:pPr>
            <w:ins w:id="2010" w:author="Mateus Berardo de Souza Terra" w:date="2016-02-08T22:13:00Z">
              <w:r>
                <w:rPr>
                  <w:color w:val="303030"/>
                  <w:sz w:val="16"/>
                  <w:szCs w:val="16"/>
                </w:rPr>
                <w:t>3</w:t>
              </w:r>
            </w:ins>
          </w:p>
        </w:tc>
        <w:tc>
          <w:tcPr>
            <w:tcW w:w="1558" w:type="dxa"/>
            <w:tcPrChange w:id="2011"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12" w:author="Mateus Berardo de Souza Terra" w:date="2016-02-08T20:04:00Z"/>
                <w:color w:val="303030"/>
                <w:sz w:val="16"/>
                <w:szCs w:val="16"/>
                <w:rPrChange w:id="2013" w:author="Mateus Berardo de Souza Terra" w:date="2016-02-08T22:05:00Z">
                  <w:rPr>
                    <w:ins w:id="2014" w:author="Mateus Berardo de Souza Terra" w:date="2016-02-08T20:04:00Z"/>
                    <w:color w:val="303030"/>
                  </w:rPr>
                </w:rPrChange>
              </w:rPr>
              <w:pPrChange w:id="2015" w:author="Mateus Berardo de Souza Terra" w:date="2016-02-08T22:05:00Z">
                <w:pPr>
                  <w:pStyle w:val="NormalWeb"/>
                  <w:spacing w:before="0" w:beforeAutospacing="0" w:after="160" w:afterAutospacing="0"/>
                  <w:jc w:val="center"/>
                </w:pPr>
              </w:pPrChange>
            </w:pPr>
            <w:ins w:id="2016" w:author="Mateus Berardo de Souza Terra" w:date="2016-02-08T22:09:00Z">
              <w:r>
                <w:rPr>
                  <w:color w:val="303030"/>
                  <w:sz w:val="16"/>
                  <w:szCs w:val="16"/>
                </w:rPr>
                <w:t>83</w:t>
              </w:r>
            </w:ins>
          </w:p>
        </w:tc>
        <w:tc>
          <w:tcPr>
            <w:tcW w:w="1558" w:type="dxa"/>
            <w:tcPrChange w:id="2017"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18" w:author="Mateus Berardo de Souza Terra" w:date="2016-02-08T20:04:00Z"/>
                <w:color w:val="303030"/>
                <w:sz w:val="16"/>
                <w:szCs w:val="16"/>
                <w:rPrChange w:id="2019" w:author="Mateus Berardo de Souza Terra" w:date="2016-02-08T22:05:00Z">
                  <w:rPr>
                    <w:ins w:id="2020" w:author="Mateus Berardo de Souza Terra" w:date="2016-02-08T20:04:00Z"/>
                    <w:color w:val="303030"/>
                  </w:rPr>
                </w:rPrChange>
              </w:rPr>
              <w:pPrChange w:id="2021" w:author="Mateus Berardo de Souza Terra" w:date="2016-02-08T22:05:00Z">
                <w:pPr>
                  <w:pStyle w:val="NormalWeb"/>
                  <w:spacing w:before="0" w:beforeAutospacing="0" w:after="160" w:afterAutospacing="0"/>
                  <w:jc w:val="center"/>
                </w:pPr>
              </w:pPrChange>
            </w:pPr>
            <w:ins w:id="2022" w:author="Mateus Berardo de Souza Terra" w:date="2016-02-08T22:10:00Z">
              <w:r>
                <w:rPr>
                  <w:color w:val="303030"/>
                  <w:sz w:val="16"/>
                  <w:szCs w:val="16"/>
                </w:rPr>
                <w:t>S</w:t>
              </w:r>
            </w:ins>
          </w:p>
        </w:tc>
        <w:tc>
          <w:tcPr>
            <w:tcW w:w="1559" w:type="dxa"/>
            <w:tcPrChange w:id="2023"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24" w:author="Mateus Berardo de Souza Terra" w:date="2016-02-08T20:04:00Z"/>
                <w:color w:val="303030"/>
                <w:sz w:val="16"/>
                <w:szCs w:val="16"/>
                <w:rPrChange w:id="2025" w:author="Mateus Berardo de Souza Terra" w:date="2016-02-08T22:05:00Z">
                  <w:rPr>
                    <w:ins w:id="2026" w:author="Mateus Berardo de Souza Terra" w:date="2016-02-08T20:04:00Z"/>
                    <w:color w:val="303030"/>
                  </w:rPr>
                </w:rPrChange>
              </w:rPr>
              <w:pPrChange w:id="2027" w:author="Mateus Berardo de Souza Terra" w:date="2016-02-08T22:05:00Z">
                <w:pPr>
                  <w:pStyle w:val="NormalWeb"/>
                  <w:spacing w:before="0" w:beforeAutospacing="0" w:after="160" w:afterAutospacing="0"/>
                  <w:jc w:val="center"/>
                </w:pPr>
              </w:pPrChange>
            </w:pPr>
            <w:ins w:id="2028" w:author="Mateus Berardo de Souza Terra" w:date="2016-02-08T22:09:00Z">
              <w:r>
                <w:rPr>
                  <w:color w:val="303030"/>
                  <w:sz w:val="16"/>
                  <w:szCs w:val="16"/>
                </w:rPr>
                <w:t>115</w:t>
              </w:r>
            </w:ins>
          </w:p>
        </w:tc>
        <w:tc>
          <w:tcPr>
            <w:tcW w:w="1559" w:type="dxa"/>
            <w:tcPrChange w:id="2029"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30" w:author="Mateus Berardo de Souza Terra" w:date="2016-02-08T20:04:00Z"/>
                <w:color w:val="303030"/>
                <w:sz w:val="16"/>
                <w:szCs w:val="16"/>
                <w:rPrChange w:id="2031" w:author="Mateus Berardo de Souza Terra" w:date="2016-02-08T22:05:00Z">
                  <w:rPr>
                    <w:ins w:id="2032" w:author="Mateus Berardo de Souza Terra" w:date="2016-02-08T20:04:00Z"/>
                    <w:color w:val="303030"/>
                  </w:rPr>
                </w:rPrChange>
              </w:rPr>
              <w:pPrChange w:id="2033" w:author="Mateus Berardo de Souza Terra" w:date="2016-02-08T22:05:00Z">
                <w:pPr>
                  <w:pStyle w:val="NormalWeb"/>
                  <w:spacing w:before="0" w:beforeAutospacing="0" w:after="160" w:afterAutospacing="0"/>
                  <w:jc w:val="center"/>
                </w:pPr>
              </w:pPrChange>
            </w:pPr>
            <w:ins w:id="2034" w:author="Mateus Berardo de Souza Terra" w:date="2016-02-08T22:11:00Z">
              <w:r>
                <w:rPr>
                  <w:color w:val="303030"/>
                  <w:sz w:val="16"/>
                  <w:szCs w:val="16"/>
                </w:rPr>
                <w:t>s</w:t>
              </w:r>
            </w:ins>
          </w:p>
        </w:tc>
      </w:tr>
      <w:tr w:rsidR="00BA6212" w:rsidRPr="00A76C84" w14:paraId="1DE6C92F" w14:textId="77777777" w:rsidTr="00A76C84">
        <w:trPr>
          <w:trHeight w:val="20"/>
          <w:ins w:id="2035" w:author="Mateus Berardo de Souza Terra" w:date="2016-02-08T20:04:00Z"/>
        </w:trPr>
        <w:tc>
          <w:tcPr>
            <w:tcW w:w="1558" w:type="dxa"/>
            <w:tcPrChange w:id="2036"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37" w:author="Mateus Berardo de Souza Terra" w:date="2016-02-08T20:04:00Z"/>
                <w:color w:val="303030"/>
                <w:sz w:val="16"/>
                <w:szCs w:val="16"/>
                <w:rPrChange w:id="2038" w:author="Mateus Berardo de Souza Terra" w:date="2016-02-08T22:05:00Z">
                  <w:rPr>
                    <w:ins w:id="2039" w:author="Mateus Berardo de Souza Terra" w:date="2016-02-08T20:04:00Z"/>
                    <w:color w:val="303030"/>
                  </w:rPr>
                </w:rPrChange>
              </w:rPr>
              <w:pPrChange w:id="2040" w:author="Mateus Berardo de Souza Terra" w:date="2016-02-08T22:05:00Z">
                <w:pPr>
                  <w:pStyle w:val="NormalWeb"/>
                  <w:spacing w:before="0" w:beforeAutospacing="0" w:after="160" w:afterAutospacing="0"/>
                  <w:jc w:val="center"/>
                </w:pPr>
              </w:pPrChange>
            </w:pPr>
            <w:ins w:id="2041" w:author="Mateus Berardo de Souza Terra" w:date="2016-02-08T20:05:00Z">
              <w:r w:rsidRPr="00A76C84">
                <w:rPr>
                  <w:color w:val="303030"/>
                  <w:sz w:val="16"/>
                  <w:szCs w:val="16"/>
                  <w:rPrChange w:id="2042" w:author="Mateus Berardo de Souza Terra" w:date="2016-02-08T22:05:00Z">
                    <w:rPr>
                      <w:color w:val="303030"/>
                    </w:rPr>
                  </w:rPrChange>
                </w:rPr>
                <w:t>52</w:t>
              </w:r>
            </w:ins>
          </w:p>
        </w:tc>
        <w:tc>
          <w:tcPr>
            <w:tcW w:w="1558" w:type="dxa"/>
            <w:tcPrChange w:id="2043"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44" w:author="Mateus Berardo de Souza Terra" w:date="2016-02-08T20:04:00Z"/>
                <w:color w:val="303030"/>
                <w:sz w:val="16"/>
                <w:szCs w:val="16"/>
                <w:rPrChange w:id="2045" w:author="Mateus Berardo de Souza Terra" w:date="2016-02-08T22:05:00Z">
                  <w:rPr>
                    <w:ins w:id="2046" w:author="Mateus Berardo de Souza Terra" w:date="2016-02-08T20:04:00Z"/>
                    <w:color w:val="303030"/>
                  </w:rPr>
                </w:rPrChange>
              </w:rPr>
              <w:pPrChange w:id="2047" w:author="Mateus Berardo de Souza Terra" w:date="2016-02-08T22:05:00Z">
                <w:pPr>
                  <w:pStyle w:val="NormalWeb"/>
                  <w:spacing w:before="0" w:beforeAutospacing="0" w:after="160" w:afterAutospacing="0"/>
                  <w:jc w:val="center"/>
                </w:pPr>
              </w:pPrChange>
            </w:pPr>
            <w:ins w:id="2048" w:author="Mateus Berardo de Souza Terra" w:date="2016-02-08T22:13:00Z">
              <w:r>
                <w:rPr>
                  <w:color w:val="303030"/>
                  <w:sz w:val="16"/>
                  <w:szCs w:val="16"/>
                </w:rPr>
                <w:t>4</w:t>
              </w:r>
            </w:ins>
          </w:p>
        </w:tc>
        <w:tc>
          <w:tcPr>
            <w:tcW w:w="1558" w:type="dxa"/>
            <w:tcPrChange w:id="2049"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50" w:author="Mateus Berardo de Souza Terra" w:date="2016-02-08T20:04:00Z"/>
                <w:color w:val="303030"/>
                <w:sz w:val="16"/>
                <w:szCs w:val="16"/>
                <w:rPrChange w:id="2051" w:author="Mateus Berardo de Souza Terra" w:date="2016-02-08T22:05:00Z">
                  <w:rPr>
                    <w:ins w:id="2052" w:author="Mateus Berardo de Souza Terra" w:date="2016-02-08T20:04:00Z"/>
                    <w:color w:val="303030"/>
                  </w:rPr>
                </w:rPrChange>
              </w:rPr>
              <w:pPrChange w:id="2053" w:author="Mateus Berardo de Souza Terra" w:date="2016-02-08T22:05:00Z">
                <w:pPr>
                  <w:pStyle w:val="NormalWeb"/>
                  <w:spacing w:before="0" w:beforeAutospacing="0" w:after="160" w:afterAutospacing="0"/>
                  <w:jc w:val="center"/>
                </w:pPr>
              </w:pPrChange>
            </w:pPr>
            <w:ins w:id="2054" w:author="Mateus Berardo de Souza Terra" w:date="2016-02-08T22:09:00Z">
              <w:r>
                <w:rPr>
                  <w:color w:val="303030"/>
                  <w:sz w:val="16"/>
                  <w:szCs w:val="16"/>
                </w:rPr>
                <w:t>84</w:t>
              </w:r>
            </w:ins>
          </w:p>
        </w:tc>
        <w:tc>
          <w:tcPr>
            <w:tcW w:w="1558" w:type="dxa"/>
            <w:tcPrChange w:id="2055"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56" w:author="Mateus Berardo de Souza Terra" w:date="2016-02-08T20:04:00Z"/>
                <w:color w:val="303030"/>
                <w:sz w:val="16"/>
                <w:szCs w:val="16"/>
                <w:rPrChange w:id="2057" w:author="Mateus Berardo de Souza Terra" w:date="2016-02-08T22:05:00Z">
                  <w:rPr>
                    <w:ins w:id="2058" w:author="Mateus Berardo de Souza Terra" w:date="2016-02-08T20:04:00Z"/>
                    <w:color w:val="303030"/>
                  </w:rPr>
                </w:rPrChange>
              </w:rPr>
              <w:pPrChange w:id="2059" w:author="Mateus Berardo de Souza Terra" w:date="2016-02-08T22:05:00Z">
                <w:pPr>
                  <w:pStyle w:val="NormalWeb"/>
                  <w:spacing w:before="0" w:beforeAutospacing="0" w:after="160" w:afterAutospacing="0"/>
                  <w:jc w:val="center"/>
                </w:pPr>
              </w:pPrChange>
            </w:pPr>
            <w:ins w:id="2060" w:author="Mateus Berardo de Souza Terra" w:date="2016-02-08T22:10:00Z">
              <w:r>
                <w:rPr>
                  <w:color w:val="303030"/>
                  <w:sz w:val="16"/>
                  <w:szCs w:val="16"/>
                </w:rPr>
                <w:t>T</w:t>
              </w:r>
            </w:ins>
          </w:p>
        </w:tc>
        <w:tc>
          <w:tcPr>
            <w:tcW w:w="1559" w:type="dxa"/>
            <w:tcPrChange w:id="2061"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62" w:author="Mateus Berardo de Souza Terra" w:date="2016-02-08T20:04:00Z"/>
                <w:color w:val="303030"/>
                <w:sz w:val="16"/>
                <w:szCs w:val="16"/>
                <w:rPrChange w:id="2063" w:author="Mateus Berardo de Souza Terra" w:date="2016-02-08T22:05:00Z">
                  <w:rPr>
                    <w:ins w:id="2064" w:author="Mateus Berardo de Souza Terra" w:date="2016-02-08T20:04:00Z"/>
                    <w:color w:val="303030"/>
                  </w:rPr>
                </w:rPrChange>
              </w:rPr>
              <w:pPrChange w:id="2065" w:author="Mateus Berardo de Souza Terra" w:date="2016-02-08T22:05:00Z">
                <w:pPr>
                  <w:pStyle w:val="NormalWeb"/>
                  <w:spacing w:before="0" w:beforeAutospacing="0" w:after="160" w:afterAutospacing="0"/>
                  <w:jc w:val="center"/>
                </w:pPr>
              </w:pPrChange>
            </w:pPr>
            <w:ins w:id="2066" w:author="Mateus Berardo de Souza Terra" w:date="2016-02-08T22:09:00Z">
              <w:r>
                <w:rPr>
                  <w:color w:val="303030"/>
                  <w:sz w:val="16"/>
                  <w:szCs w:val="16"/>
                </w:rPr>
                <w:t>116</w:t>
              </w:r>
            </w:ins>
          </w:p>
        </w:tc>
        <w:tc>
          <w:tcPr>
            <w:tcW w:w="1559" w:type="dxa"/>
            <w:tcPrChange w:id="2067"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68" w:author="Mateus Berardo de Souza Terra" w:date="2016-02-08T20:04:00Z"/>
                <w:color w:val="303030"/>
                <w:sz w:val="16"/>
                <w:szCs w:val="16"/>
                <w:rPrChange w:id="2069" w:author="Mateus Berardo de Souza Terra" w:date="2016-02-08T22:05:00Z">
                  <w:rPr>
                    <w:ins w:id="2070" w:author="Mateus Berardo de Souza Terra" w:date="2016-02-08T20:04:00Z"/>
                    <w:color w:val="303030"/>
                  </w:rPr>
                </w:rPrChange>
              </w:rPr>
              <w:pPrChange w:id="2071" w:author="Mateus Berardo de Souza Terra" w:date="2016-02-08T22:05:00Z">
                <w:pPr>
                  <w:pStyle w:val="NormalWeb"/>
                  <w:spacing w:before="0" w:beforeAutospacing="0" w:after="160" w:afterAutospacing="0"/>
                  <w:jc w:val="center"/>
                </w:pPr>
              </w:pPrChange>
            </w:pPr>
            <w:ins w:id="2072" w:author="Mateus Berardo de Souza Terra" w:date="2016-02-08T22:11:00Z">
              <w:r>
                <w:rPr>
                  <w:color w:val="303030"/>
                  <w:sz w:val="16"/>
                  <w:szCs w:val="16"/>
                </w:rPr>
                <w:t>t</w:t>
              </w:r>
            </w:ins>
          </w:p>
        </w:tc>
      </w:tr>
      <w:tr w:rsidR="00BA6212" w:rsidRPr="00A76C84" w14:paraId="15B26FBA" w14:textId="77777777" w:rsidTr="00A76C84">
        <w:trPr>
          <w:trHeight w:val="20"/>
          <w:ins w:id="2073" w:author="Mateus Berardo de Souza Terra" w:date="2016-02-08T20:04:00Z"/>
        </w:trPr>
        <w:tc>
          <w:tcPr>
            <w:tcW w:w="1558" w:type="dxa"/>
            <w:tcPrChange w:id="2074"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75" w:author="Mateus Berardo de Souza Terra" w:date="2016-02-08T20:04:00Z"/>
                <w:color w:val="303030"/>
                <w:sz w:val="16"/>
                <w:szCs w:val="16"/>
                <w:rPrChange w:id="2076" w:author="Mateus Berardo de Souza Terra" w:date="2016-02-08T22:05:00Z">
                  <w:rPr>
                    <w:ins w:id="2077" w:author="Mateus Berardo de Souza Terra" w:date="2016-02-08T20:04:00Z"/>
                    <w:color w:val="303030"/>
                  </w:rPr>
                </w:rPrChange>
              </w:rPr>
              <w:pPrChange w:id="2078" w:author="Mateus Berardo de Souza Terra" w:date="2016-02-08T22:05:00Z">
                <w:pPr>
                  <w:pStyle w:val="NormalWeb"/>
                  <w:spacing w:before="0" w:beforeAutospacing="0" w:after="160" w:afterAutospacing="0"/>
                  <w:jc w:val="center"/>
                </w:pPr>
              </w:pPrChange>
            </w:pPr>
            <w:ins w:id="2079" w:author="Mateus Berardo de Souza Terra" w:date="2016-02-08T20:05:00Z">
              <w:r w:rsidRPr="00A76C84">
                <w:rPr>
                  <w:color w:val="303030"/>
                  <w:sz w:val="16"/>
                  <w:szCs w:val="16"/>
                  <w:rPrChange w:id="2080" w:author="Mateus Berardo de Souza Terra" w:date="2016-02-08T22:05:00Z">
                    <w:rPr>
                      <w:color w:val="303030"/>
                    </w:rPr>
                  </w:rPrChange>
                </w:rPr>
                <w:t>53</w:t>
              </w:r>
            </w:ins>
          </w:p>
        </w:tc>
        <w:tc>
          <w:tcPr>
            <w:tcW w:w="1558" w:type="dxa"/>
            <w:tcPrChange w:id="2081"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082" w:author="Mateus Berardo de Souza Terra" w:date="2016-02-08T20:04:00Z"/>
                <w:color w:val="303030"/>
                <w:sz w:val="16"/>
                <w:szCs w:val="16"/>
                <w:rPrChange w:id="2083" w:author="Mateus Berardo de Souza Terra" w:date="2016-02-08T22:05:00Z">
                  <w:rPr>
                    <w:ins w:id="2084" w:author="Mateus Berardo de Souza Terra" w:date="2016-02-08T20:04:00Z"/>
                    <w:color w:val="303030"/>
                  </w:rPr>
                </w:rPrChange>
              </w:rPr>
              <w:pPrChange w:id="2085" w:author="Mateus Berardo de Souza Terra" w:date="2016-02-08T22:05:00Z">
                <w:pPr>
                  <w:pStyle w:val="NormalWeb"/>
                  <w:spacing w:before="0" w:beforeAutospacing="0" w:after="160" w:afterAutospacing="0"/>
                  <w:jc w:val="center"/>
                </w:pPr>
              </w:pPrChange>
            </w:pPr>
            <w:ins w:id="2086" w:author="Mateus Berardo de Souza Terra" w:date="2016-02-08T22:13:00Z">
              <w:r>
                <w:rPr>
                  <w:color w:val="303030"/>
                  <w:sz w:val="16"/>
                  <w:szCs w:val="16"/>
                </w:rPr>
                <w:t>5</w:t>
              </w:r>
            </w:ins>
          </w:p>
        </w:tc>
        <w:tc>
          <w:tcPr>
            <w:tcW w:w="1558" w:type="dxa"/>
            <w:tcPrChange w:id="2087"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088" w:author="Mateus Berardo de Souza Terra" w:date="2016-02-08T20:04:00Z"/>
                <w:color w:val="303030"/>
                <w:sz w:val="16"/>
                <w:szCs w:val="16"/>
                <w:rPrChange w:id="2089" w:author="Mateus Berardo de Souza Terra" w:date="2016-02-08T22:05:00Z">
                  <w:rPr>
                    <w:ins w:id="2090" w:author="Mateus Berardo de Souza Terra" w:date="2016-02-08T20:04:00Z"/>
                    <w:color w:val="303030"/>
                  </w:rPr>
                </w:rPrChange>
              </w:rPr>
              <w:pPrChange w:id="2091" w:author="Mateus Berardo de Souza Terra" w:date="2016-02-08T22:05:00Z">
                <w:pPr>
                  <w:pStyle w:val="NormalWeb"/>
                  <w:spacing w:before="0" w:beforeAutospacing="0" w:after="160" w:afterAutospacing="0"/>
                  <w:jc w:val="center"/>
                </w:pPr>
              </w:pPrChange>
            </w:pPr>
            <w:ins w:id="2092" w:author="Mateus Berardo de Souza Terra" w:date="2016-02-08T22:09:00Z">
              <w:r>
                <w:rPr>
                  <w:color w:val="303030"/>
                  <w:sz w:val="16"/>
                  <w:szCs w:val="16"/>
                </w:rPr>
                <w:t>85</w:t>
              </w:r>
            </w:ins>
          </w:p>
        </w:tc>
        <w:tc>
          <w:tcPr>
            <w:tcW w:w="1558" w:type="dxa"/>
            <w:tcPrChange w:id="2093"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094" w:author="Mateus Berardo de Souza Terra" w:date="2016-02-08T20:04:00Z"/>
                <w:color w:val="303030"/>
                <w:sz w:val="16"/>
                <w:szCs w:val="16"/>
                <w:rPrChange w:id="2095" w:author="Mateus Berardo de Souza Terra" w:date="2016-02-08T22:05:00Z">
                  <w:rPr>
                    <w:ins w:id="2096" w:author="Mateus Berardo de Souza Terra" w:date="2016-02-08T20:04:00Z"/>
                    <w:color w:val="303030"/>
                  </w:rPr>
                </w:rPrChange>
              </w:rPr>
              <w:pPrChange w:id="2097" w:author="Mateus Berardo de Souza Terra" w:date="2016-02-08T22:05:00Z">
                <w:pPr>
                  <w:pStyle w:val="NormalWeb"/>
                  <w:spacing w:before="0" w:beforeAutospacing="0" w:after="160" w:afterAutospacing="0"/>
                  <w:jc w:val="center"/>
                </w:pPr>
              </w:pPrChange>
            </w:pPr>
            <w:ins w:id="2098" w:author="Mateus Berardo de Souza Terra" w:date="2016-02-08T22:10:00Z">
              <w:r>
                <w:rPr>
                  <w:color w:val="303030"/>
                  <w:sz w:val="16"/>
                  <w:szCs w:val="16"/>
                </w:rPr>
                <w:t>U</w:t>
              </w:r>
            </w:ins>
          </w:p>
        </w:tc>
        <w:tc>
          <w:tcPr>
            <w:tcW w:w="1559" w:type="dxa"/>
            <w:tcPrChange w:id="2099"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00" w:author="Mateus Berardo de Souza Terra" w:date="2016-02-08T20:04:00Z"/>
                <w:color w:val="303030"/>
                <w:sz w:val="16"/>
                <w:szCs w:val="16"/>
                <w:rPrChange w:id="2101" w:author="Mateus Berardo de Souza Terra" w:date="2016-02-08T22:05:00Z">
                  <w:rPr>
                    <w:ins w:id="2102" w:author="Mateus Berardo de Souza Terra" w:date="2016-02-08T20:04:00Z"/>
                    <w:color w:val="303030"/>
                  </w:rPr>
                </w:rPrChange>
              </w:rPr>
              <w:pPrChange w:id="2103" w:author="Mateus Berardo de Souza Terra" w:date="2016-02-08T22:05:00Z">
                <w:pPr>
                  <w:pStyle w:val="NormalWeb"/>
                  <w:spacing w:before="0" w:beforeAutospacing="0" w:after="160" w:afterAutospacing="0"/>
                  <w:jc w:val="center"/>
                </w:pPr>
              </w:pPrChange>
            </w:pPr>
            <w:ins w:id="2104" w:author="Mateus Berardo de Souza Terra" w:date="2016-02-08T22:09:00Z">
              <w:r>
                <w:rPr>
                  <w:color w:val="303030"/>
                  <w:sz w:val="16"/>
                  <w:szCs w:val="16"/>
                </w:rPr>
                <w:t>117</w:t>
              </w:r>
            </w:ins>
          </w:p>
        </w:tc>
        <w:tc>
          <w:tcPr>
            <w:tcW w:w="1559" w:type="dxa"/>
            <w:tcPrChange w:id="2105"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06" w:author="Mateus Berardo de Souza Terra" w:date="2016-02-08T20:04:00Z"/>
                <w:color w:val="303030"/>
                <w:sz w:val="16"/>
                <w:szCs w:val="16"/>
                <w:rPrChange w:id="2107" w:author="Mateus Berardo de Souza Terra" w:date="2016-02-08T22:05:00Z">
                  <w:rPr>
                    <w:ins w:id="2108" w:author="Mateus Berardo de Souza Terra" w:date="2016-02-08T20:04:00Z"/>
                    <w:color w:val="303030"/>
                  </w:rPr>
                </w:rPrChange>
              </w:rPr>
              <w:pPrChange w:id="2109" w:author="Mateus Berardo de Souza Terra" w:date="2016-02-08T22:05:00Z">
                <w:pPr>
                  <w:pStyle w:val="NormalWeb"/>
                  <w:spacing w:before="0" w:beforeAutospacing="0" w:after="160" w:afterAutospacing="0"/>
                  <w:jc w:val="center"/>
                </w:pPr>
              </w:pPrChange>
            </w:pPr>
            <w:ins w:id="2110" w:author="Mateus Berardo de Souza Terra" w:date="2016-02-08T22:11:00Z">
              <w:r>
                <w:rPr>
                  <w:color w:val="303030"/>
                  <w:sz w:val="16"/>
                  <w:szCs w:val="16"/>
                </w:rPr>
                <w:t>u</w:t>
              </w:r>
            </w:ins>
          </w:p>
        </w:tc>
      </w:tr>
      <w:tr w:rsidR="00BA6212" w:rsidRPr="00A76C84" w14:paraId="120B16EF" w14:textId="77777777" w:rsidTr="00A76C84">
        <w:trPr>
          <w:trHeight w:val="20"/>
          <w:ins w:id="2111" w:author="Mateus Berardo de Souza Terra" w:date="2016-02-08T20:04:00Z"/>
        </w:trPr>
        <w:tc>
          <w:tcPr>
            <w:tcW w:w="1558" w:type="dxa"/>
            <w:tcPrChange w:id="2112"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13" w:author="Mateus Berardo de Souza Terra" w:date="2016-02-08T20:04:00Z"/>
                <w:color w:val="303030"/>
                <w:sz w:val="16"/>
                <w:szCs w:val="16"/>
                <w:rPrChange w:id="2114" w:author="Mateus Berardo de Souza Terra" w:date="2016-02-08T22:05:00Z">
                  <w:rPr>
                    <w:ins w:id="2115" w:author="Mateus Berardo de Souza Terra" w:date="2016-02-08T20:04:00Z"/>
                    <w:color w:val="303030"/>
                  </w:rPr>
                </w:rPrChange>
              </w:rPr>
              <w:pPrChange w:id="2116" w:author="Mateus Berardo de Souza Terra" w:date="2016-02-08T22:05:00Z">
                <w:pPr>
                  <w:pStyle w:val="NormalWeb"/>
                  <w:spacing w:before="0" w:beforeAutospacing="0" w:after="160" w:afterAutospacing="0"/>
                  <w:jc w:val="center"/>
                </w:pPr>
              </w:pPrChange>
            </w:pPr>
            <w:ins w:id="2117" w:author="Mateus Berardo de Souza Terra" w:date="2016-02-08T20:05:00Z">
              <w:r w:rsidRPr="00A76C84">
                <w:rPr>
                  <w:color w:val="303030"/>
                  <w:sz w:val="16"/>
                  <w:szCs w:val="16"/>
                  <w:rPrChange w:id="2118" w:author="Mateus Berardo de Souza Terra" w:date="2016-02-08T22:05:00Z">
                    <w:rPr>
                      <w:color w:val="303030"/>
                    </w:rPr>
                  </w:rPrChange>
                </w:rPr>
                <w:t>54</w:t>
              </w:r>
            </w:ins>
          </w:p>
        </w:tc>
        <w:tc>
          <w:tcPr>
            <w:tcW w:w="1558" w:type="dxa"/>
            <w:tcPrChange w:id="2119"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20" w:author="Mateus Berardo de Souza Terra" w:date="2016-02-08T20:04:00Z"/>
                <w:color w:val="303030"/>
                <w:sz w:val="16"/>
                <w:szCs w:val="16"/>
                <w:rPrChange w:id="2121" w:author="Mateus Berardo de Souza Terra" w:date="2016-02-08T22:05:00Z">
                  <w:rPr>
                    <w:ins w:id="2122" w:author="Mateus Berardo de Souza Terra" w:date="2016-02-08T20:04:00Z"/>
                    <w:color w:val="303030"/>
                  </w:rPr>
                </w:rPrChange>
              </w:rPr>
              <w:pPrChange w:id="2123" w:author="Mateus Berardo de Souza Terra" w:date="2016-02-08T22:05:00Z">
                <w:pPr>
                  <w:pStyle w:val="NormalWeb"/>
                  <w:spacing w:before="0" w:beforeAutospacing="0" w:after="160" w:afterAutospacing="0"/>
                  <w:jc w:val="center"/>
                </w:pPr>
              </w:pPrChange>
            </w:pPr>
            <w:ins w:id="2124" w:author="Mateus Berardo de Souza Terra" w:date="2016-02-08T22:13:00Z">
              <w:r>
                <w:rPr>
                  <w:color w:val="303030"/>
                  <w:sz w:val="16"/>
                  <w:szCs w:val="16"/>
                </w:rPr>
                <w:t>6</w:t>
              </w:r>
            </w:ins>
          </w:p>
        </w:tc>
        <w:tc>
          <w:tcPr>
            <w:tcW w:w="1558" w:type="dxa"/>
            <w:tcPrChange w:id="2125"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26" w:author="Mateus Berardo de Souza Terra" w:date="2016-02-08T20:04:00Z"/>
                <w:color w:val="303030"/>
                <w:sz w:val="16"/>
                <w:szCs w:val="16"/>
                <w:rPrChange w:id="2127" w:author="Mateus Berardo de Souza Terra" w:date="2016-02-08T22:05:00Z">
                  <w:rPr>
                    <w:ins w:id="2128" w:author="Mateus Berardo de Souza Terra" w:date="2016-02-08T20:04:00Z"/>
                    <w:color w:val="303030"/>
                  </w:rPr>
                </w:rPrChange>
              </w:rPr>
              <w:pPrChange w:id="2129" w:author="Mateus Berardo de Souza Terra" w:date="2016-02-08T22:05:00Z">
                <w:pPr>
                  <w:pStyle w:val="NormalWeb"/>
                  <w:spacing w:before="0" w:beforeAutospacing="0" w:after="160" w:afterAutospacing="0"/>
                  <w:jc w:val="center"/>
                </w:pPr>
              </w:pPrChange>
            </w:pPr>
            <w:ins w:id="2130" w:author="Mateus Berardo de Souza Terra" w:date="2016-02-08T22:09:00Z">
              <w:r>
                <w:rPr>
                  <w:color w:val="303030"/>
                  <w:sz w:val="16"/>
                  <w:szCs w:val="16"/>
                </w:rPr>
                <w:t>86</w:t>
              </w:r>
            </w:ins>
          </w:p>
        </w:tc>
        <w:tc>
          <w:tcPr>
            <w:tcW w:w="1558" w:type="dxa"/>
            <w:tcPrChange w:id="2131"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32" w:author="Mateus Berardo de Souza Terra" w:date="2016-02-08T20:04:00Z"/>
                <w:color w:val="303030"/>
                <w:sz w:val="16"/>
                <w:szCs w:val="16"/>
                <w:rPrChange w:id="2133" w:author="Mateus Berardo de Souza Terra" w:date="2016-02-08T22:05:00Z">
                  <w:rPr>
                    <w:ins w:id="2134" w:author="Mateus Berardo de Souza Terra" w:date="2016-02-08T20:04:00Z"/>
                    <w:color w:val="303030"/>
                  </w:rPr>
                </w:rPrChange>
              </w:rPr>
              <w:pPrChange w:id="2135" w:author="Mateus Berardo de Souza Terra" w:date="2016-02-08T22:05:00Z">
                <w:pPr>
                  <w:pStyle w:val="NormalWeb"/>
                  <w:spacing w:before="0" w:beforeAutospacing="0" w:after="160" w:afterAutospacing="0"/>
                  <w:jc w:val="center"/>
                </w:pPr>
              </w:pPrChange>
            </w:pPr>
            <w:ins w:id="2136" w:author="Mateus Berardo de Souza Terra" w:date="2016-02-08T22:10:00Z">
              <w:r>
                <w:rPr>
                  <w:color w:val="303030"/>
                  <w:sz w:val="16"/>
                  <w:szCs w:val="16"/>
                </w:rPr>
                <w:t>V</w:t>
              </w:r>
            </w:ins>
          </w:p>
        </w:tc>
        <w:tc>
          <w:tcPr>
            <w:tcW w:w="1559" w:type="dxa"/>
            <w:tcPrChange w:id="2137"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38" w:author="Mateus Berardo de Souza Terra" w:date="2016-02-08T20:04:00Z"/>
                <w:color w:val="303030"/>
                <w:sz w:val="16"/>
                <w:szCs w:val="16"/>
                <w:rPrChange w:id="2139" w:author="Mateus Berardo de Souza Terra" w:date="2016-02-08T22:05:00Z">
                  <w:rPr>
                    <w:ins w:id="2140" w:author="Mateus Berardo de Souza Terra" w:date="2016-02-08T20:04:00Z"/>
                    <w:color w:val="303030"/>
                  </w:rPr>
                </w:rPrChange>
              </w:rPr>
              <w:pPrChange w:id="2141" w:author="Mateus Berardo de Souza Terra" w:date="2016-02-08T22:05:00Z">
                <w:pPr>
                  <w:pStyle w:val="NormalWeb"/>
                  <w:spacing w:before="0" w:beforeAutospacing="0" w:after="160" w:afterAutospacing="0"/>
                  <w:jc w:val="center"/>
                </w:pPr>
              </w:pPrChange>
            </w:pPr>
            <w:ins w:id="2142" w:author="Mateus Berardo de Souza Terra" w:date="2016-02-08T22:09:00Z">
              <w:r>
                <w:rPr>
                  <w:color w:val="303030"/>
                  <w:sz w:val="16"/>
                  <w:szCs w:val="16"/>
                </w:rPr>
                <w:t>118</w:t>
              </w:r>
            </w:ins>
          </w:p>
        </w:tc>
        <w:tc>
          <w:tcPr>
            <w:tcW w:w="1559" w:type="dxa"/>
            <w:tcPrChange w:id="2143"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44" w:author="Mateus Berardo de Souza Terra" w:date="2016-02-08T20:04:00Z"/>
                <w:color w:val="303030"/>
                <w:sz w:val="16"/>
                <w:szCs w:val="16"/>
                <w:rPrChange w:id="2145" w:author="Mateus Berardo de Souza Terra" w:date="2016-02-08T22:05:00Z">
                  <w:rPr>
                    <w:ins w:id="2146" w:author="Mateus Berardo de Souza Terra" w:date="2016-02-08T20:04:00Z"/>
                    <w:color w:val="303030"/>
                  </w:rPr>
                </w:rPrChange>
              </w:rPr>
              <w:pPrChange w:id="2147" w:author="Mateus Berardo de Souza Terra" w:date="2016-02-08T22:05:00Z">
                <w:pPr>
                  <w:pStyle w:val="NormalWeb"/>
                  <w:spacing w:before="0" w:beforeAutospacing="0" w:after="160" w:afterAutospacing="0"/>
                  <w:jc w:val="center"/>
                </w:pPr>
              </w:pPrChange>
            </w:pPr>
            <w:ins w:id="2148" w:author="Mateus Berardo de Souza Terra" w:date="2016-02-08T22:11:00Z">
              <w:r>
                <w:rPr>
                  <w:color w:val="303030"/>
                  <w:sz w:val="16"/>
                  <w:szCs w:val="16"/>
                </w:rPr>
                <w:t>v</w:t>
              </w:r>
            </w:ins>
          </w:p>
        </w:tc>
      </w:tr>
      <w:tr w:rsidR="00BA6212" w:rsidRPr="00A76C84" w14:paraId="30508229" w14:textId="77777777" w:rsidTr="00A76C84">
        <w:trPr>
          <w:trHeight w:val="20"/>
          <w:ins w:id="2149" w:author="Mateus Berardo de Souza Terra" w:date="2016-02-08T20:04:00Z"/>
        </w:trPr>
        <w:tc>
          <w:tcPr>
            <w:tcW w:w="1558" w:type="dxa"/>
            <w:tcPrChange w:id="2150"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51" w:author="Mateus Berardo de Souza Terra" w:date="2016-02-08T20:04:00Z"/>
                <w:color w:val="303030"/>
                <w:sz w:val="16"/>
                <w:szCs w:val="16"/>
                <w:rPrChange w:id="2152" w:author="Mateus Berardo de Souza Terra" w:date="2016-02-08T22:05:00Z">
                  <w:rPr>
                    <w:ins w:id="2153" w:author="Mateus Berardo de Souza Terra" w:date="2016-02-08T20:04:00Z"/>
                    <w:color w:val="303030"/>
                  </w:rPr>
                </w:rPrChange>
              </w:rPr>
              <w:pPrChange w:id="2154" w:author="Mateus Berardo de Souza Terra" w:date="2016-02-08T22:05:00Z">
                <w:pPr>
                  <w:pStyle w:val="NormalWeb"/>
                  <w:spacing w:before="0" w:beforeAutospacing="0" w:after="160" w:afterAutospacing="0"/>
                  <w:jc w:val="center"/>
                </w:pPr>
              </w:pPrChange>
            </w:pPr>
            <w:ins w:id="2155" w:author="Mateus Berardo de Souza Terra" w:date="2016-02-08T20:05:00Z">
              <w:r w:rsidRPr="00A76C84">
                <w:rPr>
                  <w:color w:val="303030"/>
                  <w:sz w:val="16"/>
                  <w:szCs w:val="16"/>
                  <w:rPrChange w:id="2156" w:author="Mateus Berardo de Souza Terra" w:date="2016-02-08T22:05:00Z">
                    <w:rPr>
                      <w:color w:val="303030"/>
                    </w:rPr>
                  </w:rPrChange>
                </w:rPr>
                <w:t>55</w:t>
              </w:r>
            </w:ins>
          </w:p>
        </w:tc>
        <w:tc>
          <w:tcPr>
            <w:tcW w:w="1558" w:type="dxa"/>
            <w:tcPrChange w:id="2157"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58" w:author="Mateus Berardo de Souza Terra" w:date="2016-02-08T20:04:00Z"/>
                <w:color w:val="303030"/>
                <w:sz w:val="16"/>
                <w:szCs w:val="16"/>
                <w:rPrChange w:id="2159" w:author="Mateus Berardo de Souza Terra" w:date="2016-02-08T22:05:00Z">
                  <w:rPr>
                    <w:ins w:id="2160" w:author="Mateus Berardo de Souza Terra" w:date="2016-02-08T20:04:00Z"/>
                    <w:color w:val="303030"/>
                  </w:rPr>
                </w:rPrChange>
              </w:rPr>
              <w:pPrChange w:id="2161" w:author="Mateus Berardo de Souza Terra" w:date="2016-02-08T22:05:00Z">
                <w:pPr>
                  <w:pStyle w:val="NormalWeb"/>
                  <w:spacing w:before="0" w:beforeAutospacing="0" w:after="160" w:afterAutospacing="0"/>
                  <w:jc w:val="center"/>
                </w:pPr>
              </w:pPrChange>
            </w:pPr>
            <w:ins w:id="2162" w:author="Mateus Berardo de Souza Terra" w:date="2016-02-08T22:13:00Z">
              <w:r>
                <w:rPr>
                  <w:color w:val="303030"/>
                  <w:sz w:val="16"/>
                  <w:szCs w:val="16"/>
                </w:rPr>
                <w:t>7</w:t>
              </w:r>
            </w:ins>
          </w:p>
        </w:tc>
        <w:tc>
          <w:tcPr>
            <w:tcW w:w="1558" w:type="dxa"/>
            <w:tcPrChange w:id="2163"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64" w:author="Mateus Berardo de Souza Terra" w:date="2016-02-08T20:04:00Z"/>
                <w:color w:val="303030"/>
                <w:sz w:val="16"/>
                <w:szCs w:val="16"/>
                <w:rPrChange w:id="2165" w:author="Mateus Berardo de Souza Terra" w:date="2016-02-08T22:05:00Z">
                  <w:rPr>
                    <w:ins w:id="2166" w:author="Mateus Berardo de Souza Terra" w:date="2016-02-08T20:04:00Z"/>
                    <w:color w:val="303030"/>
                  </w:rPr>
                </w:rPrChange>
              </w:rPr>
              <w:pPrChange w:id="2167" w:author="Mateus Berardo de Souza Terra" w:date="2016-02-08T22:05:00Z">
                <w:pPr>
                  <w:pStyle w:val="NormalWeb"/>
                  <w:spacing w:before="0" w:beforeAutospacing="0" w:after="160" w:afterAutospacing="0"/>
                  <w:jc w:val="center"/>
                </w:pPr>
              </w:pPrChange>
            </w:pPr>
            <w:ins w:id="2168" w:author="Mateus Berardo de Souza Terra" w:date="2016-02-08T22:09:00Z">
              <w:r>
                <w:rPr>
                  <w:color w:val="303030"/>
                  <w:sz w:val="16"/>
                  <w:szCs w:val="16"/>
                </w:rPr>
                <w:t>87</w:t>
              </w:r>
            </w:ins>
          </w:p>
        </w:tc>
        <w:tc>
          <w:tcPr>
            <w:tcW w:w="1558" w:type="dxa"/>
            <w:tcPrChange w:id="2169"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70" w:author="Mateus Berardo de Souza Terra" w:date="2016-02-08T20:04:00Z"/>
                <w:color w:val="303030"/>
                <w:sz w:val="16"/>
                <w:szCs w:val="16"/>
                <w:rPrChange w:id="2171" w:author="Mateus Berardo de Souza Terra" w:date="2016-02-08T22:05:00Z">
                  <w:rPr>
                    <w:ins w:id="2172" w:author="Mateus Berardo de Souza Terra" w:date="2016-02-08T20:04:00Z"/>
                    <w:color w:val="303030"/>
                  </w:rPr>
                </w:rPrChange>
              </w:rPr>
              <w:pPrChange w:id="2173" w:author="Mateus Berardo de Souza Terra" w:date="2016-02-08T22:05:00Z">
                <w:pPr>
                  <w:pStyle w:val="NormalWeb"/>
                  <w:spacing w:before="0" w:beforeAutospacing="0" w:after="160" w:afterAutospacing="0"/>
                  <w:jc w:val="center"/>
                </w:pPr>
              </w:pPrChange>
            </w:pPr>
            <w:ins w:id="2174" w:author="Mateus Berardo de Souza Terra" w:date="2016-02-08T22:10:00Z">
              <w:r>
                <w:rPr>
                  <w:color w:val="303030"/>
                  <w:sz w:val="16"/>
                  <w:szCs w:val="16"/>
                </w:rPr>
                <w:t>W</w:t>
              </w:r>
            </w:ins>
          </w:p>
        </w:tc>
        <w:tc>
          <w:tcPr>
            <w:tcW w:w="1559" w:type="dxa"/>
            <w:tcPrChange w:id="2175"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76" w:author="Mateus Berardo de Souza Terra" w:date="2016-02-08T20:04:00Z"/>
                <w:color w:val="303030"/>
                <w:sz w:val="16"/>
                <w:szCs w:val="16"/>
                <w:rPrChange w:id="2177" w:author="Mateus Berardo de Souza Terra" w:date="2016-02-08T22:05:00Z">
                  <w:rPr>
                    <w:ins w:id="2178" w:author="Mateus Berardo de Souza Terra" w:date="2016-02-08T20:04:00Z"/>
                    <w:color w:val="303030"/>
                  </w:rPr>
                </w:rPrChange>
              </w:rPr>
              <w:pPrChange w:id="2179" w:author="Mateus Berardo de Souza Terra" w:date="2016-02-08T22:05:00Z">
                <w:pPr>
                  <w:pStyle w:val="NormalWeb"/>
                  <w:spacing w:before="0" w:beforeAutospacing="0" w:after="160" w:afterAutospacing="0"/>
                  <w:jc w:val="center"/>
                </w:pPr>
              </w:pPrChange>
            </w:pPr>
            <w:ins w:id="2180" w:author="Mateus Berardo de Souza Terra" w:date="2016-02-08T22:09:00Z">
              <w:r>
                <w:rPr>
                  <w:color w:val="303030"/>
                  <w:sz w:val="16"/>
                  <w:szCs w:val="16"/>
                </w:rPr>
                <w:t>119</w:t>
              </w:r>
            </w:ins>
          </w:p>
        </w:tc>
        <w:tc>
          <w:tcPr>
            <w:tcW w:w="1559" w:type="dxa"/>
            <w:tcPrChange w:id="2181"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182" w:author="Mateus Berardo de Souza Terra" w:date="2016-02-08T20:04:00Z"/>
                <w:color w:val="303030"/>
                <w:sz w:val="16"/>
                <w:szCs w:val="16"/>
                <w:rPrChange w:id="2183" w:author="Mateus Berardo de Souza Terra" w:date="2016-02-08T22:05:00Z">
                  <w:rPr>
                    <w:ins w:id="2184" w:author="Mateus Berardo de Souza Terra" w:date="2016-02-08T20:04:00Z"/>
                    <w:color w:val="303030"/>
                  </w:rPr>
                </w:rPrChange>
              </w:rPr>
              <w:pPrChange w:id="2185" w:author="Mateus Berardo de Souza Terra" w:date="2016-02-08T22:05:00Z">
                <w:pPr>
                  <w:pStyle w:val="NormalWeb"/>
                  <w:spacing w:before="0" w:beforeAutospacing="0" w:after="160" w:afterAutospacing="0"/>
                  <w:jc w:val="center"/>
                </w:pPr>
              </w:pPrChange>
            </w:pPr>
            <w:ins w:id="2186" w:author="Mateus Berardo de Souza Terra" w:date="2016-02-08T22:11:00Z">
              <w:r>
                <w:rPr>
                  <w:color w:val="303030"/>
                  <w:sz w:val="16"/>
                  <w:szCs w:val="16"/>
                </w:rPr>
                <w:t>w</w:t>
              </w:r>
            </w:ins>
          </w:p>
        </w:tc>
      </w:tr>
      <w:tr w:rsidR="00BA6212" w:rsidRPr="00A76C84" w14:paraId="04F6582B" w14:textId="77777777" w:rsidTr="00A76C84">
        <w:trPr>
          <w:trHeight w:val="20"/>
          <w:ins w:id="2187" w:author="Mateus Berardo de Souza Terra" w:date="2016-02-08T20:04:00Z"/>
        </w:trPr>
        <w:tc>
          <w:tcPr>
            <w:tcW w:w="1558" w:type="dxa"/>
            <w:tcPrChange w:id="2188"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189" w:author="Mateus Berardo de Souza Terra" w:date="2016-02-08T20:04:00Z"/>
                <w:color w:val="303030"/>
                <w:sz w:val="16"/>
                <w:szCs w:val="16"/>
                <w:rPrChange w:id="2190" w:author="Mateus Berardo de Souza Terra" w:date="2016-02-08T22:05:00Z">
                  <w:rPr>
                    <w:ins w:id="2191" w:author="Mateus Berardo de Souza Terra" w:date="2016-02-08T20:04:00Z"/>
                    <w:color w:val="303030"/>
                  </w:rPr>
                </w:rPrChange>
              </w:rPr>
              <w:pPrChange w:id="2192" w:author="Mateus Berardo de Souza Terra" w:date="2016-02-08T22:05:00Z">
                <w:pPr>
                  <w:pStyle w:val="NormalWeb"/>
                  <w:spacing w:before="0" w:beforeAutospacing="0" w:after="160" w:afterAutospacing="0"/>
                  <w:jc w:val="center"/>
                </w:pPr>
              </w:pPrChange>
            </w:pPr>
            <w:ins w:id="2193" w:author="Mateus Berardo de Souza Terra" w:date="2016-02-08T20:05:00Z">
              <w:r w:rsidRPr="00A76C84">
                <w:rPr>
                  <w:color w:val="303030"/>
                  <w:sz w:val="16"/>
                  <w:szCs w:val="16"/>
                  <w:rPrChange w:id="2194" w:author="Mateus Berardo de Souza Terra" w:date="2016-02-08T22:05:00Z">
                    <w:rPr>
                      <w:color w:val="303030"/>
                    </w:rPr>
                  </w:rPrChange>
                </w:rPr>
                <w:t>56</w:t>
              </w:r>
            </w:ins>
          </w:p>
        </w:tc>
        <w:tc>
          <w:tcPr>
            <w:tcW w:w="1558" w:type="dxa"/>
            <w:tcPrChange w:id="2195"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196" w:author="Mateus Berardo de Souza Terra" w:date="2016-02-08T20:04:00Z"/>
                <w:color w:val="303030"/>
                <w:sz w:val="16"/>
                <w:szCs w:val="16"/>
                <w:rPrChange w:id="2197" w:author="Mateus Berardo de Souza Terra" w:date="2016-02-08T22:05:00Z">
                  <w:rPr>
                    <w:ins w:id="2198" w:author="Mateus Berardo de Souza Terra" w:date="2016-02-08T20:04:00Z"/>
                    <w:color w:val="303030"/>
                  </w:rPr>
                </w:rPrChange>
              </w:rPr>
              <w:pPrChange w:id="2199" w:author="Mateus Berardo de Souza Terra" w:date="2016-02-08T22:05:00Z">
                <w:pPr>
                  <w:pStyle w:val="NormalWeb"/>
                  <w:spacing w:before="0" w:beforeAutospacing="0" w:after="160" w:afterAutospacing="0"/>
                  <w:jc w:val="center"/>
                </w:pPr>
              </w:pPrChange>
            </w:pPr>
            <w:ins w:id="2200" w:author="Mateus Berardo de Souza Terra" w:date="2016-02-08T22:13:00Z">
              <w:r>
                <w:rPr>
                  <w:color w:val="303030"/>
                  <w:sz w:val="16"/>
                  <w:szCs w:val="16"/>
                </w:rPr>
                <w:t>8</w:t>
              </w:r>
            </w:ins>
          </w:p>
        </w:tc>
        <w:tc>
          <w:tcPr>
            <w:tcW w:w="1558" w:type="dxa"/>
            <w:tcPrChange w:id="2201"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02" w:author="Mateus Berardo de Souza Terra" w:date="2016-02-08T20:04:00Z"/>
                <w:color w:val="303030"/>
                <w:sz w:val="16"/>
                <w:szCs w:val="16"/>
                <w:rPrChange w:id="2203" w:author="Mateus Berardo de Souza Terra" w:date="2016-02-08T22:05:00Z">
                  <w:rPr>
                    <w:ins w:id="2204" w:author="Mateus Berardo de Souza Terra" w:date="2016-02-08T20:04:00Z"/>
                    <w:color w:val="303030"/>
                  </w:rPr>
                </w:rPrChange>
              </w:rPr>
              <w:pPrChange w:id="2205" w:author="Mateus Berardo de Souza Terra" w:date="2016-02-08T22:05:00Z">
                <w:pPr>
                  <w:pStyle w:val="NormalWeb"/>
                  <w:spacing w:before="0" w:beforeAutospacing="0" w:after="160" w:afterAutospacing="0"/>
                  <w:jc w:val="center"/>
                </w:pPr>
              </w:pPrChange>
            </w:pPr>
            <w:ins w:id="2206" w:author="Mateus Berardo de Souza Terra" w:date="2016-02-08T22:09:00Z">
              <w:r>
                <w:rPr>
                  <w:color w:val="303030"/>
                  <w:sz w:val="16"/>
                  <w:szCs w:val="16"/>
                </w:rPr>
                <w:t>88</w:t>
              </w:r>
            </w:ins>
          </w:p>
        </w:tc>
        <w:tc>
          <w:tcPr>
            <w:tcW w:w="1558" w:type="dxa"/>
            <w:tcPrChange w:id="2207"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08" w:author="Mateus Berardo de Souza Terra" w:date="2016-02-08T20:04:00Z"/>
                <w:color w:val="303030"/>
                <w:sz w:val="16"/>
                <w:szCs w:val="16"/>
                <w:rPrChange w:id="2209" w:author="Mateus Berardo de Souza Terra" w:date="2016-02-08T22:05:00Z">
                  <w:rPr>
                    <w:ins w:id="2210" w:author="Mateus Berardo de Souza Terra" w:date="2016-02-08T20:04:00Z"/>
                    <w:color w:val="303030"/>
                  </w:rPr>
                </w:rPrChange>
              </w:rPr>
              <w:pPrChange w:id="2211" w:author="Mateus Berardo de Souza Terra" w:date="2016-02-08T22:05:00Z">
                <w:pPr>
                  <w:pStyle w:val="NormalWeb"/>
                  <w:spacing w:before="0" w:beforeAutospacing="0" w:after="160" w:afterAutospacing="0"/>
                  <w:jc w:val="center"/>
                </w:pPr>
              </w:pPrChange>
            </w:pPr>
            <w:ins w:id="2212" w:author="Mateus Berardo de Souza Terra" w:date="2016-02-08T22:10:00Z">
              <w:r>
                <w:rPr>
                  <w:color w:val="303030"/>
                  <w:sz w:val="16"/>
                  <w:szCs w:val="16"/>
                </w:rPr>
                <w:t>X</w:t>
              </w:r>
            </w:ins>
          </w:p>
        </w:tc>
        <w:tc>
          <w:tcPr>
            <w:tcW w:w="1559" w:type="dxa"/>
            <w:tcPrChange w:id="2213"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14" w:author="Mateus Berardo de Souza Terra" w:date="2016-02-08T20:04:00Z"/>
                <w:color w:val="303030"/>
                <w:sz w:val="16"/>
                <w:szCs w:val="16"/>
                <w:rPrChange w:id="2215" w:author="Mateus Berardo de Souza Terra" w:date="2016-02-08T22:05:00Z">
                  <w:rPr>
                    <w:ins w:id="2216" w:author="Mateus Berardo de Souza Terra" w:date="2016-02-08T20:04:00Z"/>
                    <w:color w:val="303030"/>
                  </w:rPr>
                </w:rPrChange>
              </w:rPr>
              <w:pPrChange w:id="2217" w:author="Mateus Berardo de Souza Terra" w:date="2016-02-08T22:05:00Z">
                <w:pPr>
                  <w:pStyle w:val="NormalWeb"/>
                  <w:spacing w:before="0" w:beforeAutospacing="0" w:after="160" w:afterAutospacing="0"/>
                  <w:jc w:val="center"/>
                </w:pPr>
              </w:pPrChange>
            </w:pPr>
            <w:ins w:id="2218" w:author="Mateus Berardo de Souza Terra" w:date="2016-02-08T22:09:00Z">
              <w:r>
                <w:rPr>
                  <w:color w:val="303030"/>
                  <w:sz w:val="16"/>
                  <w:szCs w:val="16"/>
                </w:rPr>
                <w:t>120</w:t>
              </w:r>
            </w:ins>
          </w:p>
        </w:tc>
        <w:tc>
          <w:tcPr>
            <w:tcW w:w="1559" w:type="dxa"/>
            <w:tcPrChange w:id="2219"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20" w:author="Mateus Berardo de Souza Terra" w:date="2016-02-08T20:04:00Z"/>
                <w:color w:val="303030"/>
                <w:sz w:val="16"/>
                <w:szCs w:val="16"/>
                <w:rPrChange w:id="2221" w:author="Mateus Berardo de Souza Terra" w:date="2016-02-08T22:05:00Z">
                  <w:rPr>
                    <w:ins w:id="2222" w:author="Mateus Berardo de Souza Terra" w:date="2016-02-08T20:04:00Z"/>
                    <w:color w:val="303030"/>
                  </w:rPr>
                </w:rPrChange>
              </w:rPr>
              <w:pPrChange w:id="2223" w:author="Mateus Berardo de Souza Terra" w:date="2016-02-08T22:05:00Z">
                <w:pPr>
                  <w:pStyle w:val="NormalWeb"/>
                  <w:spacing w:before="0" w:beforeAutospacing="0" w:after="160" w:afterAutospacing="0"/>
                  <w:jc w:val="center"/>
                </w:pPr>
              </w:pPrChange>
            </w:pPr>
            <w:ins w:id="2224" w:author="Mateus Berardo de Souza Terra" w:date="2016-02-08T22:11:00Z">
              <w:r>
                <w:rPr>
                  <w:color w:val="303030"/>
                  <w:sz w:val="16"/>
                  <w:szCs w:val="16"/>
                </w:rPr>
                <w:t>x</w:t>
              </w:r>
            </w:ins>
          </w:p>
        </w:tc>
      </w:tr>
      <w:tr w:rsidR="00BA6212" w:rsidRPr="00A76C84" w14:paraId="33E4EA1D" w14:textId="77777777" w:rsidTr="00A76C84">
        <w:trPr>
          <w:trHeight w:val="20"/>
          <w:ins w:id="2225" w:author="Mateus Berardo de Souza Terra" w:date="2016-02-08T20:04:00Z"/>
        </w:trPr>
        <w:tc>
          <w:tcPr>
            <w:tcW w:w="1558" w:type="dxa"/>
            <w:tcPrChange w:id="2226"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27" w:author="Mateus Berardo de Souza Terra" w:date="2016-02-08T20:04:00Z"/>
                <w:color w:val="303030"/>
                <w:sz w:val="16"/>
                <w:szCs w:val="16"/>
                <w:rPrChange w:id="2228" w:author="Mateus Berardo de Souza Terra" w:date="2016-02-08T22:05:00Z">
                  <w:rPr>
                    <w:ins w:id="2229" w:author="Mateus Berardo de Souza Terra" w:date="2016-02-08T20:04:00Z"/>
                    <w:color w:val="303030"/>
                  </w:rPr>
                </w:rPrChange>
              </w:rPr>
              <w:pPrChange w:id="2230" w:author="Mateus Berardo de Souza Terra" w:date="2016-02-08T22:05:00Z">
                <w:pPr>
                  <w:pStyle w:val="NormalWeb"/>
                  <w:spacing w:before="0" w:beforeAutospacing="0" w:after="160" w:afterAutospacing="0"/>
                  <w:jc w:val="center"/>
                </w:pPr>
              </w:pPrChange>
            </w:pPr>
            <w:ins w:id="2231" w:author="Mateus Berardo de Souza Terra" w:date="2016-02-08T20:05:00Z">
              <w:r w:rsidRPr="00A76C84">
                <w:rPr>
                  <w:color w:val="303030"/>
                  <w:sz w:val="16"/>
                  <w:szCs w:val="16"/>
                  <w:rPrChange w:id="2232" w:author="Mateus Berardo de Souza Terra" w:date="2016-02-08T22:05:00Z">
                    <w:rPr>
                      <w:color w:val="303030"/>
                    </w:rPr>
                  </w:rPrChange>
                </w:rPr>
                <w:t>57</w:t>
              </w:r>
            </w:ins>
          </w:p>
        </w:tc>
        <w:tc>
          <w:tcPr>
            <w:tcW w:w="1558" w:type="dxa"/>
            <w:tcPrChange w:id="2233"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34" w:author="Mateus Berardo de Souza Terra" w:date="2016-02-08T20:04:00Z"/>
                <w:color w:val="303030"/>
                <w:sz w:val="16"/>
                <w:szCs w:val="16"/>
                <w:rPrChange w:id="2235" w:author="Mateus Berardo de Souza Terra" w:date="2016-02-08T22:05:00Z">
                  <w:rPr>
                    <w:ins w:id="2236" w:author="Mateus Berardo de Souza Terra" w:date="2016-02-08T20:04:00Z"/>
                    <w:color w:val="303030"/>
                  </w:rPr>
                </w:rPrChange>
              </w:rPr>
              <w:pPrChange w:id="2237" w:author="Mateus Berardo de Souza Terra" w:date="2016-02-08T22:05:00Z">
                <w:pPr>
                  <w:pStyle w:val="NormalWeb"/>
                  <w:spacing w:before="0" w:beforeAutospacing="0" w:after="160" w:afterAutospacing="0"/>
                  <w:jc w:val="center"/>
                </w:pPr>
              </w:pPrChange>
            </w:pPr>
            <w:ins w:id="2238" w:author="Mateus Berardo de Souza Terra" w:date="2016-02-08T22:13:00Z">
              <w:r>
                <w:rPr>
                  <w:color w:val="303030"/>
                  <w:sz w:val="16"/>
                  <w:szCs w:val="16"/>
                </w:rPr>
                <w:t>9</w:t>
              </w:r>
            </w:ins>
          </w:p>
        </w:tc>
        <w:tc>
          <w:tcPr>
            <w:tcW w:w="1558" w:type="dxa"/>
            <w:tcPrChange w:id="2239"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40" w:author="Mateus Berardo de Souza Terra" w:date="2016-02-08T20:04:00Z"/>
                <w:color w:val="303030"/>
                <w:sz w:val="16"/>
                <w:szCs w:val="16"/>
                <w:rPrChange w:id="2241" w:author="Mateus Berardo de Souza Terra" w:date="2016-02-08T22:05:00Z">
                  <w:rPr>
                    <w:ins w:id="2242" w:author="Mateus Berardo de Souza Terra" w:date="2016-02-08T20:04:00Z"/>
                    <w:color w:val="303030"/>
                  </w:rPr>
                </w:rPrChange>
              </w:rPr>
              <w:pPrChange w:id="2243" w:author="Mateus Berardo de Souza Terra" w:date="2016-02-08T22:05:00Z">
                <w:pPr>
                  <w:pStyle w:val="NormalWeb"/>
                  <w:spacing w:before="0" w:beforeAutospacing="0" w:after="160" w:afterAutospacing="0"/>
                  <w:jc w:val="center"/>
                </w:pPr>
              </w:pPrChange>
            </w:pPr>
            <w:ins w:id="2244" w:author="Mateus Berardo de Souza Terra" w:date="2016-02-08T22:09:00Z">
              <w:r>
                <w:rPr>
                  <w:color w:val="303030"/>
                  <w:sz w:val="16"/>
                  <w:szCs w:val="16"/>
                </w:rPr>
                <w:t>89</w:t>
              </w:r>
            </w:ins>
          </w:p>
        </w:tc>
        <w:tc>
          <w:tcPr>
            <w:tcW w:w="1558" w:type="dxa"/>
            <w:tcPrChange w:id="2245"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46" w:author="Mateus Berardo de Souza Terra" w:date="2016-02-08T20:04:00Z"/>
                <w:color w:val="303030"/>
                <w:sz w:val="16"/>
                <w:szCs w:val="16"/>
                <w:rPrChange w:id="2247" w:author="Mateus Berardo de Souza Terra" w:date="2016-02-08T22:05:00Z">
                  <w:rPr>
                    <w:ins w:id="2248" w:author="Mateus Berardo de Souza Terra" w:date="2016-02-08T20:04:00Z"/>
                    <w:color w:val="303030"/>
                  </w:rPr>
                </w:rPrChange>
              </w:rPr>
              <w:pPrChange w:id="2249" w:author="Mateus Berardo de Souza Terra" w:date="2016-02-08T22:05:00Z">
                <w:pPr>
                  <w:pStyle w:val="NormalWeb"/>
                  <w:spacing w:before="0" w:beforeAutospacing="0" w:after="160" w:afterAutospacing="0"/>
                  <w:jc w:val="center"/>
                </w:pPr>
              </w:pPrChange>
            </w:pPr>
            <w:ins w:id="2250" w:author="Mateus Berardo de Souza Terra" w:date="2016-02-08T22:10:00Z">
              <w:r>
                <w:rPr>
                  <w:color w:val="303030"/>
                  <w:sz w:val="16"/>
                  <w:szCs w:val="16"/>
                </w:rPr>
                <w:t>Y</w:t>
              </w:r>
            </w:ins>
          </w:p>
        </w:tc>
        <w:tc>
          <w:tcPr>
            <w:tcW w:w="1559" w:type="dxa"/>
            <w:tcPrChange w:id="2251"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52" w:author="Mateus Berardo de Souza Terra" w:date="2016-02-08T20:04:00Z"/>
                <w:color w:val="303030"/>
                <w:sz w:val="16"/>
                <w:szCs w:val="16"/>
                <w:rPrChange w:id="2253" w:author="Mateus Berardo de Souza Terra" w:date="2016-02-08T22:05:00Z">
                  <w:rPr>
                    <w:ins w:id="2254" w:author="Mateus Berardo de Souza Terra" w:date="2016-02-08T20:04:00Z"/>
                    <w:color w:val="303030"/>
                  </w:rPr>
                </w:rPrChange>
              </w:rPr>
              <w:pPrChange w:id="2255" w:author="Mateus Berardo de Souza Terra" w:date="2016-02-08T22:05:00Z">
                <w:pPr>
                  <w:pStyle w:val="NormalWeb"/>
                  <w:spacing w:before="0" w:beforeAutospacing="0" w:after="160" w:afterAutospacing="0"/>
                  <w:jc w:val="center"/>
                </w:pPr>
              </w:pPrChange>
            </w:pPr>
            <w:ins w:id="2256" w:author="Mateus Berardo de Souza Terra" w:date="2016-02-08T22:09:00Z">
              <w:r>
                <w:rPr>
                  <w:color w:val="303030"/>
                  <w:sz w:val="16"/>
                  <w:szCs w:val="16"/>
                </w:rPr>
                <w:t>121</w:t>
              </w:r>
            </w:ins>
          </w:p>
        </w:tc>
        <w:tc>
          <w:tcPr>
            <w:tcW w:w="1559" w:type="dxa"/>
            <w:tcPrChange w:id="2257"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58" w:author="Mateus Berardo de Souza Terra" w:date="2016-02-08T20:04:00Z"/>
                <w:color w:val="303030"/>
                <w:sz w:val="16"/>
                <w:szCs w:val="16"/>
                <w:rPrChange w:id="2259" w:author="Mateus Berardo de Souza Terra" w:date="2016-02-08T22:05:00Z">
                  <w:rPr>
                    <w:ins w:id="2260" w:author="Mateus Berardo de Souza Terra" w:date="2016-02-08T20:04:00Z"/>
                    <w:color w:val="303030"/>
                  </w:rPr>
                </w:rPrChange>
              </w:rPr>
              <w:pPrChange w:id="2261" w:author="Mateus Berardo de Souza Terra" w:date="2016-02-08T22:05:00Z">
                <w:pPr>
                  <w:pStyle w:val="NormalWeb"/>
                  <w:spacing w:before="0" w:beforeAutospacing="0" w:after="160" w:afterAutospacing="0"/>
                  <w:jc w:val="center"/>
                </w:pPr>
              </w:pPrChange>
            </w:pPr>
            <w:ins w:id="2262" w:author="Mateus Berardo de Souza Terra" w:date="2016-02-08T22:11:00Z">
              <w:r>
                <w:rPr>
                  <w:color w:val="303030"/>
                  <w:sz w:val="16"/>
                  <w:szCs w:val="16"/>
                </w:rPr>
                <w:t>y</w:t>
              </w:r>
            </w:ins>
          </w:p>
        </w:tc>
      </w:tr>
      <w:tr w:rsidR="00BA6212" w:rsidRPr="00A76C84" w14:paraId="1EA86B3D" w14:textId="77777777" w:rsidTr="00A76C84">
        <w:trPr>
          <w:trHeight w:val="20"/>
          <w:ins w:id="2263" w:author="Mateus Berardo de Souza Terra" w:date="2016-02-08T20:04:00Z"/>
        </w:trPr>
        <w:tc>
          <w:tcPr>
            <w:tcW w:w="1558" w:type="dxa"/>
            <w:tcPrChange w:id="2264"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65" w:author="Mateus Berardo de Souza Terra" w:date="2016-02-08T20:04:00Z"/>
                <w:color w:val="303030"/>
                <w:sz w:val="16"/>
                <w:szCs w:val="16"/>
                <w:rPrChange w:id="2266" w:author="Mateus Berardo de Souza Terra" w:date="2016-02-08T22:05:00Z">
                  <w:rPr>
                    <w:ins w:id="2267" w:author="Mateus Berardo de Souza Terra" w:date="2016-02-08T20:04:00Z"/>
                    <w:color w:val="303030"/>
                  </w:rPr>
                </w:rPrChange>
              </w:rPr>
              <w:pPrChange w:id="2268" w:author="Mateus Berardo de Souza Terra" w:date="2016-02-08T22:05:00Z">
                <w:pPr>
                  <w:pStyle w:val="NormalWeb"/>
                  <w:spacing w:before="0" w:beforeAutospacing="0" w:after="160" w:afterAutospacing="0"/>
                  <w:jc w:val="center"/>
                </w:pPr>
              </w:pPrChange>
            </w:pPr>
            <w:ins w:id="2269" w:author="Mateus Berardo de Souza Terra" w:date="2016-02-08T20:05:00Z">
              <w:r w:rsidRPr="00A76C84">
                <w:rPr>
                  <w:color w:val="303030"/>
                  <w:sz w:val="16"/>
                  <w:szCs w:val="16"/>
                  <w:rPrChange w:id="2270" w:author="Mateus Berardo de Souza Terra" w:date="2016-02-08T22:05:00Z">
                    <w:rPr>
                      <w:color w:val="303030"/>
                    </w:rPr>
                  </w:rPrChange>
                </w:rPr>
                <w:t>58</w:t>
              </w:r>
            </w:ins>
          </w:p>
        </w:tc>
        <w:tc>
          <w:tcPr>
            <w:tcW w:w="1558" w:type="dxa"/>
            <w:tcPrChange w:id="2271"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72" w:author="Mateus Berardo de Souza Terra" w:date="2016-02-08T20:04:00Z"/>
                <w:color w:val="303030"/>
                <w:sz w:val="16"/>
                <w:szCs w:val="16"/>
                <w:rPrChange w:id="2273" w:author="Mateus Berardo de Souza Terra" w:date="2016-02-08T22:05:00Z">
                  <w:rPr>
                    <w:ins w:id="2274" w:author="Mateus Berardo de Souza Terra" w:date="2016-02-08T20:04:00Z"/>
                    <w:color w:val="303030"/>
                  </w:rPr>
                </w:rPrChange>
              </w:rPr>
              <w:pPrChange w:id="2275" w:author="Mateus Berardo de Souza Terra" w:date="2016-02-08T22:05:00Z">
                <w:pPr>
                  <w:pStyle w:val="NormalWeb"/>
                  <w:spacing w:before="0" w:beforeAutospacing="0" w:after="160" w:afterAutospacing="0"/>
                  <w:jc w:val="center"/>
                </w:pPr>
              </w:pPrChange>
            </w:pPr>
            <w:ins w:id="2276" w:author="Mateus Berardo de Souza Terra" w:date="2016-02-08T22:13:00Z">
              <w:r>
                <w:rPr>
                  <w:color w:val="303030"/>
                  <w:sz w:val="16"/>
                  <w:szCs w:val="16"/>
                </w:rPr>
                <w:t>:</w:t>
              </w:r>
            </w:ins>
          </w:p>
        </w:tc>
        <w:tc>
          <w:tcPr>
            <w:tcW w:w="1558" w:type="dxa"/>
            <w:tcPrChange w:id="2277"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78" w:author="Mateus Berardo de Souza Terra" w:date="2016-02-08T20:04:00Z"/>
                <w:color w:val="303030"/>
                <w:sz w:val="16"/>
                <w:szCs w:val="16"/>
                <w:rPrChange w:id="2279" w:author="Mateus Berardo de Souza Terra" w:date="2016-02-08T22:05:00Z">
                  <w:rPr>
                    <w:ins w:id="2280" w:author="Mateus Berardo de Souza Terra" w:date="2016-02-08T20:04:00Z"/>
                    <w:color w:val="303030"/>
                  </w:rPr>
                </w:rPrChange>
              </w:rPr>
              <w:pPrChange w:id="2281" w:author="Mateus Berardo de Souza Terra" w:date="2016-02-08T22:05:00Z">
                <w:pPr>
                  <w:pStyle w:val="NormalWeb"/>
                  <w:spacing w:before="0" w:beforeAutospacing="0" w:after="160" w:afterAutospacing="0"/>
                  <w:jc w:val="center"/>
                </w:pPr>
              </w:pPrChange>
            </w:pPr>
            <w:ins w:id="2282" w:author="Mateus Berardo de Souza Terra" w:date="2016-02-08T22:09:00Z">
              <w:r>
                <w:rPr>
                  <w:color w:val="303030"/>
                  <w:sz w:val="16"/>
                  <w:szCs w:val="16"/>
                </w:rPr>
                <w:t>90</w:t>
              </w:r>
            </w:ins>
          </w:p>
        </w:tc>
        <w:tc>
          <w:tcPr>
            <w:tcW w:w="1558" w:type="dxa"/>
            <w:tcPrChange w:id="2283"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284" w:author="Mateus Berardo de Souza Terra" w:date="2016-02-08T20:04:00Z"/>
                <w:color w:val="303030"/>
                <w:sz w:val="16"/>
                <w:szCs w:val="16"/>
                <w:rPrChange w:id="2285" w:author="Mateus Berardo de Souza Terra" w:date="2016-02-08T22:05:00Z">
                  <w:rPr>
                    <w:ins w:id="2286" w:author="Mateus Berardo de Souza Terra" w:date="2016-02-08T20:04:00Z"/>
                    <w:color w:val="303030"/>
                  </w:rPr>
                </w:rPrChange>
              </w:rPr>
              <w:pPrChange w:id="2287" w:author="Mateus Berardo de Souza Terra" w:date="2016-02-08T22:05:00Z">
                <w:pPr>
                  <w:pStyle w:val="NormalWeb"/>
                  <w:spacing w:before="0" w:beforeAutospacing="0" w:after="160" w:afterAutospacing="0"/>
                  <w:jc w:val="center"/>
                </w:pPr>
              </w:pPrChange>
            </w:pPr>
            <w:ins w:id="2288" w:author="Mateus Berardo de Souza Terra" w:date="2016-02-08T22:10:00Z">
              <w:r>
                <w:rPr>
                  <w:color w:val="303030"/>
                  <w:sz w:val="16"/>
                  <w:szCs w:val="16"/>
                </w:rPr>
                <w:t>Z</w:t>
              </w:r>
            </w:ins>
          </w:p>
        </w:tc>
        <w:tc>
          <w:tcPr>
            <w:tcW w:w="1559" w:type="dxa"/>
            <w:tcPrChange w:id="2289"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290" w:author="Mateus Berardo de Souza Terra" w:date="2016-02-08T20:04:00Z"/>
                <w:color w:val="303030"/>
                <w:sz w:val="16"/>
                <w:szCs w:val="16"/>
                <w:rPrChange w:id="2291" w:author="Mateus Berardo de Souza Terra" w:date="2016-02-08T22:05:00Z">
                  <w:rPr>
                    <w:ins w:id="2292" w:author="Mateus Berardo de Souza Terra" w:date="2016-02-08T20:04:00Z"/>
                    <w:color w:val="303030"/>
                  </w:rPr>
                </w:rPrChange>
              </w:rPr>
              <w:pPrChange w:id="2293" w:author="Mateus Berardo de Souza Terra" w:date="2016-02-08T22:05:00Z">
                <w:pPr>
                  <w:pStyle w:val="NormalWeb"/>
                  <w:spacing w:before="0" w:beforeAutospacing="0" w:after="160" w:afterAutospacing="0"/>
                  <w:jc w:val="center"/>
                </w:pPr>
              </w:pPrChange>
            </w:pPr>
            <w:ins w:id="2294" w:author="Mateus Berardo de Souza Terra" w:date="2016-02-08T22:09:00Z">
              <w:r>
                <w:rPr>
                  <w:color w:val="303030"/>
                  <w:sz w:val="16"/>
                  <w:szCs w:val="16"/>
                </w:rPr>
                <w:t>122</w:t>
              </w:r>
            </w:ins>
          </w:p>
        </w:tc>
        <w:tc>
          <w:tcPr>
            <w:tcW w:w="1559" w:type="dxa"/>
            <w:tcPrChange w:id="2295"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296" w:author="Mateus Berardo de Souza Terra" w:date="2016-02-08T20:04:00Z"/>
                <w:color w:val="303030"/>
                <w:sz w:val="16"/>
                <w:szCs w:val="16"/>
                <w:rPrChange w:id="2297" w:author="Mateus Berardo de Souza Terra" w:date="2016-02-08T22:05:00Z">
                  <w:rPr>
                    <w:ins w:id="2298" w:author="Mateus Berardo de Souza Terra" w:date="2016-02-08T20:04:00Z"/>
                    <w:color w:val="303030"/>
                  </w:rPr>
                </w:rPrChange>
              </w:rPr>
              <w:pPrChange w:id="2299" w:author="Mateus Berardo de Souza Terra" w:date="2016-02-08T22:05:00Z">
                <w:pPr>
                  <w:pStyle w:val="NormalWeb"/>
                  <w:spacing w:before="0" w:beforeAutospacing="0" w:after="160" w:afterAutospacing="0"/>
                  <w:jc w:val="center"/>
                </w:pPr>
              </w:pPrChange>
            </w:pPr>
            <w:ins w:id="2300" w:author="Mateus Berardo de Souza Terra" w:date="2016-02-08T22:11:00Z">
              <w:r>
                <w:rPr>
                  <w:color w:val="303030"/>
                  <w:sz w:val="16"/>
                  <w:szCs w:val="16"/>
                </w:rPr>
                <w:t>z</w:t>
              </w:r>
            </w:ins>
          </w:p>
        </w:tc>
      </w:tr>
      <w:tr w:rsidR="00BA6212" w:rsidRPr="00A76C84" w14:paraId="62CA1451" w14:textId="77777777" w:rsidTr="00A76C84">
        <w:trPr>
          <w:trHeight w:val="20"/>
          <w:ins w:id="2301" w:author="Mateus Berardo de Souza Terra" w:date="2016-02-08T20:04:00Z"/>
        </w:trPr>
        <w:tc>
          <w:tcPr>
            <w:tcW w:w="1558" w:type="dxa"/>
            <w:tcPrChange w:id="2302"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03" w:author="Mateus Berardo de Souza Terra" w:date="2016-02-08T20:04:00Z"/>
                <w:color w:val="303030"/>
                <w:sz w:val="16"/>
                <w:szCs w:val="16"/>
                <w:rPrChange w:id="2304" w:author="Mateus Berardo de Souza Terra" w:date="2016-02-08T22:05:00Z">
                  <w:rPr>
                    <w:ins w:id="2305" w:author="Mateus Berardo de Souza Terra" w:date="2016-02-08T20:04:00Z"/>
                    <w:color w:val="303030"/>
                  </w:rPr>
                </w:rPrChange>
              </w:rPr>
              <w:pPrChange w:id="2306" w:author="Mateus Berardo de Souza Terra" w:date="2016-02-08T22:05:00Z">
                <w:pPr>
                  <w:pStyle w:val="NormalWeb"/>
                  <w:spacing w:before="0" w:beforeAutospacing="0" w:after="160" w:afterAutospacing="0"/>
                  <w:jc w:val="center"/>
                </w:pPr>
              </w:pPrChange>
            </w:pPr>
            <w:ins w:id="2307" w:author="Mateus Berardo de Souza Terra" w:date="2016-02-08T20:05:00Z">
              <w:r w:rsidRPr="00A76C84">
                <w:rPr>
                  <w:color w:val="303030"/>
                  <w:sz w:val="16"/>
                  <w:szCs w:val="16"/>
                  <w:rPrChange w:id="2308" w:author="Mateus Berardo de Souza Terra" w:date="2016-02-08T22:05:00Z">
                    <w:rPr>
                      <w:color w:val="303030"/>
                    </w:rPr>
                  </w:rPrChange>
                </w:rPr>
                <w:t>59</w:t>
              </w:r>
            </w:ins>
          </w:p>
        </w:tc>
        <w:tc>
          <w:tcPr>
            <w:tcW w:w="1558" w:type="dxa"/>
            <w:tcPrChange w:id="2309"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10" w:author="Mateus Berardo de Souza Terra" w:date="2016-02-08T20:04:00Z"/>
                <w:color w:val="303030"/>
                <w:sz w:val="16"/>
                <w:szCs w:val="16"/>
                <w:rPrChange w:id="2311" w:author="Mateus Berardo de Souza Terra" w:date="2016-02-08T22:05:00Z">
                  <w:rPr>
                    <w:ins w:id="2312" w:author="Mateus Berardo de Souza Terra" w:date="2016-02-08T20:04:00Z"/>
                    <w:color w:val="303030"/>
                  </w:rPr>
                </w:rPrChange>
              </w:rPr>
              <w:pPrChange w:id="2313" w:author="Mateus Berardo de Souza Terra" w:date="2016-02-08T22:05:00Z">
                <w:pPr>
                  <w:pStyle w:val="NormalWeb"/>
                  <w:spacing w:before="0" w:beforeAutospacing="0" w:after="160" w:afterAutospacing="0"/>
                  <w:jc w:val="center"/>
                </w:pPr>
              </w:pPrChange>
            </w:pPr>
            <w:ins w:id="2314" w:author="Mateus Berardo de Souza Terra" w:date="2016-02-08T22:13:00Z">
              <w:r>
                <w:rPr>
                  <w:color w:val="303030"/>
                  <w:sz w:val="16"/>
                  <w:szCs w:val="16"/>
                </w:rPr>
                <w:t>;</w:t>
              </w:r>
            </w:ins>
          </w:p>
        </w:tc>
        <w:tc>
          <w:tcPr>
            <w:tcW w:w="1558" w:type="dxa"/>
            <w:tcPrChange w:id="2315"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16" w:author="Mateus Berardo de Souza Terra" w:date="2016-02-08T20:04:00Z"/>
                <w:color w:val="303030"/>
                <w:sz w:val="16"/>
                <w:szCs w:val="16"/>
                <w:rPrChange w:id="2317" w:author="Mateus Berardo de Souza Terra" w:date="2016-02-08T22:05:00Z">
                  <w:rPr>
                    <w:ins w:id="2318" w:author="Mateus Berardo de Souza Terra" w:date="2016-02-08T20:04:00Z"/>
                    <w:color w:val="303030"/>
                  </w:rPr>
                </w:rPrChange>
              </w:rPr>
              <w:pPrChange w:id="2319" w:author="Mateus Berardo de Souza Terra" w:date="2016-02-08T22:05:00Z">
                <w:pPr>
                  <w:pStyle w:val="NormalWeb"/>
                  <w:spacing w:before="0" w:beforeAutospacing="0" w:after="160" w:afterAutospacing="0"/>
                  <w:jc w:val="center"/>
                </w:pPr>
              </w:pPrChange>
            </w:pPr>
            <w:ins w:id="2320" w:author="Mateus Berardo de Souza Terra" w:date="2016-02-08T22:09:00Z">
              <w:r>
                <w:rPr>
                  <w:color w:val="303030"/>
                  <w:sz w:val="16"/>
                  <w:szCs w:val="16"/>
                </w:rPr>
                <w:t>91</w:t>
              </w:r>
            </w:ins>
          </w:p>
        </w:tc>
        <w:tc>
          <w:tcPr>
            <w:tcW w:w="1558" w:type="dxa"/>
            <w:tcPrChange w:id="2321"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22" w:author="Mateus Berardo de Souza Terra" w:date="2016-02-08T20:04:00Z"/>
                <w:color w:val="303030"/>
                <w:sz w:val="16"/>
                <w:szCs w:val="16"/>
                <w:rPrChange w:id="2323" w:author="Mateus Berardo de Souza Terra" w:date="2016-02-08T22:05:00Z">
                  <w:rPr>
                    <w:ins w:id="2324" w:author="Mateus Berardo de Souza Terra" w:date="2016-02-08T20:04:00Z"/>
                    <w:color w:val="303030"/>
                  </w:rPr>
                </w:rPrChange>
              </w:rPr>
              <w:pPrChange w:id="2325" w:author="Mateus Berardo de Souza Terra" w:date="2016-02-08T22:05:00Z">
                <w:pPr>
                  <w:pStyle w:val="NormalWeb"/>
                  <w:spacing w:before="0" w:beforeAutospacing="0" w:after="160" w:afterAutospacing="0"/>
                  <w:jc w:val="center"/>
                </w:pPr>
              </w:pPrChange>
            </w:pPr>
            <w:ins w:id="2326" w:author="Mateus Berardo de Souza Terra" w:date="2016-02-08T22:11:00Z">
              <w:r>
                <w:rPr>
                  <w:color w:val="303030"/>
                  <w:sz w:val="16"/>
                  <w:szCs w:val="16"/>
                </w:rPr>
                <w:t>[</w:t>
              </w:r>
            </w:ins>
          </w:p>
        </w:tc>
        <w:tc>
          <w:tcPr>
            <w:tcW w:w="1559" w:type="dxa"/>
            <w:tcPrChange w:id="2327"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28" w:author="Mateus Berardo de Souza Terra" w:date="2016-02-08T20:04:00Z"/>
                <w:color w:val="303030"/>
                <w:sz w:val="16"/>
                <w:szCs w:val="16"/>
                <w:rPrChange w:id="2329" w:author="Mateus Berardo de Souza Terra" w:date="2016-02-08T22:05:00Z">
                  <w:rPr>
                    <w:ins w:id="2330" w:author="Mateus Berardo de Souza Terra" w:date="2016-02-08T20:04:00Z"/>
                    <w:color w:val="303030"/>
                  </w:rPr>
                </w:rPrChange>
              </w:rPr>
              <w:pPrChange w:id="2331" w:author="Mateus Berardo de Souza Terra" w:date="2016-02-08T22:05:00Z">
                <w:pPr>
                  <w:pStyle w:val="NormalWeb"/>
                  <w:spacing w:before="0" w:beforeAutospacing="0" w:after="160" w:afterAutospacing="0"/>
                  <w:jc w:val="center"/>
                </w:pPr>
              </w:pPrChange>
            </w:pPr>
            <w:ins w:id="2332" w:author="Mateus Berardo de Souza Terra" w:date="2016-02-08T22:09:00Z">
              <w:r>
                <w:rPr>
                  <w:color w:val="303030"/>
                  <w:sz w:val="16"/>
                  <w:szCs w:val="16"/>
                </w:rPr>
                <w:t>123</w:t>
              </w:r>
            </w:ins>
          </w:p>
        </w:tc>
        <w:tc>
          <w:tcPr>
            <w:tcW w:w="1559" w:type="dxa"/>
            <w:tcPrChange w:id="2333"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34" w:author="Mateus Berardo de Souza Terra" w:date="2016-02-08T20:04:00Z"/>
                <w:color w:val="303030"/>
                <w:sz w:val="16"/>
                <w:szCs w:val="16"/>
                <w:rPrChange w:id="2335" w:author="Mateus Berardo de Souza Terra" w:date="2016-02-08T22:05:00Z">
                  <w:rPr>
                    <w:ins w:id="2336" w:author="Mateus Berardo de Souza Terra" w:date="2016-02-08T20:04:00Z"/>
                    <w:color w:val="303030"/>
                  </w:rPr>
                </w:rPrChange>
              </w:rPr>
              <w:pPrChange w:id="2337" w:author="Mateus Berardo de Souza Terra" w:date="2016-02-08T22:05:00Z">
                <w:pPr>
                  <w:pStyle w:val="NormalWeb"/>
                  <w:spacing w:before="0" w:beforeAutospacing="0" w:after="160" w:afterAutospacing="0"/>
                  <w:jc w:val="center"/>
                </w:pPr>
              </w:pPrChange>
            </w:pPr>
            <w:ins w:id="2338" w:author="Mateus Berardo de Souza Terra" w:date="2016-02-08T22:11:00Z">
              <w:r>
                <w:rPr>
                  <w:color w:val="303030"/>
                  <w:sz w:val="16"/>
                  <w:szCs w:val="16"/>
                </w:rPr>
                <w:t>{</w:t>
              </w:r>
            </w:ins>
          </w:p>
        </w:tc>
      </w:tr>
      <w:tr w:rsidR="00BA6212" w:rsidRPr="00A76C84" w14:paraId="4024849B" w14:textId="77777777" w:rsidTr="00A76C84">
        <w:trPr>
          <w:trHeight w:val="20"/>
          <w:ins w:id="2339" w:author="Mateus Berardo de Souza Terra" w:date="2016-02-08T20:04:00Z"/>
        </w:trPr>
        <w:tc>
          <w:tcPr>
            <w:tcW w:w="1558" w:type="dxa"/>
            <w:tcPrChange w:id="2340"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41" w:author="Mateus Berardo de Souza Terra" w:date="2016-02-08T20:04:00Z"/>
                <w:color w:val="303030"/>
                <w:sz w:val="16"/>
                <w:szCs w:val="16"/>
                <w:rPrChange w:id="2342" w:author="Mateus Berardo de Souza Terra" w:date="2016-02-08T22:05:00Z">
                  <w:rPr>
                    <w:ins w:id="2343" w:author="Mateus Berardo de Souza Terra" w:date="2016-02-08T20:04:00Z"/>
                    <w:color w:val="303030"/>
                  </w:rPr>
                </w:rPrChange>
              </w:rPr>
              <w:pPrChange w:id="2344" w:author="Mateus Berardo de Souza Terra" w:date="2016-02-08T22:05:00Z">
                <w:pPr>
                  <w:pStyle w:val="NormalWeb"/>
                  <w:spacing w:before="0" w:beforeAutospacing="0" w:after="160" w:afterAutospacing="0"/>
                  <w:jc w:val="center"/>
                </w:pPr>
              </w:pPrChange>
            </w:pPr>
            <w:ins w:id="2345" w:author="Mateus Berardo de Souza Terra" w:date="2016-02-08T20:05:00Z">
              <w:r w:rsidRPr="00A76C84">
                <w:rPr>
                  <w:color w:val="303030"/>
                  <w:sz w:val="16"/>
                  <w:szCs w:val="16"/>
                  <w:rPrChange w:id="2346" w:author="Mateus Berardo de Souza Terra" w:date="2016-02-08T22:05:00Z">
                    <w:rPr>
                      <w:color w:val="303030"/>
                    </w:rPr>
                  </w:rPrChange>
                </w:rPr>
                <w:t>60</w:t>
              </w:r>
            </w:ins>
          </w:p>
        </w:tc>
        <w:tc>
          <w:tcPr>
            <w:tcW w:w="1558" w:type="dxa"/>
            <w:tcPrChange w:id="2347"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48" w:author="Mateus Berardo de Souza Terra" w:date="2016-02-08T20:04:00Z"/>
                <w:color w:val="303030"/>
                <w:sz w:val="16"/>
                <w:szCs w:val="16"/>
                <w:rPrChange w:id="2349" w:author="Mateus Berardo de Souza Terra" w:date="2016-02-08T22:05:00Z">
                  <w:rPr>
                    <w:ins w:id="2350" w:author="Mateus Berardo de Souza Terra" w:date="2016-02-08T20:04:00Z"/>
                    <w:color w:val="303030"/>
                  </w:rPr>
                </w:rPrChange>
              </w:rPr>
              <w:pPrChange w:id="2351" w:author="Mateus Berardo de Souza Terra" w:date="2016-02-08T22:05:00Z">
                <w:pPr>
                  <w:pStyle w:val="NormalWeb"/>
                  <w:spacing w:before="0" w:beforeAutospacing="0" w:after="160" w:afterAutospacing="0"/>
                  <w:jc w:val="center"/>
                </w:pPr>
              </w:pPrChange>
            </w:pPr>
            <w:ins w:id="2352" w:author="Mateus Berardo de Souza Terra" w:date="2016-02-08T22:13:00Z">
              <w:r>
                <w:rPr>
                  <w:color w:val="303030"/>
                  <w:sz w:val="16"/>
                  <w:szCs w:val="16"/>
                </w:rPr>
                <w:t>&lt;</w:t>
              </w:r>
            </w:ins>
          </w:p>
        </w:tc>
        <w:tc>
          <w:tcPr>
            <w:tcW w:w="1558" w:type="dxa"/>
            <w:tcPrChange w:id="2353"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54" w:author="Mateus Berardo de Souza Terra" w:date="2016-02-08T20:04:00Z"/>
                <w:color w:val="303030"/>
                <w:sz w:val="16"/>
                <w:szCs w:val="16"/>
                <w:rPrChange w:id="2355" w:author="Mateus Berardo de Souza Terra" w:date="2016-02-08T22:05:00Z">
                  <w:rPr>
                    <w:ins w:id="2356" w:author="Mateus Berardo de Souza Terra" w:date="2016-02-08T20:04:00Z"/>
                    <w:color w:val="303030"/>
                  </w:rPr>
                </w:rPrChange>
              </w:rPr>
              <w:pPrChange w:id="2357" w:author="Mateus Berardo de Souza Terra" w:date="2016-02-08T22:05:00Z">
                <w:pPr>
                  <w:pStyle w:val="NormalWeb"/>
                  <w:spacing w:before="0" w:beforeAutospacing="0" w:after="160" w:afterAutospacing="0"/>
                  <w:jc w:val="center"/>
                </w:pPr>
              </w:pPrChange>
            </w:pPr>
            <w:ins w:id="2358" w:author="Mateus Berardo de Souza Terra" w:date="2016-02-08T22:09:00Z">
              <w:r>
                <w:rPr>
                  <w:color w:val="303030"/>
                  <w:sz w:val="16"/>
                  <w:szCs w:val="16"/>
                </w:rPr>
                <w:t>92</w:t>
              </w:r>
            </w:ins>
          </w:p>
        </w:tc>
        <w:tc>
          <w:tcPr>
            <w:tcW w:w="1558" w:type="dxa"/>
            <w:tcPrChange w:id="2359"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60" w:author="Mateus Berardo de Souza Terra" w:date="2016-02-08T20:04:00Z"/>
                <w:color w:val="303030"/>
                <w:sz w:val="16"/>
                <w:szCs w:val="16"/>
                <w:rPrChange w:id="2361" w:author="Mateus Berardo de Souza Terra" w:date="2016-02-08T22:05:00Z">
                  <w:rPr>
                    <w:ins w:id="2362" w:author="Mateus Berardo de Souza Terra" w:date="2016-02-08T20:04:00Z"/>
                    <w:color w:val="303030"/>
                  </w:rPr>
                </w:rPrChange>
              </w:rPr>
              <w:pPrChange w:id="2363" w:author="Mateus Berardo de Souza Terra" w:date="2016-02-08T22:05:00Z">
                <w:pPr>
                  <w:pStyle w:val="NormalWeb"/>
                  <w:spacing w:before="0" w:beforeAutospacing="0" w:after="160" w:afterAutospacing="0"/>
                  <w:jc w:val="center"/>
                </w:pPr>
              </w:pPrChange>
            </w:pPr>
            <w:ins w:id="2364" w:author="Mateus Berardo de Souza Terra" w:date="2016-02-08T22:11:00Z">
              <w:r>
                <w:rPr>
                  <w:color w:val="303030"/>
                  <w:sz w:val="16"/>
                  <w:szCs w:val="16"/>
                </w:rPr>
                <w:t>\</w:t>
              </w:r>
            </w:ins>
          </w:p>
        </w:tc>
        <w:tc>
          <w:tcPr>
            <w:tcW w:w="1559" w:type="dxa"/>
            <w:tcPrChange w:id="2365"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66" w:author="Mateus Berardo de Souza Terra" w:date="2016-02-08T20:04:00Z"/>
                <w:color w:val="303030"/>
                <w:sz w:val="16"/>
                <w:szCs w:val="16"/>
                <w:rPrChange w:id="2367" w:author="Mateus Berardo de Souza Terra" w:date="2016-02-08T22:05:00Z">
                  <w:rPr>
                    <w:ins w:id="2368" w:author="Mateus Berardo de Souza Terra" w:date="2016-02-08T20:04:00Z"/>
                    <w:color w:val="303030"/>
                  </w:rPr>
                </w:rPrChange>
              </w:rPr>
              <w:pPrChange w:id="2369" w:author="Mateus Berardo de Souza Terra" w:date="2016-02-08T22:05:00Z">
                <w:pPr>
                  <w:pStyle w:val="NormalWeb"/>
                  <w:spacing w:before="0" w:beforeAutospacing="0" w:after="160" w:afterAutospacing="0"/>
                  <w:jc w:val="center"/>
                </w:pPr>
              </w:pPrChange>
            </w:pPr>
            <w:ins w:id="2370" w:author="Mateus Berardo de Souza Terra" w:date="2016-02-08T22:09:00Z">
              <w:r>
                <w:rPr>
                  <w:color w:val="303030"/>
                  <w:sz w:val="16"/>
                  <w:szCs w:val="16"/>
                </w:rPr>
                <w:t>124</w:t>
              </w:r>
            </w:ins>
          </w:p>
        </w:tc>
        <w:tc>
          <w:tcPr>
            <w:tcW w:w="1559" w:type="dxa"/>
            <w:tcPrChange w:id="2371"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72" w:author="Mateus Berardo de Souza Terra" w:date="2016-02-08T20:04:00Z"/>
                <w:color w:val="303030"/>
                <w:sz w:val="16"/>
                <w:szCs w:val="16"/>
                <w:rPrChange w:id="2373" w:author="Mateus Berardo de Souza Terra" w:date="2016-02-08T22:05:00Z">
                  <w:rPr>
                    <w:ins w:id="2374" w:author="Mateus Berardo de Souza Terra" w:date="2016-02-08T20:04:00Z"/>
                    <w:color w:val="303030"/>
                  </w:rPr>
                </w:rPrChange>
              </w:rPr>
              <w:pPrChange w:id="2375" w:author="Mateus Berardo de Souza Terra" w:date="2016-02-08T22:05:00Z">
                <w:pPr>
                  <w:pStyle w:val="NormalWeb"/>
                  <w:spacing w:before="0" w:beforeAutospacing="0" w:after="160" w:afterAutospacing="0"/>
                  <w:jc w:val="center"/>
                </w:pPr>
              </w:pPrChange>
            </w:pPr>
            <w:ins w:id="2376" w:author="Mateus Berardo de Souza Terra" w:date="2016-02-08T22:11:00Z">
              <w:r>
                <w:rPr>
                  <w:color w:val="303030"/>
                  <w:sz w:val="16"/>
                  <w:szCs w:val="16"/>
                </w:rPr>
                <w:t>|</w:t>
              </w:r>
            </w:ins>
          </w:p>
        </w:tc>
      </w:tr>
      <w:tr w:rsidR="00BA6212" w:rsidRPr="00A76C84" w14:paraId="083DC71D" w14:textId="77777777" w:rsidTr="00A76C84">
        <w:trPr>
          <w:trHeight w:val="20"/>
          <w:ins w:id="2377" w:author="Mateus Berardo de Souza Terra" w:date="2016-02-08T20:04:00Z"/>
        </w:trPr>
        <w:tc>
          <w:tcPr>
            <w:tcW w:w="1558" w:type="dxa"/>
            <w:tcPrChange w:id="2378"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79" w:author="Mateus Berardo de Souza Terra" w:date="2016-02-08T20:04:00Z"/>
                <w:color w:val="303030"/>
                <w:sz w:val="16"/>
                <w:szCs w:val="16"/>
                <w:rPrChange w:id="2380" w:author="Mateus Berardo de Souza Terra" w:date="2016-02-08T22:05:00Z">
                  <w:rPr>
                    <w:ins w:id="2381" w:author="Mateus Berardo de Souza Terra" w:date="2016-02-08T20:04:00Z"/>
                    <w:color w:val="303030"/>
                  </w:rPr>
                </w:rPrChange>
              </w:rPr>
              <w:pPrChange w:id="2382" w:author="Mateus Berardo de Souza Terra" w:date="2016-02-08T22:05:00Z">
                <w:pPr>
                  <w:pStyle w:val="NormalWeb"/>
                  <w:spacing w:before="0" w:beforeAutospacing="0" w:after="160" w:afterAutospacing="0"/>
                  <w:jc w:val="center"/>
                </w:pPr>
              </w:pPrChange>
            </w:pPr>
            <w:ins w:id="2383" w:author="Mateus Berardo de Souza Terra" w:date="2016-02-08T20:05:00Z">
              <w:r w:rsidRPr="00A76C84">
                <w:rPr>
                  <w:color w:val="303030"/>
                  <w:sz w:val="16"/>
                  <w:szCs w:val="16"/>
                  <w:rPrChange w:id="2384" w:author="Mateus Berardo de Souza Terra" w:date="2016-02-08T22:05:00Z">
                    <w:rPr>
                      <w:color w:val="303030"/>
                    </w:rPr>
                  </w:rPrChange>
                </w:rPr>
                <w:t>61</w:t>
              </w:r>
            </w:ins>
          </w:p>
        </w:tc>
        <w:tc>
          <w:tcPr>
            <w:tcW w:w="1558" w:type="dxa"/>
            <w:tcPrChange w:id="2385"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386" w:author="Mateus Berardo de Souza Terra" w:date="2016-02-08T20:04:00Z"/>
                <w:color w:val="303030"/>
                <w:sz w:val="16"/>
                <w:szCs w:val="16"/>
                <w:rPrChange w:id="2387" w:author="Mateus Berardo de Souza Terra" w:date="2016-02-08T22:05:00Z">
                  <w:rPr>
                    <w:ins w:id="2388" w:author="Mateus Berardo de Souza Terra" w:date="2016-02-08T20:04:00Z"/>
                    <w:color w:val="303030"/>
                  </w:rPr>
                </w:rPrChange>
              </w:rPr>
              <w:pPrChange w:id="2389" w:author="Mateus Berardo de Souza Terra" w:date="2016-02-08T22:05:00Z">
                <w:pPr>
                  <w:pStyle w:val="NormalWeb"/>
                  <w:spacing w:before="0" w:beforeAutospacing="0" w:after="160" w:afterAutospacing="0"/>
                  <w:jc w:val="center"/>
                </w:pPr>
              </w:pPrChange>
            </w:pPr>
            <w:ins w:id="2390" w:author="Mateus Berardo de Souza Terra" w:date="2016-02-08T22:13:00Z">
              <w:r>
                <w:rPr>
                  <w:color w:val="303030"/>
                  <w:sz w:val="16"/>
                  <w:szCs w:val="16"/>
                </w:rPr>
                <w:t>=</w:t>
              </w:r>
            </w:ins>
          </w:p>
        </w:tc>
        <w:tc>
          <w:tcPr>
            <w:tcW w:w="1558" w:type="dxa"/>
            <w:tcPrChange w:id="2391"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392" w:author="Mateus Berardo de Souza Terra" w:date="2016-02-08T20:04:00Z"/>
                <w:color w:val="303030"/>
                <w:sz w:val="16"/>
                <w:szCs w:val="16"/>
                <w:rPrChange w:id="2393" w:author="Mateus Berardo de Souza Terra" w:date="2016-02-08T22:05:00Z">
                  <w:rPr>
                    <w:ins w:id="2394" w:author="Mateus Berardo de Souza Terra" w:date="2016-02-08T20:04:00Z"/>
                    <w:color w:val="303030"/>
                  </w:rPr>
                </w:rPrChange>
              </w:rPr>
              <w:pPrChange w:id="2395" w:author="Mateus Berardo de Souza Terra" w:date="2016-02-08T22:05:00Z">
                <w:pPr>
                  <w:pStyle w:val="NormalWeb"/>
                  <w:spacing w:before="0" w:beforeAutospacing="0" w:after="160" w:afterAutospacing="0"/>
                  <w:jc w:val="center"/>
                </w:pPr>
              </w:pPrChange>
            </w:pPr>
            <w:ins w:id="2396" w:author="Mateus Berardo de Souza Terra" w:date="2016-02-08T22:09:00Z">
              <w:r>
                <w:rPr>
                  <w:color w:val="303030"/>
                  <w:sz w:val="16"/>
                  <w:szCs w:val="16"/>
                </w:rPr>
                <w:t>93</w:t>
              </w:r>
            </w:ins>
          </w:p>
        </w:tc>
        <w:tc>
          <w:tcPr>
            <w:tcW w:w="1558" w:type="dxa"/>
            <w:tcPrChange w:id="2397"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398" w:author="Mateus Berardo de Souza Terra" w:date="2016-02-08T20:04:00Z"/>
                <w:color w:val="303030"/>
                <w:sz w:val="16"/>
                <w:szCs w:val="16"/>
                <w:rPrChange w:id="2399" w:author="Mateus Berardo de Souza Terra" w:date="2016-02-08T22:05:00Z">
                  <w:rPr>
                    <w:ins w:id="2400" w:author="Mateus Berardo de Souza Terra" w:date="2016-02-08T20:04:00Z"/>
                    <w:color w:val="303030"/>
                  </w:rPr>
                </w:rPrChange>
              </w:rPr>
              <w:pPrChange w:id="2401" w:author="Mateus Berardo de Souza Terra" w:date="2016-02-08T22:05:00Z">
                <w:pPr>
                  <w:pStyle w:val="NormalWeb"/>
                  <w:spacing w:before="0" w:beforeAutospacing="0" w:after="160" w:afterAutospacing="0"/>
                  <w:jc w:val="center"/>
                </w:pPr>
              </w:pPrChange>
            </w:pPr>
            <w:ins w:id="2402" w:author="Mateus Berardo de Souza Terra" w:date="2016-02-08T22:11:00Z">
              <w:r>
                <w:rPr>
                  <w:color w:val="303030"/>
                  <w:sz w:val="16"/>
                  <w:szCs w:val="16"/>
                </w:rPr>
                <w:t>]</w:t>
              </w:r>
            </w:ins>
          </w:p>
        </w:tc>
        <w:tc>
          <w:tcPr>
            <w:tcW w:w="1559" w:type="dxa"/>
            <w:tcPrChange w:id="2403"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04" w:author="Mateus Berardo de Souza Terra" w:date="2016-02-08T20:04:00Z"/>
                <w:color w:val="303030"/>
                <w:sz w:val="16"/>
                <w:szCs w:val="16"/>
                <w:rPrChange w:id="2405" w:author="Mateus Berardo de Souza Terra" w:date="2016-02-08T22:05:00Z">
                  <w:rPr>
                    <w:ins w:id="2406" w:author="Mateus Berardo de Souza Terra" w:date="2016-02-08T20:04:00Z"/>
                    <w:color w:val="303030"/>
                  </w:rPr>
                </w:rPrChange>
              </w:rPr>
              <w:pPrChange w:id="2407" w:author="Mateus Berardo de Souza Terra" w:date="2016-02-08T22:05:00Z">
                <w:pPr>
                  <w:pStyle w:val="NormalWeb"/>
                  <w:spacing w:before="0" w:beforeAutospacing="0" w:after="160" w:afterAutospacing="0"/>
                  <w:jc w:val="center"/>
                </w:pPr>
              </w:pPrChange>
            </w:pPr>
            <w:ins w:id="2408" w:author="Mateus Berardo de Souza Terra" w:date="2016-02-08T22:09:00Z">
              <w:r>
                <w:rPr>
                  <w:color w:val="303030"/>
                  <w:sz w:val="16"/>
                  <w:szCs w:val="16"/>
                </w:rPr>
                <w:t>125</w:t>
              </w:r>
            </w:ins>
          </w:p>
        </w:tc>
        <w:tc>
          <w:tcPr>
            <w:tcW w:w="1559" w:type="dxa"/>
            <w:tcPrChange w:id="2409"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10" w:author="Mateus Berardo de Souza Terra" w:date="2016-02-08T20:04:00Z"/>
                <w:color w:val="303030"/>
                <w:sz w:val="16"/>
                <w:szCs w:val="16"/>
                <w:rPrChange w:id="2411" w:author="Mateus Berardo de Souza Terra" w:date="2016-02-08T22:05:00Z">
                  <w:rPr>
                    <w:ins w:id="2412" w:author="Mateus Berardo de Souza Terra" w:date="2016-02-08T20:04:00Z"/>
                    <w:color w:val="303030"/>
                  </w:rPr>
                </w:rPrChange>
              </w:rPr>
              <w:pPrChange w:id="2413" w:author="Mateus Berardo de Souza Terra" w:date="2016-02-08T22:05:00Z">
                <w:pPr>
                  <w:pStyle w:val="NormalWeb"/>
                  <w:spacing w:before="0" w:beforeAutospacing="0" w:after="160" w:afterAutospacing="0"/>
                  <w:jc w:val="center"/>
                </w:pPr>
              </w:pPrChange>
            </w:pPr>
            <w:ins w:id="2414" w:author="Mateus Berardo de Souza Terra" w:date="2016-02-08T22:11:00Z">
              <w:r>
                <w:rPr>
                  <w:color w:val="303030"/>
                  <w:sz w:val="16"/>
                  <w:szCs w:val="16"/>
                </w:rPr>
                <w:t>}</w:t>
              </w:r>
            </w:ins>
          </w:p>
        </w:tc>
      </w:tr>
      <w:tr w:rsidR="00BA6212" w:rsidRPr="00A76C84" w14:paraId="0FD07F96" w14:textId="77777777" w:rsidTr="00A76C84">
        <w:trPr>
          <w:trHeight w:val="20"/>
          <w:ins w:id="2415" w:author="Mateus Berardo de Souza Terra" w:date="2016-02-08T20:04:00Z"/>
        </w:trPr>
        <w:tc>
          <w:tcPr>
            <w:tcW w:w="1558" w:type="dxa"/>
            <w:tcPrChange w:id="2416"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17" w:author="Mateus Berardo de Souza Terra" w:date="2016-02-08T20:04:00Z"/>
                <w:color w:val="303030"/>
                <w:sz w:val="16"/>
                <w:szCs w:val="16"/>
                <w:rPrChange w:id="2418" w:author="Mateus Berardo de Souza Terra" w:date="2016-02-08T22:05:00Z">
                  <w:rPr>
                    <w:ins w:id="2419" w:author="Mateus Berardo de Souza Terra" w:date="2016-02-08T20:04:00Z"/>
                    <w:color w:val="303030"/>
                  </w:rPr>
                </w:rPrChange>
              </w:rPr>
              <w:pPrChange w:id="2420" w:author="Mateus Berardo de Souza Terra" w:date="2016-02-08T22:05:00Z">
                <w:pPr>
                  <w:pStyle w:val="NormalWeb"/>
                  <w:spacing w:before="0" w:beforeAutospacing="0" w:after="160" w:afterAutospacing="0"/>
                  <w:jc w:val="center"/>
                </w:pPr>
              </w:pPrChange>
            </w:pPr>
            <w:ins w:id="2421" w:author="Mateus Berardo de Souza Terra" w:date="2016-02-08T20:05:00Z">
              <w:r w:rsidRPr="00A76C84">
                <w:rPr>
                  <w:color w:val="303030"/>
                  <w:sz w:val="16"/>
                  <w:szCs w:val="16"/>
                  <w:rPrChange w:id="2422" w:author="Mateus Berardo de Souza Terra" w:date="2016-02-08T22:05:00Z">
                    <w:rPr>
                      <w:color w:val="303030"/>
                    </w:rPr>
                  </w:rPrChange>
                </w:rPr>
                <w:t>62</w:t>
              </w:r>
            </w:ins>
          </w:p>
        </w:tc>
        <w:tc>
          <w:tcPr>
            <w:tcW w:w="1558" w:type="dxa"/>
            <w:tcPrChange w:id="2423"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24" w:author="Mateus Berardo de Souza Terra" w:date="2016-02-08T20:04:00Z"/>
                <w:color w:val="303030"/>
                <w:sz w:val="16"/>
                <w:szCs w:val="16"/>
                <w:rPrChange w:id="2425" w:author="Mateus Berardo de Souza Terra" w:date="2016-02-08T22:05:00Z">
                  <w:rPr>
                    <w:ins w:id="2426" w:author="Mateus Berardo de Souza Terra" w:date="2016-02-08T20:04:00Z"/>
                    <w:color w:val="303030"/>
                  </w:rPr>
                </w:rPrChange>
              </w:rPr>
              <w:pPrChange w:id="2427" w:author="Mateus Berardo de Souza Terra" w:date="2016-02-08T22:05:00Z">
                <w:pPr>
                  <w:pStyle w:val="NormalWeb"/>
                  <w:spacing w:before="0" w:beforeAutospacing="0" w:after="160" w:afterAutospacing="0"/>
                  <w:jc w:val="center"/>
                </w:pPr>
              </w:pPrChange>
            </w:pPr>
            <w:ins w:id="2428" w:author="Mateus Berardo de Souza Terra" w:date="2016-02-08T22:13:00Z">
              <w:r>
                <w:rPr>
                  <w:color w:val="303030"/>
                  <w:sz w:val="16"/>
                  <w:szCs w:val="16"/>
                </w:rPr>
                <w:t>&gt;</w:t>
              </w:r>
            </w:ins>
          </w:p>
        </w:tc>
        <w:tc>
          <w:tcPr>
            <w:tcW w:w="1558" w:type="dxa"/>
            <w:tcPrChange w:id="2429"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30" w:author="Mateus Berardo de Souza Terra" w:date="2016-02-08T20:04:00Z"/>
                <w:color w:val="303030"/>
                <w:sz w:val="16"/>
                <w:szCs w:val="16"/>
                <w:rPrChange w:id="2431" w:author="Mateus Berardo de Souza Terra" w:date="2016-02-08T22:05:00Z">
                  <w:rPr>
                    <w:ins w:id="2432" w:author="Mateus Berardo de Souza Terra" w:date="2016-02-08T20:04:00Z"/>
                    <w:color w:val="303030"/>
                  </w:rPr>
                </w:rPrChange>
              </w:rPr>
              <w:pPrChange w:id="2433" w:author="Mateus Berardo de Souza Terra" w:date="2016-02-08T22:05:00Z">
                <w:pPr>
                  <w:pStyle w:val="NormalWeb"/>
                  <w:spacing w:before="0" w:beforeAutospacing="0" w:after="160" w:afterAutospacing="0"/>
                  <w:jc w:val="center"/>
                </w:pPr>
              </w:pPrChange>
            </w:pPr>
            <w:ins w:id="2434" w:author="Mateus Berardo de Souza Terra" w:date="2016-02-08T22:09:00Z">
              <w:r>
                <w:rPr>
                  <w:color w:val="303030"/>
                  <w:sz w:val="16"/>
                  <w:szCs w:val="16"/>
                </w:rPr>
                <w:t>94</w:t>
              </w:r>
            </w:ins>
          </w:p>
        </w:tc>
        <w:tc>
          <w:tcPr>
            <w:tcW w:w="1558" w:type="dxa"/>
            <w:tcPrChange w:id="2435"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36" w:author="Mateus Berardo de Souza Terra" w:date="2016-02-08T20:04:00Z"/>
                <w:color w:val="303030"/>
                <w:sz w:val="16"/>
                <w:szCs w:val="16"/>
                <w:rPrChange w:id="2437" w:author="Mateus Berardo de Souza Terra" w:date="2016-02-08T22:05:00Z">
                  <w:rPr>
                    <w:ins w:id="2438" w:author="Mateus Berardo de Souza Terra" w:date="2016-02-08T20:04:00Z"/>
                    <w:color w:val="303030"/>
                  </w:rPr>
                </w:rPrChange>
              </w:rPr>
              <w:pPrChange w:id="2439" w:author="Mateus Berardo de Souza Terra" w:date="2016-02-08T22:12:00Z">
                <w:pPr>
                  <w:pStyle w:val="NormalWeb"/>
                  <w:spacing w:before="0" w:beforeAutospacing="0" w:after="160" w:afterAutospacing="0"/>
                  <w:jc w:val="center"/>
                </w:pPr>
              </w:pPrChange>
            </w:pPr>
            <w:ins w:id="2440" w:author="Mateus Berardo de Souza Terra" w:date="2016-02-08T22:12:00Z">
              <w:r>
                <w:rPr>
                  <w:color w:val="303030"/>
                  <w:sz w:val="16"/>
                  <w:szCs w:val="16"/>
                </w:rPr>
                <w:tab/>
              </w:r>
            </w:ins>
            <w:ins w:id="2441" w:author="Mateus Berardo de Souza Terra" w:date="2016-02-08T22:11:00Z">
              <w:r>
                <w:rPr>
                  <w:color w:val="303030"/>
                  <w:sz w:val="16"/>
                  <w:szCs w:val="16"/>
                </w:rPr>
                <w:t>^</w:t>
              </w:r>
            </w:ins>
            <w:ins w:id="2442" w:author="Mateus Berardo de Souza Terra" w:date="2016-02-08T22:12:00Z">
              <w:r>
                <w:rPr>
                  <w:color w:val="303030"/>
                  <w:sz w:val="16"/>
                  <w:szCs w:val="16"/>
                </w:rPr>
                <w:tab/>
              </w:r>
            </w:ins>
          </w:p>
        </w:tc>
        <w:tc>
          <w:tcPr>
            <w:tcW w:w="1559" w:type="dxa"/>
            <w:tcPrChange w:id="2443"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44" w:author="Mateus Berardo de Souza Terra" w:date="2016-02-08T20:04:00Z"/>
                <w:color w:val="303030"/>
                <w:sz w:val="16"/>
                <w:szCs w:val="16"/>
                <w:rPrChange w:id="2445" w:author="Mateus Berardo de Souza Terra" w:date="2016-02-08T22:05:00Z">
                  <w:rPr>
                    <w:ins w:id="2446" w:author="Mateus Berardo de Souza Terra" w:date="2016-02-08T20:04:00Z"/>
                    <w:color w:val="303030"/>
                  </w:rPr>
                </w:rPrChange>
              </w:rPr>
              <w:pPrChange w:id="2447" w:author="Mateus Berardo de Souza Terra" w:date="2016-02-08T22:05:00Z">
                <w:pPr>
                  <w:pStyle w:val="NormalWeb"/>
                  <w:spacing w:before="0" w:beforeAutospacing="0" w:after="160" w:afterAutospacing="0"/>
                  <w:jc w:val="center"/>
                </w:pPr>
              </w:pPrChange>
            </w:pPr>
            <w:ins w:id="2448" w:author="Mateus Berardo de Souza Terra" w:date="2016-02-08T22:09:00Z">
              <w:r>
                <w:rPr>
                  <w:color w:val="303030"/>
                  <w:sz w:val="16"/>
                  <w:szCs w:val="16"/>
                </w:rPr>
                <w:t>126</w:t>
              </w:r>
            </w:ins>
          </w:p>
        </w:tc>
        <w:tc>
          <w:tcPr>
            <w:tcW w:w="1559" w:type="dxa"/>
            <w:tcPrChange w:id="2449"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50" w:author="Mateus Berardo de Souza Terra" w:date="2016-02-08T20:04:00Z"/>
                <w:color w:val="303030"/>
                <w:sz w:val="16"/>
                <w:szCs w:val="16"/>
                <w:rPrChange w:id="2451" w:author="Mateus Berardo de Souza Terra" w:date="2016-02-08T22:05:00Z">
                  <w:rPr>
                    <w:ins w:id="2452" w:author="Mateus Berardo de Souza Terra" w:date="2016-02-08T20:04:00Z"/>
                    <w:color w:val="303030"/>
                  </w:rPr>
                </w:rPrChange>
              </w:rPr>
              <w:pPrChange w:id="2453" w:author="Mateus Berardo de Souza Terra" w:date="2016-02-08T22:05:00Z">
                <w:pPr>
                  <w:pStyle w:val="NormalWeb"/>
                  <w:spacing w:before="0" w:beforeAutospacing="0" w:after="160" w:afterAutospacing="0"/>
                  <w:jc w:val="center"/>
                </w:pPr>
              </w:pPrChange>
            </w:pPr>
            <w:ins w:id="2454" w:author="Mateus Berardo de Souza Terra" w:date="2016-02-08T22:11:00Z">
              <w:r>
                <w:rPr>
                  <w:color w:val="303030"/>
                  <w:sz w:val="16"/>
                  <w:szCs w:val="16"/>
                </w:rPr>
                <w:t>~</w:t>
              </w:r>
            </w:ins>
          </w:p>
        </w:tc>
      </w:tr>
      <w:tr w:rsidR="00BA6212" w:rsidRPr="00A76C84" w14:paraId="37299FE6" w14:textId="77777777" w:rsidTr="00A76C84">
        <w:trPr>
          <w:trHeight w:val="20"/>
          <w:ins w:id="2455"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56" w:author="Mateus Berardo de Souza Terra" w:date="2016-02-08T22:09:00Z"/>
                <w:color w:val="303030"/>
                <w:sz w:val="16"/>
                <w:szCs w:val="16"/>
              </w:rPr>
            </w:pPr>
            <w:ins w:id="2457"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58" w:author="Mateus Berardo de Souza Terra" w:date="2016-02-08T22:09:00Z"/>
                <w:color w:val="303030"/>
                <w:sz w:val="16"/>
                <w:szCs w:val="16"/>
              </w:rPr>
            </w:pPr>
            <w:ins w:id="2459"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60" w:author="Mateus Berardo de Souza Terra" w:date="2016-02-08T22:09:00Z"/>
                <w:color w:val="303030"/>
                <w:sz w:val="16"/>
                <w:szCs w:val="16"/>
              </w:rPr>
            </w:pPr>
            <w:ins w:id="2461"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62" w:author="Mateus Berardo de Souza Terra" w:date="2016-02-08T22:09:00Z"/>
                <w:sz w:val="16"/>
                <w:szCs w:val="16"/>
                <w:rPrChange w:id="2463" w:author="Mateus Berardo de Souza Terra" w:date="2016-02-08T22:12:00Z">
                  <w:rPr>
                    <w:ins w:id="2464" w:author="Mateus Berardo de Souza Terra" w:date="2016-02-08T22:09:00Z"/>
                    <w:color w:val="303030"/>
                    <w:sz w:val="16"/>
                    <w:szCs w:val="16"/>
                  </w:rPr>
                </w:rPrChange>
              </w:rPr>
            </w:pPr>
            <w:ins w:id="2465"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66" w:author="Mateus Berardo de Souza Terra" w:date="2016-02-08T22:09:00Z"/>
                <w:color w:val="303030"/>
                <w:sz w:val="16"/>
                <w:szCs w:val="16"/>
              </w:rPr>
            </w:pPr>
            <w:ins w:id="2467"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68" w:author="Mateus Berardo de Souza Terra" w:date="2016-02-08T22:09:00Z"/>
                <w:color w:val="303030"/>
                <w:sz w:val="16"/>
                <w:szCs w:val="16"/>
              </w:rPr>
            </w:pPr>
            <w:ins w:id="2469"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70" w:author="granix pacheco" w:date="2016-02-08T14:08:00Z"/>
          <w:del w:id="2471" w:author="Mateus Berardo de Souza Terra" w:date="2016-02-08T22:08:00Z"/>
          <w:color w:val="303030"/>
          <w:rPrChange w:id="2472" w:author="Mateus Berardo de Souza Terra" w:date="2016-02-08T20:05:00Z">
            <w:rPr>
              <w:ins w:id="2473" w:author="granix pacheco" w:date="2016-02-08T14:08:00Z"/>
              <w:del w:id="2474" w:author="Mateus Berardo de Souza Terra" w:date="2016-02-08T22:08:00Z"/>
              <w:color w:val="303030"/>
              <w:lang w:val="pt-PT"/>
            </w:rPr>
          </w:rPrChange>
        </w:rPr>
        <w:pPrChange w:id="2475"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76" w:author="granix pacheco" w:date="2016-02-08T09:31:00Z"/>
          <w:color w:val="303030"/>
          <w:rPrChange w:id="2477" w:author="Mateus Berardo de Souza Terra" w:date="2016-02-08T20:05:00Z">
            <w:rPr>
              <w:ins w:id="2478" w:author="granix pacheco" w:date="2016-02-08T09:31:00Z"/>
              <w:color w:val="303030"/>
              <w:lang w:val="pt-PT"/>
            </w:rPr>
          </w:rPrChange>
        </w:rPr>
        <w:pPrChange w:id="2479"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r>
        <w:rPr>
          <w:b/>
          <w:color w:val="303030"/>
          <w:sz w:val="32"/>
          <w:szCs w:val="32"/>
        </w:rPr>
        <w:t>Leds:</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2480" w:author="Mateus Berardo de Souza Terra" w:date="2016-02-08T19:09:00Z">
            <w:rPr>
              <w:b/>
              <w:color w:val="000000"/>
              <w:sz w:val="36"/>
              <w:szCs w:val="36"/>
              <w:u w:val="single"/>
            </w:rPr>
          </w:rPrChange>
        </w:rPr>
      </w:pPr>
      <w:ins w:id="2481" w:author="granix pacheco" w:date="2016-02-08T09:36:00Z">
        <w:del w:id="2482" w:author="Mateus Berardo de Souza Terra" w:date="2016-02-08T19:15:00Z">
          <w:r w:rsidRPr="008D4450" w:rsidDel="006D3AB1">
            <w:rPr>
              <w:color w:val="303030"/>
              <w:rPrChange w:id="2483" w:author="Mateus Berardo de Souza Terra" w:date="2016-02-08T19:09:00Z">
                <w:rPr>
                  <w:color w:val="303030"/>
                  <w:lang w:val="pt-PT"/>
                </w:rPr>
              </w:rPrChange>
            </w:rPr>
            <w:delText>//Adicionar tabela (ou uma imagem dela q ocupe menos espaço).</w:delText>
          </w:r>
        </w:del>
      </w:ins>
      <w:ins w:id="2484" w:author="granix pacheco" w:date="2016-02-08T09:41:00Z">
        <w:del w:id="2485" w:author="Mateus Berardo de Souza Terra" w:date="2016-02-08T19:15:00Z">
          <w:r w:rsidRPr="008D4450" w:rsidDel="006D3AB1">
            <w:rPr>
              <w:color w:val="303030"/>
              <w:rPrChange w:id="2486" w:author="Mateus Berardo de Souza Terra" w:date="2016-02-08T19:09:00Z">
                <w:rPr>
                  <w:color w:val="303030"/>
                  <w:lang w:val="pt-PT"/>
                </w:rPr>
              </w:rPrChange>
            </w:rPr>
            <w:delText xml:space="preserve"> </w:delText>
          </w:r>
        </w:del>
      </w:ins>
    </w:p>
    <w:sectPr w:rsidR="00185177" w:rsidRPr="008D4450">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3142EA" w14:textId="77777777" w:rsidR="00B707BF" w:rsidRDefault="00B707BF" w:rsidP="00185177">
      <w:pPr>
        <w:spacing w:after="0" w:line="240" w:lineRule="auto"/>
      </w:pPr>
      <w:r>
        <w:separator/>
      </w:r>
    </w:p>
  </w:endnote>
  <w:endnote w:type="continuationSeparator" w:id="0">
    <w:p w14:paraId="277E2AB6" w14:textId="77777777" w:rsidR="00B707BF" w:rsidRDefault="00B707BF" w:rsidP="00185177">
      <w:pPr>
        <w:spacing w:after="0" w:line="240" w:lineRule="auto"/>
      </w:pPr>
      <w:r>
        <w:continuationSeparator/>
      </w:r>
    </w:p>
  </w:endnote>
  <w:endnote w:id="1">
    <w:p w14:paraId="4CC342DC" w14:textId="77777777" w:rsidR="00C73668" w:rsidDel="00914F16" w:rsidRDefault="00C73668" w:rsidP="003E72D2">
      <w:pPr>
        <w:pStyle w:val="Textodenotadefim"/>
        <w:rPr>
          <w:ins w:id="186" w:author="granix pacheco" w:date="2016-02-08T15:49:00Z"/>
          <w:del w:id="187" w:author="Mateus Berardo de Souza Terra" w:date="2016-02-08T18:53:00Z"/>
        </w:rPr>
      </w:pPr>
    </w:p>
    <w:p w14:paraId="79E8BEDF" w14:textId="77777777" w:rsidR="00C73668" w:rsidDel="00914F16" w:rsidRDefault="00C73668" w:rsidP="003E72D2">
      <w:pPr>
        <w:pStyle w:val="Textodenotadefim"/>
        <w:rPr>
          <w:ins w:id="188" w:author="granix pacheco" w:date="2016-02-08T15:49:00Z"/>
          <w:del w:id="189" w:author="Mateus Berardo de Souza Terra" w:date="2016-02-08T18:53:00Z"/>
        </w:rPr>
      </w:pPr>
    </w:p>
    <w:p w14:paraId="70EF5FC1" w14:textId="77777777" w:rsidR="00C73668" w:rsidDel="00914F16" w:rsidRDefault="00C73668" w:rsidP="003E72D2">
      <w:pPr>
        <w:pStyle w:val="NormalWeb"/>
        <w:numPr>
          <w:ilvl w:val="0"/>
          <w:numId w:val="30"/>
        </w:numPr>
        <w:shd w:val="clear" w:color="auto" w:fill="FFFFFF"/>
        <w:spacing w:before="0" w:beforeAutospacing="0" w:after="160" w:afterAutospacing="0"/>
        <w:jc w:val="center"/>
        <w:rPr>
          <w:ins w:id="190" w:author="granix pacheco" w:date="2016-02-08T15:49:00Z"/>
          <w:del w:id="191" w:author="Mateus Berardo de Souza Terra" w:date="2016-02-08T18:53:00Z"/>
          <w:b/>
          <w:sz w:val="36"/>
          <w:szCs w:val="36"/>
          <w:u w:val="single"/>
        </w:rPr>
      </w:pPr>
      <w:ins w:id="192" w:author="granix pacheco" w:date="2016-02-08T15:49:00Z">
        <w:del w:id="193" w:author="Mateus Berardo de Souza Terra" w:date="2016-02-08T18:53:00Z">
          <w:r w:rsidDel="00914F16">
            <w:rPr>
              <w:b/>
              <w:sz w:val="36"/>
              <w:szCs w:val="36"/>
              <w:u w:val="single"/>
            </w:rPr>
            <w:delText>Ferramentas</w:delText>
          </w:r>
        </w:del>
      </w:ins>
    </w:p>
    <w:p w14:paraId="2A395AF0" w14:textId="77777777" w:rsidR="00C73668" w:rsidRPr="00A41181" w:rsidDel="00914F16" w:rsidRDefault="00C73668" w:rsidP="003E72D2">
      <w:pPr>
        <w:pStyle w:val="Textodenotadefim"/>
        <w:rPr>
          <w:del w:id="194" w:author="Mateus Berardo de Souza Terra" w:date="2016-02-08T18:53:00Z"/>
          <w:lang w:val="en-US"/>
          <w:rPrChange w:id="195" w:author="granix pacheco" w:date="2016-02-08T14:04:00Z">
            <w:rPr>
              <w:del w:id="196"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C73668" w:rsidRDefault="00C73668">
    <w:pPr>
      <w:pStyle w:val="Rodap"/>
      <w:jc w:val="center"/>
      <w:rPr>
        <w:ins w:id="2487" w:author="granix pacheco" w:date="2016-02-08T10:54:00Z"/>
        <w:caps/>
        <w:color w:val="5B9BD5" w:themeColor="accent1"/>
      </w:rPr>
    </w:pPr>
    <w:ins w:id="2488"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BA03A7">
      <w:rPr>
        <w:caps/>
        <w:noProof/>
        <w:color w:val="5B9BD5" w:themeColor="accent1"/>
      </w:rPr>
      <w:t>20</w:t>
    </w:r>
    <w:ins w:id="2489" w:author="granix pacheco" w:date="2016-02-08T10:54:00Z">
      <w:r>
        <w:rPr>
          <w:caps/>
          <w:color w:val="5B9BD5" w:themeColor="accent1"/>
        </w:rPr>
        <w:fldChar w:fldCharType="end"/>
      </w:r>
    </w:ins>
  </w:p>
  <w:p w14:paraId="0E61F274" w14:textId="0E62F41A" w:rsidR="00C73668" w:rsidRDefault="00C7366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0FF208" w14:textId="77777777" w:rsidR="00B707BF" w:rsidRDefault="00B707BF" w:rsidP="00185177">
      <w:pPr>
        <w:spacing w:after="0" w:line="240" w:lineRule="auto"/>
      </w:pPr>
      <w:r>
        <w:separator/>
      </w:r>
    </w:p>
  </w:footnote>
  <w:footnote w:type="continuationSeparator" w:id="0">
    <w:p w14:paraId="36FB6665" w14:textId="77777777" w:rsidR="00B707BF" w:rsidRDefault="00B707BF"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2"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4"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6"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1"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0"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2"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3"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8"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6"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9"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2"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3"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4"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77"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8"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0"/>
  </w:num>
  <w:num w:numId="3">
    <w:abstractNumId w:val="2"/>
  </w:num>
  <w:num w:numId="4">
    <w:abstractNumId w:val="5"/>
  </w:num>
  <w:num w:numId="5">
    <w:abstractNumId w:val="49"/>
  </w:num>
  <w:num w:numId="6">
    <w:abstractNumId w:val="7"/>
  </w:num>
  <w:num w:numId="7">
    <w:abstractNumId w:val="48"/>
  </w:num>
  <w:num w:numId="8">
    <w:abstractNumId w:val="32"/>
  </w:num>
  <w:num w:numId="9">
    <w:abstractNumId w:val="50"/>
  </w:num>
  <w:num w:numId="10">
    <w:abstractNumId w:val="80"/>
  </w:num>
  <w:num w:numId="11">
    <w:abstractNumId w:val="3"/>
  </w:num>
  <w:num w:numId="12">
    <w:abstractNumId w:val="36"/>
  </w:num>
  <w:num w:numId="13">
    <w:abstractNumId w:val="34"/>
  </w:num>
  <w:num w:numId="14">
    <w:abstractNumId w:val="29"/>
  </w:num>
  <w:num w:numId="15">
    <w:abstractNumId w:val="62"/>
  </w:num>
  <w:num w:numId="16">
    <w:abstractNumId w:val="64"/>
  </w:num>
  <w:num w:numId="17">
    <w:abstractNumId w:val="70"/>
  </w:num>
  <w:num w:numId="18">
    <w:abstractNumId w:val="54"/>
  </w:num>
  <w:num w:numId="19">
    <w:abstractNumId w:val="1"/>
  </w:num>
  <w:num w:numId="20">
    <w:abstractNumId w:val="28"/>
  </w:num>
  <w:num w:numId="21">
    <w:abstractNumId w:val="37"/>
  </w:num>
  <w:num w:numId="22">
    <w:abstractNumId w:val="47"/>
  </w:num>
  <w:num w:numId="23">
    <w:abstractNumId w:val="44"/>
  </w:num>
  <w:num w:numId="24">
    <w:abstractNumId w:val="38"/>
  </w:num>
  <w:num w:numId="25">
    <w:abstractNumId w:val="57"/>
  </w:num>
  <w:num w:numId="26">
    <w:abstractNumId w:val="26"/>
  </w:num>
  <w:num w:numId="27">
    <w:abstractNumId w:val="39"/>
  </w:num>
  <w:num w:numId="28">
    <w:abstractNumId w:val="10"/>
  </w:num>
  <w:num w:numId="29">
    <w:abstractNumId w:val="12"/>
  </w:num>
  <w:num w:numId="30">
    <w:abstractNumId w:val="19"/>
  </w:num>
  <w:num w:numId="31">
    <w:abstractNumId w:val="35"/>
  </w:num>
  <w:num w:numId="32">
    <w:abstractNumId w:val="45"/>
  </w:num>
  <w:num w:numId="33">
    <w:abstractNumId w:val="52"/>
  </w:num>
  <w:num w:numId="34">
    <w:abstractNumId w:val="73"/>
  </w:num>
  <w:num w:numId="35">
    <w:abstractNumId w:val="24"/>
  </w:num>
  <w:num w:numId="36">
    <w:abstractNumId w:val="47"/>
  </w:num>
  <w:num w:numId="37">
    <w:abstractNumId w:val="23"/>
  </w:num>
  <w:num w:numId="38">
    <w:abstractNumId w:val="69"/>
  </w:num>
  <w:num w:numId="39">
    <w:abstractNumId w:val="61"/>
  </w:num>
  <w:num w:numId="40">
    <w:abstractNumId w:val="6"/>
  </w:num>
  <w:num w:numId="41">
    <w:abstractNumId w:val="46"/>
  </w:num>
  <w:num w:numId="42">
    <w:abstractNumId w:val="17"/>
  </w:num>
  <w:num w:numId="43">
    <w:abstractNumId w:val="8"/>
  </w:num>
  <w:num w:numId="44">
    <w:abstractNumId w:val="55"/>
  </w:num>
  <w:num w:numId="45">
    <w:abstractNumId w:val="60"/>
  </w:num>
  <w:num w:numId="46">
    <w:abstractNumId w:val="59"/>
  </w:num>
  <w:num w:numId="47">
    <w:abstractNumId w:val="66"/>
  </w:num>
  <w:num w:numId="48">
    <w:abstractNumId w:val="18"/>
  </w:num>
  <w:num w:numId="49">
    <w:abstractNumId w:val="79"/>
  </w:num>
  <w:num w:numId="50">
    <w:abstractNumId w:val="21"/>
  </w:num>
  <w:num w:numId="51">
    <w:abstractNumId w:val="31"/>
  </w:num>
  <w:num w:numId="52">
    <w:abstractNumId w:val="43"/>
  </w:num>
  <w:num w:numId="53">
    <w:abstractNumId w:val="14"/>
  </w:num>
  <w:num w:numId="54">
    <w:abstractNumId w:val="63"/>
  </w:num>
  <w:num w:numId="55">
    <w:abstractNumId w:val="71"/>
  </w:num>
  <w:num w:numId="56">
    <w:abstractNumId w:val="27"/>
  </w:num>
  <w:num w:numId="57">
    <w:abstractNumId w:val="67"/>
  </w:num>
  <w:num w:numId="58">
    <w:abstractNumId w:val="41"/>
  </w:num>
  <w:num w:numId="59">
    <w:abstractNumId w:val="25"/>
  </w:num>
  <w:num w:numId="60">
    <w:abstractNumId w:val="42"/>
  </w:num>
  <w:num w:numId="61">
    <w:abstractNumId w:val="13"/>
  </w:num>
  <w:num w:numId="62">
    <w:abstractNumId w:val="30"/>
  </w:num>
  <w:num w:numId="63">
    <w:abstractNumId w:val="68"/>
  </w:num>
  <w:num w:numId="64">
    <w:abstractNumId w:val="9"/>
  </w:num>
  <w:num w:numId="65">
    <w:abstractNumId w:val="53"/>
  </w:num>
  <w:num w:numId="66">
    <w:abstractNumId w:val="77"/>
  </w:num>
  <w:num w:numId="67">
    <w:abstractNumId w:val="78"/>
  </w:num>
  <w:num w:numId="68">
    <w:abstractNumId w:val="40"/>
  </w:num>
  <w:num w:numId="69">
    <w:abstractNumId w:val="58"/>
  </w:num>
  <w:num w:numId="70">
    <w:abstractNumId w:val="0"/>
  </w:num>
  <w:num w:numId="71">
    <w:abstractNumId w:val="76"/>
  </w:num>
  <w:num w:numId="72">
    <w:abstractNumId w:val="51"/>
  </w:num>
  <w:num w:numId="73">
    <w:abstractNumId w:val="72"/>
  </w:num>
  <w:num w:numId="74">
    <w:abstractNumId w:val="56"/>
  </w:num>
  <w:num w:numId="75">
    <w:abstractNumId w:val="4"/>
  </w:num>
  <w:num w:numId="76">
    <w:abstractNumId w:val="75"/>
  </w:num>
  <w:num w:numId="77">
    <w:abstractNumId w:val="22"/>
  </w:num>
  <w:num w:numId="78">
    <w:abstractNumId w:val="65"/>
  </w:num>
  <w:num w:numId="79">
    <w:abstractNumId w:val="16"/>
  </w:num>
  <w:num w:numId="80">
    <w:abstractNumId w:val="74"/>
  </w:num>
  <w:num w:numId="81">
    <w:abstractNumId w:val="11"/>
  </w:num>
  <w:num w:numId="82">
    <w:abstractNumId w:val="3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275E5"/>
    <w:rsid w:val="000572CF"/>
    <w:rsid w:val="00084195"/>
    <w:rsid w:val="000A4FCC"/>
    <w:rsid w:val="000A53C1"/>
    <w:rsid w:val="000B0103"/>
    <w:rsid w:val="000B0CDB"/>
    <w:rsid w:val="000B7435"/>
    <w:rsid w:val="00105911"/>
    <w:rsid w:val="00106C1F"/>
    <w:rsid w:val="0011237B"/>
    <w:rsid w:val="001136EC"/>
    <w:rsid w:val="00125819"/>
    <w:rsid w:val="00140619"/>
    <w:rsid w:val="00144A58"/>
    <w:rsid w:val="001508B9"/>
    <w:rsid w:val="00170C77"/>
    <w:rsid w:val="0017119E"/>
    <w:rsid w:val="001760BC"/>
    <w:rsid w:val="00183207"/>
    <w:rsid w:val="0018372A"/>
    <w:rsid w:val="00185177"/>
    <w:rsid w:val="001A209C"/>
    <w:rsid w:val="001B6C03"/>
    <w:rsid w:val="001C38EA"/>
    <w:rsid w:val="001C7BBA"/>
    <w:rsid w:val="001D7DCF"/>
    <w:rsid w:val="001E2DEC"/>
    <w:rsid w:val="001E4D60"/>
    <w:rsid w:val="002145E1"/>
    <w:rsid w:val="002146AC"/>
    <w:rsid w:val="00225C8D"/>
    <w:rsid w:val="002308BC"/>
    <w:rsid w:val="00261B2C"/>
    <w:rsid w:val="00272227"/>
    <w:rsid w:val="002A01B2"/>
    <w:rsid w:val="002B5794"/>
    <w:rsid w:val="002C27B0"/>
    <w:rsid w:val="002D689B"/>
    <w:rsid w:val="002E0F1F"/>
    <w:rsid w:val="002F0B8B"/>
    <w:rsid w:val="002F7C05"/>
    <w:rsid w:val="0030141A"/>
    <w:rsid w:val="00314344"/>
    <w:rsid w:val="00344057"/>
    <w:rsid w:val="00352657"/>
    <w:rsid w:val="00354A3E"/>
    <w:rsid w:val="00371AA9"/>
    <w:rsid w:val="0038464B"/>
    <w:rsid w:val="00385CC7"/>
    <w:rsid w:val="0039751D"/>
    <w:rsid w:val="003B0374"/>
    <w:rsid w:val="003B25A9"/>
    <w:rsid w:val="003B4769"/>
    <w:rsid w:val="003D350D"/>
    <w:rsid w:val="003E483A"/>
    <w:rsid w:val="003E72D2"/>
    <w:rsid w:val="004312AE"/>
    <w:rsid w:val="00450874"/>
    <w:rsid w:val="00463E0F"/>
    <w:rsid w:val="00467F98"/>
    <w:rsid w:val="00470F0A"/>
    <w:rsid w:val="004A7414"/>
    <w:rsid w:val="004B4DFF"/>
    <w:rsid w:val="004D2856"/>
    <w:rsid w:val="004E1A4D"/>
    <w:rsid w:val="004F396B"/>
    <w:rsid w:val="00507F3C"/>
    <w:rsid w:val="00542148"/>
    <w:rsid w:val="00556F37"/>
    <w:rsid w:val="00556FCB"/>
    <w:rsid w:val="0056468A"/>
    <w:rsid w:val="0059787C"/>
    <w:rsid w:val="005979C4"/>
    <w:rsid w:val="005A0323"/>
    <w:rsid w:val="005A1912"/>
    <w:rsid w:val="005A71A9"/>
    <w:rsid w:val="005C6334"/>
    <w:rsid w:val="005F36C9"/>
    <w:rsid w:val="006035E0"/>
    <w:rsid w:val="00606AE5"/>
    <w:rsid w:val="00612705"/>
    <w:rsid w:val="006220FC"/>
    <w:rsid w:val="00624DED"/>
    <w:rsid w:val="00624E27"/>
    <w:rsid w:val="0064551F"/>
    <w:rsid w:val="006548AB"/>
    <w:rsid w:val="0066183D"/>
    <w:rsid w:val="006652F7"/>
    <w:rsid w:val="00665BFA"/>
    <w:rsid w:val="00665E1D"/>
    <w:rsid w:val="0068365C"/>
    <w:rsid w:val="00691175"/>
    <w:rsid w:val="006B66CB"/>
    <w:rsid w:val="006C182E"/>
    <w:rsid w:val="006D23EC"/>
    <w:rsid w:val="006D2EDB"/>
    <w:rsid w:val="006D32FE"/>
    <w:rsid w:val="006D3AB1"/>
    <w:rsid w:val="0070445C"/>
    <w:rsid w:val="00706E28"/>
    <w:rsid w:val="007075C1"/>
    <w:rsid w:val="0073287A"/>
    <w:rsid w:val="00732EC2"/>
    <w:rsid w:val="00742ACD"/>
    <w:rsid w:val="00743F38"/>
    <w:rsid w:val="00753BD6"/>
    <w:rsid w:val="00766F61"/>
    <w:rsid w:val="0077632E"/>
    <w:rsid w:val="00780B63"/>
    <w:rsid w:val="007C4069"/>
    <w:rsid w:val="007D7E6F"/>
    <w:rsid w:val="007F1409"/>
    <w:rsid w:val="007F617A"/>
    <w:rsid w:val="007F69FA"/>
    <w:rsid w:val="007F6B80"/>
    <w:rsid w:val="008324AC"/>
    <w:rsid w:val="008526A1"/>
    <w:rsid w:val="00857923"/>
    <w:rsid w:val="008615CB"/>
    <w:rsid w:val="00863488"/>
    <w:rsid w:val="0086763C"/>
    <w:rsid w:val="008750A9"/>
    <w:rsid w:val="00877E44"/>
    <w:rsid w:val="00887086"/>
    <w:rsid w:val="00892EE5"/>
    <w:rsid w:val="008956FB"/>
    <w:rsid w:val="00895C46"/>
    <w:rsid w:val="008A3DA1"/>
    <w:rsid w:val="008A7262"/>
    <w:rsid w:val="008A7B70"/>
    <w:rsid w:val="008B1F1D"/>
    <w:rsid w:val="008C2DF9"/>
    <w:rsid w:val="008D4450"/>
    <w:rsid w:val="008F00E0"/>
    <w:rsid w:val="008F4ACE"/>
    <w:rsid w:val="00900EAB"/>
    <w:rsid w:val="00901A49"/>
    <w:rsid w:val="00914F16"/>
    <w:rsid w:val="009156BD"/>
    <w:rsid w:val="009255BA"/>
    <w:rsid w:val="00970BBB"/>
    <w:rsid w:val="009733F6"/>
    <w:rsid w:val="009A17DC"/>
    <w:rsid w:val="009A6BD2"/>
    <w:rsid w:val="009C5EA6"/>
    <w:rsid w:val="009D1FA1"/>
    <w:rsid w:val="009E1979"/>
    <w:rsid w:val="009E335C"/>
    <w:rsid w:val="009F265B"/>
    <w:rsid w:val="00A044A9"/>
    <w:rsid w:val="00A06F35"/>
    <w:rsid w:val="00A164E9"/>
    <w:rsid w:val="00A32611"/>
    <w:rsid w:val="00A41181"/>
    <w:rsid w:val="00A41E22"/>
    <w:rsid w:val="00A56541"/>
    <w:rsid w:val="00A73B7D"/>
    <w:rsid w:val="00A74FCE"/>
    <w:rsid w:val="00A76C84"/>
    <w:rsid w:val="00A97E5F"/>
    <w:rsid w:val="00AC36E1"/>
    <w:rsid w:val="00AC39A2"/>
    <w:rsid w:val="00AF04EC"/>
    <w:rsid w:val="00AF1060"/>
    <w:rsid w:val="00AF7601"/>
    <w:rsid w:val="00B1515E"/>
    <w:rsid w:val="00B26989"/>
    <w:rsid w:val="00B3554A"/>
    <w:rsid w:val="00B4777A"/>
    <w:rsid w:val="00B707BF"/>
    <w:rsid w:val="00B80CDD"/>
    <w:rsid w:val="00B92820"/>
    <w:rsid w:val="00BA03A7"/>
    <w:rsid w:val="00BA6212"/>
    <w:rsid w:val="00BE0DF1"/>
    <w:rsid w:val="00C00A6F"/>
    <w:rsid w:val="00C23A32"/>
    <w:rsid w:val="00C25799"/>
    <w:rsid w:val="00C47ED9"/>
    <w:rsid w:val="00C65A5D"/>
    <w:rsid w:val="00C73668"/>
    <w:rsid w:val="00CC2AAE"/>
    <w:rsid w:val="00D0691F"/>
    <w:rsid w:val="00D10AC0"/>
    <w:rsid w:val="00D11CCE"/>
    <w:rsid w:val="00D15BF2"/>
    <w:rsid w:val="00D336ED"/>
    <w:rsid w:val="00D542C3"/>
    <w:rsid w:val="00D5643C"/>
    <w:rsid w:val="00D61ABC"/>
    <w:rsid w:val="00D72CC5"/>
    <w:rsid w:val="00D813EC"/>
    <w:rsid w:val="00DB3356"/>
    <w:rsid w:val="00DC3764"/>
    <w:rsid w:val="00DF4B6A"/>
    <w:rsid w:val="00E2405B"/>
    <w:rsid w:val="00E3349B"/>
    <w:rsid w:val="00E53A05"/>
    <w:rsid w:val="00E73F6F"/>
    <w:rsid w:val="00E752F0"/>
    <w:rsid w:val="00E96E41"/>
    <w:rsid w:val="00EC5F23"/>
    <w:rsid w:val="00F00845"/>
    <w:rsid w:val="00F03805"/>
    <w:rsid w:val="00F0423D"/>
    <w:rsid w:val="00F12E77"/>
    <w:rsid w:val="00F40228"/>
    <w:rsid w:val="00F53875"/>
    <w:rsid w:val="00F97CF1"/>
    <w:rsid w:val="00FA772E"/>
    <w:rsid w:val="00FB6808"/>
    <w:rsid w:val="00FB7EBC"/>
    <w:rsid w:val="00FD346D"/>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image" Target="media/image18.jpeg"/><Relationship Id="rId21" Type="http://schemas.microsoft.com/office/2007/relationships/diagramDrawing" Target="diagrams/drawing1.xml"/><Relationship Id="rId34"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2" Type="http://schemas.openxmlformats.org/officeDocument/2006/relationships/image" Target="media/image20.jpeg"/><Relationship Id="rId47"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50" Type="http://schemas.openxmlformats.org/officeDocument/2006/relationships/image" Target="media/image26.jpeg"/><Relationship Id="rId55"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3" Type="http://schemas.openxmlformats.org/officeDocument/2006/relationships/hyperlink" Target="http://produto.mercadolivre.com.br/MLB-719927626-10-cabos-fio-jumper-machomacho-20cm-protoboard-arduino-pic-_JM"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File:BuzzerSymbol.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7.jpeg"/><Relationship Id="rId40"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45" Type="http://schemas.openxmlformats.org/officeDocument/2006/relationships/image" Target="media/image22.jpeg"/><Relationship Id="rId53"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58" Type="http://schemas.openxmlformats.org/officeDocument/2006/relationships/image" Target="media/image30.png"/><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hyperlink" Target="http://reprap.mercadoshops.com.br/modulo-rele-canal-para-microcontrolador-pic-arm-arduino-83xJM" TargetMode="External"/><Relationship Id="rId49" Type="http://schemas.openxmlformats.org/officeDocument/2006/relationships/image" Target="media/image25.jpeg"/><Relationship Id="rId57"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1"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0" Type="http://schemas.openxmlformats.org/officeDocument/2006/relationships/hyperlink" Target="http://fritzing.org/home/" TargetMode="External"/><Relationship Id="rId19" Type="http://schemas.openxmlformats.org/officeDocument/2006/relationships/diagramQuickStyle" Target="diagrams/quickStyle1.xml"/><Relationship Id="rId31"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4" Type="http://schemas.openxmlformats.org/officeDocument/2006/relationships/image" Target="media/image21.jpeg"/><Relationship Id="rId52" Type="http://schemas.openxmlformats.org/officeDocument/2006/relationships/image" Target="media/image27.jpeg"/><Relationship Id="rId60" Type="http://schemas.openxmlformats.org/officeDocument/2006/relationships/image" Target="media/image31.jpeg"/><Relationship Id="rId65"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8" Type="http://schemas.openxmlformats.org/officeDocument/2006/relationships/image" Target="media/image24.gif"/><Relationship Id="rId56" Type="http://schemas.openxmlformats.org/officeDocument/2006/relationships/image" Target="media/image29.jpeg"/><Relationship Id="rId64" Type="http://schemas.openxmlformats.org/officeDocument/2006/relationships/image" Target="media/image33.jpeg"/><Relationship Id="rId69" Type="http://schemas.openxmlformats.org/officeDocument/2006/relationships/fontTable" Target="fontTable.xml"/><Relationship Id="rId8" Type="http://schemas.openxmlformats.org/officeDocument/2006/relationships/hyperlink" Target="https://www.google.com.br/url?sa=i&amp;rct=j&amp;q=&amp;esrc=s&amp;source=images&amp;cd=&amp;cad=rja&amp;uact=8&amp;ved=0ahUKEwiYqrnZr_XKAhVDhpAKHXvlDIMQjRwIBw&amp;url=https%3A%2F%2Flearn.sparkfun.com%2Ftutorials%2Fmake-your-own-fritzing-parts%2Fwhat-is-fritzing&amp;bvm=bv.114195076,d.Y2I&amp;psig=AFQjCNHjECna2YIYNje5uEfgklgxRtpfUw&amp;ust=1455474614752199" TargetMode="External"/><Relationship Id="rId51"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Data" Target="diagrams/data1.xml"/><Relationship Id="rId25" Type="http://schemas.openxmlformats.org/officeDocument/2006/relationships/hyperlink" Target="https://pt.wikipedia.org/wiki/Ficheiro:Photoresistor.svg" TargetMode="External"/><Relationship Id="rId33" Type="http://schemas.openxmlformats.org/officeDocument/2006/relationships/image" Target="media/image15.jpeg"/><Relationship Id="rId38"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46" Type="http://schemas.openxmlformats.org/officeDocument/2006/relationships/image" Target="media/image23.jpeg"/><Relationship Id="rId59" Type="http://schemas.openxmlformats.org/officeDocument/2006/relationships/hyperlink" Target="http://produto.mercadolivre.com.br/MLB-706683459-protoboard-400-pontos-_JM" TargetMode="External"/><Relationship Id="rId67" Type="http://schemas.openxmlformats.org/officeDocument/2006/relationships/image" Target="media/image35.gif"/><Relationship Id="rId20" Type="http://schemas.openxmlformats.org/officeDocument/2006/relationships/diagramColors" Target="diagrams/colors1.xml"/><Relationship Id="rId41" Type="http://schemas.openxmlformats.org/officeDocument/2006/relationships/image" Target="media/image19.jpeg"/><Relationship Id="rId54" Type="http://schemas.openxmlformats.org/officeDocument/2006/relationships/image" Target="media/image28.jpeg"/><Relationship Id="rId62" Type="http://schemas.openxmlformats.org/officeDocument/2006/relationships/image" Target="media/image32.png"/><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502DBAE8-5363-48FD-9AA4-7E8EDA78A346}" type="presOf" srcId="{013486B6-1772-4F07-8324-833EF698C2E1}" destId="{888C5F9C-214C-4ECC-A7CF-E4622537C8F2}" srcOrd="0" destOrd="0" presId="urn:microsoft.com/office/officeart/2005/8/layout/hierarchy2"/>
    <dgm:cxn modelId="{D63103EF-E4A8-4661-9B07-B827476603B0}" type="presOf" srcId="{68F8F1DD-99A4-4431-979A-22BAC611750F}" destId="{266BE232-2488-466F-8373-117F4CE7E36B}" srcOrd="1" destOrd="0" presId="urn:microsoft.com/office/officeart/2005/8/layout/hierarchy2"/>
    <dgm:cxn modelId="{CEAAEDA0-6099-43C5-B26C-B3AC38EE71A5}" type="presOf" srcId="{032961F1-DEC8-454A-87F6-3AD44EECC36F}" destId="{A7E5788F-8B5D-4A8B-BEF2-FAC672DCC272}"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B4A11BD9-8D77-4316-B4F9-089A6AF163FE}" type="presOf" srcId="{0880B742-76F0-4963-8AF1-435D9815C721}" destId="{DEE6E627-5379-413A-82E0-20B83406172B}" srcOrd="0" destOrd="0" presId="urn:microsoft.com/office/officeart/2005/8/layout/hierarchy2"/>
    <dgm:cxn modelId="{C7C0AB12-4D91-49EB-A0CE-C3EAC598DB6E}" type="presOf" srcId="{B43B33D2-549E-4D68-A772-61CD66423E31}" destId="{F5D07AFF-F4F4-4B51-B6BF-ABE58B4D486B}"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268368B6-28CF-44BD-8924-F8D7A62638EA}" type="presOf" srcId="{9756563B-F9AB-461C-B971-2C5148F3F624}" destId="{B6231D48-FAE1-449F-A0C4-BFFA848F59B6}"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7E1E9532-EB44-4BF3-A267-5BF717B92471}" type="presOf" srcId="{11B8D029-77B0-4716-B510-95B883CEFB37}" destId="{DC96E948-8F72-4925-ABD4-9BFEBDC23BD3}" srcOrd="0" destOrd="0" presId="urn:microsoft.com/office/officeart/2005/8/layout/hierarchy2"/>
    <dgm:cxn modelId="{02671ECE-71DA-4E6E-B63B-6921D1148EE0}" type="presOf" srcId="{0880B742-76F0-4963-8AF1-435D9815C721}" destId="{EB4D5397-00B1-4B26-A631-2177A16D9A09}" srcOrd="1" destOrd="0" presId="urn:microsoft.com/office/officeart/2005/8/layout/hierarchy2"/>
    <dgm:cxn modelId="{E997720A-03C1-4ED6-9259-F463623906C1}" type="presOf" srcId="{68F8F1DD-99A4-4431-979A-22BAC611750F}" destId="{8F50BA73-7E3D-4A76-A8D1-C4E588BE2A4A}" srcOrd="0" destOrd="0" presId="urn:microsoft.com/office/officeart/2005/8/layout/hierarchy2"/>
    <dgm:cxn modelId="{02836D7F-6CF5-4B2C-A8D4-38C29A971F23}" type="presOf" srcId="{032961F1-DEC8-454A-87F6-3AD44EECC36F}" destId="{E0210E23-E8DA-4E1B-8E8F-5D6728A2D323}" srcOrd="1" destOrd="0" presId="urn:microsoft.com/office/officeart/2005/8/layout/hierarchy2"/>
    <dgm:cxn modelId="{6F43DB8E-7CC2-4846-8FCC-25F97ABF2E62}" type="presOf" srcId="{444C37B6-7B88-430B-B019-17E1EEB537BA}" destId="{55C6918C-E742-4097-AF40-8FDEA221512E}"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E8A88FAD-234F-4EF2-BC96-51C4EFDA0702}" type="presOf" srcId="{30D9AF01-38AF-4E25-BC1B-A9364FA7AC13}" destId="{0DC95E25-AD11-41F1-87FE-9CAB1E740280}" srcOrd="0" destOrd="0" presId="urn:microsoft.com/office/officeart/2005/8/layout/hierarchy2"/>
    <dgm:cxn modelId="{916A7135-DE48-4A4F-B4F2-0AC6212E9A1C}" type="presOf" srcId="{C714DD78-CD80-4C77-8ABE-9EE5AA8423DE}" destId="{40FD6B9A-9E05-4AE3-84D5-B7D6372AB9B0}" srcOrd="0" destOrd="0" presId="urn:microsoft.com/office/officeart/2005/8/layout/hierarchy2"/>
    <dgm:cxn modelId="{4B702430-37F4-4E51-8ED2-DEE9E3D65C6B}" type="presOf" srcId="{444C37B6-7B88-430B-B019-17E1EEB537BA}" destId="{9A8ED63D-9060-48D9-BC45-DEAFD4C5D8C8}" srcOrd="0" destOrd="0" presId="urn:microsoft.com/office/officeart/2005/8/layout/hierarchy2"/>
    <dgm:cxn modelId="{E6D49181-28C8-434E-B47E-368C35A381E5}" type="presParOf" srcId="{888C5F9C-214C-4ECC-A7CF-E4622537C8F2}" destId="{5D9E6899-25A1-4732-BB69-60BBF9FECC43}" srcOrd="0" destOrd="0" presId="urn:microsoft.com/office/officeart/2005/8/layout/hierarchy2"/>
    <dgm:cxn modelId="{FFD6311D-0D7E-4C4B-9A75-91B153F7DB7F}" type="presParOf" srcId="{5D9E6899-25A1-4732-BB69-60BBF9FECC43}" destId="{40FD6B9A-9E05-4AE3-84D5-B7D6372AB9B0}" srcOrd="0" destOrd="0" presId="urn:microsoft.com/office/officeart/2005/8/layout/hierarchy2"/>
    <dgm:cxn modelId="{43E68393-C900-494C-A277-F88D9D904065}" type="presParOf" srcId="{5D9E6899-25A1-4732-BB69-60BBF9FECC43}" destId="{5EE1F969-9820-41C1-ADED-284E7C26FE54}" srcOrd="1" destOrd="0" presId="urn:microsoft.com/office/officeart/2005/8/layout/hierarchy2"/>
    <dgm:cxn modelId="{B8D94A28-D516-4E14-97AE-A357F36F30AB}" type="presParOf" srcId="{5EE1F969-9820-41C1-ADED-284E7C26FE54}" destId="{DEE6E627-5379-413A-82E0-20B83406172B}" srcOrd="0" destOrd="0" presId="urn:microsoft.com/office/officeart/2005/8/layout/hierarchy2"/>
    <dgm:cxn modelId="{31AEFD7F-F8D3-4BC8-9FF3-BD4B18AA9ECD}" type="presParOf" srcId="{DEE6E627-5379-413A-82E0-20B83406172B}" destId="{EB4D5397-00B1-4B26-A631-2177A16D9A09}" srcOrd="0" destOrd="0" presId="urn:microsoft.com/office/officeart/2005/8/layout/hierarchy2"/>
    <dgm:cxn modelId="{71C6BD85-CFD7-4D13-8F7E-A72FACB3ED52}" type="presParOf" srcId="{5EE1F969-9820-41C1-ADED-284E7C26FE54}" destId="{8F3F08FB-81D3-40FD-A6B9-E402512A2600}" srcOrd="1" destOrd="0" presId="urn:microsoft.com/office/officeart/2005/8/layout/hierarchy2"/>
    <dgm:cxn modelId="{D0A69BFA-F3EE-4867-9E6E-C4C622788168}" type="presParOf" srcId="{8F3F08FB-81D3-40FD-A6B9-E402512A2600}" destId="{DC96E948-8F72-4925-ABD4-9BFEBDC23BD3}" srcOrd="0" destOrd="0" presId="urn:microsoft.com/office/officeart/2005/8/layout/hierarchy2"/>
    <dgm:cxn modelId="{F7F86C42-6BFD-4298-A282-AD0ED275EB61}" type="presParOf" srcId="{8F3F08FB-81D3-40FD-A6B9-E402512A2600}" destId="{A8F8AC02-5F1C-416B-BD36-565BD15A7B19}" srcOrd="1" destOrd="0" presId="urn:microsoft.com/office/officeart/2005/8/layout/hierarchy2"/>
    <dgm:cxn modelId="{2D741455-502A-4F2F-9060-A0FB715F692F}" type="presParOf" srcId="{A8F8AC02-5F1C-416B-BD36-565BD15A7B19}" destId="{8F50BA73-7E3D-4A76-A8D1-C4E588BE2A4A}" srcOrd="0" destOrd="0" presId="urn:microsoft.com/office/officeart/2005/8/layout/hierarchy2"/>
    <dgm:cxn modelId="{C4AB3A25-3904-4F71-9AEC-F8BBD7B04A31}" type="presParOf" srcId="{8F50BA73-7E3D-4A76-A8D1-C4E588BE2A4A}" destId="{266BE232-2488-466F-8373-117F4CE7E36B}" srcOrd="0" destOrd="0" presId="urn:microsoft.com/office/officeart/2005/8/layout/hierarchy2"/>
    <dgm:cxn modelId="{04155ED6-018F-44AF-9E9F-560A76DDBBA1}" type="presParOf" srcId="{A8F8AC02-5F1C-416B-BD36-565BD15A7B19}" destId="{E35C7C19-3E68-4E64-B63F-C03F9E867B76}" srcOrd="1" destOrd="0" presId="urn:microsoft.com/office/officeart/2005/8/layout/hierarchy2"/>
    <dgm:cxn modelId="{235551BB-7D2E-4998-B467-B6DBB5EAA792}" type="presParOf" srcId="{E35C7C19-3E68-4E64-B63F-C03F9E867B76}" destId="{0DC95E25-AD11-41F1-87FE-9CAB1E740280}" srcOrd="0" destOrd="0" presId="urn:microsoft.com/office/officeart/2005/8/layout/hierarchy2"/>
    <dgm:cxn modelId="{D9E0270B-8840-4399-A96B-D3B79E2F0321}" type="presParOf" srcId="{E35C7C19-3E68-4E64-B63F-C03F9E867B76}" destId="{083BD93E-4E19-4A6B-A945-593B23D90263}" srcOrd="1" destOrd="0" presId="urn:microsoft.com/office/officeart/2005/8/layout/hierarchy2"/>
    <dgm:cxn modelId="{D1DD8455-4337-432D-B5E8-64B092A7BDD2}" type="presParOf" srcId="{5EE1F969-9820-41C1-ADED-284E7C26FE54}" destId="{9A8ED63D-9060-48D9-BC45-DEAFD4C5D8C8}" srcOrd="2" destOrd="0" presId="urn:microsoft.com/office/officeart/2005/8/layout/hierarchy2"/>
    <dgm:cxn modelId="{FEE053DE-D269-4C92-B7EA-3A409FE4B9E5}" type="presParOf" srcId="{9A8ED63D-9060-48D9-BC45-DEAFD4C5D8C8}" destId="{55C6918C-E742-4097-AF40-8FDEA221512E}" srcOrd="0" destOrd="0" presId="urn:microsoft.com/office/officeart/2005/8/layout/hierarchy2"/>
    <dgm:cxn modelId="{34CC89BB-E7B9-4A21-AD9B-D7DE1AAFEFD2}" type="presParOf" srcId="{5EE1F969-9820-41C1-ADED-284E7C26FE54}" destId="{5F0E1AF8-3030-40B2-91AE-82C5ABE141AA}" srcOrd="3" destOrd="0" presId="urn:microsoft.com/office/officeart/2005/8/layout/hierarchy2"/>
    <dgm:cxn modelId="{3A7EB12D-C779-4421-9C48-F2002AD1FE9C}" type="presParOf" srcId="{5F0E1AF8-3030-40B2-91AE-82C5ABE141AA}" destId="{F5D07AFF-F4F4-4B51-B6BF-ABE58B4D486B}" srcOrd="0" destOrd="0" presId="urn:microsoft.com/office/officeart/2005/8/layout/hierarchy2"/>
    <dgm:cxn modelId="{BD6A80C1-BAAE-40F8-A5C9-CD24E839173D}" type="presParOf" srcId="{5F0E1AF8-3030-40B2-91AE-82C5ABE141AA}" destId="{59223AA0-CEFE-46C3-A1CC-8E54FEBC6690}" srcOrd="1" destOrd="0" presId="urn:microsoft.com/office/officeart/2005/8/layout/hierarchy2"/>
    <dgm:cxn modelId="{A7386750-C3EC-4DF1-AD12-44D419ADDA8E}" type="presParOf" srcId="{59223AA0-CEFE-46C3-A1CC-8E54FEBC6690}" destId="{A7E5788F-8B5D-4A8B-BEF2-FAC672DCC272}" srcOrd="0" destOrd="0" presId="urn:microsoft.com/office/officeart/2005/8/layout/hierarchy2"/>
    <dgm:cxn modelId="{632B7D05-B712-4811-AE26-EEC91279ABA3}" type="presParOf" srcId="{A7E5788F-8B5D-4A8B-BEF2-FAC672DCC272}" destId="{E0210E23-E8DA-4E1B-8E8F-5D6728A2D323}" srcOrd="0" destOrd="0" presId="urn:microsoft.com/office/officeart/2005/8/layout/hierarchy2"/>
    <dgm:cxn modelId="{80E68AAA-FE42-41D2-90A2-E39D79EC8FF4}" type="presParOf" srcId="{59223AA0-CEFE-46C3-A1CC-8E54FEBC6690}" destId="{E01D4291-70B5-46D7-B057-23771D044E52}" srcOrd="1" destOrd="0" presId="urn:microsoft.com/office/officeart/2005/8/layout/hierarchy2"/>
    <dgm:cxn modelId="{3C1F56C4-FBB8-4C30-967B-3DA7B57CF3D1}" type="presParOf" srcId="{E01D4291-70B5-46D7-B057-23771D044E52}" destId="{B6231D48-FAE1-449F-A0C4-BFFA848F59B6}" srcOrd="0" destOrd="0" presId="urn:microsoft.com/office/officeart/2005/8/layout/hierarchy2"/>
    <dgm:cxn modelId="{4C86F727-EF41-4116-95C3-44B6EF93927E}"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72F39-707B-4F66-99B6-2D79CC3C1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33</Pages>
  <Words>7282</Words>
  <Characters>39329</Characters>
  <Application>Microsoft Office Word</Application>
  <DocSecurity>0</DocSecurity>
  <Lines>327</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2</cp:revision>
  <dcterms:created xsi:type="dcterms:W3CDTF">2016-02-10T18:33:00Z</dcterms:created>
  <dcterms:modified xsi:type="dcterms:W3CDTF">2016-02-13T18:38:00Z</dcterms:modified>
</cp:coreProperties>
</file>