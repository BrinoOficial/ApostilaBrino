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proofErr w:type="spellStart"/>
      <w:r w:rsidRPr="007D7E6F">
        <w:rPr>
          <w:rFonts w:ascii="Times New Roman" w:hAnsi="Times New Roman" w:cs="Times New Roman"/>
          <w:sz w:val="96"/>
          <w:szCs w:val="96"/>
        </w:rPr>
        <w:t>Arduino</w:t>
      </w:r>
      <w:proofErr w:type="spellEnd"/>
      <w:r w:rsidRPr="007D7E6F">
        <w:rPr>
          <w:rFonts w:ascii="Times New Roman" w:hAnsi="Times New Roman" w:cs="Times New Roman"/>
          <w:sz w:val="96"/>
          <w:szCs w:val="96"/>
        </w:rPr>
        <w:t xml:space="preserve"> + </w:t>
      </w:r>
      <w:proofErr w:type="spellStart"/>
      <w:r w:rsidRPr="007D7E6F">
        <w:rPr>
          <w:rFonts w:ascii="Times New Roman" w:hAnsi="Times New Roman" w:cs="Times New Roman"/>
          <w:sz w:val="96"/>
          <w:szCs w:val="96"/>
        </w:rPr>
        <w:t>Brino</w:t>
      </w:r>
      <w:proofErr w:type="spellEnd"/>
      <w:r w:rsidRPr="007D7E6F">
        <w:rPr>
          <w:rFonts w:ascii="Times New Roman" w:hAnsi="Times New Roman" w:cs="Times New Roman"/>
          <w:sz w:val="96"/>
          <w:szCs w:val="96"/>
        </w:rPr>
        <w:t xml:space="preserve">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 xml:space="preserve">Gabriel Rodrigues Pacheco, Giulia </w:t>
      </w:r>
      <w:proofErr w:type="spellStart"/>
      <w:r w:rsidRPr="007D7E6F">
        <w:rPr>
          <w:rFonts w:ascii="Times New Roman" w:hAnsi="Times New Roman" w:cs="Times New Roman"/>
          <w:sz w:val="24"/>
          <w:szCs w:val="24"/>
        </w:rPr>
        <w:t>Fricke</w:t>
      </w:r>
      <w:proofErr w:type="spellEnd"/>
      <w:r w:rsidRPr="007D7E6F">
        <w:rPr>
          <w:rFonts w:ascii="Times New Roman" w:hAnsi="Times New Roman" w:cs="Times New Roman"/>
          <w:sz w:val="24"/>
          <w:szCs w:val="24"/>
        </w:rPr>
        <w:t xml:space="preserve"> </w:t>
      </w:r>
      <w:proofErr w:type="spellStart"/>
      <w:r w:rsidRPr="007D7E6F">
        <w:rPr>
          <w:rFonts w:ascii="Times New Roman" w:hAnsi="Times New Roman" w:cs="Times New Roman"/>
          <w:sz w:val="24"/>
          <w:szCs w:val="24"/>
        </w:rPr>
        <w:t>Ga</w:t>
      </w:r>
      <w:r w:rsidR="00B1515E" w:rsidRPr="007D7E6F">
        <w:rPr>
          <w:rFonts w:ascii="Times New Roman" w:hAnsi="Times New Roman" w:cs="Times New Roman"/>
          <w:sz w:val="24"/>
          <w:szCs w:val="24"/>
        </w:rPr>
        <w:t>lice</w:t>
      </w:r>
      <w:proofErr w:type="spellEnd"/>
      <w:r w:rsidR="00B1515E" w:rsidRPr="007D7E6F">
        <w:rPr>
          <w:rFonts w:ascii="Times New Roman" w:hAnsi="Times New Roman" w:cs="Times New Roman"/>
          <w:sz w:val="24"/>
          <w:szCs w:val="24"/>
        </w:rPr>
        <w:t>,</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264BB9D2" w14:textId="669B081B"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526BBC09" w14:textId="540D6346" w:rsidR="00B3171B" w:rsidRDefault="00B3171B"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Pr="007D7E6F" w:rsidDel="0017119E" w:rsidRDefault="0064551F"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 xml:space="preserve">para o </w:t>
      </w:r>
      <w:proofErr w:type="spellStart"/>
      <w:r w:rsidR="007F617A" w:rsidRPr="007D7E6F">
        <w:rPr>
          <w:color w:val="000000"/>
        </w:rPr>
        <w:t>Arduino</w:t>
      </w:r>
      <w:proofErr w:type="spellEnd"/>
      <w:r w:rsidR="007F617A" w:rsidRPr="007D7E6F">
        <w:rPr>
          <w:color w:val="000000"/>
        </w:rPr>
        <w:t xml:space="preserve">, o </w:t>
      </w:r>
      <w:proofErr w:type="spellStart"/>
      <w:r w:rsidR="007F617A" w:rsidRPr="007D7E6F">
        <w:rPr>
          <w:color w:val="000000"/>
        </w:rPr>
        <w:t>Brino</w:t>
      </w:r>
      <w:proofErr w:type="spellEnd"/>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w:t>
      </w:r>
      <w:proofErr w:type="spellStart"/>
      <w:r w:rsidRPr="007D7E6F">
        <w:rPr>
          <w:color w:val="000000"/>
        </w:rPr>
        <w:t>Arduino</w:t>
      </w:r>
      <w:proofErr w:type="spellEnd"/>
      <w:r w:rsidRPr="007D7E6F">
        <w:rPr>
          <w:color w:val="000000"/>
        </w:rPr>
        <w:t xml:space="preserve"> é uma placa com um </w:t>
      </w:r>
      <w:proofErr w:type="spellStart"/>
      <w:r w:rsidRPr="007D7E6F">
        <w:rPr>
          <w:color w:val="000000"/>
        </w:rPr>
        <w:t>microcontrolador</w:t>
      </w:r>
      <w:proofErr w:type="spellEnd"/>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8"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proofErr w:type="spellStart"/>
      <w:r w:rsidR="005F028E" w:rsidRPr="007D7E6F">
        <w:rPr>
          <w:color w:val="000000"/>
        </w:rPr>
        <w:t>Arduino</w:t>
      </w:r>
      <w:proofErr w:type="spellEnd"/>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w:t>
      </w:r>
      <w:r w:rsidRPr="001508B9">
        <w:lastRenderedPageBreak/>
        <w:t xml:space="preserve">pequena. Além de </w:t>
      </w:r>
      <w:proofErr w:type="spellStart"/>
      <w:r w:rsidRPr="001508B9">
        <w:t>hobbistas</w:t>
      </w:r>
      <w:proofErr w:type="spellEnd"/>
      <w:r w:rsidRPr="001508B9">
        <w:t>,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w:t>
      </w:r>
      <w:proofErr w:type="spellStart"/>
      <w:r w:rsidR="002C27B0" w:rsidRPr="001508B9">
        <w:t>Arduino</w:t>
      </w:r>
      <w:proofErr w:type="spellEnd"/>
      <w:r w:rsidR="002C27B0" w:rsidRPr="001508B9">
        <w:t xml:space="preserve">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proofErr w:type="gramStart"/>
      <w:r w:rsidR="0011237B" w:rsidRPr="001508B9">
        <w:t xml:space="preserve">voltados </w:t>
      </w:r>
      <w:r w:rsidR="002C27B0" w:rsidRPr="001508B9">
        <w:t xml:space="preserve"> </w:t>
      </w:r>
      <w:r w:rsidR="0011237B" w:rsidRPr="001508B9">
        <w:t>para</w:t>
      </w:r>
      <w:proofErr w:type="gramEnd"/>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 xml:space="preserve">a internet! O próprio fórum do </w:t>
      </w:r>
      <w:proofErr w:type="spellStart"/>
      <w:r w:rsidR="002C27B0" w:rsidRPr="001508B9">
        <w:t>A</w:t>
      </w:r>
      <w:r w:rsidR="00002408" w:rsidRPr="001508B9">
        <w:t>rduino</w:t>
      </w:r>
      <w:proofErr w:type="spellEnd"/>
      <w:r w:rsidR="00002408" w:rsidRPr="001508B9">
        <w:t xml:space="preserve"> é um ótimo local para buscar auxílio</w:t>
      </w:r>
      <w:r w:rsidR="003D350D" w:rsidRPr="001508B9">
        <w:t xml:space="preserve"> assim como outros pela WEB</w:t>
      </w:r>
      <w:r w:rsidR="00002408" w:rsidRPr="001508B9">
        <w:t>. Si</w:t>
      </w:r>
      <w:r w:rsidR="00B3171B">
        <w:t xml:space="preserve">tes como o </w:t>
      </w:r>
      <w:proofErr w:type="spellStart"/>
      <w:r w:rsidR="00B3171B">
        <w:t>instructables</w:t>
      </w:r>
      <w:proofErr w:type="spellEnd"/>
      <w:r w:rsidR="00B3171B">
        <w:t xml:space="preserve"> </w:t>
      </w:r>
      <w:proofErr w:type="gramStart"/>
      <w:r w:rsidR="00B3171B">
        <w:t xml:space="preserve">também </w:t>
      </w:r>
      <w:del w:id="9" w:author="Mateus Berardo de Souza Terra" w:date="2016-02-08T18:52:00Z">
        <w:r w:rsidR="00002408" w:rsidRPr="001508B9" w:rsidDel="00914F16">
          <w:delText>é</w:delText>
        </w:r>
      </w:del>
      <w:r w:rsidR="00002408" w:rsidRPr="001508B9">
        <w:t xml:space="preserve"> uma</w:t>
      </w:r>
      <w:proofErr w:type="gramEnd"/>
      <w:r w:rsidR="00002408" w:rsidRPr="001508B9">
        <w:t xml:space="preserve">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0" w:author="granix pacheco" w:date="2016-02-07T10:54:00Z"/>
          <w:color w:val="000000"/>
        </w:rPr>
      </w:pPr>
      <w:r w:rsidRPr="007D7E6F">
        <w:rPr>
          <w:color w:val="000000"/>
        </w:rPr>
        <w:tab/>
        <w:t xml:space="preserve">Os projetos disponíveis na internet são programados utilizando a própria linguagem do </w:t>
      </w:r>
      <w:proofErr w:type="spellStart"/>
      <w:r w:rsidRPr="007D7E6F">
        <w:rPr>
          <w:color w:val="000000"/>
        </w:rPr>
        <w:t>Arduino</w:t>
      </w:r>
      <w:proofErr w:type="spellEnd"/>
      <w:r w:rsidR="002C27B0" w:rsidRPr="001508B9">
        <w:t>.</w:t>
      </w:r>
      <w:r w:rsidRPr="007D7E6F">
        <w:rPr>
          <w:color w:val="000000"/>
        </w:rPr>
        <w:t xml:space="preserve"> </w:t>
      </w:r>
      <w:r w:rsidR="002C27B0" w:rsidRPr="001508B9">
        <w:t>S</w:t>
      </w:r>
      <w:r w:rsidRPr="007D7E6F">
        <w:rPr>
          <w:color w:val="000000"/>
        </w:rPr>
        <w:t xml:space="preserve">e você está utilizando o </w:t>
      </w:r>
      <w:proofErr w:type="spellStart"/>
      <w:r w:rsidRPr="007D7E6F">
        <w:rPr>
          <w:color w:val="000000"/>
        </w:rPr>
        <w:t>Brino</w:t>
      </w:r>
      <w:proofErr w:type="spellEnd"/>
      <w:r w:rsidR="002C27B0" w:rsidRPr="002C27B0">
        <w:rPr>
          <w:color w:val="00B050"/>
          <w:u w:val="single"/>
        </w:rPr>
        <w:t>,</w:t>
      </w:r>
      <w:r w:rsidRPr="007D7E6F">
        <w:rPr>
          <w:color w:val="000000"/>
        </w:rPr>
        <w:t xml:space="preserve"> pode buscar nosso auxílio por </w:t>
      </w:r>
      <w:r w:rsidR="00A73B7D" w:rsidRPr="007D7E6F">
        <w:rPr>
          <w:color w:val="000000"/>
        </w:rPr>
        <w:t xml:space="preserve">e-mail, na página do </w:t>
      </w:r>
      <w:proofErr w:type="spellStart"/>
      <w:r w:rsidR="00A73B7D" w:rsidRPr="007D7E6F">
        <w:rPr>
          <w:color w:val="000000"/>
        </w:rPr>
        <w:t>f</w:t>
      </w:r>
      <w:r w:rsidRPr="007D7E6F">
        <w:rPr>
          <w:color w:val="000000"/>
        </w:rPr>
        <w:t>acebook</w:t>
      </w:r>
      <w:proofErr w:type="spellEnd"/>
      <w:r w:rsidRPr="007D7E6F">
        <w:rPr>
          <w:color w:val="000000"/>
        </w:rPr>
        <w:t xml:space="preserve"> ou até utilizar o código nativo do </w:t>
      </w:r>
      <w:proofErr w:type="spellStart"/>
      <w:r w:rsidRPr="007D7E6F">
        <w:rPr>
          <w:color w:val="000000"/>
        </w:rPr>
        <w:t>arduino</w:t>
      </w:r>
      <w:proofErr w:type="spellEnd"/>
      <w:r w:rsidRPr="007D7E6F">
        <w:rPr>
          <w:color w:val="000000"/>
        </w:rPr>
        <w:t xml:space="preserve"> em seu rascunho</w:t>
      </w:r>
      <w:r w:rsidR="00BE0DF1" w:rsidRPr="007D7E6F">
        <w:rPr>
          <w:color w:val="000000"/>
        </w:rPr>
        <w:t xml:space="preserve"> </w:t>
      </w:r>
      <w:r w:rsidRPr="007D7E6F">
        <w:rPr>
          <w:color w:val="000000"/>
        </w:rPr>
        <w:t xml:space="preserve">(o </w:t>
      </w:r>
      <w:proofErr w:type="spellStart"/>
      <w:r w:rsidRPr="007D7E6F">
        <w:rPr>
          <w:color w:val="000000"/>
        </w:rPr>
        <w:t>Brino</w:t>
      </w:r>
      <w:proofErr w:type="spellEnd"/>
      <w:r w:rsidRPr="007D7E6F">
        <w:rPr>
          <w:color w:val="000000"/>
        </w:rPr>
        <w:t xml:space="preserve"> oferece suporte ao código nativo do </w:t>
      </w:r>
      <w:proofErr w:type="spellStart"/>
      <w:r w:rsidRPr="007D7E6F">
        <w:rPr>
          <w:color w:val="000000"/>
        </w:rPr>
        <w:t>Arduino</w:t>
      </w:r>
      <w:proofErr w:type="spellEnd"/>
      <w:r w:rsidRPr="007D7E6F">
        <w:rPr>
          <w:color w:val="000000"/>
        </w:rPr>
        <w:t>).</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w:t>
      </w:r>
      <w:proofErr w:type="spellStart"/>
      <w:r w:rsidRPr="007D7E6F">
        <w:rPr>
          <w:color w:val="000000"/>
        </w:rPr>
        <w:t>Arduino</w:t>
      </w:r>
      <w:proofErr w:type="spellEnd"/>
      <w:r w:rsidRPr="007D7E6F">
        <w:rPr>
          <w:color w:val="000000"/>
        </w:rPr>
        <w:t xml:space="preserve">, linguagens de programação, </w:t>
      </w:r>
      <w:proofErr w:type="spellStart"/>
      <w:r w:rsidRPr="007D7E6F">
        <w:rPr>
          <w:color w:val="000000"/>
        </w:rPr>
        <w:t>etc</w:t>
      </w:r>
      <w:proofErr w:type="spellEnd"/>
      <w:r w:rsidRPr="007D7E6F">
        <w:rPr>
          <w:color w:val="000000"/>
        </w:rPr>
        <w:t xml:space="preserve">, </w:t>
      </w:r>
      <w:proofErr w:type="gramStart"/>
      <w:r w:rsidRPr="007D7E6F">
        <w:rPr>
          <w:color w:val="000000"/>
        </w:rPr>
        <w:t>etc...</w:t>
      </w:r>
      <w:proofErr w:type="gramEnd"/>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w:t>
      </w:r>
      <w:proofErr w:type="spellStart"/>
      <w:r w:rsidRPr="007D7E6F">
        <w:rPr>
          <w:color w:val="000000"/>
        </w:rPr>
        <w:t>arduino</w:t>
      </w:r>
      <w:proofErr w:type="spellEnd"/>
      <w:r w:rsidRPr="007D7E6F">
        <w:rPr>
          <w:color w:val="000000"/>
        </w:rPr>
        <w:t xml:space="preserve">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proofErr w:type="spellStart"/>
      <w:r w:rsidRPr="003E72D2">
        <w:rPr>
          <w:b/>
          <w:color w:val="000000"/>
          <w:sz w:val="32"/>
          <w:szCs w:val="32"/>
        </w:rPr>
        <w:t>Arduino</w:t>
      </w:r>
      <w:proofErr w:type="spellEnd"/>
      <w:r w:rsidRPr="003E72D2">
        <w:rPr>
          <w:b/>
          <w:color w:val="000000"/>
          <w:sz w:val="32"/>
          <w:szCs w:val="32"/>
        </w:rPr>
        <w:t>:</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w:t>
      </w:r>
      <w:proofErr w:type="spellStart"/>
      <w:r w:rsidRPr="001508B9">
        <w:t>Arduino</w:t>
      </w:r>
      <w:proofErr w:type="spellEnd"/>
      <w:r w:rsidRPr="001508B9">
        <w:t xml:space="preserve"> físico ou de uma versão virtual funcional dele, que ensinaremos como instalar no capítulo de instalações. Seja um original ou um clone, a placa que você preferir provavelmente funcionará. Nessa apostila utilizaremos o </w:t>
      </w:r>
      <w:proofErr w:type="spellStart"/>
      <w:r w:rsidRPr="001508B9">
        <w:t>Arduino</w:t>
      </w:r>
      <w:proofErr w:type="spellEnd"/>
      <w:r w:rsidRPr="001508B9">
        <w:t xml:space="preserve">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 xml:space="preserve">ar sua placa. Entre no site do </w:t>
      </w:r>
      <w:proofErr w:type="spellStart"/>
      <w:r>
        <w:rPr>
          <w:color w:val="000000"/>
        </w:rPr>
        <w:t>A</w:t>
      </w:r>
      <w:r w:rsidRPr="007D7E6F">
        <w:rPr>
          <w:color w:val="000000"/>
        </w:rPr>
        <w:t>rduino</w:t>
      </w:r>
      <w:proofErr w:type="spellEnd"/>
      <w:r w:rsidRPr="007D7E6F">
        <w:rPr>
          <w:color w:val="000000"/>
        </w:rPr>
        <w:t xml:space="preserve">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proofErr w:type="spellStart"/>
      <w:r w:rsidRPr="003E72D2">
        <w:rPr>
          <w:b/>
          <w:color w:val="000000"/>
          <w:sz w:val="32"/>
          <w:szCs w:val="32"/>
        </w:rPr>
        <w:t>Brino</w:t>
      </w:r>
      <w:proofErr w:type="spellEnd"/>
      <w:r w:rsidRPr="003E72D2">
        <w:rPr>
          <w:b/>
          <w:color w:val="000000"/>
          <w:sz w:val="32"/>
          <w:szCs w:val="32"/>
        </w:rPr>
        <w:t>:</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 xml:space="preserve">Depois de instalar a IDE do </w:t>
      </w:r>
      <w:proofErr w:type="spellStart"/>
      <w:r>
        <w:rPr>
          <w:color w:val="000000"/>
        </w:rPr>
        <w:t>A</w:t>
      </w:r>
      <w:r w:rsidRPr="007D7E6F">
        <w:rPr>
          <w:color w:val="000000"/>
        </w:rPr>
        <w:t>rduino</w:t>
      </w:r>
      <w:proofErr w:type="spellEnd"/>
      <w:r w:rsidRPr="007D7E6F">
        <w:rPr>
          <w:color w:val="000000"/>
        </w:rPr>
        <w:t xml:space="preserve">, você está pronto para instalar o </w:t>
      </w:r>
      <w:proofErr w:type="spellStart"/>
      <w:r w:rsidRPr="007D7E6F">
        <w:rPr>
          <w:color w:val="000000"/>
        </w:rPr>
        <w:t>Brino</w:t>
      </w:r>
      <w:proofErr w:type="spellEnd"/>
      <w:r w:rsidRPr="007D7E6F">
        <w:rPr>
          <w:color w:val="000000"/>
        </w:rPr>
        <w:t>. Para isso, basta acessar a página do GitHub: ratosdepc.github.io/</w:t>
      </w:r>
      <w:proofErr w:type="spellStart"/>
      <w:proofErr w:type="gramStart"/>
      <w:r w:rsidRPr="007D7E6F">
        <w:rPr>
          <w:color w:val="000000"/>
        </w:rPr>
        <w:t>Brino</w:t>
      </w:r>
      <w:proofErr w:type="spellEnd"/>
      <w:r w:rsidRPr="007D7E6F">
        <w:rPr>
          <w:color w:val="000000"/>
        </w:rPr>
        <w:t xml:space="preserve"> ;</w:t>
      </w:r>
      <w:proofErr w:type="gramEnd"/>
      <w:r w:rsidRPr="007D7E6F">
        <w:rPr>
          <w:color w:val="000000"/>
        </w:rPr>
        <w:t xml:space="preserve">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w:t>
      </w:r>
      <w:r w:rsidR="00F37DA8">
        <w:rPr>
          <w:color w:val="000000"/>
        </w:rPr>
        <w:lastRenderedPageBreak/>
        <w:t>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1"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2"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val="en-US"/>
        </w:rPr>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72D2">
        <w:rPr>
          <w:b/>
          <w:color w:val="000000"/>
          <w:sz w:val="32"/>
          <w:szCs w:val="32"/>
        </w:rPr>
        <w:t>Fritizing</w:t>
      </w:r>
      <w:proofErr w:type="spellEnd"/>
      <w:r w:rsidR="003E72D2">
        <w:rPr>
          <w:b/>
          <w:color w:val="000000"/>
          <w:sz w:val="32"/>
          <w:szCs w:val="32"/>
        </w:rPr>
        <w:t xml:space="preserve">: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w:t>
      </w:r>
      <w:proofErr w:type="spellStart"/>
      <w:r w:rsidR="00CE52FE">
        <w:rPr>
          <w:color w:val="000000"/>
        </w:rPr>
        <w:t>Arduino</w:t>
      </w:r>
      <w:proofErr w:type="spellEnd"/>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w:t>
      </w:r>
      <w:proofErr w:type="spellStart"/>
      <w:r w:rsidR="00F44A83">
        <w:rPr>
          <w:color w:val="000000"/>
        </w:rPr>
        <w:t>Arduino</w:t>
      </w:r>
      <w:proofErr w:type="spellEnd"/>
      <w:r w:rsidR="009F646F">
        <w:rPr>
          <w:color w:val="000000"/>
        </w:rPr>
        <w:t xml:space="preserve"> para o </w:t>
      </w:r>
      <w:proofErr w:type="spellStart"/>
      <w:r w:rsidR="009F646F">
        <w:rPr>
          <w:color w:val="000000"/>
        </w:rPr>
        <w:t>usuário</w:t>
      </w:r>
      <w:r w:rsidR="006652F7">
        <w:rPr>
          <w:color w:val="000000"/>
        </w:rPr>
        <w:t>.</w:t>
      </w:r>
      <w:r w:rsidR="008D71FD" w:rsidRPr="008D71FD">
        <w:rPr>
          <w:color w:val="000000" w:themeColor="text1"/>
        </w:rPr>
        <w:t>Alé</w:t>
      </w:r>
      <w:r w:rsidR="00280739">
        <w:rPr>
          <w:color w:val="000000" w:themeColor="text1"/>
        </w:rPr>
        <w:t>m</w:t>
      </w:r>
      <w:proofErr w:type="spellEnd"/>
      <w:r w:rsidR="00280739">
        <w:rPr>
          <w:color w:val="000000" w:themeColor="text1"/>
        </w:rPr>
        <w:t xml:space="preserve">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proofErr w:type="spellStart"/>
      <w:r w:rsidR="0072601E" w:rsidRPr="007D7E6F">
        <w:rPr>
          <w:color w:val="000000"/>
        </w:rPr>
        <w:t>Arduino</w:t>
      </w:r>
      <w:proofErr w:type="spellEnd"/>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w:t>
      </w:r>
      <w:proofErr w:type="spellStart"/>
      <w:r w:rsidR="00E332E9">
        <w:rPr>
          <w:color w:val="000000"/>
        </w:rPr>
        <w:t>Brino</w:t>
      </w:r>
      <w:proofErr w:type="spellEnd"/>
      <w:r w:rsidR="00E332E9">
        <w:rPr>
          <w:color w:val="000000"/>
        </w:rPr>
        <w:t xml:space="preserve">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 xml:space="preserve">Projetos com o </w:t>
      </w:r>
      <w:proofErr w:type="spellStart"/>
      <w:r w:rsidRPr="007D7E6F">
        <w:rPr>
          <w:b/>
          <w:sz w:val="36"/>
          <w:szCs w:val="36"/>
          <w:u w:val="single"/>
        </w:rPr>
        <w:t>Arduino</w:t>
      </w:r>
      <w:proofErr w:type="spellEnd"/>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lastRenderedPageBreak/>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 xml:space="preserve">do </w:t>
      </w:r>
      <w:proofErr w:type="spellStart"/>
      <w:r w:rsidR="006D0A42">
        <w:rPr>
          <w:color w:val="000000"/>
        </w:rPr>
        <w:t>Arduino</w:t>
      </w:r>
      <w:proofErr w:type="spellEnd"/>
      <w:r w:rsidR="006D0A42">
        <w:rPr>
          <w:color w:val="000000"/>
        </w:rPr>
        <w:t xml:space="preserve"> e como utilizar a IDE do </w:t>
      </w:r>
      <w:proofErr w:type="spellStart"/>
      <w:r w:rsidR="006D0A42">
        <w:rPr>
          <w:color w:val="000000"/>
        </w:rPr>
        <w:t>Brino</w:t>
      </w:r>
      <w:proofErr w:type="spellEnd"/>
      <w:r w:rsidR="006D0A42">
        <w:rPr>
          <w:color w:val="000000"/>
        </w:rPr>
        <w:t>.</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w:t>
      </w:r>
      <w:proofErr w:type="spellStart"/>
      <w:r w:rsidR="0003379C">
        <w:rPr>
          <w:color w:val="000000" w:themeColor="text1"/>
        </w:rPr>
        <w:t>Arduino</w:t>
      </w:r>
      <w:proofErr w:type="spellEnd"/>
      <w:r w:rsidR="0003379C">
        <w:rPr>
          <w:color w:val="000000" w:themeColor="text1"/>
        </w:rPr>
        <w:t xml:space="preserve">,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proofErr w:type="spellStart"/>
      <w:r w:rsidR="00E85D83" w:rsidRPr="007D7E6F">
        <w:rPr>
          <w:color w:val="000000"/>
        </w:rPr>
        <w:t>Arduino</w:t>
      </w:r>
      <w:proofErr w:type="spellEnd"/>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proofErr w:type="spellStart"/>
      <w:r w:rsidR="00344D90" w:rsidRPr="007D7E6F">
        <w:rPr>
          <w:color w:val="000000"/>
        </w:rPr>
        <w:t>Arduino</w:t>
      </w:r>
      <w:proofErr w:type="spellEnd"/>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lastRenderedPageBreak/>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 xml:space="preserve">A função de configuração é um dos métodos obrigatórios a todo rascunho </w:t>
      </w:r>
      <w:proofErr w:type="spellStart"/>
      <w:r w:rsidRPr="007D7E6F">
        <w:rPr>
          <w:color w:val="000000"/>
        </w:rPr>
        <w:t>Brino</w:t>
      </w:r>
      <w:proofErr w:type="spellEnd"/>
      <w:r w:rsidRPr="007D7E6F">
        <w:rPr>
          <w:color w:val="000000"/>
        </w:rPr>
        <w:t xml:space="preserve">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w:t>
      </w:r>
      <w:proofErr w:type="spellStart"/>
      <w:r w:rsidR="0038464B">
        <w:rPr>
          <w:color w:val="000000"/>
        </w:rPr>
        <w:t>A</w:t>
      </w:r>
      <w:r w:rsidRPr="007D7E6F">
        <w:rPr>
          <w:color w:val="000000"/>
        </w:rPr>
        <w:t>rduino</w:t>
      </w:r>
      <w:proofErr w:type="spellEnd"/>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 xml:space="preserve">s de executar a configuração o </w:t>
      </w:r>
      <w:proofErr w:type="spellStart"/>
      <w:r w:rsidR="009A6BD2">
        <w:rPr>
          <w:color w:val="000000"/>
        </w:rPr>
        <w:t>A</w:t>
      </w:r>
      <w:r w:rsidR="00DF4B6A" w:rsidRPr="007D7E6F">
        <w:rPr>
          <w:color w:val="000000"/>
        </w:rPr>
        <w:t>rduino</w:t>
      </w:r>
      <w:proofErr w:type="spellEnd"/>
      <w:r w:rsidR="00DF4B6A" w:rsidRPr="007D7E6F">
        <w:rPr>
          <w:color w:val="000000"/>
        </w:rPr>
        <w:t xml:space="preserve">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w:t>
      </w:r>
      <w:proofErr w:type="spellStart"/>
      <w:r w:rsidRPr="007D7E6F">
        <w:rPr>
          <w:color w:val="000000"/>
        </w:rPr>
        <w:t>Brino</w:t>
      </w:r>
      <w:proofErr w:type="spellEnd"/>
      <w:r w:rsidRPr="007D7E6F">
        <w:rPr>
          <w:color w:val="000000"/>
        </w:rPr>
        <w:t xml:space="preserve"> e será repetido enquanto o </w:t>
      </w:r>
      <w:proofErr w:type="spellStart"/>
      <w:r w:rsidR="002601F7" w:rsidRPr="007D7E6F">
        <w:rPr>
          <w:color w:val="000000"/>
        </w:rPr>
        <w:t>Arduino</w:t>
      </w:r>
      <w:proofErr w:type="spellEnd"/>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proofErr w:type="spellStart"/>
      <w:r w:rsidR="002E078D" w:rsidRPr="007D7E6F">
        <w:rPr>
          <w:color w:val="000000"/>
        </w:rPr>
        <w:t>Arduino</w:t>
      </w:r>
      <w:proofErr w:type="spellEnd"/>
      <w:r w:rsidRPr="007D7E6F">
        <w:rPr>
          <w:color w:val="000000"/>
        </w:rPr>
        <w:t xml:space="preserve"> que estamos utilizando um pino digital. Quando ligamos uma porta enviamos 5 volts </w:t>
      </w:r>
      <w:proofErr w:type="gramStart"/>
      <w:r w:rsidRPr="007D7E6F">
        <w:rPr>
          <w:color w:val="000000"/>
        </w:rPr>
        <w:t>pra</w:t>
      </w:r>
      <w:proofErr w:type="gramEnd"/>
      <w:r w:rsidRPr="007D7E6F">
        <w:rPr>
          <w:color w:val="000000"/>
        </w:rPr>
        <w:t xml:space="preserve">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proofErr w:type="spellStart"/>
      <w:r w:rsidR="00441F47" w:rsidRPr="007D7E6F">
        <w:rPr>
          <w:color w:val="000000"/>
        </w:rPr>
        <w:t>Arduino</w:t>
      </w:r>
      <w:proofErr w:type="spellEnd"/>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proofErr w:type="spellStart"/>
      <w:r w:rsidR="00555B8E" w:rsidRPr="007D7E6F">
        <w:rPr>
          <w:color w:val="000000"/>
        </w:rPr>
        <w:t>Arduino</w:t>
      </w:r>
      <w:proofErr w:type="spellEnd"/>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proofErr w:type="spellStart"/>
      <w:r w:rsidR="00D80E2D" w:rsidRPr="007D7E6F">
        <w:rPr>
          <w:color w:val="000000"/>
        </w:rPr>
        <w:t>Arduino</w:t>
      </w:r>
      <w:proofErr w:type="spellEnd"/>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lastRenderedPageBreak/>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3"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4"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val="en-US"/>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proofErr w:type="spellStart"/>
      <w:r w:rsidR="00C82E82">
        <w:rPr>
          <w:color w:val="000000"/>
        </w:rPr>
        <w:t>Arduino</w:t>
      </w:r>
      <w:proofErr w:type="spellEnd"/>
      <w:r>
        <w:rPr>
          <w:color w:val="000000"/>
        </w:rPr>
        <w:t xml:space="preserve"> um resistor de 470 Ω e, ao resistor, um </w:t>
      </w:r>
      <w:r w:rsidR="00C82E82">
        <w:rPr>
          <w:color w:val="000000"/>
        </w:rPr>
        <w:t xml:space="preserve">LED </w:t>
      </w:r>
      <w:r>
        <w:rPr>
          <w:color w:val="000000"/>
        </w:rPr>
        <w:t xml:space="preserve">que tem sua outra perna conectada ao </w:t>
      </w:r>
      <w:proofErr w:type="spellStart"/>
      <w:r>
        <w:rPr>
          <w:color w:val="000000"/>
        </w:rPr>
        <w:t>ground</w:t>
      </w:r>
      <w:proofErr w:type="spellEnd"/>
      <w:r>
        <w:rPr>
          <w:color w:val="000000"/>
        </w:rPr>
        <w:t xml:space="preserve"> do circuito. O resistor é utilizado para provocar uma queda de corrente e tensão no circuito, pois o </w:t>
      </w:r>
      <w:proofErr w:type="spellStart"/>
      <w:r w:rsidR="005C6C4A">
        <w:rPr>
          <w:color w:val="000000"/>
        </w:rPr>
        <w:t>Arduino</w:t>
      </w:r>
      <w:proofErr w:type="spellEnd"/>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proofErr w:type="spellStart"/>
      <w:r w:rsidR="00CA7AA5">
        <w:rPr>
          <w:color w:val="000000"/>
        </w:rPr>
        <w:t>Arduino</w:t>
      </w:r>
      <w:proofErr w:type="spellEnd"/>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proofErr w:type="spellStart"/>
      <w:r w:rsidR="00186A2C">
        <w:rPr>
          <w:color w:val="000000"/>
        </w:rPr>
        <w:t>Arduino</w:t>
      </w:r>
      <w:proofErr w:type="spellEnd"/>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proofErr w:type="spellStart"/>
      <w:r w:rsidR="001447E3">
        <w:rPr>
          <w:color w:val="000000"/>
        </w:rPr>
        <w:t>Arduino</w:t>
      </w:r>
      <w:proofErr w:type="spellEnd"/>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5"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w:t>
      </w:r>
      <w:proofErr w:type="spellStart"/>
      <w:r w:rsidR="003F5D34">
        <w:rPr>
          <w:color w:val="000000" w:themeColor="text1"/>
        </w:rPr>
        <w:t>Arduino</w:t>
      </w:r>
      <w:proofErr w:type="spellEnd"/>
      <w:r w:rsidR="003F5D34">
        <w:rPr>
          <w:color w:val="000000" w:themeColor="text1"/>
        </w:rPr>
        <w:t xml:space="preserve"> conectado/ligado.</w:t>
      </w:r>
    </w:p>
    <w:p w14:paraId="4DCDDDC0" w14:textId="7A207C00" w:rsidR="00624DED" w:rsidRDefault="001D7DCF">
      <w:pPr>
        <w:pStyle w:val="NormalWeb"/>
        <w:shd w:val="clear" w:color="auto" w:fill="FFFFFF"/>
        <w:spacing w:before="0" w:beforeAutospacing="0" w:after="160" w:afterAutospacing="0"/>
        <w:jc w:val="both"/>
        <w:rPr>
          <w:ins w:id="16" w:author="Mateus Berardo de Souza Terra" w:date="2016-02-09T11:43:00Z"/>
          <w:color w:val="000000"/>
        </w:rPr>
      </w:pPr>
      <w:r>
        <w:rPr>
          <w:noProof/>
          <w:color w:val="000000"/>
          <w:lang w:val="en-US"/>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val="en-US"/>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proofErr w:type="spellStart"/>
      <w:r w:rsidR="00710484">
        <w:rPr>
          <w:color w:val="000000"/>
        </w:rPr>
        <w:t>Arduino</w:t>
      </w:r>
      <w:proofErr w:type="spellEnd"/>
      <w:r>
        <w:rPr>
          <w:color w:val="000000"/>
        </w:rPr>
        <w:t xml:space="preserve">. Para montá-lo, utilizamos um resistor </w:t>
      </w:r>
      <w:proofErr w:type="spellStart"/>
      <w:r>
        <w:rPr>
          <w:i/>
          <w:color w:val="000000"/>
        </w:rPr>
        <w:t>pull-down</w:t>
      </w:r>
      <w:proofErr w:type="spellEnd"/>
      <w:r>
        <w:rPr>
          <w:color w:val="000000"/>
        </w:rPr>
        <w:t xml:space="preserve"> de 1k ohm. Os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proofErr w:type="spellStart"/>
      <w:r w:rsidR="00620BC2">
        <w:rPr>
          <w:color w:val="000000"/>
        </w:rPr>
        <w:t>Arduino</w:t>
      </w:r>
      <w:proofErr w:type="spellEnd"/>
      <w:r>
        <w:rPr>
          <w:color w:val="000000"/>
        </w:rPr>
        <w:t xml:space="preserve">, para garantir que não leiam valores aleatórios. A diferença entre eles está no estado que eles mantêm na porta do </w:t>
      </w:r>
      <w:proofErr w:type="spellStart"/>
      <w:r w:rsidR="00620BC2">
        <w:rPr>
          <w:color w:val="000000"/>
        </w:rPr>
        <w:t>Arduino</w:t>
      </w:r>
      <w:proofErr w:type="spellEnd"/>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w:t>
      </w:r>
      <w:proofErr w:type="spellStart"/>
      <w:r>
        <w:rPr>
          <w:color w:val="000000"/>
        </w:rPr>
        <w:t>ground</w:t>
      </w:r>
      <w:proofErr w:type="spellEnd"/>
      <w:r>
        <w:rPr>
          <w:color w:val="000000"/>
        </w:rPr>
        <w:t xml:space="preserve">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val="en-US"/>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7" w:author="Mateus Berardo de Souza Terra" w:date="2016-02-09T11:44:00Z"/>
          <w:b/>
          <w:color w:val="000000"/>
          <w:sz w:val="28"/>
          <w:szCs w:val="28"/>
          <w:u w:val="single"/>
        </w:rPr>
      </w:pPr>
      <w:ins w:id="18"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9" w:author="Mateus Berardo de Souza Terra" w:date="2016-02-09T11:45:00Z"/>
          <w:color w:val="000000"/>
        </w:rPr>
        <w:pPrChange w:id="20" w:author="Mateus Berardo de Souza Terra" w:date="2016-02-09T11:45:00Z">
          <w:pPr>
            <w:pStyle w:val="NormalWeb"/>
            <w:shd w:val="clear" w:color="auto" w:fill="FFFFFF"/>
            <w:spacing w:before="0" w:beforeAutospacing="0" w:after="160" w:afterAutospacing="0"/>
            <w:jc w:val="both"/>
          </w:pPr>
        </w:pPrChange>
      </w:pPr>
      <w:ins w:id="21" w:author="Mateus Berardo de Souza Terra" w:date="2016-02-09T11:44:00Z">
        <w:r>
          <w:rPr>
            <w:color w:val="000000"/>
          </w:rPr>
          <w:t xml:space="preserve">Abra a IDE do </w:t>
        </w:r>
        <w:proofErr w:type="spellStart"/>
        <w:r>
          <w:rPr>
            <w:color w:val="000000"/>
          </w:rPr>
          <w:t>Brino</w:t>
        </w:r>
        <w:proofErr w:type="spellEnd"/>
        <w:r>
          <w:rPr>
            <w:color w:val="000000"/>
          </w:rPr>
          <w:t xml:space="preserve"> e digite o código abaixo ou baixe</w:t>
        </w:r>
      </w:ins>
      <w:r w:rsidR="00617B61">
        <w:rPr>
          <w:color w:val="000000"/>
        </w:rPr>
        <w:t>-</w:t>
      </w:r>
      <w:r w:rsidR="008D7DC7">
        <w:rPr>
          <w:color w:val="000000"/>
        </w:rPr>
        <w:t>o</w:t>
      </w:r>
      <w:ins w:id="22"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2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5" w:author="Mateus Berardo de Souza Terra" w:date="2016-02-09T11:46:00Z"/>
                <w:color w:val="000000"/>
              </w:rPr>
              <w:pPrChange w:id="26" w:author="Mateus Berardo de Souza Terra" w:date="2016-02-09T11:46:00Z">
                <w:pPr>
                  <w:pStyle w:val="NormalWeb"/>
                  <w:spacing w:before="0" w:beforeAutospacing="0" w:after="160" w:afterAutospacing="0"/>
                  <w:jc w:val="both"/>
                </w:pPr>
              </w:pPrChange>
            </w:pPr>
            <w:ins w:id="27" w:author="Mateus Berardo de Souza Terra" w:date="2016-02-09T11:45:00Z">
              <w:r>
                <w:rPr>
                  <w:color w:val="000000"/>
                </w:rPr>
                <w:t xml:space="preserve">//Projeto 2 </w:t>
              </w:r>
            </w:ins>
            <w:ins w:id="28" w:author="Mateus Berardo de Souza Terra" w:date="2016-02-09T11:46:00Z">
              <w:r>
                <w:rPr>
                  <w:color w:val="000000"/>
                </w:rPr>
                <w:t>–</w:t>
              </w:r>
            </w:ins>
            <w:ins w:id="29" w:author="Mateus Berardo de Souza Terra" w:date="2016-02-09T11:45:00Z">
              <w:r>
                <w:rPr>
                  <w:color w:val="000000"/>
                </w:rPr>
                <w:t xml:space="preserve"> </w:t>
              </w:r>
            </w:ins>
            <w:ins w:id="3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1" w:author="Mateus Berardo de Souza Terra" w:date="2016-02-09T11:46:00Z"/>
                <w:color w:val="000000"/>
              </w:rPr>
              <w:pPrChange w:id="3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 w:author="Mateus Berardo de Souza Terra" w:date="2016-02-09T11:46:00Z"/>
                <w:color w:val="000000"/>
              </w:rPr>
              <w:pPrChange w:id="34"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35" w:author="Mateus Berardo de Souza Terra" w:date="2016-02-09T11:46:00Z">
              <w:r w:rsidR="00624DED">
                <w:rPr>
                  <w:color w:val="000000"/>
                </w:rPr>
                <w:t>Numero</w:t>
              </w:r>
              <w:proofErr w:type="spellEnd"/>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6"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37" w:author="Mateus Berardo de Souza Terra" w:date="2016-02-09T11:46:00Z">
              <w:r w:rsidR="00624DED">
                <w:rPr>
                  <w:color w:val="000000"/>
                </w:rPr>
                <w:t>Numero</w:t>
              </w:r>
              <w:proofErr w:type="spellEnd"/>
              <w:r w:rsidR="00624DED">
                <w:rPr>
                  <w:color w:val="000000"/>
                </w:rPr>
                <w:t xml:space="preserve"> </w:t>
              </w:r>
            </w:ins>
            <w:ins w:id="38" w:author="Mateus Berardo de Souza Terra" w:date="2016-02-09T11:45:00Z">
              <w:r w:rsidR="00624DED">
                <w:rPr>
                  <w:color w:val="000000"/>
                </w:rPr>
                <w:t xml:space="preserve"> </w:t>
              </w:r>
            </w:ins>
            <w:proofErr w:type="spellStart"/>
            <w:ins w:id="39"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40" w:author="Mateus Berardo de Souza Terra" w:date="2016-02-09T11:47:00Z"/>
                <w:color w:val="000000"/>
              </w:rPr>
              <w:pPrChange w:id="4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2" w:author="Mateus Berardo de Souza Terra" w:date="2016-02-09T11:47:00Z"/>
                <w:color w:val="000000"/>
              </w:rPr>
              <w:pPrChange w:id="43" w:author="Mateus Berardo de Souza Terra" w:date="2016-02-09T11:46:00Z">
                <w:pPr>
                  <w:pStyle w:val="NormalWeb"/>
                  <w:spacing w:before="0" w:beforeAutospacing="0" w:after="160" w:afterAutospacing="0"/>
                  <w:jc w:val="both"/>
                </w:pPr>
              </w:pPrChange>
            </w:pPr>
            <w:proofErr w:type="spellStart"/>
            <w:proofErr w:type="gramStart"/>
            <w:ins w:id="44"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5" w:author="Mateus Berardo de Souza Terra" w:date="2016-02-09T11:47:00Z"/>
                <w:color w:val="000000"/>
              </w:rPr>
              <w:pPrChange w:id="46" w:author="Mateus Berardo de Souza Terra" w:date="2016-02-09T11:47:00Z">
                <w:pPr>
                  <w:pStyle w:val="NormalWeb"/>
                  <w:spacing w:before="0" w:beforeAutospacing="0" w:after="160" w:afterAutospacing="0"/>
                  <w:jc w:val="both"/>
                </w:pPr>
              </w:pPrChange>
            </w:pPr>
            <w:proofErr w:type="spellStart"/>
            <w:ins w:id="47"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8" w:author="Mateus Berardo de Souza Terra" w:date="2016-02-09T11:47:00Z">
                <w:pPr>
                  <w:pStyle w:val="NormalWeb"/>
                  <w:spacing w:before="0" w:beforeAutospacing="0" w:after="160" w:afterAutospacing="0"/>
                  <w:jc w:val="both"/>
                </w:pPr>
              </w:pPrChange>
            </w:pPr>
            <w:proofErr w:type="spellStart"/>
            <w:ins w:id="49"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5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5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 xml:space="preserve">Constante </w:t>
      </w:r>
      <w:proofErr w:type="spellStart"/>
      <w:r>
        <w:rPr>
          <w:i/>
          <w:color w:val="000000"/>
        </w:rPr>
        <w:t>Numero</w:t>
      </w:r>
      <w:proofErr w:type="spellEnd"/>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proofErr w:type="spellStart"/>
      <w:r w:rsidR="00643B4E">
        <w:rPr>
          <w:color w:val="000000"/>
        </w:rPr>
        <w:t>Arduino</w:t>
      </w:r>
      <w:proofErr w:type="spellEnd"/>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proofErr w:type="spellStart"/>
      <w:r w:rsidR="00643B4E">
        <w:rPr>
          <w:color w:val="000000"/>
        </w:rPr>
        <w:t>Arduino</w:t>
      </w:r>
      <w:proofErr w:type="spellEnd"/>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proofErr w:type="spellStart"/>
      <w:r w:rsidR="001771E6">
        <w:rPr>
          <w:color w:val="000000"/>
        </w:rPr>
        <w:t>Arduino</w:t>
      </w:r>
      <w:proofErr w:type="spellEnd"/>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w:t>
      </w:r>
      <w:proofErr w:type="spellStart"/>
      <w:r>
        <w:rPr>
          <w:color w:val="000000"/>
        </w:rPr>
        <w:t>arduino</w:t>
      </w:r>
      <w:proofErr w:type="spellEnd"/>
      <w:r>
        <w:rPr>
          <w:color w:val="000000"/>
        </w:rPr>
        <w:t xml:space="preserve">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en-US"/>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2" w:author="Mateus Berardo de Souza Terra" w:date="2016-02-09T11:46:00Z"/>
                <w:color w:val="000000"/>
              </w:rPr>
              <w:pPrChange w:id="53" w:author="Mateus Berardo de Souza Terra" w:date="2016-02-09T11:46:00Z">
                <w:pPr>
                  <w:pStyle w:val="NormalWeb"/>
                  <w:spacing w:before="0" w:beforeAutospacing="0" w:after="160" w:afterAutospacing="0"/>
                  <w:jc w:val="both"/>
                </w:pPr>
              </w:pPrChange>
            </w:pPr>
            <w:ins w:id="54" w:author="Mateus Berardo de Souza Terra" w:date="2016-02-09T11:45:00Z">
              <w:r>
                <w:rPr>
                  <w:color w:val="000000"/>
                </w:rPr>
                <w:t>//Projeto 2</w:t>
              </w:r>
            </w:ins>
            <w:r>
              <w:rPr>
                <w:color w:val="000000"/>
              </w:rPr>
              <w:t>.1</w:t>
            </w:r>
            <w:ins w:id="55" w:author="Mateus Berardo de Souza Terra" w:date="2016-02-09T11:45:00Z">
              <w:r>
                <w:rPr>
                  <w:color w:val="000000"/>
                </w:rPr>
                <w:t xml:space="preserve"> </w:t>
              </w:r>
            </w:ins>
            <w:ins w:id="56" w:author="Mateus Berardo de Souza Terra" w:date="2016-02-09T11:46:00Z">
              <w:r>
                <w:rPr>
                  <w:color w:val="000000"/>
                </w:rPr>
                <w:t>–</w:t>
              </w:r>
            </w:ins>
            <w:ins w:id="57" w:author="Mateus Berardo de Souza Terra" w:date="2016-02-09T11:45:00Z">
              <w:r>
                <w:rPr>
                  <w:color w:val="000000"/>
                </w:rPr>
                <w:t xml:space="preserve"> </w:t>
              </w:r>
            </w:ins>
            <w:ins w:id="58"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9" w:author="Mateus Berardo de Souza Terra" w:date="2016-02-09T11:46:00Z"/>
                <w:color w:val="000000"/>
              </w:rPr>
              <w:pPrChange w:id="6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1" w:author="Mateus Berardo de Souza Terra" w:date="2016-02-09T11:46:00Z"/>
                <w:color w:val="000000"/>
              </w:rPr>
              <w:pPrChange w:id="62"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63" w:author="Mateus Berardo de Souza Terra" w:date="2016-02-09T11:46:00Z">
              <w:r>
                <w:rPr>
                  <w:color w:val="000000"/>
                </w:rPr>
                <w:t>Numero</w:t>
              </w:r>
              <w:proofErr w:type="spellEnd"/>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4"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65" w:author="Mateus Berardo de Souza Terra" w:date="2016-02-09T11:46:00Z">
              <w:r>
                <w:rPr>
                  <w:color w:val="000000"/>
                </w:rPr>
                <w:t>Numero</w:t>
              </w:r>
              <w:proofErr w:type="spellEnd"/>
              <w:r>
                <w:rPr>
                  <w:color w:val="000000"/>
                </w:rPr>
                <w:t xml:space="preserve"> </w:t>
              </w:r>
            </w:ins>
            <w:ins w:id="66" w:author="Mateus Berardo de Souza Terra" w:date="2016-02-09T11:45:00Z">
              <w:r>
                <w:rPr>
                  <w:color w:val="000000"/>
                </w:rPr>
                <w:t xml:space="preserve"> </w:t>
              </w:r>
            </w:ins>
            <w:proofErr w:type="spellStart"/>
            <w:ins w:id="67"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8" w:author="Mateus Berardo de Souza Terra" w:date="2016-02-09T11:47:00Z"/>
                <w:color w:val="000000"/>
              </w:rPr>
              <w:pPrChange w:id="6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0" w:author="Mateus Berardo de Souza Terra" w:date="2016-02-09T11:47:00Z"/>
                <w:color w:val="000000"/>
              </w:rPr>
              <w:pPrChange w:id="71" w:author="Mateus Berardo de Souza Terra" w:date="2016-02-09T11:46:00Z">
                <w:pPr>
                  <w:pStyle w:val="NormalWeb"/>
                  <w:spacing w:before="0" w:beforeAutospacing="0" w:after="160" w:afterAutospacing="0"/>
                  <w:jc w:val="both"/>
                </w:pPr>
              </w:pPrChange>
            </w:pPr>
            <w:proofErr w:type="spellStart"/>
            <w:proofErr w:type="gramStart"/>
            <w:ins w:id="72"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3" w:author="Mateus Berardo de Souza Terra" w:date="2016-02-09T11:47:00Z"/>
                <w:color w:val="000000"/>
              </w:rPr>
              <w:pPrChange w:id="74" w:author="Mateus Berardo de Souza Terra" w:date="2016-02-09T11:47:00Z">
                <w:pPr>
                  <w:pStyle w:val="NormalWeb"/>
                  <w:spacing w:before="0" w:beforeAutospacing="0" w:after="160" w:afterAutospacing="0"/>
                  <w:jc w:val="both"/>
                </w:pPr>
              </w:pPrChange>
            </w:pPr>
            <w:proofErr w:type="spellStart"/>
            <w:ins w:id="75"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6" w:author="Mateus Berardo de Souza Terra" w:date="2016-02-09T11:47:00Z">
                <w:pPr>
                  <w:pStyle w:val="NormalWeb"/>
                  <w:spacing w:before="0" w:beforeAutospacing="0" w:after="160" w:afterAutospacing="0"/>
                  <w:jc w:val="both"/>
                </w:pPr>
              </w:pPrChange>
            </w:pPr>
            <w:proofErr w:type="spellStart"/>
            <w:ins w:id="77"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8" w:author="Mateus Berardo de Souza Terra" w:date="2016-02-09T11:48:00Z">
              <w:r>
                <w:rPr>
                  <w:color w:val="000000"/>
                </w:rPr>
                <w:t>ntrada</w:t>
              </w:r>
            </w:ins>
            <w:r>
              <w:rPr>
                <w:color w:val="000000"/>
              </w:rPr>
              <w:t>_PULLUP</w:t>
            </w:r>
            <w:proofErr w:type="spellEnd"/>
            <w:ins w:id="7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0"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1" w:author="Mateus Berardo de Souza Terra" w:date="2016-02-08T22:22:00Z"/>
          <w:b/>
          <w:color w:val="000000"/>
          <w:sz w:val="36"/>
          <w:szCs w:val="36"/>
          <w:u w:val="single"/>
        </w:rPr>
        <w:pPrChange w:id="82"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3" w:author="Mateus Berardo de Souza Terra" w:date="2016-02-08T22:22:00Z"/>
          <w:color w:val="000000"/>
        </w:rPr>
        <w:pPrChange w:id="8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5"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89"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0"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1"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lastRenderedPageBreak/>
              <w:t>Pino.desligar</w:t>
            </w:r>
            <w:proofErr w:type="spellEnd"/>
            <w:r w:rsidRPr="007D7E6F">
              <w:rPr>
                <w:color w:val="000000"/>
              </w:rPr>
              <w:t>(</w:t>
            </w:r>
            <w:proofErr w:type="spellStart"/>
            <w:ins w:id="92"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AB895CF"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w:t>
      </w:r>
      <w:proofErr w:type="spellEnd"/>
      <w:r w:rsidRPr="007D7E6F">
        <w:rPr>
          <w:color w:val="000000"/>
        </w:rPr>
        <w:t xml:space="preserve">: As variáveis do </w:t>
      </w:r>
      <w:proofErr w:type="gramStart"/>
      <w:r w:rsidRPr="007D7E6F">
        <w:rPr>
          <w:color w:val="000000"/>
        </w:rPr>
        <w:t xml:space="preserve">tipo </w:t>
      </w:r>
      <w:proofErr w:type="spellStart"/>
      <w:r w:rsidR="007F69FA" w:rsidRPr="007D7E6F">
        <w:rPr>
          <w:color w:val="000000"/>
        </w:rPr>
        <w:t>Numero</w:t>
      </w:r>
      <w:proofErr w:type="spellEnd"/>
      <w:proofErr w:type="gramEnd"/>
      <w:r w:rsidR="007F69FA" w:rsidRPr="007D7E6F">
        <w:rPr>
          <w:color w:val="000000"/>
        </w:rPr>
        <w:t xml:space="preserve">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w:t>
      </w:r>
      <w:proofErr w:type="gramStart"/>
      <w:r w:rsidR="00B30890">
        <w:rPr>
          <w:color w:val="000000"/>
        </w:rPr>
        <w:t>são</w:t>
      </w:r>
      <w:proofErr w:type="gramEnd"/>
      <w:r w:rsidR="00B30890">
        <w:rPr>
          <w:color w:val="000000"/>
        </w:rPr>
        <w:t xml:space="preserve">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proofErr w:type="gramStart"/>
      <w:r w:rsidR="00D5643C" w:rsidRPr="007D7E6F">
        <w:rPr>
          <w:color w:val="000000"/>
        </w:rPr>
        <w:t>comparada</w:t>
      </w:r>
      <w:proofErr w:type="gramEnd"/>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lastRenderedPageBreak/>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3"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val="en-US"/>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4"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w:t>
      </w:r>
      <w:proofErr w:type="spellStart"/>
      <w:r w:rsidRPr="007D7E6F">
        <w:rPr>
          <w:color w:val="000000"/>
        </w:rPr>
        <w:t>Brino</w:t>
      </w:r>
      <w:proofErr w:type="spellEnd"/>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lastRenderedPageBreak/>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5"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w:t>
      </w:r>
      <w:proofErr w:type="spellStart"/>
      <w:r w:rsidRPr="007D7E6F">
        <w:rPr>
          <w:color w:val="000000"/>
        </w:rPr>
        <w:t>Brino</w:t>
      </w:r>
      <w:proofErr w:type="spellEnd"/>
      <w:r w:rsidRPr="007D7E6F">
        <w:rPr>
          <w:color w:val="000000"/>
        </w:rPr>
        <w:t xml:space="preserve">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6"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7"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8"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99"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0"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1"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4"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643E6761"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lastRenderedPageBreak/>
        <w:t>Assim como nó</w:t>
      </w:r>
      <w:r w:rsidR="00DA5E8F">
        <w:rPr>
          <w:color w:val="000000"/>
        </w:rPr>
        <w:t>s, as m</w:t>
      </w:r>
      <w:r w:rsidR="00F015B6">
        <w:rPr>
          <w:color w:val="000000"/>
        </w:rPr>
        <w:t>á</w:t>
      </w:r>
      <w:r w:rsidR="00F00845" w:rsidRPr="007D7E6F">
        <w:rPr>
          <w:color w:val="000000"/>
        </w:rPr>
        <w:t xml:space="preserve">quinas são capazes de tomar decisões, porém de maneira </w:t>
      </w:r>
      <w:r w:rsidR="00583519">
        <w:rPr>
          <w:color w:val="000000"/>
        </w:rPr>
        <w:t>muito mais simples. Os códigos julgam situações</w:t>
      </w:r>
      <w:r w:rsidR="00F00845" w:rsidRPr="007D7E6F">
        <w:rPr>
          <w:color w:val="000000"/>
        </w:rPr>
        <w:t xml:space="preserve">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val="en-US"/>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78D1DE8B"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5883BFF9"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052FB6">
        <w:rPr>
          <w:strike/>
          <w:color w:val="C00000"/>
        </w:rPr>
        <w:t xml:space="preserve">Tendo uma ideia de </w:t>
      </w:r>
      <w:proofErr w:type="gramStart"/>
      <w:r w:rsidRPr="00052FB6">
        <w:rPr>
          <w:strike/>
          <w:color w:val="C00000"/>
        </w:rPr>
        <w:t>como</w:t>
      </w:r>
      <w:r w:rsidR="00052FB6" w:rsidRPr="00052FB6">
        <w:rPr>
          <w:color w:val="C00000"/>
        </w:rPr>
        <w:t xml:space="preserve"> </w:t>
      </w:r>
      <w:r w:rsidR="00052FB6">
        <w:rPr>
          <w:color w:val="000000"/>
        </w:rPr>
        <w:t>Agora</w:t>
      </w:r>
      <w:proofErr w:type="gramEnd"/>
      <w:r w:rsidR="00052FB6">
        <w:rPr>
          <w:color w:val="000000"/>
        </w:rPr>
        <w:t xml:space="preserve"> que entendemos melhor o funcionamento dos </w:t>
      </w:r>
      <w:r w:rsidRPr="00052FB6">
        <w:rPr>
          <w:strike/>
          <w:color w:val="C00000"/>
        </w:rPr>
        <w:t>obter</w:t>
      </w:r>
      <w:r w:rsidRPr="007D7E6F">
        <w:rPr>
          <w:color w:val="000000"/>
        </w:rPr>
        <w:t xml:space="preserve"> resultados Verdadeiro</w:t>
      </w:r>
      <w:r w:rsidRPr="00052FB6">
        <w:rPr>
          <w:strike/>
          <w:color w:val="C00000"/>
        </w:rPr>
        <w:t>s</w:t>
      </w:r>
      <w:r w:rsidRPr="007D7E6F">
        <w:rPr>
          <w:color w:val="000000"/>
        </w:rPr>
        <w:t xml:space="preserve"> e Falso</w:t>
      </w:r>
      <w:r w:rsidRPr="00052FB6">
        <w:rPr>
          <w:strike/>
          <w:color w:val="C00000"/>
        </w:rPr>
        <w:t>s</w:t>
      </w:r>
      <w:r w:rsidR="00052FB6">
        <w:rPr>
          <w:color w:val="000000"/>
        </w:rPr>
        <w:t xml:space="preserve">, </w:t>
      </w:r>
      <w:r w:rsidRPr="007D7E6F">
        <w:rPr>
          <w:color w:val="000000"/>
        </w:rPr>
        <w:t xml:space="preserve">podemos desenvolver um pouco mais </w:t>
      </w:r>
      <w:r w:rsidR="00052FB6">
        <w:rPr>
          <w:color w:val="000000"/>
        </w:rPr>
        <w:t>ess</w:t>
      </w:r>
      <w:r w:rsidRPr="007D7E6F">
        <w:rPr>
          <w:color w:val="000000"/>
        </w:rPr>
        <w:t>a ideia</w:t>
      </w:r>
      <w:r w:rsidR="00052FB6">
        <w:rPr>
          <w:color w:val="000000"/>
        </w:rPr>
        <w:t>,</w:t>
      </w:r>
      <w:r w:rsidRPr="007D7E6F">
        <w:rPr>
          <w:color w:val="000000"/>
        </w:rPr>
        <w:t xml:space="preserve"> usando os operadores condicionais. Esses são os operadores que </w:t>
      </w:r>
      <w:r w:rsidR="00052FB6">
        <w:rPr>
          <w:strike/>
          <w:color w:val="C00000"/>
        </w:rPr>
        <w:t xml:space="preserve">vamos </w:t>
      </w:r>
      <w:r w:rsidR="00052FB6" w:rsidRPr="00052FB6">
        <w:rPr>
          <w:color w:val="C00000"/>
        </w:rPr>
        <w:t>usar</w:t>
      </w:r>
      <w:r w:rsidR="00052FB6">
        <w:rPr>
          <w:color w:val="C00000"/>
        </w:rPr>
        <w:t xml:space="preserve"> </w:t>
      </w:r>
      <w:r w:rsidR="00052FB6" w:rsidRPr="00052FB6">
        <w:rPr>
          <w:color w:val="000000"/>
        </w:rPr>
        <w:t>utilizaremos</w:t>
      </w:r>
      <w:r w:rsidRPr="007D7E6F">
        <w:rPr>
          <w:color w:val="000000"/>
        </w:rPr>
        <w:t xml:space="preserve"> para tomar </w:t>
      </w:r>
      <w:proofErr w:type="gramStart"/>
      <w:r w:rsidRPr="007D7E6F">
        <w:rPr>
          <w:color w:val="000000"/>
        </w:rPr>
        <w:t xml:space="preserve">decisões </w:t>
      </w:r>
      <w:r w:rsidR="00052FB6">
        <w:rPr>
          <w:color w:val="000000"/>
        </w:rPr>
        <w:t>,</w:t>
      </w:r>
      <w:proofErr w:type="gramEnd"/>
      <w:r w:rsidR="00052FB6">
        <w:rPr>
          <w:color w:val="000000"/>
        </w:rPr>
        <w:t xml:space="preserve"> </w:t>
      </w:r>
      <w:r w:rsidRPr="00052FB6">
        <w:rPr>
          <w:strike/>
          <w:color w:val="C00000"/>
        </w:rPr>
        <w:t>quando associados</w:t>
      </w:r>
      <w:r w:rsidR="00052FB6">
        <w:rPr>
          <w:color w:val="000000"/>
        </w:rPr>
        <w:t xml:space="preserve"> associando-os</w:t>
      </w:r>
      <w:r w:rsidRPr="007D7E6F">
        <w:rPr>
          <w:color w:val="000000"/>
        </w:rPr>
        <w:t xml:space="preserve"> aos comparadores</w:t>
      </w:r>
      <w:r w:rsidR="00052FB6">
        <w:rPr>
          <w:color w:val="000000"/>
        </w:rPr>
        <w:t xml:space="preserve"> que vimos anteriormente</w:t>
      </w:r>
      <w:r w:rsidRPr="007D7E6F">
        <w:rPr>
          <w:color w:val="000000"/>
        </w:rPr>
        <w:t xml:space="preserve">. </w:t>
      </w:r>
      <w:r w:rsidR="00556FCB" w:rsidRPr="00052FB6">
        <w:rPr>
          <w:strike/>
          <w:color w:val="C00000"/>
        </w:rPr>
        <w:t>Veremos</w:t>
      </w:r>
      <w:r w:rsidR="00556FCB" w:rsidRPr="007D7E6F">
        <w:rPr>
          <w:color w:val="000000"/>
        </w:rPr>
        <w:t xml:space="preserve"> </w:t>
      </w:r>
      <w:r w:rsidR="00052FB6">
        <w:rPr>
          <w:color w:val="000000"/>
        </w:rPr>
        <w:t>Mostraremos,</w:t>
      </w:r>
      <w:r w:rsidR="00052FB6" w:rsidRPr="007D7E6F">
        <w:rPr>
          <w:color w:val="000000"/>
        </w:rPr>
        <w:t xml:space="preserve"> a</w:t>
      </w:r>
      <w:r w:rsidR="00556FCB" w:rsidRPr="007D7E6F">
        <w:rPr>
          <w:color w:val="000000"/>
        </w:rPr>
        <w:t xml:space="preserve"> seguir</w:t>
      </w:r>
      <w:r w:rsidR="00052FB6">
        <w:rPr>
          <w:color w:val="000000"/>
        </w:rPr>
        <w:t>,</w:t>
      </w:r>
      <w:r w:rsidR="00556FCB" w:rsidRPr="007D7E6F">
        <w:rPr>
          <w:color w:val="000000"/>
        </w:rPr>
        <w:t xml:space="preserve">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5AF5E02F"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6F8882D6"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6586" w:type="dxa"/>
        <w:tblInd w:w="1732" w:type="dxa"/>
        <w:tblLook w:val="04A0" w:firstRow="1" w:lastRow="0" w:firstColumn="1" w:lastColumn="0" w:noHBand="0" w:noVBand="1"/>
      </w:tblPr>
      <w:tblGrid>
        <w:gridCol w:w="6586"/>
      </w:tblGrid>
      <w:tr w:rsidR="00556FCB" w:rsidRPr="00A164E9" w14:paraId="59CC801E" w14:textId="77777777" w:rsidTr="001A7040">
        <w:trPr>
          <w:trHeight w:val="2547"/>
        </w:trPr>
        <w:tc>
          <w:tcPr>
            <w:tcW w:w="0" w:type="auto"/>
          </w:tcPr>
          <w:p w14:paraId="5DD5FA51" w14:textId="0CBDECE3" w:rsidR="00052FB6" w:rsidRDefault="00052FB6" w:rsidP="00B52CE2">
            <w:pPr>
              <w:pStyle w:val="NormalWeb"/>
              <w:spacing w:before="0" w:beforeAutospacing="0" w:after="30" w:afterAutospacing="0"/>
              <w:jc w:val="both"/>
              <w:rPr>
                <w:color w:val="000000"/>
              </w:rPr>
            </w:pPr>
            <w:proofErr w:type="spellStart"/>
            <w:r>
              <w:rPr>
                <w:color w:val="000000"/>
              </w:rPr>
              <w:t>Numero</w:t>
            </w:r>
            <w:proofErr w:type="spellEnd"/>
            <w:r>
              <w:rPr>
                <w:color w:val="000000"/>
              </w:rPr>
              <w:t xml:space="preserve"> x = 2;</w:t>
            </w:r>
          </w:p>
          <w:p w14:paraId="271B0B53" w14:textId="6D357031" w:rsidR="001A7040" w:rsidRDefault="001A7040" w:rsidP="00B52CE2">
            <w:pPr>
              <w:pStyle w:val="NormalWeb"/>
              <w:spacing w:before="0" w:beforeAutospacing="0" w:after="30" w:afterAutospacing="0"/>
              <w:jc w:val="both"/>
              <w:rPr>
                <w:color w:val="000000"/>
              </w:rPr>
            </w:pPr>
            <w:r>
              <w:rPr>
                <w:noProof/>
                <w:color w:val="000000"/>
                <w:lang w:val="en-US"/>
              </w:rPr>
              <w:drawing>
                <wp:anchor distT="0" distB="0" distL="114300" distR="114300" simplePos="0" relativeHeight="251677696" behindDoc="1" locked="0" layoutInCell="1" allowOverlap="1" wp14:anchorId="6B0A5281" wp14:editId="02CD9450">
                  <wp:simplePos x="0" y="0"/>
                  <wp:positionH relativeFrom="column">
                    <wp:posOffset>438150</wp:posOffset>
                  </wp:positionH>
                  <wp:positionV relativeFrom="paragraph">
                    <wp:posOffset>20320</wp:posOffset>
                  </wp:positionV>
                  <wp:extent cx="2107565" cy="456565"/>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dro if else.png"/>
                          <pic:cNvPicPr/>
                        </pic:nvPicPr>
                        <pic:blipFill>
                          <a:blip r:embed="rId24">
                            <a:extLst>
                              <a:ext uri="{28A0092B-C50C-407E-A947-70E740481C1C}">
                                <a14:useLocalDpi xmlns:a14="http://schemas.microsoft.com/office/drawing/2010/main" val="0"/>
                              </a:ext>
                            </a:extLst>
                          </a:blip>
                          <a:stretch>
                            <a:fillRect/>
                          </a:stretch>
                        </pic:blipFill>
                        <pic:spPr>
                          <a:xfrm>
                            <a:off x="0" y="0"/>
                            <a:ext cx="2107565" cy="456565"/>
                          </a:xfrm>
                          <a:prstGeom prst="rect">
                            <a:avLst/>
                          </a:prstGeom>
                        </pic:spPr>
                      </pic:pic>
                    </a:graphicData>
                  </a:graphic>
                </wp:anchor>
              </w:drawing>
            </w:r>
          </w:p>
          <w:p w14:paraId="0EAF3FFC" w14:textId="77777777" w:rsidR="001A7040" w:rsidRDefault="001A7040" w:rsidP="00B52CE2">
            <w:pPr>
              <w:pStyle w:val="NormalWeb"/>
              <w:spacing w:before="0" w:beforeAutospacing="0" w:after="30" w:afterAutospacing="0"/>
              <w:jc w:val="both"/>
              <w:rPr>
                <w:color w:val="000000"/>
              </w:rPr>
            </w:pPr>
          </w:p>
          <w:p w14:paraId="3A31EC3D" w14:textId="7FB17539" w:rsidR="00556FCB" w:rsidRPr="007D7E6F" w:rsidRDefault="001A7040" w:rsidP="00B52CE2">
            <w:pPr>
              <w:pStyle w:val="NormalWeb"/>
              <w:spacing w:before="0" w:beforeAutospacing="0" w:after="30" w:afterAutospacing="0"/>
              <w:jc w:val="both"/>
              <w:rPr>
                <w:color w:val="000000"/>
              </w:rPr>
            </w:pPr>
            <w:r>
              <w:rPr>
                <w:color w:val="000000"/>
              </w:rPr>
              <w:t xml:space="preserve">      </w:t>
            </w:r>
            <w:proofErr w:type="gramStart"/>
            <w:r>
              <w:rPr>
                <w:color w:val="000000"/>
              </w:rPr>
              <w:t>se</w:t>
            </w:r>
            <w:r w:rsidR="00556FCB" w:rsidRPr="007D7E6F">
              <w:rPr>
                <w:color w:val="000000"/>
              </w:rPr>
              <w:t>(</w:t>
            </w:r>
            <w:proofErr w:type="gramEnd"/>
            <w:r>
              <w:rPr>
                <w:color w:val="000000"/>
              </w:rPr>
              <w:t>x &gt; 0</w:t>
            </w:r>
            <w:r w:rsidR="00556FCB" w:rsidRPr="007D7E6F">
              <w:rPr>
                <w:color w:val="000000"/>
              </w:rPr>
              <w:t>){</w:t>
            </w:r>
          </w:p>
          <w:p w14:paraId="553AEE89" w14:textId="2F9C34C7" w:rsidR="00556FCB" w:rsidRPr="007D7E6F" w:rsidRDefault="00556FCB" w:rsidP="00B52CE2">
            <w:pPr>
              <w:pStyle w:val="NormalWeb"/>
              <w:spacing w:before="0" w:beforeAutospacing="0" w:after="30" w:afterAutospacing="0"/>
              <w:ind w:left="720"/>
              <w:jc w:val="both"/>
              <w:rPr>
                <w:color w:val="000000"/>
              </w:rPr>
            </w:pPr>
            <w:r w:rsidRPr="007D7E6F">
              <w:rPr>
                <w:color w:val="000000"/>
              </w:rPr>
              <w:t>// Se a expressão for Verdadeira esse bloco será executado.</w:t>
            </w:r>
          </w:p>
          <w:p w14:paraId="6952A1B1" w14:textId="234BF5FA" w:rsidR="001A7040" w:rsidRDefault="001A7040" w:rsidP="00B52CE2">
            <w:pPr>
              <w:pStyle w:val="NormalWeb"/>
              <w:spacing w:before="0" w:beforeAutospacing="0" w:after="30" w:afterAutospacing="0"/>
              <w:jc w:val="both"/>
              <w:rPr>
                <w:color w:val="000000"/>
              </w:rPr>
            </w:pPr>
            <w:r>
              <w:rPr>
                <w:color w:val="000000"/>
              </w:rPr>
              <w:t xml:space="preserve">            </w:t>
            </w: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CA9213" w:rsidR="00556FCB" w:rsidRPr="007D7E6F" w:rsidRDefault="00556FCB" w:rsidP="00B52CE2">
            <w:pPr>
              <w:pStyle w:val="NormalWeb"/>
              <w:spacing w:before="0" w:beforeAutospacing="0" w:after="30" w:afterAutospacing="0"/>
              <w:jc w:val="both"/>
              <w:rPr>
                <w:color w:val="000000"/>
              </w:rPr>
            </w:pP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6841" w:type="dxa"/>
        <w:tblInd w:w="1732" w:type="dxa"/>
        <w:tblLook w:val="04A0" w:firstRow="1" w:lastRow="0" w:firstColumn="1" w:lastColumn="0" w:noHBand="0" w:noVBand="1"/>
      </w:tblPr>
      <w:tblGrid>
        <w:gridCol w:w="6841"/>
      </w:tblGrid>
      <w:tr w:rsidR="00556FCB" w:rsidRPr="007D7E6F" w14:paraId="54B36784" w14:textId="77777777" w:rsidTr="001A7040">
        <w:trPr>
          <w:trHeight w:val="2290"/>
        </w:trPr>
        <w:tc>
          <w:tcPr>
            <w:tcW w:w="0" w:type="auto"/>
          </w:tcPr>
          <w:p w14:paraId="00184DA4" w14:textId="3F674513" w:rsidR="001A7040" w:rsidRDefault="001A7040" w:rsidP="00B52CE2">
            <w:pPr>
              <w:pStyle w:val="NormalWeb"/>
              <w:spacing w:before="0" w:beforeAutospacing="0" w:after="30" w:afterAutospacing="0"/>
              <w:jc w:val="both"/>
              <w:rPr>
                <w:color w:val="000000"/>
              </w:rPr>
            </w:pPr>
            <w:proofErr w:type="spellStart"/>
            <w:r>
              <w:rPr>
                <w:color w:val="000000"/>
              </w:rPr>
              <w:t>Numero</w:t>
            </w:r>
            <w:proofErr w:type="spellEnd"/>
            <w:r>
              <w:rPr>
                <w:color w:val="000000"/>
              </w:rPr>
              <w:t xml:space="preserve"> x =2;</w:t>
            </w:r>
          </w:p>
          <w:p w14:paraId="25EF599E" w14:textId="5F33C760" w:rsidR="00556FCB" w:rsidRPr="007D7E6F" w:rsidRDefault="001A7040" w:rsidP="00B52CE2">
            <w:pPr>
              <w:pStyle w:val="NormalWeb"/>
              <w:spacing w:before="0" w:beforeAutospacing="0" w:after="30" w:afterAutospacing="0"/>
              <w:jc w:val="both"/>
              <w:rPr>
                <w:color w:val="000000"/>
              </w:rPr>
            </w:pPr>
            <w:proofErr w:type="gramStart"/>
            <w:r>
              <w:rPr>
                <w:color w:val="000000"/>
              </w:rPr>
              <w:t>s</w:t>
            </w:r>
            <w:r w:rsidR="00556FCB" w:rsidRPr="007D7E6F">
              <w:rPr>
                <w:color w:val="000000"/>
              </w:rPr>
              <w:t>e</w:t>
            </w:r>
            <w:proofErr w:type="gramEnd"/>
            <w:r>
              <w:rPr>
                <w:color w:val="000000"/>
              </w:rPr>
              <w:t xml:space="preserve"> </w:t>
            </w:r>
            <w:r w:rsidR="00556FCB" w:rsidRPr="007D7E6F">
              <w:rPr>
                <w:color w:val="000000"/>
              </w:rPr>
              <w:t>(</w:t>
            </w:r>
            <w:r>
              <w:rPr>
                <w:color w:val="000000"/>
              </w:rPr>
              <w:t>x&lt;0</w:t>
            </w:r>
            <w:r w:rsidR="00556FCB" w:rsidRPr="007D7E6F">
              <w:rPr>
                <w:color w:val="000000"/>
              </w:rPr>
              <w:t>){</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847"/>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1D945687" w:rsidR="00556FCB" w:rsidRPr="007D7E6F" w:rsidRDefault="001A7040" w:rsidP="001A7040">
            <w:pPr>
              <w:pStyle w:val="NormalWeb"/>
              <w:spacing w:before="0" w:beforeAutospacing="0" w:after="30" w:afterAutospacing="0"/>
              <w:jc w:val="both"/>
              <w:rPr>
                <w:color w:val="000000"/>
              </w:rPr>
            </w:pPr>
            <w:r>
              <w:rPr>
                <w:color w:val="000000"/>
              </w:rPr>
              <w:t xml:space="preserve">  </w:t>
            </w:r>
            <w:bookmarkStart w:id="105" w:name="_GoBack"/>
            <w:bookmarkEnd w:id="105"/>
            <w:r w:rsidR="00556FCB" w:rsidRPr="007D7E6F">
              <w:rPr>
                <w:color w:val="000000"/>
              </w:rPr>
              <w:t xml:space="preserve">// Se a segunda expressão </w:t>
            </w:r>
            <w:proofErr w:type="gramStart"/>
            <w:r w:rsidR="00556FCB" w:rsidRPr="007D7E6F">
              <w:rPr>
                <w:color w:val="000000"/>
              </w:rPr>
              <w:t>for Verdadeira</w:t>
            </w:r>
            <w:proofErr w:type="gramEnd"/>
            <w:r w:rsidR="00556FCB" w:rsidRPr="007D7E6F">
              <w:rPr>
                <w:color w:val="000000"/>
              </w:rPr>
              <w:t xml:space="preserve"> </w:t>
            </w:r>
            <w:r w:rsidRPr="007D7E6F">
              <w:rPr>
                <w:color w:val="000000"/>
              </w:rPr>
              <w:t>esse bloco será executado</w:t>
            </w:r>
            <w:r>
              <w:rPr>
                <w:color w:val="000000"/>
              </w:rPr>
              <w:t>.</w:t>
            </w:r>
          </w:p>
          <w:p w14:paraId="12F9634A" w14:textId="410B445D" w:rsidR="00556FCB" w:rsidRPr="007D7E6F" w:rsidRDefault="00556FCB" w:rsidP="00B52CE2">
            <w:pPr>
              <w:pStyle w:val="NormalWeb"/>
              <w:spacing w:before="0" w:beforeAutospacing="0" w:after="30" w:afterAutospacing="0"/>
              <w:ind w:left="720"/>
              <w:jc w:val="both"/>
              <w:rPr>
                <w:color w:val="000000"/>
              </w:rPr>
            </w:pP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08DD3D10" w:rsidR="00556FCB" w:rsidRPr="007D7E6F" w:rsidRDefault="001A7040" w:rsidP="00B52CE2">
            <w:pPr>
              <w:pStyle w:val="NormalWeb"/>
              <w:spacing w:before="0" w:beforeAutospacing="0" w:after="30" w:afterAutospacing="0"/>
              <w:ind w:left="720"/>
              <w:jc w:val="both"/>
              <w:rPr>
                <w:color w:val="000000"/>
              </w:rPr>
            </w:pPr>
            <w:r>
              <w:rPr>
                <w:color w:val="000000"/>
              </w:rPr>
              <w:t>// Se nenhum</w:t>
            </w:r>
            <w:r w:rsidR="00556FCB" w:rsidRPr="007D7E6F">
              <w:rPr>
                <w:color w:val="000000"/>
              </w:rPr>
              <w:t xml:space="preserve">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lastRenderedPageBreak/>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06"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7"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spellStart"/>
            <w:proofErr w:type="gramEnd"/>
            <w:r w:rsidRPr="007D7E6F">
              <w:rPr>
                <w:color w:val="000000"/>
              </w:rPr>
              <w:t>Numero</w:t>
            </w:r>
            <w:proofErr w:type="spellEnd"/>
            <w:r w:rsidRPr="007D7E6F">
              <w:rPr>
                <w:color w:val="000000"/>
              </w:rPr>
              <w:t xml:space="preserve">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lastRenderedPageBreak/>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xml:space="preserve">, logo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08"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9"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xml:space="preserve">. O </w:t>
      </w:r>
      <w:proofErr w:type="spellStart"/>
      <w:r w:rsidR="009733F6" w:rsidRPr="007D7E6F">
        <w:rPr>
          <w:color w:val="000000"/>
        </w:rPr>
        <w:t>Brino</w:t>
      </w:r>
      <w:proofErr w:type="spellEnd"/>
      <w:r w:rsidR="009733F6" w:rsidRPr="007D7E6F">
        <w:rPr>
          <w:color w:val="000000"/>
        </w:rPr>
        <w:t xml:space="preserve">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 xml:space="preserve">O </w:t>
      </w:r>
      <w:proofErr w:type="spellStart"/>
      <w:r w:rsidRPr="007D7E6F">
        <w:rPr>
          <w:color w:val="000000"/>
        </w:rPr>
        <w:t>Brino</w:t>
      </w:r>
      <w:proofErr w:type="spellEnd"/>
      <w:r w:rsidRPr="007D7E6F">
        <w:rPr>
          <w:color w:val="000000"/>
        </w:rPr>
        <w:t xml:space="preserve">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Executada uma vez quando o </w:t>
      </w:r>
      <w:proofErr w:type="spellStart"/>
      <w:r w:rsidRPr="007D7E6F">
        <w:rPr>
          <w:color w:val="000000"/>
        </w:rPr>
        <w:t>arduino</w:t>
      </w:r>
      <w:proofErr w:type="spellEnd"/>
      <w:r w:rsidRPr="007D7E6F">
        <w:rPr>
          <w:color w:val="000000"/>
        </w:rPr>
        <w:t xml:space="preserve">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w:t>
      </w:r>
      <w:proofErr w:type="spellStart"/>
      <w:r w:rsidR="001B6C03" w:rsidRPr="007D7E6F">
        <w:rPr>
          <w:color w:val="000000"/>
        </w:rPr>
        <w:t>Arduino</w:t>
      </w:r>
      <w:proofErr w:type="spellEnd"/>
      <w:r w:rsidR="001B6C03" w:rsidRPr="007D7E6F">
        <w:rPr>
          <w:color w:val="000000"/>
        </w:rPr>
        <w:t xml:space="preserve">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lastRenderedPageBreak/>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xml:space="preserve">) é um dos mais usados para se colocar a parte principal do programa. Ele é executado a partir do momento que o </w:t>
      </w:r>
      <w:proofErr w:type="spellStart"/>
      <w:r w:rsidR="001760BC" w:rsidRPr="007D7E6F">
        <w:rPr>
          <w:color w:val="000000"/>
        </w:rPr>
        <w:t>Arduino</w:t>
      </w:r>
      <w:proofErr w:type="spellEnd"/>
      <w:r w:rsidR="001760BC" w:rsidRPr="007D7E6F">
        <w:rPr>
          <w:color w:val="000000"/>
        </w:rPr>
        <w:t xml:space="preserve">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10"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1" w:author="granix pacheco" w:date="2016-02-07T09:46:00Z">
        <w:r w:rsidR="006220FC" w:rsidRPr="007D7E6F">
          <w:t>;</w:t>
        </w:r>
      </w:ins>
      <w:r w:rsidR="00806C81">
        <w:t xml:space="preserve"> </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pPr>
      <w:r>
        <w:t>Resistores;</w:t>
      </w:r>
    </w:p>
    <w:p w14:paraId="440D9E59" w14:textId="59809845" w:rsidR="00FB6808" w:rsidRPr="007D7E6F" w:rsidRDefault="00FB6808" w:rsidP="009F3506">
      <w:pPr>
        <w:pStyle w:val="NormalWeb"/>
        <w:numPr>
          <w:ilvl w:val="1"/>
          <w:numId w:val="5"/>
        </w:numPr>
        <w:shd w:val="clear" w:color="auto" w:fill="FFFFFF"/>
        <w:spacing w:before="0" w:beforeAutospacing="0" w:after="160" w:afterAutospacing="0"/>
        <w:jc w:val="both"/>
      </w:pPr>
      <w:r w:rsidRPr="007D7E6F">
        <w:t>LDR;</w:t>
      </w:r>
    </w:p>
    <w:p w14:paraId="19533761" w14:textId="28804AE6" w:rsidR="00FB6808" w:rsidRPr="007D7E6F" w:rsidRDefault="00FB6808" w:rsidP="009F3506">
      <w:pPr>
        <w:pStyle w:val="NormalWeb"/>
        <w:numPr>
          <w:ilvl w:val="0"/>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9F3506">
      <w:pPr>
        <w:pStyle w:val="NormalWeb"/>
        <w:numPr>
          <w:ilvl w:val="0"/>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9F3506">
      <w:pPr>
        <w:pStyle w:val="NormalWeb"/>
        <w:numPr>
          <w:ilvl w:val="0"/>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9F3506">
      <w:pPr>
        <w:pStyle w:val="NormalWeb"/>
        <w:numPr>
          <w:ilvl w:val="0"/>
          <w:numId w:val="5"/>
        </w:numPr>
        <w:shd w:val="clear" w:color="auto" w:fill="FFFFFF"/>
        <w:spacing w:before="0" w:beforeAutospacing="0" w:after="160" w:afterAutospacing="0"/>
        <w:jc w:val="both"/>
      </w:pPr>
      <w:r w:rsidRPr="007D7E6F">
        <w:t>Diodos;</w:t>
      </w:r>
    </w:p>
    <w:p w14:paraId="355E6409" w14:textId="5B4C4DD8" w:rsidR="00FB6808" w:rsidRPr="007D7E6F" w:rsidRDefault="006220FC" w:rsidP="009F3506">
      <w:pPr>
        <w:pStyle w:val="NormalWeb"/>
        <w:numPr>
          <w:ilvl w:val="1"/>
          <w:numId w:val="5"/>
        </w:numPr>
        <w:shd w:val="clear" w:color="auto" w:fill="FFFFFF"/>
        <w:spacing w:before="0" w:beforeAutospacing="0" w:after="160" w:afterAutospacing="0"/>
        <w:jc w:val="both"/>
      </w:pPr>
      <w:proofErr w:type="spellStart"/>
      <w:r w:rsidRPr="007D7E6F">
        <w:t>LEDs</w:t>
      </w:r>
      <w:proofErr w:type="spellEnd"/>
      <w:r w:rsidR="00FB6808" w:rsidRPr="007D7E6F">
        <w:t>.</w:t>
      </w:r>
    </w:p>
    <w:p w14:paraId="150C04C5" w14:textId="77777777" w:rsidR="00806C81" w:rsidRDefault="00806C81" w:rsidP="009F3506">
      <w:pPr>
        <w:pStyle w:val="NormalWeb"/>
        <w:numPr>
          <w:ilvl w:val="1"/>
          <w:numId w:val="44"/>
        </w:numPr>
        <w:shd w:val="clear" w:color="auto" w:fill="FFFFFF"/>
        <w:tabs>
          <w:tab w:val="left" w:pos="3449"/>
        </w:tabs>
        <w:spacing w:before="0" w:beforeAutospacing="0" w:after="160" w:afterAutospacing="0"/>
        <w:ind w:left="1418" w:hanging="1058"/>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lastRenderedPageBreak/>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9F3506">
      <w:pPr>
        <w:pStyle w:val="NormalWeb"/>
        <w:numPr>
          <w:ilvl w:val="2"/>
          <w:numId w:val="44"/>
        </w:numPr>
        <w:shd w:val="clear" w:color="auto" w:fill="FFFFFF"/>
        <w:tabs>
          <w:tab w:val="left" w:pos="2410"/>
          <w:tab w:val="left" w:pos="3449"/>
        </w:tabs>
        <w:spacing w:before="0" w:beforeAutospacing="0" w:after="160" w:afterAutospacing="0"/>
        <w:ind w:left="1560" w:hanging="840"/>
        <w:jc w:val="both"/>
        <w:rPr>
          <w:b/>
          <w:sz w:val="32"/>
          <w:szCs w:val="32"/>
        </w:rPr>
      </w:pPr>
      <w:r>
        <w:rPr>
          <w:b/>
          <w:sz w:val="32"/>
          <w:szCs w:val="32"/>
        </w:rPr>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 xml:space="preserve">A corrente continua ocorre quando o fluxo das cargas ocorre sempre na mesma direção, ou seja, quando os polos se mantem constantes. Ela é constituída pelos polos positivo e negativo e é usada em baterias e pilhas. Abaixo isso </w:t>
      </w:r>
      <w:proofErr w:type="spellStart"/>
      <w:r>
        <w:t>esta</w:t>
      </w:r>
      <w:proofErr w:type="spellEnd"/>
      <w:r>
        <w:t xml:space="preserve">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val="en-US"/>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9F3506">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val="en-US"/>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806C81">
      <w:pPr>
        <w:pStyle w:val="NormalWeb"/>
        <w:numPr>
          <w:ilvl w:val="2"/>
          <w:numId w:val="44"/>
        </w:numPr>
        <w:shd w:val="clear" w:color="auto" w:fill="FFFFFF"/>
        <w:tabs>
          <w:tab w:val="left" w:pos="3449"/>
        </w:tabs>
        <w:spacing w:before="0" w:beforeAutospacing="0" w:after="160" w:afterAutospacing="0"/>
        <w:ind w:left="1560" w:hanging="840"/>
        <w:rPr>
          <w:ins w:id="112"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val="en-US"/>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806C81">
      <w:pPr>
        <w:pStyle w:val="NormalWeb"/>
        <w:numPr>
          <w:ilvl w:val="1"/>
          <w:numId w:val="44"/>
        </w:numPr>
        <w:shd w:val="clear" w:color="auto" w:fill="FFFFFF"/>
        <w:spacing w:before="0" w:beforeAutospacing="0" w:after="160" w:afterAutospacing="0"/>
        <w:ind w:left="993" w:hanging="633"/>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7777777" w:rsidR="00806C81" w:rsidRDefault="00806C81" w:rsidP="006A1FB3">
      <w:pPr>
        <w:pStyle w:val="NormalWeb"/>
        <w:numPr>
          <w:ilvl w:val="1"/>
          <w:numId w:val="44"/>
        </w:numPr>
        <w:shd w:val="clear" w:color="auto" w:fill="FFFFFF"/>
        <w:spacing w:before="0" w:beforeAutospacing="0" w:after="160" w:afterAutospacing="0"/>
        <w:ind w:left="851" w:hanging="567"/>
        <w:jc w:val="both"/>
        <w:rPr>
          <w:b/>
          <w:sz w:val="32"/>
          <w:szCs w:val="32"/>
        </w:rPr>
      </w:pPr>
      <w:r w:rsidRPr="006D2EDB">
        <w:rPr>
          <w:b/>
          <w:sz w:val="32"/>
          <w:szCs w:val="32"/>
        </w:rPr>
        <w:t>Tensão:</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6A1FB3">
      <w:pPr>
        <w:pStyle w:val="NormalWeb"/>
        <w:numPr>
          <w:ilvl w:val="1"/>
          <w:numId w:val="44"/>
        </w:numPr>
        <w:shd w:val="clear" w:color="auto" w:fill="FFFFFF"/>
        <w:spacing w:before="0" w:beforeAutospacing="0" w:after="160" w:afterAutospacing="0"/>
        <w:ind w:left="851" w:hanging="567"/>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val="en-US"/>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val="en-US"/>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val="en-US"/>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9F3506">
      <w:pPr>
        <w:pStyle w:val="NormalWeb"/>
        <w:numPr>
          <w:ilvl w:val="2"/>
          <w:numId w:val="44"/>
        </w:numPr>
        <w:shd w:val="clear" w:color="auto" w:fill="FFFFFF"/>
        <w:spacing w:before="0" w:beforeAutospacing="0" w:after="160" w:afterAutospacing="0"/>
        <w:ind w:left="1560" w:hanging="84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3"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4"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5"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16"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w:t>
      </w:r>
      <w:r w:rsidR="008D4450" w:rsidRPr="007D7E6F">
        <w:rPr>
          <w:rFonts w:ascii="Times New Roman" w:hAnsi="Times New Roman" w:cs="Times New Roman"/>
          <w:sz w:val="24"/>
          <w:szCs w:val="24"/>
        </w:rPr>
        <w:lastRenderedPageBreak/>
        <w:t>de luminosidade ou de reflexão</w:t>
      </w:r>
      <w:ins w:id="117"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9F3506">
      <w:pPr>
        <w:pStyle w:val="NormalWeb"/>
        <w:numPr>
          <w:ilvl w:val="1"/>
          <w:numId w:val="44"/>
        </w:numPr>
        <w:shd w:val="clear" w:color="auto" w:fill="FFFFFF"/>
        <w:spacing w:before="0" w:beforeAutospacing="0" w:after="160" w:afterAutospacing="0"/>
        <w:ind w:left="993" w:hanging="633"/>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9F3506">
      <w:pPr>
        <w:pStyle w:val="NormalWeb"/>
        <w:numPr>
          <w:ilvl w:val="1"/>
          <w:numId w:val="44"/>
        </w:numPr>
        <w:shd w:val="clear" w:color="auto" w:fill="FFFFFF"/>
        <w:spacing w:before="0" w:beforeAutospacing="0" w:after="160" w:afterAutospacing="0"/>
        <w:ind w:left="993" w:hanging="633"/>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val="en-US"/>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val="en-US"/>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806C81">
      <w:pPr>
        <w:pStyle w:val="NormalWeb"/>
        <w:numPr>
          <w:ilvl w:val="2"/>
          <w:numId w:val="83"/>
        </w:numPr>
        <w:shd w:val="clear" w:color="auto" w:fill="FFFFFF"/>
        <w:spacing w:before="0" w:beforeAutospacing="0" w:after="160" w:afterAutospacing="0"/>
        <w:jc w:val="both"/>
        <w:rPr>
          <w:b/>
          <w:sz w:val="32"/>
          <w:szCs w:val="32"/>
        </w:rPr>
      </w:pPr>
      <w:r>
        <w:rPr>
          <w:b/>
          <w:sz w:val="32"/>
          <w:szCs w:val="32"/>
        </w:rPr>
        <w:lastRenderedPageBreak/>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val="en-US"/>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8"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9" w:author="granix pacheco" w:date="2016-02-08T08:36:00Z"/>
        </w:rPr>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120"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val="en-US"/>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val="en-US"/>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7"/>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w:t>
      </w:r>
      <w:r w:rsidR="00AF1060">
        <w:lastRenderedPageBreak/>
        <w:t>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1" w:author="Mateus Berardo de Souza Terra" w:date="2016-02-08T20:05: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b/>
          <w:sz w:val="32"/>
          <w:szCs w:val="32"/>
        </w:rPr>
        <w:pPrChange w:id="12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3"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4"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5"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val="en-US"/>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7"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val="en-US"/>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8"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0" w:author="Unknown">
            <w:rPr>
              <w:noProof/>
              <w:lang w:val="en-US"/>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1"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3" w:author="Unknown">
            <w:rPr>
              <w:noProof/>
              <w:lang w:val="en-US"/>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4" w:author="Mateus Berardo de Souza Terra" w:date="2016-02-08T22:27:00Z"/>
          <w:b/>
          <w:sz w:val="32"/>
          <w:szCs w:val="32"/>
        </w:rPr>
        <w:pPrChange w:id="135"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6" w:author="Mateus Berardo de Souza Terra" w:date="2016-02-08T22:27:00Z"/>
        </w:rPr>
        <w:pPrChange w:id="137"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1FBE176C"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EB18FA6"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D96AD34"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2570F04"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30C48028" w14:textId="77777777" w:rsidR="00806C81" w:rsidRPr="00806C81" w:rsidRDefault="00806C81" w:rsidP="00806C81">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864B65A"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48EE3FC"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8D42DDB"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31491B7"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FF4B890"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9338DE7"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C441D9C"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00F4C37" w14:textId="77777777" w:rsidR="00806C81" w:rsidRPr="00806C81" w:rsidRDefault="00806C81" w:rsidP="00806C81">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2C309D4D"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Change w:id="138"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39" w:author="Mateus Berardo de Souza Terra" w:date="2016-02-08T20:05:00Z">
            <w:rPr/>
          </w:rPrChange>
        </w:rPr>
        <w:t>LEDs</w:t>
      </w:r>
      <w:proofErr w:type="spellEnd"/>
      <w:r w:rsidRPr="007D7E6F">
        <w:rPr>
          <w:b/>
          <w:sz w:val="32"/>
          <w:szCs w:val="32"/>
          <w:rPrChange w:id="140"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1" w:author="granix pacheco" w:date="2016-02-08T12:11:00Z">
          <w:pPr>
            <w:pStyle w:val="NormalWeb"/>
            <w:shd w:val="clear" w:color="auto" w:fill="FFFFFF"/>
            <w:spacing w:before="0" w:beforeAutospacing="0" w:after="160" w:afterAutospacing="0"/>
            <w:jc w:val="both"/>
          </w:pPr>
        </w:pPrChange>
      </w:pPr>
      <w:r w:rsidRPr="007D7E6F">
        <w:rPr>
          <w:rPrChange w:id="142" w:author="Mateus Berardo de Souza Terra" w:date="2016-02-08T20:05:00Z">
            <w:rPr>
              <w:b/>
              <w:bCs/>
            </w:rPr>
          </w:rPrChange>
        </w:rPr>
        <w:t xml:space="preserve">Um </w:t>
      </w:r>
      <w:r w:rsidRPr="007D7E6F">
        <w:t>LED (</w:t>
      </w:r>
      <w:ins w:id="143" w:author="Mateus Berardo de Souza Terra" w:date="2016-02-08T19:11:00Z">
        <w:r w:rsidR="006D3AB1" w:rsidRPr="007D7E6F">
          <w:rPr>
            <w:rStyle w:val="Forte"/>
            <w:b w:val="0"/>
          </w:rPr>
          <w:t>L</w:t>
        </w:r>
      </w:ins>
      <w:ins w:id="144" w:author="granix pacheco" w:date="2016-02-08T11:48:00Z">
        <w:del w:id="145" w:author="Mateus Berardo de Souza Terra" w:date="2016-02-08T19:11:00Z">
          <w:r w:rsidRPr="007D7E6F" w:rsidDel="006D3AB1">
            <w:rPr>
              <w:rStyle w:val="Forte"/>
              <w:b w:val="0"/>
              <w:rPrChange w:id="146" w:author="Mateus Berardo de Souza Terra" w:date="2016-02-08T20:05:00Z">
                <w:rPr>
                  <w:rStyle w:val="Forte"/>
                </w:rPr>
              </w:rPrChange>
            </w:rPr>
            <w:delText>l</w:delText>
          </w:r>
        </w:del>
        <w:r w:rsidRPr="007D7E6F">
          <w:rPr>
            <w:rStyle w:val="Forte"/>
            <w:b w:val="0"/>
            <w:rPrChange w:id="147" w:author="Mateus Berardo de Souza Terra" w:date="2016-02-08T20:05:00Z">
              <w:rPr>
                <w:rStyle w:val="Forte"/>
              </w:rPr>
            </w:rPrChange>
          </w:rPr>
          <w:t xml:space="preserve">ight </w:t>
        </w:r>
      </w:ins>
      <w:proofErr w:type="spellStart"/>
      <w:ins w:id="148" w:author="Mateus Berardo de Souza Terra" w:date="2016-02-08T19:11:00Z">
        <w:r w:rsidR="006D3AB1" w:rsidRPr="007D7E6F">
          <w:rPr>
            <w:rStyle w:val="Forte"/>
            <w:b w:val="0"/>
          </w:rPr>
          <w:t>E</w:t>
        </w:r>
      </w:ins>
      <w:ins w:id="149" w:author="granix pacheco" w:date="2016-02-08T11:48:00Z">
        <w:del w:id="150" w:author="Mateus Berardo de Souza Terra" w:date="2016-02-08T19:11:00Z">
          <w:r w:rsidRPr="007D7E6F" w:rsidDel="006D3AB1">
            <w:rPr>
              <w:rStyle w:val="Forte"/>
              <w:b w:val="0"/>
              <w:rPrChange w:id="151" w:author="Mateus Berardo de Souza Terra" w:date="2016-02-08T20:05:00Z">
                <w:rPr>
                  <w:rStyle w:val="Forte"/>
                </w:rPr>
              </w:rPrChange>
            </w:rPr>
            <w:delText>e</w:delText>
          </w:r>
        </w:del>
        <w:r w:rsidRPr="007D7E6F">
          <w:rPr>
            <w:rStyle w:val="Forte"/>
            <w:b w:val="0"/>
            <w:rPrChange w:id="152" w:author="Mateus Berardo de Souza Terra" w:date="2016-02-08T20:05:00Z">
              <w:rPr>
                <w:rStyle w:val="Forte"/>
              </w:rPr>
            </w:rPrChange>
          </w:rPr>
          <w:t>mitting</w:t>
        </w:r>
        <w:proofErr w:type="spellEnd"/>
        <w:r w:rsidRPr="007D7E6F">
          <w:rPr>
            <w:rStyle w:val="Forte"/>
            <w:b w:val="0"/>
            <w:rPrChange w:id="153" w:author="Mateus Berardo de Souza Terra" w:date="2016-02-08T20:05:00Z">
              <w:rPr>
                <w:rStyle w:val="Forte"/>
              </w:rPr>
            </w:rPrChange>
          </w:rPr>
          <w:t xml:space="preserve"> </w:t>
        </w:r>
      </w:ins>
      <w:proofErr w:type="spellStart"/>
      <w:ins w:id="154" w:author="Mateus Berardo de Souza Terra" w:date="2016-02-08T19:11:00Z">
        <w:r w:rsidR="006D3AB1" w:rsidRPr="007D7E6F">
          <w:rPr>
            <w:rStyle w:val="Forte"/>
            <w:b w:val="0"/>
          </w:rPr>
          <w:t>D</w:t>
        </w:r>
      </w:ins>
      <w:del w:id="155" w:author="Mateus Berardo de Souza Terra" w:date="2016-02-08T19:11:00Z">
        <w:r w:rsidRPr="007D7E6F" w:rsidDel="006D3AB1">
          <w:rPr>
            <w:rStyle w:val="Forte"/>
            <w:b w:val="0"/>
            <w:rPrChange w:id="156" w:author="Mateus Berardo de Souza Terra" w:date="2016-02-08T20:05:00Z">
              <w:rPr>
                <w:rStyle w:val="Forte"/>
              </w:rPr>
            </w:rPrChange>
          </w:rPr>
          <w:delText>d</w:delText>
        </w:r>
      </w:del>
      <w:r w:rsidRPr="007D7E6F">
        <w:rPr>
          <w:rStyle w:val="Forte"/>
          <w:b w:val="0"/>
          <w:rPrChange w:id="157" w:author="Mateus Berardo de Souza Terra" w:date="2016-02-08T20:05:00Z">
            <w:rPr>
              <w:rStyle w:val="Forte"/>
            </w:rPr>
          </w:rPrChange>
        </w:rPr>
        <w:t>iode</w:t>
      </w:r>
      <w:proofErr w:type="spellEnd"/>
      <w:r w:rsidRPr="007D7E6F">
        <w:rPr>
          <w:rStyle w:val="Forte"/>
          <w:b w:val="0"/>
          <w:rPrChange w:id="158"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159" w:author="granix pacheco" w:date="2016-02-08T12:11:00Z">
        <w:r w:rsidR="002308BC" w:rsidRPr="007D7E6F">
          <w:rPr>
            <w:noProof/>
            <w:lang w:val="en-US"/>
            <w:rPrChange w:id="160" w:author="Mateus Berardo de Souza Terra" w:date="2016-02-08T20:05:00Z">
              <w:rPr>
                <w:noProof/>
                <w:u w:val="single"/>
                <w:lang w:val="en-US"/>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Pr="00806C81"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682C6AF" w14:textId="77777777" w:rsidR="006D2EDB" w:rsidRPr="006D2EDB" w:rsidRDefault="006D2EDB" w:rsidP="006D2EDB">
      <w:pPr>
        <w:pStyle w:val="NormalWeb"/>
        <w:shd w:val="clear" w:color="auto" w:fill="FFFFFF"/>
        <w:spacing w:before="0" w:beforeAutospacing="0" w:after="160" w:afterAutospacing="0"/>
        <w:jc w:val="both"/>
        <w:rPr>
          <w:ins w:id="161"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lastRenderedPageBreak/>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w:t>
      </w:r>
      <w:proofErr w:type="spellStart"/>
      <w:r w:rsidRPr="002A01B2">
        <w:rPr>
          <w:rFonts w:ascii="Times New Roman" w:hAnsi="Times New Roman" w:cs="Times New Roman"/>
        </w:rPr>
        <w:t>arduino</w:t>
      </w:r>
      <w:proofErr w:type="spellEnd"/>
      <w:r w:rsidRPr="002A01B2">
        <w:rPr>
          <w:rFonts w:ascii="Times New Roman" w:hAnsi="Times New Roman" w:cs="Times New Roman"/>
        </w:rPr>
        <w:t xml:space="preserve">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val="en-US" w:eastAsia="en-US"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w:t>
      </w:r>
      <w:r w:rsidRPr="002A01B2">
        <w:rPr>
          <w:rFonts w:ascii="Times New Roman" w:hAnsi="Times New Roman" w:cs="Times New Roman"/>
        </w:rPr>
        <w:lastRenderedPageBreak/>
        <w:t>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2" w:author="Mateus Berardo de Souza Terra" w:date="2016-02-08T22:28:00Z"/>
          <w:b/>
          <w:sz w:val="36"/>
          <w:szCs w:val="36"/>
          <w:u w:val="single"/>
        </w:rPr>
      </w:pPr>
      <w:r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proofErr w:type="spellStart"/>
      <w:r w:rsidRPr="009F3506">
        <w:rPr>
          <w:b/>
          <w:sz w:val="32"/>
          <w:szCs w:val="32"/>
        </w:rPr>
        <w:t>Protoboard</w:t>
      </w:r>
      <w:proofErr w:type="spellEnd"/>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2"/>
                    </pic:cNvPr>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como numa </w:t>
      </w:r>
      <w:proofErr w:type="spellStart"/>
      <w:proofErr w:type="gramStart"/>
      <w:r>
        <w:t>protoboard</w:t>
      </w:r>
      <w:proofErr w:type="spellEnd"/>
      <w:r>
        <w:t xml:space="preserve"> .</w:t>
      </w:r>
      <w:proofErr w:type="gramEnd"/>
      <w:r>
        <w:t xml:space="preserve">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val="en-US"/>
        </w:rPr>
        <w:lastRenderedPageBreak/>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3"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4" w:author="Mateus Berardo de Souza Terra" w:date="2016-02-08T20:05:00Z">
            <w:rPr>
              <w:sz w:val="32"/>
              <w:szCs w:val="32"/>
            </w:rPr>
          </w:rPrChange>
        </w:rPr>
        <w:pPrChange w:id="165"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6"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7"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val="en-US"/>
          <w:rPrChange w:id="168" w:author="Unknown">
            <w:rPr>
              <w:noProof/>
              <w:lang w:val="en-US"/>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8"/>
                    </pic:cNvPr>
                    <pic:cNvPicPr>
                      <a:picLocks noChangeAspect="1" noChangeArrowheads="1"/>
                    </pic:cNvPicPr>
                  </pic:nvPicPr>
                  <pic:blipFill rotWithShape="1">
                    <a:blip r:embed="rId69">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9" w:author="Mateus Berardo de Souza Terra" w:date="2016-02-08T20:05:00Z">
            <w:rPr>
              <w:sz w:val="32"/>
              <w:szCs w:val="32"/>
            </w:rPr>
          </w:rPrChange>
        </w:rPr>
        <w:t>É um ap</w:t>
      </w:r>
      <w:r w:rsidRPr="007D7E6F">
        <w:t>arelho</w:t>
      </w:r>
      <w:r w:rsidRPr="007D7E6F">
        <w:rPr>
          <w:rPrChange w:id="170"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1" w:author="Mateus Berardo de Souza Terra" w:date="2016-02-08T20:05:00Z">
            <w:rPr>
              <w:sz w:val="32"/>
              <w:szCs w:val="32"/>
            </w:rPr>
          </w:rPrChange>
        </w:rPr>
        <w:pPrChange w:id="17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3"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4" w:author="Mateus Berardo de Souza Terra" w:date="2016-02-08T20:05:00Z">
            <w:rPr>
              <w:b/>
              <w:sz w:val="36"/>
              <w:szCs w:val="36"/>
              <w:u w:val="single"/>
            </w:rPr>
          </w:rPrChange>
        </w:rPr>
        <w:pPrChange w:id="175"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6"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b/>
          <w:sz w:val="36"/>
          <w:szCs w:val="36"/>
          <w:u w:val="single"/>
        </w:rPr>
        <w:pPrChange w:id="178"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9"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0" w:author="granix pacheco" w:date="2016-02-08T08:59:00Z"/>
          <w:b/>
          <w:sz w:val="32"/>
          <w:szCs w:val="32"/>
          <w:rPrChange w:id="181" w:author="Mateus Berardo de Souza Terra" w:date="2016-02-08T20:05:00Z">
            <w:rPr>
              <w:ins w:id="182" w:author="granix pacheco" w:date="2016-02-08T08:59:00Z"/>
              <w:b/>
              <w:sz w:val="36"/>
              <w:szCs w:val="36"/>
              <w:u w:val="single"/>
            </w:rPr>
          </w:rPrChange>
        </w:rPr>
        <w:pPrChange w:id="183" w:author="Mateus Berardo de Souza Terra" w:date="2016-02-08T22:30:00Z">
          <w:pPr>
            <w:pStyle w:val="NormalWeb"/>
            <w:shd w:val="clear" w:color="auto" w:fill="FFFFFF"/>
            <w:spacing w:before="0" w:beforeAutospacing="0" w:after="160" w:afterAutospacing="0"/>
            <w:jc w:val="both"/>
          </w:pPr>
        </w:pPrChange>
      </w:pPr>
      <w:ins w:id="184" w:author="granix pacheco" w:date="2016-02-08T08:59:00Z">
        <w:r w:rsidRPr="007D7E6F">
          <w:rPr>
            <w:b/>
            <w:sz w:val="32"/>
            <w:szCs w:val="32"/>
            <w:rPrChange w:id="185" w:author="Mateus Berardo de Souza Terra" w:date="2016-02-08T20:05:00Z">
              <w:rPr>
                <w:b/>
                <w:sz w:val="36"/>
                <w:szCs w:val="36"/>
                <w:u w:val="single"/>
              </w:rPr>
            </w:rPrChange>
          </w:rPr>
          <w:t xml:space="preserve">Valor </w:t>
        </w:r>
      </w:ins>
      <w:ins w:id="186" w:author="granix pacheco" w:date="2016-02-08T11:31:00Z">
        <w:r w:rsidR="0017119E" w:rsidRPr="007D7E6F">
          <w:rPr>
            <w:b/>
            <w:sz w:val="32"/>
            <w:szCs w:val="32"/>
            <w:rPrChange w:id="187" w:author="Mateus Berardo de Souza Terra" w:date="2016-02-08T20:05:00Z">
              <w:rPr>
                <w:b/>
                <w:sz w:val="32"/>
                <w:szCs w:val="32"/>
                <w:u w:val="single"/>
              </w:rPr>
            </w:rPrChange>
          </w:rPr>
          <w:t xml:space="preserve">de </w:t>
        </w:r>
      </w:ins>
      <w:ins w:id="188" w:author="granix pacheco" w:date="2016-02-08T08:59:00Z">
        <w:r w:rsidRPr="007D7E6F">
          <w:rPr>
            <w:b/>
            <w:sz w:val="32"/>
            <w:szCs w:val="32"/>
            <w:rPrChange w:id="189"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0" w:author="granix pacheco" w:date="2016-02-08T09:52:00Z"/>
        </w:rPr>
        <w:pPrChange w:id="191" w:author="granix pacheco" w:date="2016-02-08T09:55:00Z">
          <w:pPr>
            <w:pStyle w:val="NormalWeb"/>
            <w:shd w:val="clear" w:color="auto" w:fill="FFFFFF"/>
            <w:spacing w:before="0" w:beforeAutospacing="0" w:after="160" w:afterAutospacing="0"/>
            <w:jc w:val="both"/>
          </w:pPr>
        </w:pPrChange>
      </w:pPr>
      <w:ins w:id="192" w:author="granix pacheco" w:date="2016-02-08T09:51:00Z">
        <w:r w:rsidRPr="007D7E6F">
          <w:t>A unidade de medida de resistência é o ohm</w:t>
        </w:r>
      </w:ins>
      <w:ins w:id="193" w:author="granix pacheco" w:date="2016-02-08T09:53:00Z">
        <w:r w:rsidR="0070445C" w:rsidRPr="007D7E6F">
          <w:t>, representado pelo símbolo grego Ômega</w:t>
        </w:r>
      </w:ins>
      <w:ins w:id="194" w:author="granix pacheco" w:date="2016-02-08T09:51:00Z">
        <w:r w:rsidRPr="007D7E6F">
          <w:t>.</w:t>
        </w:r>
      </w:ins>
      <w:ins w:id="195" w:author="granix pacheco" w:date="2016-02-08T09:52:00Z">
        <w:r w:rsidRPr="007D7E6F">
          <w:t xml:space="preserve"> Para saber a resistência de um resistor basta </w:t>
        </w:r>
      </w:ins>
      <w:ins w:id="196" w:author="granix pacheco" w:date="2016-02-08T09:54:00Z">
        <w:r w:rsidR="0070445C" w:rsidRPr="007D7E6F">
          <w:t>ler as duas primeiras faixas e multiplicar esse valor pela terceira. A quarta mostra a tolerância do resistor</w:t>
        </w:r>
      </w:ins>
      <w:ins w:id="197" w:author="granix pacheco" w:date="2016-02-08T10:05:00Z">
        <w:r w:rsidR="00FA772E" w:rsidRPr="007D7E6F">
          <w:t xml:space="preserve"> que </w:t>
        </w:r>
      </w:ins>
      <w:ins w:id="198" w:author="granix pacheco" w:date="2016-02-08T10:06:00Z">
        <w:r w:rsidR="00FA772E" w:rsidRPr="007D7E6F">
          <w:t>é o valor de sua variação em relação ao valor nominal</w:t>
        </w:r>
      </w:ins>
      <w:ins w:id="199" w:author="granix pacheco" w:date="2016-02-08T09:54:00Z">
        <w:r w:rsidR="0070445C" w:rsidRPr="007D7E6F">
          <w:t>.</w:t>
        </w:r>
      </w:ins>
      <w:ins w:id="200" w:author="granix pacheco" w:date="2016-02-08T12:24:00Z">
        <w:r w:rsidR="001C7BBA" w:rsidRPr="007D7E6F">
          <w:t xml:space="preserve"> Alguns resistores </w:t>
        </w:r>
      </w:ins>
      <w:ins w:id="201"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2" w:author="granix pacheco" w:date="2016-02-08T09:51:00Z">
          <w:pPr>
            <w:pStyle w:val="NormalWeb"/>
            <w:shd w:val="clear" w:color="auto" w:fill="FFFFFF"/>
            <w:spacing w:before="0" w:beforeAutospacing="0" w:after="160" w:afterAutospacing="0"/>
            <w:jc w:val="both"/>
          </w:pPr>
        </w:pPrChange>
      </w:pPr>
      <w:ins w:id="203" w:author="granix pacheco" w:date="2016-02-08T09:55:00Z">
        <w:r w:rsidRPr="004A7414">
          <w:rPr>
            <w:rFonts w:ascii="Arial" w:hAnsi="Arial" w:cs="Arial"/>
            <w:noProof/>
            <w:lang w:val="en-US"/>
            <w:rPrChange w:id="204" w:author="Unknown">
              <w:rPr>
                <w:noProof/>
                <w:lang w:val="en-US"/>
              </w:rPr>
            </w:rPrChange>
          </w:rPr>
          <w:lastRenderedPageBreak/>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5"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6"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6" w:author="granix pacheco" w:date="2016-02-08T10:01:00Z"/>
              </w:rPr>
              <w:pPrChange w:id="217" w:author="Mateus Berardo de Souza Terra" w:date="2016-02-08T22:31:00Z">
                <w:pPr>
                  <w:pStyle w:val="NormalWeb"/>
                  <w:spacing w:before="0" w:beforeAutospacing="0" w:after="160" w:afterAutospacing="0"/>
                  <w:jc w:val="both"/>
                </w:pPr>
              </w:pPrChange>
            </w:pPr>
            <w:ins w:id="218"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7D7E6F">
                <w:t>Tolerância</w:t>
              </w:r>
            </w:ins>
          </w:p>
        </w:tc>
      </w:tr>
      <w:tr w:rsidR="0070445C" w:rsidRPr="007D7E6F" w14:paraId="155231DB" w14:textId="77777777" w:rsidTr="003B25A9">
        <w:trPr>
          <w:ins w:id="222"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4:00Z">
              <w:r w:rsidRPr="007D7E6F">
                <w:t>10%</w:t>
              </w:r>
            </w:ins>
          </w:p>
        </w:tc>
      </w:tr>
      <w:tr w:rsidR="0070445C" w:rsidRPr="007D7E6F" w14:paraId="48118C94" w14:textId="77777777" w:rsidTr="003B25A9">
        <w:trPr>
          <w:ins w:id="238"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8" w:author="granix pacheco" w:date="2016-02-08T10:01: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7D7E6F">
                <w:t>5%</w:t>
              </w:r>
            </w:ins>
          </w:p>
        </w:tc>
      </w:tr>
      <w:tr w:rsidR="0070445C" w:rsidRPr="007D7E6F" w14:paraId="163158D9" w14:textId="77777777" w:rsidTr="003B25A9">
        <w:trPr>
          <w:ins w:id="254"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4" w:author="granix pacheco" w:date="2016-02-08T10:01: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7D7E6F">
                <w:t>4%</w:t>
              </w:r>
            </w:ins>
          </w:p>
        </w:tc>
      </w:tr>
      <w:tr w:rsidR="0070445C" w:rsidRPr="007D7E6F" w14:paraId="46EC4489" w14:textId="77777777" w:rsidTr="003B25A9">
        <w:trPr>
          <w:ins w:id="270"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0" w:author="granix pacheco" w:date="2016-02-08T10:01: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7D7E6F">
                <w:t>3%</w:t>
              </w:r>
            </w:ins>
          </w:p>
        </w:tc>
      </w:tr>
      <w:tr w:rsidR="0070445C" w:rsidRPr="007D7E6F" w14:paraId="3EA9F942" w14:textId="77777777" w:rsidTr="003B25A9">
        <w:trPr>
          <w:ins w:id="286"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10:02:00Z">
              <w:r w:rsidRPr="007D7E6F">
                <w:t>1</w:t>
              </w:r>
            </w:ins>
            <w:ins w:id="296" w:author="granix pacheco" w:date="2016-02-08T10:03:00Z">
              <w:r w:rsidR="00892EE5" w:rsidRPr="007D7E6F">
                <w:t>.</w:t>
              </w:r>
            </w:ins>
            <w:ins w:id="297"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8" w:author="granix pacheco" w:date="2016-02-08T10:01: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1" w:author="granix pacheco" w:date="2016-02-08T09:56: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7D7E6F">
                <w:t>2%</w:t>
              </w:r>
            </w:ins>
          </w:p>
        </w:tc>
      </w:tr>
      <w:tr w:rsidR="0070445C" w:rsidRPr="007D7E6F" w14:paraId="70D378A2" w14:textId="77777777" w:rsidTr="003B25A9">
        <w:trPr>
          <w:ins w:id="304"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10:02:00Z">
              <w:r w:rsidRPr="007D7E6F">
                <w:t>10</w:t>
              </w:r>
            </w:ins>
            <w:ins w:id="314" w:author="granix pacheco" w:date="2016-02-08T10:03:00Z">
              <w:r w:rsidR="00892EE5" w:rsidRPr="007D7E6F">
                <w:t>.</w:t>
              </w:r>
            </w:ins>
            <w:ins w:id="315"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6" w:author="granix pacheco" w:date="2016-02-08T10:01: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9" w:author="granix pacheco" w:date="2016-02-08T09:56: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7D7E6F">
                <w:t>1%</w:t>
              </w:r>
            </w:ins>
          </w:p>
        </w:tc>
      </w:tr>
      <w:tr w:rsidR="0070445C" w:rsidRPr="007D7E6F" w14:paraId="6B57D16F" w14:textId="77777777" w:rsidTr="003B25A9">
        <w:trPr>
          <w:ins w:id="322"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2" w:author="granix pacheco" w:date="2016-02-08T10:01: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7D7E6F">
                <w:t>-</w:t>
              </w:r>
            </w:ins>
          </w:p>
        </w:tc>
      </w:tr>
      <w:tr w:rsidR="0070445C" w:rsidRPr="007D7E6F" w14:paraId="0A6C8C92" w14:textId="77777777" w:rsidTr="003B25A9">
        <w:trPr>
          <w:ins w:id="338"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10:02:00Z">
              <w:r w:rsidRPr="007D7E6F">
                <w:t>1000</w:t>
              </w:r>
            </w:ins>
            <w:ins w:id="348" w:author="granix pacheco" w:date="2016-02-08T10:03:00Z">
              <w:r w:rsidRPr="007D7E6F">
                <w:t>.</w:t>
              </w:r>
            </w:ins>
            <w:ins w:id="349"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0" w:author="granix pacheco" w:date="2016-02-08T10:01: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3" w:author="granix pacheco" w:date="2016-02-08T09:56: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7D7E6F">
                <w:t>-</w:t>
              </w:r>
            </w:ins>
          </w:p>
        </w:tc>
      </w:tr>
      <w:tr w:rsidR="0070445C" w:rsidRPr="007D7E6F" w14:paraId="259C0E32" w14:textId="77777777" w:rsidTr="003B25A9">
        <w:trPr>
          <w:ins w:id="356"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6" w:author="granix pacheco" w:date="2016-02-08T10:01: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7D7E6F">
                <w:t>-</w:t>
              </w:r>
            </w:ins>
          </w:p>
        </w:tc>
      </w:tr>
      <w:tr w:rsidR="0070445C" w:rsidRPr="007D7E6F" w14:paraId="0F136FC9" w14:textId="77777777" w:rsidTr="003B25A9">
        <w:trPr>
          <w:ins w:id="372"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2" w:author="granix pacheco" w:date="2016-02-08T10:01: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7D7E6F">
                <w:t>-</w:t>
              </w:r>
            </w:ins>
          </w:p>
        </w:tc>
      </w:tr>
      <w:tr w:rsidR="0070445C" w:rsidRPr="007D7E6F" w14:paraId="48B2C436" w14:textId="77777777" w:rsidTr="003B25A9">
        <w:trPr>
          <w:ins w:id="388"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8" w:author="granix pacheco" w:date="2016-02-08T10:01: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4" w:author="granix pacheco" w:date="2016-02-08T08:59:00Z"/>
          <w:u w:val="single"/>
          <w:rPrChange w:id="405" w:author="Mateus Berardo de Souza Terra" w:date="2016-02-08T20:05:00Z">
            <w:rPr>
              <w:ins w:id="406"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407" w:author="granix pacheco" w:date="2016-02-08T08:59:00Z"/>
          <w:b/>
          <w:sz w:val="32"/>
          <w:szCs w:val="32"/>
          <w:rPrChange w:id="408" w:author="Mateus Berardo de Souza Terra" w:date="2016-02-08T20:05:00Z">
            <w:rPr>
              <w:ins w:id="409" w:author="granix pacheco" w:date="2016-02-08T08:59:00Z"/>
              <w:b/>
              <w:sz w:val="36"/>
              <w:szCs w:val="36"/>
              <w:u w:val="single"/>
            </w:rPr>
          </w:rPrChange>
        </w:rPr>
        <w:pPrChange w:id="410"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1" w:author="granix pacheco" w:date="2016-02-08T08:59:00Z">
        <w:r w:rsidRPr="007D7E6F">
          <w:rPr>
            <w:b/>
            <w:sz w:val="32"/>
            <w:szCs w:val="32"/>
            <w:rPrChange w:id="412"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413" w:author="granix pacheco" w:date="2016-02-08T09:13:00Z"/>
        </w:rPr>
        <w:pPrChange w:id="414" w:author="granix pacheco" w:date="2016-02-08T09:02:00Z">
          <w:pPr>
            <w:pStyle w:val="NormalWeb"/>
            <w:shd w:val="clear" w:color="auto" w:fill="FFFFFF"/>
            <w:spacing w:before="0" w:beforeAutospacing="0" w:after="160" w:afterAutospacing="0"/>
            <w:jc w:val="both"/>
          </w:pPr>
        </w:pPrChange>
      </w:pPr>
      <w:ins w:id="415" w:author="granix pacheco" w:date="2016-02-08T09:00:00Z">
        <w:r w:rsidRPr="007D7E6F">
          <w:t xml:space="preserve">A </w:t>
        </w:r>
      </w:ins>
      <w:ins w:id="416" w:author="granix pacheco" w:date="2016-02-08T09:02:00Z">
        <w:r w:rsidRPr="007D7E6F">
          <w:t>memória</w:t>
        </w:r>
      </w:ins>
      <w:ins w:id="417" w:author="granix pacheco" w:date="2016-02-08T09:00:00Z">
        <w:r w:rsidRPr="007D7E6F">
          <w:t xml:space="preserve"> do computador </w:t>
        </w:r>
      </w:ins>
      <w:ins w:id="418" w:author="granix pacheco" w:date="2016-02-08T09:01:00Z">
        <w:r w:rsidRPr="007D7E6F">
          <w:t>não</w:t>
        </w:r>
      </w:ins>
      <w:ins w:id="419" w:author="granix pacheco" w:date="2016-02-08T09:00:00Z">
        <w:r w:rsidRPr="007D7E6F">
          <w:t xml:space="preserve"> </w:t>
        </w:r>
      </w:ins>
      <w:ins w:id="420" w:author="granix pacheco" w:date="2016-02-08T09:01:00Z">
        <w:r w:rsidRPr="007D7E6F">
          <w:t xml:space="preserve">é capaz de armazenar diretamente caracteres, tendo que </w:t>
        </w:r>
      </w:ins>
      <w:ins w:id="421" w:author="granix pacheco" w:date="2016-02-08T09:08:00Z">
        <w:r w:rsidRPr="007D7E6F">
          <w:t>os armazena</w:t>
        </w:r>
      </w:ins>
      <w:ins w:id="422" w:author="Mateus Berardo de Souza Terra" w:date="2016-02-08T19:13:00Z">
        <w:r w:rsidR="006D3AB1" w:rsidRPr="007D7E6F">
          <w:t>r</w:t>
        </w:r>
      </w:ins>
      <w:ins w:id="423" w:author="granix pacheco" w:date="2016-02-08T09:08:00Z">
        <w:del w:id="424" w:author="Mateus Berardo de Souza Terra" w:date="2016-02-08T19:13:00Z">
          <w:r w:rsidRPr="007D7E6F" w:rsidDel="006D3AB1">
            <w:delText>s</w:delText>
          </w:r>
        </w:del>
      </w:ins>
      <w:ins w:id="425" w:author="granix pacheco" w:date="2016-02-08T09:01:00Z">
        <w:r w:rsidRPr="007D7E6F">
          <w:t xml:space="preserve"> na forma de </w:t>
        </w:r>
      </w:ins>
      <w:ins w:id="426" w:author="granix pacheco" w:date="2016-02-08T09:02:00Z">
        <w:r w:rsidRPr="007D7E6F">
          <w:t>números</w:t>
        </w:r>
      </w:ins>
      <w:ins w:id="427" w:author="granix pacheco" w:date="2016-02-08T09:08:00Z">
        <w:r w:rsidRPr="007D7E6F">
          <w:t xml:space="preserve">. </w:t>
        </w:r>
      </w:ins>
      <w:ins w:id="428" w:author="granix pacheco" w:date="2016-02-08T09:09:00Z">
        <w:r w:rsidRPr="007D7E6F">
          <w:rPr>
            <w:color w:val="303030"/>
            <w:rPrChange w:id="429" w:author="Mateus Berardo de Souza Terra" w:date="2016-02-08T20:05:00Z">
              <w:rPr>
                <w:rFonts w:ascii="Arial" w:hAnsi="Arial" w:cs="Arial"/>
                <w:color w:val="303030"/>
                <w:sz w:val="19"/>
                <w:szCs w:val="19"/>
                <w:lang w:val="pt-PT"/>
              </w:rPr>
            </w:rPrChange>
          </w:rPr>
          <w:t xml:space="preserve">Cada </w:t>
        </w:r>
        <w:del w:id="430" w:author="Mateus Berardo de Souza Terra" w:date="2016-02-08T19:13:00Z">
          <w:r w:rsidRPr="007D7E6F" w:rsidDel="006D3AB1">
            <w:rPr>
              <w:color w:val="303030"/>
              <w:rPrChange w:id="431" w:author="Mateus Berardo de Souza Terra" w:date="2016-02-08T20:05:00Z">
                <w:rPr>
                  <w:rFonts w:ascii="Arial" w:hAnsi="Arial" w:cs="Arial"/>
                  <w:color w:val="303030"/>
                  <w:sz w:val="19"/>
                  <w:szCs w:val="19"/>
                  <w:lang w:val="pt-PT"/>
                </w:rPr>
              </w:rPrChange>
            </w:rPr>
            <w:delText>caracter</w:delText>
          </w:r>
        </w:del>
      </w:ins>
      <w:ins w:id="432" w:author="Mateus Berardo de Souza Terra" w:date="2016-02-08T19:13:00Z">
        <w:r w:rsidR="006D3AB1" w:rsidRPr="007D7E6F">
          <w:rPr>
            <w:color w:val="303030"/>
          </w:rPr>
          <w:t>caractere</w:t>
        </w:r>
      </w:ins>
      <w:ins w:id="433" w:author="granix pacheco" w:date="2016-02-08T09:09:00Z">
        <w:r w:rsidRPr="007D7E6F">
          <w:rPr>
            <w:color w:val="303030"/>
            <w:rPrChange w:id="434"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5"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6"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7" w:author="Mateus Berardo de Souza Terra" w:date="2016-02-08T20:05:00Z">
              <w:rPr>
                <w:rFonts w:ascii="Arial" w:hAnsi="Arial" w:cs="Arial"/>
                <w:b/>
                <w:bCs/>
                <w:color w:val="303030"/>
                <w:sz w:val="19"/>
                <w:szCs w:val="19"/>
                <w:lang w:val="pt-PT"/>
              </w:rPr>
            </w:rPrChange>
          </w:rPr>
          <w:t>código ASCII</w:t>
        </w:r>
        <w:r w:rsidRPr="007D7E6F">
          <w:rPr>
            <w:color w:val="303030"/>
            <w:rPrChange w:id="438" w:author="Mateus Berardo de Souza Terra" w:date="2016-02-08T20:05:00Z">
              <w:rPr>
                <w:rFonts w:ascii="Arial" w:hAnsi="Arial" w:cs="Arial"/>
                <w:color w:val="303030"/>
                <w:sz w:val="19"/>
                <w:szCs w:val="19"/>
                <w:lang w:val="pt-PT"/>
              </w:rPr>
            </w:rPrChange>
          </w:rPr>
          <w:t xml:space="preserve"> (</w:t>
        </w:r>
        <w:r w:rsidRPr="007D7E6F">
          <w:rPr>
            <w:i/>
            <w:iCs/>
            <w:color w:val="303030"/>
            <w:rPrChange w:id="439"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40"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1"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2"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3"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4"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5" w:author="Mateus Berardo de Souza Terra" w:date="2016-02-08T20:05:00Z">
              <w:rPr>
                <w:rFonts w:ascii="Arial" w:hAnsi="Arial" w:cs="Arial"/>
                <w:color w:val="303030"/>
                <w:sz w:val="19"/>
                <w:szCs w:val="19"/>
                <w:lang w:val="pt-PT"/>
              </w:rPr>
            </w:rPrChange>
          </w:rPr>
          <w:t xml:space="preserve"> - Código Americano </w:t>
        </w:r>
      </w:ins>
      <w:ins w:id="446" w:author="Mateus Berardo de Souza Terra" w:date="2016-02-08T19:13:00Z">
        <w:r w:rsidR="006D3AB1" w:rsidRPr="007D7E6F">
          <w:rPr>
            <w:color w:val="303030"/>
          </w:rPr>
          <w:t>Padrão</w:t>
        </w:r>
      </w:ins>
      <w:ins w:id="447" w:author="granix pacheco" w:date="2016-02-08T09:09:00Z">
        <w:del w:id="448" w:author="Mateus Berardo de Souza Terra" w:date="2016-02-08T19:13:00Z">
          <w:r w:rsidRPr="007D7E6F" w:rsidDel="006D3AB1">
            <w:rPr>
              <w:color w:val="303030"/>
              <w:rPrChange w:id="44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450" w:author="Mateus Berardo de Souza Terra" w:date="2016-02-08T20:05:00Z">
                <w:rPr>
                  <w:color w:val="303030"/>
                  <w:lang w:val="pt-PT"/>
                </w:rPr>
              </w:rPrChange>
            </w:rPr>
            <w:delText>ard</w:delText>
          </w:r>
        </w:del>
        <w:r w:rsidR="005979C4" w:rsidRPr="007D7E6F">
          <w:rPr>
            <w:color w:val="303030"/>
            <w:rPrChange w:id="451" w:author="Mateus Berardo de Souza Terra" w:date="2016-02-08T20:05:00Z">
              <w:rPr>
                <w:color w:val="303030"/>
                <w:lang w:val="pt-PT"/>
              </w:rPr>
            </w:rPrChange>
          </w:rPr>
          <w:t xml:space="preserve"> para a Troca de Informações</w:t>
        </w:r>
        <w:r w:rsidRPr="007D7E6F">
          <w:rPr>
            <w:color w:val="303030"/>
            <w:rPrChange w:id="45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3" w:author="Mateus Berardo de Souza Terra" w:date="2016-02-08T20:05:00Z">
              <w:rPr>
                <w:rFonts w:ascii="Arial" w:hAnsi="Arial" w:cs="Arial"/>
                <w:color w:val="303030"/>
                <w:sz w:val="19"/>
                <w:szCs w:val="19"/>
                <w:lang w:val="pt-PT"/>
              </w:rPr>
            </w:rPrChange>
          </w:rPr>
          <w:t xml:space="preserve"> </w:t>
        </w:r>
      </w:ins>
      <w:ins w:id="454" w:author="granix pacheco" w:date="2016-02-08T09:01:00Z">
        <w:r w:rsidRPr="007D7E6F">
          <w:t xml:space="preserve"> </w:t>
        </w:r>
      </w:ins>
      <w:ins w:id="455" w:author="granix pacheco" w:date="2016-02-08T09:10:00Z">
        <w:r w:rsidR="005979C4" w:rsidRPr="007D7E6F">
          <w:t>Existem versões estendidas desse código, mas aqui trataremos da sua versão básica que possui 7 bits</w:t>
        </w:r>
      </w:ins>
      <w:ins w:id="45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457" w:author="granix pacheco" w:date="2016-02-08T09:18:00Z"/>
          <w:color w:val="303030"/>
          <w:rPrChange w:id="458" w:author="Mateus Berardo de Souza Terra" w:date="2016-02-08T20:05:00Z">
            <w:rPr>
              <w:ins w:id="459" w:author="granix pacheco" w:date="2016-02-08T09:18:00Z"/>
              <w:color w:val="303030"/>
              <w:lang w:val="pt-PT"/>
            </w:rPr>
          </w:rPrChange>
        </w:rPr>
        <w:pPrChange w:id="460" w:author="granix pacheco" w:date="2016-02-08T09:02:00Z">
          <w:pPr>
            <w:pStyle w:val="NormalWeb"/>
            <w:shd w:val="clear" w:color="auto" w:fill="FFFFFF"/>
            <w:spacing w:before="0" w:beforeAutospacing="0" w:after="160" w:afterAutospacing="0"/>
            <w:jc w:val="both"/>
          </w:pPr>
        </w:pPrChange>
      </w:pPr>
      <w:ins w:id="461" w:author="granix pacheco" w:date="2016-02-08T09:13:00Z">
        <w:r w:rsidRPr="007D7E6F">
          <w:t xml:space="preserve">Nessa tabela o código 0 a 31 não são realmente caracteres, sendo chamados de </w:t>
        </w:r>
      </w:ins>
      <w:ins w:id="462" w:author="granix pacheco" w:date="2016-02-08T09:14:00Z">
        <w:r w:rsidRPr="007D7E6F">
          <w:rPr>
            <w:i/>
          </w:rPr>
          <w:t>caracteres de controle</w:t>
        </w:r>
        <w:r w:rsidRPr="007D7E6F">
          <w:t xml:space="preserve">. </w:t>
        </w:r>
      </w:ins>
      <w:ins w:id="463" w:author="granix pacheco" w:date="2016-02-08T09:17:00Z">
        <w:r w:rsidRPr="007D7E6F">
          <w:rPr>
            <w:color w:val="303030"/>
            <w:rPrChange w:id="464" w:author="Mateus Berardo de Souza Terra" w:date="2016-02-08T20:05:00Z">
              <w:rPr>
                <w:rFonts w:ascii="Arial" w:hAnsi="Arial" w:cs="Arial"/>
                <w:color w:val="303030"/>
                <w:sz w:val="19"/>
                <w:szCs w:val="19"/>
                <w:lang w:val="pt-PT"/>
              </w:rPr>
            </w:rPrChange>
          </w:rPr>
          <w:t xml:space="preserve">Os códigos 65 a 90 representam as </w:t>
        </w:r>
      </w:ins>
      <w:ins w:id="465" w:author="granix pacheco" w:date="2016-02-08T09:21:00Z">
        <w:r w:rsidR="000A53C1" w:rsidRPr="007D7E6F">
          <w:rPr>
            <w:color w:val="303030"/>
            <w:rPrChange w:id="466" w:author="Mateus Berardo de Souza Terra" w:date="2016-02-08T20:05:00Z">
              <w:rPr>
                <w:color w:val="303030"/>
                <w:lang w:val="pt-PT"/>
              </w:rPr>
            </w:rPrChange>
          </w:rPr>
          <w:t xml:space="preserve">letras </w:t>
        </w:r>
      </w:ins>
      <w:ins w:id="467" w:author="granix pacheco" w:date="2016-02-08T09:17:00Z">
        <w:r w:rsidRPr="007D7E6F">
          <w:rPr>
            <w:color w:val="303030"/>
            <w:rPrChange w:id="468" w:author="Mateus Berardo de Souza Terra" w:date="2016-02-08T20:05:00Z">
              <w:rPr>
                <w:rFonts w:ascii="Arial" w:hAnsi="Arial" w:cs="Arial"/>
                <w:color w:val="303030"/>
                <w:sz w:val="19"/>
                <w:szCs w:val="19"/>
                <w:lang w:val="pt-PT"/>
              </w:rPr>
            </w:rPrChange>
          </w:rPr>
          <w:t xml:space="preserve">maiúsculas e os códigos 97 a 122 representam as </w:t>
        </w:r>
      </w:ins>
      <w:ins w:id="469" w:author="granix pacheco" w:date="2016-02-08T09:21:00Z">
        <w:r w:rsidR="000A53C1" w:rsidRPr="007D7E6F">
          <w:rPr>
            <w:color w:val="303030"/>
            <w:rPrChange w:id="470" w:author="Mateus Berardo de Souza Terra" w:date="2016-02-08T20:05:00Z">
              <w:rPr>
                <w:color w:val="303030"/>
                <w:lang w:val="pt-PT"/>
              </w:rPr>
            </w:rPrChange>
          </w:rPr>
          <w:t xml:space="preserve">letras </w:t>
        </w:r>
      </w:ins>
      <w:ins w:id="471" w:author="granix pacheco" w:date="2016-02-08T09:17:00Z">
        <w:r w:rsidRPr="007D7E6F">
          <w:rPr>
            <w:color w:val="303030"/>
            <w:rPrChange w:id="472" w:author="Mateus Berardo de Souza Terra" w:date="2016-02-08T20:05:00Z">
              <w:rPr>
                <w:rFonts w:ascii="Arial" w:hAnsi="Arial" w:cs="Arial"/>
                <w:color w:val="303030"/>
                <w:sz w:val="19"/>
                <w:szCs w:val="19"/>
                <w:lang w:val="pt-PT"/>
              </w:rPr>
            </w:rPrChange>
          </w:rPr>
          <w:t>minúsculas.</w:t>
        </w:r>
      </w:ins>
      <w:ins w:id="473" w:author="granix pacheco" w:date="2016-02-08T09:25:00Z">
        <w:r w:rsidR="000A53C1" w:rsidRPr="007D7E6F">
          <w:rPr>
            <w:color w:val="303030"/>
            <w:rPrChange w:id="474" w:author="Mateus Berardo de Souza Terra" w:date="2016-02-08T20:05:00Z">
              <w:rPr>
                <w:color w:val="303030"/>
                <w:lang w:val="pt-PT"/>
              </w:rPr>
            </w:rPrChange>
          </w:rPr>
          <w:t xml:space="preserve"> </w:t>
        </w:r>
      </w:ins>
      <w:ins w:id="475" w:author="Mateus Berardo de Souza Terra" w:date="2016-02-08T22:07:00Z">
        <w:r w:rsidR="00A76C84">
          <w:rPr>
            <w:color w:val="303030"/>
          </w:rPr>
          <w:t>Abaixo representamos a tabela a partir do código 32.</w:t>
        </w:r>
      </w:ins>
      <w:ins w:id="476" w:author="granix pacheco" w:date="2016-02-08T09:25:00Z">
        <w:del w:id="477" w:author="Mateus Berardo de Souza Terra" w:date="2016-02-08T22:07:00Z">
          <w:r w:rsidR="000A53C1" w:rsidRPr="007D7E6F" w:rsidDel="00A76C84">
            <w:rPr>
              <w:color w:val="303030"/>
              <w:rPrChange w:id="478" w:author="Mateus Berardo de Souza Terra" w:date="2016-02-08T20:05:00Z">
                <w:rPr>
                  <w:color w:val="303030"/>
                  <w:lang w:val="pt-PT"/>
                </w:rPr>
              </w:rPrChange>
            </w:rPr>
            <w:delText>O</w:delText>
          </w:r>
        </w:del>
        <w:r w:rsidR="000A53C1" w:rsidRPr="007D7E6F">
          <w:rPr>
            <w:color w:val="303030"/>
            <w:rPrChange w:id="479" w:author="Mateus Berardo de Souza Terra" w:date="2016-02-08T20:05:00Z">
              <w:rPr>
                <w:color w:val="303030"/>
                <w:lang w:val="pt-PT"/>
              </w:rPr>
            </w:rPrChange>
          </w:rPr>
          <w:t xml:space="preserve"> </w:t>
        </w:r>
        <w:del w:id="480" w:author="Mateus Berardo de Souza Terra" w:date="2016-02-08T19:14:00Z">
          <w:r w:rsidR="000A53C1" w:rsidRPr="007D7E6F" w:rsidDel="006D3AB1">
            <w:rPr>
              <w:color w:val="303030"/>
              <w:rPrChange w:id="481" w:author="Mateus Berardo de Souza Terra" w:date="2016-02-08T20:05:00Z">
                <w:rPr>
                  <w:color w:val="303030"/>
                  <w:lang w:val="pt-PT"/>
                </w:rPr>
              </w:rPrChange>
            </w:rPr>
            <w:delText>codigo</w:delText>
          </w:r>
        </w:del>
        <w:del w:id="482" w:author="Mateus Berardo de Souza Terra" w:date="2016-02-08T22:07:00Z">
          <w:r w:rsidR="000A53C1" w:rsidRPr="007D7E6F" w:rsidDel="00A76C84">
            <w:rPr>
              <w:color w:val="303030"/>
              <w:rPrChange w:id="483" w:author="Mateus Berardo de Souza Terra" w:date="2016-02-08T20:05:00Z">
                <w:rPr>
                  <w:color w:val="303030"/>
                  <w:lang w:val="pt-PT"/>
                </w:rPr>
              </w:rPrChange>
            </w:rPr>
            <w:delText xml:space="preserve"> 32 representa </w:delText>
          </w:r>
          <w:r w:rsidR="000A53C1" w:rsidRPr="007D7E6F" w:rsidDel="00A76C84">
            <w:rPr>
              <w:color w:val="303030"/>
              <w:rPrChange w:id="484" w:author="Mateus Berardo de Souza Terra" w:date="2016-02-08T20:05:00Z">
                <w:rPr>
                  <w:color w:val="303030"/>
                  <w:lang w:val="pt-PT"/>
                </w:rPr>
              </w:rPrChange>
            </w:rPr>
            <w:lastRenderedPageBreak/>
            <w:delText>o espaço.</w:delText>
          </w:r>
        </w:del>
      </w:ins>
      <w:ins w:id="485" w:author="granix pacheco" w:date="2016-02-08T09:26:00Z">
        <w:del w:id="486" w:author="Mateus Berardo de Souza Terra" w:date="2016-02-08T22:07:00Z">
          <w:r w:rsidR="000A53C1" w:rsidRPr="007D7E6F" w:rsidDel="00A76C84">
            <w:rPr>
              <w:color w:val="303030"/>
              <w:rPrChange w:id="487" w:author="Mateus Berardo de Souza Terra" w:date="2016-02-08T20:05:00Z">
                <w:rPr>
                  <w:color w:val="303030"/>
                  <w:lang w:val="pt-PT"/>
                </w:rPr>
              </w:rPrChange>
            </w:rPr>
            <w:delText xml:space="preserve"> </w:delText>
          </w:r>
        </w:del>
        <w:del w:id="488" w:author="Mateus Berardo de Souza Terra" w:date="2016-02-08T19:16:00Z">
          <w:r w:rsidR="000A53C1" w:rsidRPr="007D7E6F" w:rsidDel="006D3AB1">
            <w:rPr>
              <w:color w:val="303030"/>
              <w:rPrChange w:id="489" w:author="Mateus Berardo de Souza Terra" w:date="2016-02-08T20:05:00Z">
                <w:rPr>
                  <w:color w:val="303030"/>
                  <w:lang w:val="pt-PT"/>
                </w:rPr>
              </w:rPrChange>
            </w:rPr>
            <w:delText>Infelizmente pelo tamanho dessa tabela n</w:delText>
          </w:r>
        </w:del>
        <w:del w:id="490" w:author="Mateus Berardo de Souza Terra" w:date="2016-02-08T19:14:00Z">
          <w:r w:rsidR="000A53C1" w:rsidRPr="007D7E6F" w:rsidDel="006D3AB1">
            <w:rPr>
              <w:color w:val="303030"/>
              <w:rPrChange w:id="491" w:author="Mateus Berardo de Souza Terra" w:date="2016-02-08T20:05:00Z">
                <w:rPr>
                  <w:color w:val="303030"/>
                  <w:lang w:val="pt-PT"/>
                </w:rPr>
              </w:rPrChange>
            </w:rPr>
            <w:delText>o</w:delText>
          </w:r>
        </w:del>
        <w:del w:id="492" w:author="Mateus Berardo de Souza Terra" w:date="2016-02-08T19:16:00Z">
          <w:r w:rsidR="000A53C1" w:rsidRPr="007D7E6F" w:rsidDel="006D3AB1">
            <w:rPr>
              <w:color w:val="303030"/>
              <w:rPrChange w:id="493" w:author="Mateus Berardo de Souza Terra" w:date="2016-02-08T20:05:00Z">
                <w:rPr>
                  <w:color w:val="303030"/>
                  <w:lang w:val="pt-PT"/>
                </w:rPr>
              </w:rPrChange>
            </w:rPr>
            <w:delText xml:space="preserve">s iremos </w:delText>
          </w:r>
        </w:del>
        <w:del w:id="494" w:author="Mateus Berardo de Souza Terra" w:date="2016-02-08T19:14:00Z">
          <w:r w:rsidR="000A53C1" w:rsidRPr="007D7E6F" w:rsidDel="006D3AB1">
            <w:rPr>
              <w:color w:val="303030"/>
              <w:rPrChange w:id="495" w:author="Mateus Berardo de Souza Terra" w:date="2016-02-08T20:05:00Z">
                <w:rPr>
                  <w:color w:val="303030"/>
                  <w:lang w:val="pt-PT"/>
                </w:rPr>
              </w:rPrChange>
            </w:rPr>
            <w:delText>reprsentar</w:delText>
          </w:r>
        </w:del>
        <w:del w:id="496" w:author="Mateus Berardo de Souza Terra" w:date="2016-02-08T19:16:00Z">
          <w:r w:rsidR="000A53C1" w:rsidRPr="007D7E6F" w:rsidDel="006D3AB1">
            <w:rPr>
              <w:color w:val="303030"/>
              <w:rPrChange w:id="497"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498" w:author="Mateus Berardo de Souza Terra" w:date="2016-02-08T19:45:00Z"/>
          <w:color w:val="303030"/>
        </w:rPr>
      </w:pPr>
      <w:ins w:id="499" w:author="granix pacheco" w:date="2016-02-08T09:18:00Z">
        <w:r w:rsidRPr="007D7E6F">
          <w:rPr>
            <w:b/>
            <w:color w:val="303030"/>
            <w:rPrChange w:id="500" w:author="Mateus Berardo de Souza Terra" w:date="2016-02-08T20:05:00Z">
              <w:rPr>
                <w:b/>
                <w:color w:val="303030"/>
                <w:lang w:val="pt-PT"/>
              </w:rPr>
            </w:rPrChange>
          </w:rPr>
          <w:t>Nota:</w:t>
        </w:r>
        <w:r w:rsidRPr="007D7E6F">
          <w:rPr>
            <w:color w:val="303030"/>
            <w:rPrChange w:id="501" w:author="Mateus Berardo de Souza Terra" w:date="2016-02-08T20:05:00Z">
              <w:rPr>
                <w:rFonts w:ascii="Arial" w:hAnsi="Arial" w:cs="Arial"/>
                <w:color w:val="303030"/>
                <w:sz w:val="19"/>
                <w:szCs w:val="19"/>
                <w:lang w:val="pt-PT"/>
              </w:rPr>
            </w:rPrChange>
          </w:rPr>
          <w:t xml:space="preserve"> Bastar somar ou subtrair 32 ao código ASCII</w:t>
        </w:r>
      </w:ins>
      <w:ins w:id="502" w:author="granix pacheco" w:date="2016-02-08T09:19:00Z">
        <w:r w:rsidRPr="007D7E6F">
          <w:rPr>
            <w:color w:val="303030"/>
            <w:rPrChange w:id="503" w:author="Mateus Berardo de Souza Terra" w:date="2016-02-08T20:05:00Z">
              <w:rPr>
                <w:color w:val="303030"/>
                <w:lang w:val="pt-PT"/>
              </w:rPr>
            </w:rPrChange>
          </w:rPr>
          <w:t xml:space="preserve"> </w:t>
        </w:r>
        <w:r w:rsidR="000A53C1" w:rsidRPr="007D7E6F">
          <w:rPr>
            <w:color w:val="303030"/>
            <w:rPrChange w:id="504" w:author="Mateus Berardo de Souza Terra" w:date="2016-02-08T20:05:00Z">
              <w:rPr>
                <w:color w:val="303030"/>
                <w:lang w:val="pt-PT"/>
              </w:rPr>
            </w:rPrChange>
          </w:rPr>
          <w:t>para trocar entre as letras mai</w:t>
        </w:r>
      </w:ins>
      <w:ins w:id="505" w:author="granix pacheco" w:date="2016-02-08T09:20:00Z">
        <w:r w:rsidR="000A53C1" w:rsidRPr="007D7E6F">
          <w:rPr>
            <w:color w:val="303030"/>
            <w:rPrChange w:id="506" w:author="Mateus Berardo de Souza Terra" w:date="2016-02-08T20:05:00Z">
              <w:rPr>
                <w:color w:val="303030"/>
                <w:lang w:val="pt-PT"/>
              </w:rPr>
            </w:rPrChange>
          </w:rPr>
          <w:t>ú</w:t>
        </w:r>
      </w:ins>
      <w:ins w:id="507" w:author="granix pacheco" w:date="2016-02-08T09:19:00Z">
        <w:r w:rsidR="000A53C1" w:rsidRPr="007D7E6F">
          <w:rPr>
            <w:color w:val="303030"/>
            <w:rPrChange w:id="508" w:author="Mateus Berardo de Souza Terra" w:date="2016-02-08T20:05:00Z">
              <w:rPr>
                <w:color w:val="303030"/>
                <w:lang w:val="pt-PT"/>
              </w:rPr>
            </w:rPrChange>
          </w:rPr>
          <w:t>sculas e min</w:t>
        </w:r>
      </w:ins>
      <w:ins w:id="509" w:author="granix pacheco" w:date="2016-02-08T09:20:00Z">
        <w:r w:rsidR="000A53C1" w:rsidRPr="007D7E6F">
          <w:rPr>
            <w:color w:val="303030"/>
            <w:rPrChange w:id="510" w:author="Mateus Berardo de Souza Terra" w:date="2016-02-08T20:05:00Z">
              <w:rPr>
                <w:color w:val="303030"/>
                <w:lang w:val="pt-PT"/>
              </w:rPr>
            </w:rPrChange>
          </w:rPr>
          <w:t>ú</w:t>
        </w:r>
      </w:ins>
      <w:ins w:id="511" w:author="granix pacheco" w:date="2016-02-08T09:19:00Z">
        <w:r w:rsidRPr="007D7E6F">
          <w:rPr>
            <w:color w:val="303030"/>
            <w:rPrChange w:id="512" w:author="Mateus Berardo de Souza Terra" w:date="2016-02-08T20:05:00Z">
              <w:rPr>
                <w:color w:val="303030"/>
                <w:lang w:val="pt-PT"/>
              </w:rPr>
            </w:rPrChange>
          </w:rPr>
          <w:t>sculas. Isso representa a troca do 6</w:t>
        </w:r>
        <w:r w:rsidR="000A53C1" w:rsidRPr="007D7E6F">
          <w:rPr>
            <w:color w:val="303030"/>
            <w:rPrChange w:id="513" w:author="Mateus Berardo de Souza Terra" w:date="2016-02-08T20:05:00Z">
              <w:rPr>
                <w:color w:val="303030"/>
                <w:lang w:val="pt-PT"/>
              </w:rPr>
            </w:rPrChange>
          </w:rPr>
          <w:t xml:space="preserve">° bit da </w:t>
        </w:r>
        <w:del w:id="514" w:author="Mateus Berardo de Souza Terra" w:date="2016-02-08T19:14:00Z">
          <w:r w:rsidR="000A53C1" w:rsidRPr="007D7E6F" w:rsidDel="006D3AB1">
            <w:rPr>
              <w:color w:val="303030"/>
              <w:rPrChange w:id="515" w:author="Mateus Berardo de Souza Terra" w:date="2016-02-08T20:05:00Z">
                <w:rPr>
                  <w:color w:val="303030"/>
                  <w:lang w:val="pt-PT"/>
                </w:rPr>
              </w:rPrChange>
            </w:rPr>
            <w:delText>representaçao</w:delText>
          </w:r>
        </w:del>
      </w:ins>
      <w:ins w:id="516" w:author="Mateus Berardo de Souza Terra" w:date="2016-02-08T19:14:00Z">
        <w:r w:rsidR="006D3AB1" w:rsidRPr="007D7E6F">
          <w:rPr>
            <w:color w:val="303030"/>
          </w:rPr>
          <w:t>representação</w:t>
        </w:r>
      </w:ins>
      <w:ins w:id="517" w:author="granix pacheco" w:date="2016-02-08T09:19:00Z">
        <w:r w:rsidR="000A53C1" w:rsidRPr="007D7E6F">
          <w:rPr>
            <w:color w:val="303030"/>
            <w:rPrChange w:id="518" w:author="Mateus Berardo de Souza Terra" w:date="2016-02-08T20:05:00Z">
              <w:rPr>
                <w:color w:val="303030"/>
                <w:lang w:val="pt-PT"/>
              </w:rPr>
            </w:rPrChange>
          </w:rPr>
          <w:t xml:space="preserve"> binaria</w:t>
        </w:r>
      </w:ins>
      <w:ins w:id="519" w:author="granix pacheco" w:date="2016-02-08T09:18:00Z">
        <w:r w:rsidRPr="007D7E6F">
          <w:rPr>
            <w:color w:val="303030"/>
            <w:rPrChange w:id="520"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21"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2">
          <w:tblGrid>
            <w:gridCol w:w="1558"/>
            <w:gridCol w:w="1558"/>
            <w:gridCol w:w="1558"/>
            <w:gridCol w:w="1558"/>
            <w:gridCol w:w="1559"/>
            <w:gridCol w:w="1559"/>
          </w:tblGrid>
        </w:tblGridChange>
      </w:tblGrid>
      <w:tr w:rsidR="007D7E6F" w:rsidRPr="00A76C84" w14:paraId="63441F2A" w14:textId="77777777" w:rsidTr="00A76C84">
        <w:trPr>
          <w:trHeight w:val="20"/>
          <w:ins w:id="523" w:author="Mateus Berardo de Souza Terra" w:date="2016-02-08T20:04:00Z"/>
        </w:trPr>
        <w:tc>
          <w:tcPr>
            <w:tcW w:w="1558" w:type="dxa"/>
            <w:tcPrChange w:id="524"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525" w:author="Mateus Berardo de Souza Terra" w:date="2016-02-08T20:04:00Z"/>
                <w:color w:val="303030"/>
                <w:sz w:val="16"/>
                <w:szCs w:val="16"/>
                <w:rPrChange w:id="526" w:author="Mateus Berardo de Souza Terra" w:date="2016-02-08T22:05:00Z">
                  <w:rPr>
                    <w:ins w:id="527" w:author="Mateus Berardo de Souza Terra" w:date="2016-02-08T20:04:00Z"/>
                    <w:color w:val="303030"/>
                  </w:rPr>
                </w:rPrChange>
              </w:rPr>
              <w:pPrChange w:id="528" w:author="Mateus Berardo de Souza Terra" w:date="2016-02-08T22:05:00Z">
                <w:pPr>
                  <w:pStyle w:val="NormalWeb"/>
                  <w:spacing w:before="0" w:beforeAutospacing="0" w:after="160" w:afterAutospacing="0"/>
                  <w:jc w:val="center"/>
                </w:pPr>
              </w:pPrChange>
            </w:pPr>
            <w:ins w:id="529" w:author="Mateus Berardo de Souza Terra" w:date="2016-02-08T20:05:00Z">
              <w:r w:rsidRPr="00A76C84">
                <w:rPr>
                  <w:b/>
                  <w:color w:val="303030"/>
                  <w:sz w:val="16"/>
                  <w:szCs w:val="16"/>
                  <w:rPrChange w:id="530" w:author="Mateus Berardo de Souza Terra" w:date="2016-02-08T22:05:00Z">
                    <w:rPr>
                      <w:b/>
                      <w:color w:val="303030"/>
                    </w:rPr>
                  </w:rPrChange>
                </w:rPr>
                <w:t>Código</w:t>
              </w:r>
            </w:ins>
          </w:p>
        </w:tc>
        <w:tc>
          <w:tcPr>
            <w:tcW w:w="1558" w:type="dxa"/>
            <w:tcPrChange w:id="531"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532" w:author="Mateus Berardo de Souza Terra" w:date="2016-02-08T20:04:00Z"/>
                <w:color w:val="303030"/>
                <w:sz w:val="16"/>
                <w:szCs w:val="16"/>
                <w:rPrChange w:id="533" w:author="Mateus Berardo de Souza Terra" w:date="2016-02-08T22:05:00Z">
                  <w:rPr>
                    <w:ins w:id="534" w:author="Mateus Berardo de Souza Terra" w:date="2016-02-08T20:04:00Z"/>
                    <w:color w:val="303030"/>
                  </w:rPr>
                </w:rPrChange>
              </w:rPr>
              <w:pPrChange w:id="535" w:author="Mateus Berardo de Souza Terra" w:date="2016-02-08T22:05:00Z">
                <w:pPr>
                  <w:pStyle w:val="NormalWeb"/>
                  <w:spacing w:before="0" w:beforeAutospacing="0" w:after="160" w:afterAutospacing="0"/>
                  <w:jc w:val="center"/>
                </w:pPr>
              </w:pPrChange>
            </w:pPr>
            <w:ins w:id="536" w:author="Mateus Berardo de Souza Terra" w:date="2016-02-08T20:05:00Z">
              <w:r w:rsidRPr="00A76C84">
                <w:rPr>
                  <w:b/>
                  <w:color w:val="303030"/>
                  <w:sz w:val="16"/>
                  <w:szCs w:val="16"/>
                  <w:rPrChange w:id="537" w:author="Mateus Berardo de Souza Terra" w:date="2016-02-08T22:05:00Z">
                    <w:rPr>
                      <w:b/>
                      <w:color w:val="303030"/>
                    </w:rPr>
                  </w:rPrChange>
                </w:rPr>
                <w:t>Caractere</w:t>
              </w:r>
            </w:ins>
          </w:p>
        </w:tc>
        <w:tc>
          <w:tcPr>
            <w:tcW w:w="1558" w:type="dxa"/>
            <w:tcPrChange w:id="538"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539" w:author="Mateus Berardo de Souza Terra" w:date="2016-02-08T20:04:00Z"/>
                <w:color w:val="303030"/>
                <w:sz w:val="16"/>
                <w:szCs w:val="16"/>
                <w:rPrChange w:id="540" w:author="Mateus Berardo de Souza Terra" w:date="2016-02-08T22:05:00Z">
                  <w:rPr>
                    <w:ins w:id="541" w:author="Mateus Berardo de Souza Terra" w:date="2016-02-08T20:04:00Z"/>
                    <w:color w:val="303030"/>
                  </w:rPr>
                </w:rPrChange>
              </w:rPr>
              <w:pPrChange w:id="542" w:author="Mateus Berardo de Souza Terra" w:date="2016-02-08T22:05:00Z">
                <w:pPr>
                  <w:pStyle w:val="NormalWeb"/>
                  <w:spacing w:before="0" w:beforeAutospacing="0" w:after="160" w:afterAutospacing="0"/>
                  <w:jc w:val="center"/>
                </w:pPr>
              </w:pPrChange>
            </w:pPr>
            <w:ins w:id="543" w:author="Mateus Berardo de Souza Terra" w:date="2016-02-08T20:05:00Z">
              <w:r w:rsidRPr="00A76C84">
                <w:rPr>
                  <w:b/>
                  <w:color w:val="303030"/>
                  <w:sz w:val="16"/>
                  <w:szCs w:val="16"/>
                  <w:rPrChange w:id="544" w:author="Mateus Berardo de Souza Terra" w:date="2016-02-08T22:05:00Z">
                    <w:rPr>
                      <w:b/>
                      <w:color w:val="303030"/>
                    </w:rPr>
                  </w:rPrChange>
                </w:rPr>
                <w:t>Código</w:t>
              </w:r>
            </w:ins>
          </w:p>
        </w:tc>
        <w:tc>
          <w:tcPr>
            <w:tcW w:w="1558" w:type="dxa"/>
            <w:tcPrChange w:id="545"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546" w:author="Mateus Berardo de Souza Terra" w:date="2016-02-08T20:04:00Z"/>
                <w:color w:val="303030"/>
                <w:sz w:val="16"/>
                <w:szCs w:val="16"/>
                <w:rPrChange w:id="547" w:author="Mateus Berardo de Souza Terra" w:date="2016-02-08T22:05:00Z">
                  <w:rPr>
                    <w:ins w:id="548" w:author="Mateus Berardo de Souza Terra" w:date="2016-02-08T20:04:00Z"/>
                    <w:color w:val="303030"/>
                  </w:rPr>
                </w:rPrChange>
              </w:rPr>
              <w:pPrChange w:id="549" w:author="Mateus Berardo de Souza Terra" w:date="2016-02-08T22:05:00Z">
                <w:pPr>
                  <w:pStyle w:val="NormalWeb"/>
                  <w:spacing w:before="0" w:beforeAutospacing="0" w:after="160" w:afterAutospacing="0"/>
                  <w:jc w:val="center"/>
                </w:pPr>
              </w:pPrChange>
            </w:pPr>
            <w:ins w:id="550" w:author="Mateus Berardo de Souza Terra" w:date="2016-02-08T20:05:00Z">
              <w:r w:rsidRPr="00A76C84">
                <w:rPr>
                  <w:b/>
                  <w:color w:val="303030"/>
                  <w:sz w:val="16"/>
                  <w:szCs w:val="16"/>
                  <w:rPrChange w:id="551" w:author="Mateus Berardo de Souza Terra" w:date="2016-02-08T22:05:00Z">
                    <w:rPr>
                      <w:b/>
                      <w:color w:val="303030"/>
                    </w:rPr>
                  </w:rPrChange>
                </w:rPr>
                <w:t>Caractere</w:t>
              </w:r>
            </w:ins>
          </w:p>
        </w:tc>
        <w:tc>
          <w:tcPr>
            <w:tcW w:w="1559" w:type="dxa"/>
            <w:tcPrChange w:id="552"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553" w:author="Mateus Berardo de Souza Terra" w:date="2016-02-08T20:04:00Z"/>
                <w:color w:val="303030"/>
                <w:sz w:val="16"/>
                <w:szCs w:val="16"/>
                <w:rPrChange w:id="554" w:author="Mateus Berardo de Souza Terra" w:date="2016-02-08T22:05:00Z">
                  <w:rPr>
                    <w:ins w:id="555" w:author="Mateus Berardo de Souza Terra" w:date="2016-02-08T20:04:00Z"/>
                    <w:color w:val="303030"/>
                  </w:rPr>
                </w:rPrChange>
              </w:rPr>
              <w:pPrChange w:id="556" w:author="Mateus Berardo de Souza Terra" w:date="2016-02-08T22:05:00Z">
                <w:pPr>
                  <w:pStyle w:val="NormalWeb"/>
                  <w:spacing w:before="0" w:beforeAutospacing="0" w:after="160" w:afterAutospacing="0"/>
                  <w:jc w:val="center"/>
                </w:pPr>
              </w:pPrChange>
            </w:pPr>
            <w:ins w:id="557" w:author="Mateus Berardo de Souza Terra" w:date="2016-02-08T20:05:00Z">
              <w:r w:rsidRPr="00A76C84">
                <w:rPr>
                  <w:b/>
                  <w:color w:val="303030"/>
                  <w:sz w:val="16"/>
                  <w:szCs w:val="16"/>
                  <w:rPrChange w:id="558" w:author="Mateus Berardo de Souza Terra" w:date="2016-02-08T22:05:00Z">
                    <w:rPr>
                      <w:b/>
                      <w:color w:val="303030"/>
                    </w:rPr>
                  </w:rPrChange>
                </w:rPr>
                <w:t>Código</w:t>
              </w:r>
            </w:ins>
          </w:p>
        </w:tc>
        <w:tc>
          <w:tcPr>
            <w:tcW w:w="1559" w:type="dxa"/>
            <w:tcPrChange w:id="559"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560" w:author="Mateus Berardo de Souza Terra" w:date="2016-02-08T20:04:00Z"/>
                <w:color w:val="303030"/>
                <w:sz w:val="16"/>
                <w:szCs w:val="16"/>
                <w:rPrChange w:id="561" w:author="Mateus Berardo de Souza Terra" w:date="2016-02-08T22:05:00Z">
                  <w:rPr>
                    <w:ins w:id="562" w:author="Mateus Berardo de Souza Terra" w:date="2016-02-08T20:04:00Z"/>
                    <w:color w:val="303030"/>
                  </w:rPr>
                </w:rPrChange>
              </w:rPr>
              <w:pPrChange w:id="563" w:author="Mateus Berardo de Souza Terra" w:date="2016-02-08T22:05:00Z">
                <w:pPr>
                  <w:pStyle w:val="NormalWeb"/>
                  <w:spacing w:before="0" w:beforeAutospacing="0" w:after="160" w:afterAutospacing="0"/>
                  <w:jc w:val="center"/>
                </w:pPr>
              </w:pPrChange>
            </w:pPr>
            <w:ins w:id="564" w:author="Mateus Berardo de Souza Terra" w:date="2016-02-08T20:05:00Z">
              <w:r w:rsidRPr="00A76C84">
                <w:rPr>
                  <w:b/>
                  <w:color w:val="303030"/>
                  <w:sz w:val="16"/>
                  <w:szCs w:val="16"/>
                  <w:rPrChange w:id="565" w:author="Mateus Berardo de Souza Terra" w:date="2016-02-08T22:05:00Z">
                    <w:rPr>
                      <w:b/>
                      <w:color w:val="303030"/>
                    </w:rPr>
                  </w:rPrChange>
                </w:rPr>
                <w:t>Caractere</w:t>
              </w:r>
            </w:ins>
          </w:p>
        </w:tc>
      </w:tr>
      <w:tr w:rsidR="00BA6212" w:rsidRPr="00A76C84" w14:paraId="315B0B07" w14:textId="77777777" w:rsidTr="00A76C84">
        <w:trPr>
          <w:trHeight w:val="20"/>
          <w:ins w:id="566" w:author="Mateus Berardo de Souza Terra" w:date="2016-02-08T20:04:00Z"/>
        </w:trPr>
        <w:tc>
          <w:tcPr>
            <w:tcW w:w="1558" w:type="dxa"/>
            <w:tcPrChange w:id="567"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568" w:author="Mateus Berardo de Souza Terra" w:date="2016-02-08T20:04:00Z"/>
                <w:color w:val="303030"/>
                <w:sz w:val="16"/>
                <w:szCs w:val="16"/>
                <w:rPrChange w:id="569" w:author="Mateus Berardo de Souza Terra" w:date="2016-02-08T22:05:00Z">
                  <w:rPr>
                    <w:ins w:id="570" w:author="Mateus Berardo de Souza Terra" w:date="2016-02-08T20:04:00Z"/>
                    <w:color w:val="303030"/>
                  </w:rPr>
                </w:rPrChange>
              </w:rPr>
              <w:pPrChange w:id="571" w:author="Mateus Berardo de Souza Terra" w:date="2016-02-08T22:05:00Z">
                <w:pPr>
                  <w:pStyle w:val="NormalWeb"/>
                  <w:spacing w:before="0" w:beforeAutospacing="0" w:after="160" w:afterAutospacing="0"/>
                  <w:jc w:val="center"/>
                </w:pPr>
              </w:pPrChange>
            </w:pPr>
            <w:ins w:id="572" w:author="Mateus Berardo de Souza Terra" w:date="2016-02-08T20:05:00Z">
              <w:r w:rsidRPr="00A76C84">
                <w:rPr>
                  <w:color w:val="303030"/>
                  <w:sz w:val="16"/>
                  <w:szCs w:val="16"/>
                  <w:rPrChange w:id="573" w:author="Mateus Berardo de Souza Terra" w:date="2016-02-08T22:05:00Z">
                    <w:rPr>
                      <w:color w:val="303030"/>
                    </w:rPr>
                  </w:rPrChange>
                </w:rPr>
                <w:t>32</w:t>
              </w:r>
            </w:ins>
          </w:p>
        </w:tc>
        <w:tc>
          <w:tcPr>
            <w:tcW w:w="1558" w:type="dxa"/>
            <w:tcPrChange w:id="574"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575" w:author="Mateus Berardo de Souza Terra" w:date="2016-02-08T20:04:00Z"/>
                <w:color w:val="303030"/>
                <w:sz w:val="16"/>
                <w:szCs w:val="16"/>
                <w:rPrChange w:id="576" w:author="Mateus Berardo de Souza Terra" w:date="2016-02-08T22:05:00Z">
                  <w:rPr>
                    <w:ins w:id="577" w:author="Mateus Berardo de Souza Terra" w:date="2016-02-08T20:04:00Z"/>
                    <w:color w:val="303030"/>
                  </w:rPr>
                </w:rPrChange>
              </w:rPr>
              <w:pPrChange w:id="578" w:author="Mateus Berardo de Souza Terra" w:date="2016-02-08T22:05:00Z">
                <w:pPr>
                  <w:pStyle w:val="NormalWeb"/>
                  <w:spacing w:before="0" w:beforeAutospacing="0" w:after="160" w:afterAutospacing="0"/>
                  <w:jc w:val="center"/>
                </w:pPr>
              </w:pPrChange>
            </w:pPr>
            <w:ins w:id="579" w:author="Mateus Berardo de Souza Terra" w:date="2016-02-08T22:10:00Z">
              <w:r>
                <w:rPr>
                  <w:color w:val="303030"/>
                  <w:sz w:val="16"/>
                  <w:szCs w:val="16"/>
                </w:rPr>
                <w:t>ESPAÇO</w:t>
              </w:r>
            </w:ins>
          </w:p>
        </w:tc>
        <w:tc>
          <w:tcPr>
            <w:tcW w:w="1558" w:type="dxa"/>
            <w:tcPrChange w:id="580"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581" w:author="Mateus Berardo de Souza Terra" w:date="2016-02-08T20:04:00Z"/>
                <w:color w:val="303030"/>
                <w:sz w:val="16"/>
                <w:szCs w:val="16"/>
                <w:rPrChange w:id="582" w:author="Mateus Berardo de Souza Terra" w:date="2016-02-08T22:05:00Z">
                  <w:rPr>
                    <w:ins w:id="583" w:author="Mateus Berardo de Souza Terra" w:date="2016-02-08T20:04:00Z"/>
                    <w:color w:val="303030"/>
                  </w:rPr>
                </w:rPrChange>
              </w:rPr>
              <w:pPrChange w:id="584" w:author="Mateus Berardo de Souza Terra" w:date="2016-02-08T22:05:00Z">
                <w:pPr>
                  <w:pStyle w:val="NormalWeb"/>
                  <w:spacing w:before="0" w:beforeAutospacing="0" w:after="160" w:afterAutospacing="0"/>
                  <w:jc w:val="center"/>
                </w:pPr>
              </w:pPrChange>
            </w:pPr>
            <w:ins w:id="585" w:author="Mateus Berardo de Souza Terra" w:date="2016-02-08T22:09:00Z">
              <w:r>
                <w:rPr>
                  <w:color w:val="303030"/>
                  <w:sz w:val="16"/>
                  <w:szCs w:val="16"/>
                </w:rPr>
                <w:t>64</w:t>
              </w:r>
            </w:ins>
          </w:p>
        </w:tc>
        <w:tc>
          <w:tcPr>
            <w:tcW w:w="1558" w:type="dxa"/>
            <w:tcPrChange w:id="586"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587" w:author="Mateus Berardo de Souza Terra" w:date="2016-02-08T20:04:00Z"/>
                <w:color w:val="303030"/>
                <w:sz w:val="16"/>
                <w:szCs w:val="16"/>
                <w:rPrChange w:id="588" w:author="Mateus Berardo de Souza Terra" w:date="2016-02-08T22:05:00Z">
                  <w:rPr>
                    <w:ins w:id="589" w:author="Mateus Berardo de Souza Terra" w:date="2016-02-08T20:04:00Z"/>
                    <w:color w:val="303030"/>
                  </w:rPr>
                </w:rPrChange>
              </w:rPr>
              <w:pPrChange w:id="590" w:author="Mateus Berardo de Souza Terra" w:date="2016-02-08T22:05:00Z">
                <w:pPr>
                  <w:pStyle w:val="NormalWeb"/>
                  <w:spacing w:before="0" w:beforeAutospacing="0" w:after="160" w:afterAutospacing="0"/>
                  <w:jc w:val="center"/>
                </w:pPr>
              </w:pPrChange>
            </w:pPr>
            <w:ins w:id="591" w:author="Mateus Berardo de Souza Terra" w:date="2016-02-08T22:12:00Z">
              <w:r>
                <w:rPr>
                  <w:color w:val="303030"/>
                  <w:sz w:val="16"/>
                  <w:szCs w:val="16"/>
                </w:rPr>
                <w:t>@</w:t>
              </w:r>
            </w:ins>
          </w:p>
        </w:tc>
        <w:tc>
          <w:tcPr>
            <w:tcW w:w="1559" w:type="dxa"/>
            <w:tcPrChange w:id="592"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593" w:author="Mateus Berardo de Souza Terra" w:date="2016-02-08T20:04:00Z"/>
                <w:color w:val="303030"/>
                <w:sz w:val="16"/>
                <w:szCs w:val="16"/>
                <w:rPrChange w:id="594" w:author="Mateus Berardo de Souza Terra" w:date="2016-02-08T22:05:00Z">
                  <w:rPr>
                    <w:ins w:id="595" w:author="Mateus Berardo de Souza Terra" w:date="2016-02-08T20:04:00Z"/>
                    <w:color w:val="303030"/>
                  </w:rPr>
                </w:rPrChange>
              </w:rPr>
              <w:pPrChange w:id="596" w:author="Mateus Berardo de Souza Terra" w:date="2016-02-08T22:05:00Z">
                <w:pPr>
                  <w:pStyle w:val="NormalWeb"/>
                  <w:spacing w:before="0" w:beforeAutospacing="0" w:after="160" w:afterAutospacing="0"/>
                  <w:jc w:val="center"/>
                </w:pPr>
              </w:pPrChange>
            </w:pPr>
            <w:ins w:id="597" w:author="Mateus Berardo de Souza Terra" w:date="2016-02-08T22:09:00Z">
              <w:r>
                <w:rPr>
                  <w:color w:val="303030"/>
                  <w:sz w:val="16"/>
                  <w:szCs w:val="16"/>
                </w:rPr>
                <w:t>96</w:t>
              </w:r>
            </w:ins>
          </w:p>
        </w:tc>
        <w:tc>
          <w:tcPr>
            <w:tcW w:w="1559" w:type="dxa"/>
            <w:tcPrChange w:id="598"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599" w:author="Mateus Berardo de Souza Terra" w:date="2016-02-08T20:04:00Z"/>
                <w:color w:val="303030"/>
                <w:sz w:val="16"/>
                <w:szCs w:val="16"/>
                <w:rPrChange w:id="600" w:author="Mateus Berardo de Souza Terra" w:date="2016-02-08T22:05:00Z">
                  <w:rPr>
                    <w:ins w:id="601" w:author="Mateus Berardo de Souza Terra" w:date="2016-02-08T20:04:00Z"/>
                    <w:color w:val="303030"/>
                  </w:rPr>
                </w:rPrChange>
              </w:rPr>
              <w:pPrChange w:id="602" w:author="Mateus Berardo de Souza Terra" w:date="2016-02-08T22:05:00Z">
                <w:pPr>
                  <w:pStyle w:val="NormalWeb"/>
                  <w:spacing w:before="0" w:beforeAutospacing="0" w:after="160" w:afterAutospacing="0"/>
                  <w:jc w:val="center"/>
                </w:pPr>
              </w:pPrChange>
            </w:pPr>
            <w:ins w:id="603" w:author="Mateus Berardo de Souza Terra" w:date="2016-02-08T22:12:00Z">
              <w:r>
                <w:rPr>
                  <w:color w:val="303030"/>
                  <w:sz w:val="16"/>
                  <w:szCs w:val="16"/>
                </w:rPr>
                <w:t>`</w:t>
              </w:r>
            </w:ins>
          </w:p>
        </w:tc>
      </w:tr>
      <w:tr w:rsidR="00BA6212" w:rsidRPr="00A76C84" w14:paraId="446314FF" w14:textId="77777777" w:rsidTr="00A76C84">
        <w:trPr>
          <w:trHeight w:val="20"/>
          <w:ins w:id="604" w:author="Mateus Berardo de Souza Terra" w:date="2016-02-08T20:04:00Z"/>
        </w:trPr>
        <w:tc>
          <w:tcPr>
            <w:tcW w:w="1558" w:type="dxa"/>
            <w:tcPrChange w:id="605"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606" w:author="Mateus Berardo de Souza Terra" w:date="2016-02-08T20:04:00Z"/>
                <w:color w:val="303030"/>
                <w:sz w:val="16"/>
                <w:szCs w:val="16"/>
                <w:rPrChange w:id="607" w:author="Mateus Berardo de Souza Terra" w:date="2016-02-08T22:05:00Z">
                  <w:rPr>
                    <w:ins w:id="608" w:author="Mateus Berardo de Souza Terra" w:date="2016-02-08T20:04:00Z"/>
                    <w:color w:val="303030"/>
                  </w:rPr>
                </w:rPrChange>
              </w:rPr>
              <w:pPrChange w:id="609" w:author="Mateus Berardo de Souza Terra" w:date="2016-02-08T22:05:00Z">
                <w:pPr>
                  <w:pStyle w:val="NormalWeb"/>
                  <w:spacing w:before="0" w:beforeAutospacing="0" w:after="160" w:afterAutospacing="0"/>
                  <w:jc w:val="center"/>
                </w:pPr>
              </w:pPrChange>
            </w:pPr>
            <w:ins w:id="610" w:author="Mateus Berardo de Souza Terra" w:date="2016-02-08T20:05:00Z">
              <w:r w:rsidRPr="00A76C84">
                <w:rPr>
                  <w:color w:val="303030"/>
                  <w:sz w:val="16"/>
                  <w:szCs w:val="16"/>
                  <w:rPrChange w:id="611" w:author="Mateus Berardo de Souza Terra" w:date="2016-02-08T22:05:00Z">
                    <w:rPr>
                      <w:color w:val="303030"/>
                    </w:rPr>
                  </w:rPrChange>
                </w:rPr>
                <w:t>33</w:t>
              </w:r>
            </w:ins>
          </w:p>
        </w:tc>
        <w:tc>
          <w:tcPr>
            <w:tcW w:w="1558" w:type="dxa"/>
            <w:tcPrChange w:id="612"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613" w:author="Mateus Berardo de Souza Terra" w:date="2016-02-08T20:04:00Z"/>
                <w:color w:val="303030"/>
                <w:sz w:val="16"/>
                <w:szCs w:val="16"/>
                <w:rPrChange w:id="614" w:author="Mateus Berardo de Souza Terra" w:date="2016-02-08T22:05:00Z">
                  <w:rPr>
                    <w:ins w:id="615" w:author="Mateus Berardo de Souza Terra" w:date="2016-02-08T20:04:00Z"/>
                    <w:color w:val="303030"/>
                  </w:rPr>
                </w:rPrChange>
              </w:rPr>
              <w:pPrChange w:id="616" w:author="Mateus Berardo de Souza Terra" w:date="2016-02-08T22:05:00Z">
                <w:pPr>
                  <w:pStyle w:val="NormalWeb"/>
                  <w:spacing w:before="0" w:beforeAutospacing="0" w:after="160" w:afterAutospacing="0"/>
                  <w:jc w:val="center"/>
                </w:pPr>
              </w:pPrChange>
            </w:pPr>
            <w:ins w:id="617" w:author="Mateus Berardo de Souza Terra" w:date="2016-02-08T22:13:00Z">
              <w:r>
                <w:rPr>
                  <w:color w:val="303030"/>
                  <w:sz w:val="16"/>
                  <w:szCs w:val="16"/>
                </w:rPr>
                <w:t>!</w:t>
              </w:r>
            </w:ins>
          </w:p>
        </w:tc>
        <w:tc>
          <w:tcPr>
            <w:tcW w:w="1558" w:type="dxa"/>
            <w:tcPrChange w:id="618"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619" w:author="Mateus Berardo de Souza Terra" w:date="2016-02-08T20:04:00Z"/>
                <w:color w:val="303030"/>
                <w:sz w:val="16"/>
                <w:szCs w:val="16"/>
                <w:rPrChange w:id="620" w:author="Mateus Berardo de Souza Terra" w:date="2016-02-08T22:05:00Z">
                  <w:rPr>
                    <w:ins w:id="621" w:author="Mateus Berardo de Souza Terra" w:date="2016-02-08T20:04:00Z"/>
                    <w:color w:val="303030"/>
                  </w:rPr>
                </w:rPrChange>
              </w:rPr>
              <w:pPrChange w:id="622" w:author="Mateus Berardo de Souza Terra" w:date="2016-02-08T22:05:00Z">
                <w:pPr>
                  <w:pStyle w:val="NormalWeb"/>
                  <w:spacing w:before="0" w:beforeAutospacing="0" w:after="160" w:afterAutospacing="0"/>
                  <w:jc w:val="center"/>
                </w:pPr>
              </w:pPrChange>
            </w:pPr>
            <w:ins w:id="623" w:author="Mateus Berardo de Souza Terra" w:date="2016-02-08T22:09:00Z">
              <w:r>
                <w:rPr>
                  <w:color w:val="303030"/>
                  <w:sz w:val="16"/>
                  <w:szCs w:val="16"/>
                </w:rPr>
                <w:t>65</w:t>
              </w:r>
            </w:ins>
          </w:p>
        </w:tc>
        <w:tc>
          <w:tcPr>
            <w:tcW w:w="1558" w:type="dxa"/>
            <w:tcPrChange w:id="624"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625" w:author="Mateus Berardo de Souza Terra" w:date="2016-02-08T20:04:00Z"/>
                <w:color w:val="303030"/>
                <w:sz w:val="16"/>
                <w:szCs w:val="16"/>
                <w:rPrChange w:id="626" w:author="Mateus Berardo de Souza Terra" w:date="2016-02-08T22:05:00Z">
                  <w:rPr>
                    <w:ins w:id="627" w:author="Mateus Berardo de Souza Terra" w:date="2016-02-08T20:04:00Z"/>
                    <w:color w:val="303030"/>
                  </w:rPr>
                </w:rPrChange>
              </w:rPr>
              <w:pPrChange w:id="628" w:author="Mateus Berardo de Souza Terra" w:date="2016-02-08T22:05:00Z">
                <w:pPr>
                  <w:pStyle w:val="NormalWeb"/>
                  <w:spacing w:before="0" w:beforeAutospacing="0" w:after="160" w:afterAutospacing="0"/>
                  <w:jc w:val="center"/>
                </w:pPr>
              </w:pPrChange>
            </w:pPr>
            <w:ins w:id="629" w:author="Mateus Berardo de Souza Terra" w:date="2016-02-08T22:10:00Z">
              <w:r>
                <w:rPr>
                  <w:color w:val="303030"/>
                  <w:sz w:val="16"/>
                  <w:szCs w:val="16"/>
                </w:rPr>
                <w:t>A</w:t>
              </w:r>
            </w:ins>
          </w:p>
        </w:tc>
        <w:tc>
          <w:tcPr>
            <w:tcW w:w="1559" w:type="dxa"/>
            <w:tcPrChange w:id="630"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631" w:author="Mateus Berardo de Souza Terra" w:date="2016-02-08T20:04:00Z"/>
                <w:color w:val="303030"/>
                <w:sz w:val="16"/>
                <w:szCs w:val="16"/>
                <w:rPrChange w:id="632" w:author="Mateus Berardo de Souza Terra" w:date="2016-02-08T22:05:00Z">
                  <w:rPr>
                    <w:ins w:id="633" w:author="Mateus Berardo de Souza Terra" w:date="2016-02-08T20:04:00Z"/>
                    <w:color w:val="303030"/>
                  </w:rPr>
                </w:rPrChange>
              </w:rPr>
              <w:pPrChange w:id="634" w:author="Mateus Berardo de Souza Terra" w:date="2016-02-08T22:05:00Z">
                <w:pPr>
                  <w:pStyle w:val="NormalWeb"/>
                  <w:spacing w:before="0" w:beforeAutospacing="0" w:after="160" w:afterAutospacing="0"/>
                  <w:jc w:val="center"/>
                </w:pPr>
              </w:pPrChange>
            </w:pPr>
            <w:ins w:id="635" w:author="Mateus Berardo de Souza Terra" w:date="2016-02-08T22:09:00Z">
              <w:r>
                <w:rPr>
                  <w:color w:val="303030"/>
                  <w:sz w:val="16"/>
                  <w:szCs w:val="16"/>
                </w:rPr>
                <w:t>97</w:t>
              </w:r>
            </w:ins>
          </w:p>
        </w:tc>
        <w:tc>
          <w:tcPr>
            <w:tcW w:w="1559" w:type="dxa"/>
            <w:tcPrChange w:id="636"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637" w:author="Mateus Berardo de Souza Terra" w:date="2016-02-08T20:04:00Z"/>
                <w:color w:val="303030"/>
                <w:sz w:val="16"/>
                <w:szCs w:val="16"/>
                <w:rPrChange w:id="638" w:author="Mateus Berardo de Souza Terra" w:date="2016-02-08T22:05:00Z">
                  <w:rPr>
                    <w:ins w:id="639" w:author="Mateus Berardo de Souza Terra" w:date="2016-02-08T20:04:00Z"/>
                    <w:color w:val="303030"/>
                  </w:rPr>
                </w:rPrChange>
              </w:rPr>
              <w:pPrChange w:id="640" w:author="Mateus Berardo de Souza Terra" w:date="2016-02-08T22:05:00Z">
                <w:pPr>
                  <w:pStyle w:val="NormalWeb"/>
                  <w:spacing w:before="0" w:beforeAutospacing="0" w:after="160" w:afterAutospacing="0"/>
                  <w:jc w:val="center"/>
                </w:pPr>
              </w:pPrChange>
            </w:pPr>
            <w:proofErr w:type="gramStart"/>
            <w:ins w:id="641" w:author="Mateus Berardo de Souza Terra" w:date="2016-02-08T22:10:00Z">
              <w:r>
                <w:rPr>
                  <w:color w:val="303030"/>
                  <w:sz w:val="16"/>
                  <w:szCs w:val="16"/>
                </w:rPr>
                <w:t>a</w:t>
              </w:r>
            </w:ins>
            <w:proofErr w:type="gramEnd"/>
          </w:p>
        </w:tc>
      </w:tr>
      <w:tr w:rsidR="00BA6212" w:rsidRPr="00A76C84" w14:paraId="1C7F4A89" w14:textId="77777777" w:rsidTr="00A76C84">
        <w:trPr>
          <w:trHeight w:val="20"/>
          <w:ins w:id="642" w:author="Mateus Berardo de Souza Terra" w:date="2016-02-08T20:04:00Z"/>
        </w:trPr>
        <w:tc>
          <w:tcPr>
            <w:tcW w:w="1558" w:type="dxa"/>
            <w:tcPrChange w:id="643"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644" w:author="Mateus Berardo de Souza Terra" w:date="2016-02-08T20:04:00Z"/>
                <w:color w:val="303030"/>
                <w:sz w:val="16"/>
                <w:szCs w:val="16"/>
                <w:rPrChange w:id="645" w:author="Mateus Berardo de Souza Terra" w:date="2016-02-08T22:05:00Z">
                  <w:rPr>
                    <w:ins w:id="646" w:author="Mateus Berardo de Souza Terra" w:date="2016-02-08T20:04:00Z"/>
                    <w:color w:val="303030"/>
                  </w:rPr>
                </w:rPrChange>
              </w:rPr>
              <w:pPrChange w:id="647" w:author="Mateus Berardo de Souza Terra" w:date="2016-02-08T22:05:00Z">
                <w:pPr>
                  <w:pStyle w:val="NormalWeb"/>
                  <w:spacing w:before="0" w:beforeAutospacing="0" w:after="160" w:afterAutospacing="0"/>
                  <w:jc w:val="center"/>
                </w:pPr>
              </w:pPrChange>
            </w:pPr>
            <w:ins w:id="648" w:author="Mateus Berardo de Souza Terra" w:date="2016-02-08T20:05:00Z">
              <w:r w:rsidRPr="00A76C84">
                <w:rPr>
                  <w:color w:val="303030"/>
                  <w:sz w:val="16"/>
                  <w:szCs w:val="16"/>
                  <w:rPrChange w:id="649" w:author="Mateus Berardo de Souza Terra" w:date="2016-02-08T22:05:00Z">
                    <w:rPr>
                      <w:color w:val="303030"/>
                    </w:rPr>
                  </w:rPrChange>
                </w:rPr>
                <w:t>34</w:t>
              </w:r>
            </w:ins>
          </w:p>
        </w:tc>
        <w:tc>
          <w:tcPr>
            <w:tcW w:w="1558" w:type="dxa"/>
            <w:tcPrChange w:id="650"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651" w:author="Mateus Berardo de Souza Terra" w:date="2016-02-08T20:04:00Z"/>
                <w:color w:val="303030"/>
                <w:sz w:val="16"/>
                <w:szCs w:val="16"/>
                <w:rPrChange w:id="652" w:author="Mateus Berardo de Souza Terra" w:date="2016-02-08T22:05:00Z">
                  <w:rPr>
                    <w:ins w:id="653" w:author="Mateus Berardo de Souza Terra" w:date="2016-02-08T20:04:00Z"/>
                    <w:color w:val="303030"/>
                  </w:rPr>
                </w:rPrChange>
              </w:rPr>
              <w:pPrChange w:id="654" w:author="Mateus Berardo de Souza Terra" w:date="2016-02-08T22:05:00Z">
                <w:pPr>
                  <w:pStyle w:val="NormalWeb"/>
                  <w:spacing w:before="0" w:beforeAutospacing="0" w:after="160" w:afterAutospacing="0"/>
                  <w:jc w:val="center"/>
                </w:pPr>
              </w:pPrChange>
            </w:pPr>
            <w:ins w:id="655" w:author="Mateus Berardo de Souza Terra" w:date="2016-02-08T22:13:00Z">
              <w:r>
                <w:rPr>
                  <w:color w:val="303030"/>
                  <w:sz w:val="16"/>
                  <w:szCs w:val="16"/>
                </w:rPr>
                <w:t>“</w:t>
              </w:r>
            </w:ins>
          </w:p>
        </w:tc>
        <w:tc>
          <w:tcPr>
            <w:tcW w:w="1558" w:type="dxa"/>
            <w:tcPrChange w:id="656"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657" w:author="Mateus Berardo de Souza Terra" w:date="2016-02-08T20:04:00Z"/>
                <w:color w:val="303030"/>
                <w:sz w:val="16"/>
                <w:szCs w:val="16"/>
                <w:rPrChange w:id="658" w:author="Mateus Berardo de Souza Terra" w:date="2016-02-08T22:05:00Z">
                  <w:rPr>
                    <w:ins w:id="659" w:author="Mateus Berardo de Souza Terra" w:date="2016-02-08T20:04:00Z"/>
                    <w:color w:val="303030"/>
                  </w:rPr>
                </w:rPrChange>
              </w:rPr>
              <w:pPrChange w:id="660" w:author="Mateus Berardo de Souza Terra" w:date="2016-02-08T22:05:00Z">
                <w:pPr>
                  <w:pStyle w:val="NormalWeb"/>
                  <w:spacing w:before="0" w:beforeAutospacing="0" w:after="160" w:afterAutospacing="0"/>
                  <w:jc w:val="center"/>
                </w:pPr>
              </w:pPrChange>
            </w:pPr>
            <w:ins w:id="661" w:author="Mateus Berardo de Souza Terra" w:date="2016-02-08T22:09:00Z">
              <w:r>
                <w:rPr>
                  <w:color w:val="303030"/>
                  <w:sz w:val="16"/>
                  <w:szCs w:val="16"/>
                </w:rPr>
                <w:t>66</w:t>
              </w:r>
            </w:ins>
          </w:p>
        </w:tc>
        <w:tc>
          <w:tcPr>
            <w:tcW w:w="1558" w:type="dxa"/>
            <w:tcPrChange w:id="662"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663" w:author="Mateus Berardo de Souza Terra" w:date="2016-02-08T20:04:00Z"/>
                <w:color w:val="303030"/>
                <w:sz w:val="16"/>
                <w:szCs w:val="16"/>
                <w:rPrChange w:id="664" w:author="Mateus Berardo de Souza Terra" w:date="2016-02-08T22:05:00Z">
                  <w:rPr>
                    <w:ins w:id="665" w:author="Mateus Berardo de Souza Terra" w:date="2016-02-08T20:04:00Z"/>
                    <w:color w:val="303030"/>
                  </w:rPr>
                </w:rPrChange>
              </w:rPr>
              <w:pPrChange w:id="666" w:author="Mateus Berardo de Souza Terra" w:date="2016-02-08T22:05:00Z">
                <w:pPr>
                  <w:pStyle w:val="NormalWeb"/>
                  <w:spacing w:before="0" w:beforeAutospacing="0" w:after="160" w:afterAutospacing="0"/>
                  <w:jc w:val="center"/>
                </w:pPr>
              </w:pPrChange>
            </w:pPr>
            <w:ins w:id="667" w:author="Mateus Berardo de Souza Terra" w:date="2016-02-08T22:10:00Z">
              <w:r>
                <w:rPr>
                  <w:color w:val="303030"/>
                  <w:sz w:val="16"/>
                  <w:szCs w:val="16"/>
                </w:rPr>
                <w:t>B</w:t>
              </w:r>
            </w:ins>
          </w:p>
        </w:tc>
        <w:tc>
          <w:tcPr>
            <w:tcW w:w="1559" w:type="dxa"/>
            <w:tcPrChange w:id="668"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669" w:author="Mateus Berardo de Souza Terra" w:date="2016-02-08T20:04:00Z"/>
                <w:color w:val="303030"/>
                <w:sz w:val="16"/>
                <w:szCs w:val="16"/>
                <w:rPrChange w:id="670" w:author="Mateus Berardo de Souza Terra" w:date="2016-02-08T22:05:00Z">
                  <w:rPr>
                    <w:ins w:id="671" w:author="Mateus Berardo de Souza Terra" w:date="2016-02-08T20:04:00Z"/>
                    <w:color w:val="303030"/>
                  </w:rPr>
                </w:rPrChange>
              </w:rPr>
              <w:pPrChange w:id="672" w:author="Mateus Berardo de Souza Terra" w:date="2016-02-08T22:05:00Z">
                <w:pPr>
                  <w:pStyle w:val="NormalWeb"/>
                  <w:spacing w:before="0" w:beforeAutospacing="0" w:after="160" w:afterAutospacing="0"/>
                  <w:jc w:val="center"/>
                </w:pPr>
              </w:pPrChange>
            </w:pPr>
            <w:ins w:id="673" w:author="Mateus Berardo de Souza Terra" w:date="2016-02-08T22:09:00Z">
              <w:r>
                <w:rPr>
                  <w:color w:val="303030"/>
                  <w:sz w:val="16"/>
                  <w:szCs w:val="16"/>
                </w:rPr>
                <w:t>98</w:t>
              </w:r>
            </w:ins>
          </w:p>
        </w:tc>
        <w:tc>
          <w:tcPr>
            <w:tcW w:w="1559" w:type="dxa"/>
            <w:tcPrChange w:id="674"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675" w:author="Mateus Berardo de Souza Terra" w:date="2016-02-08T20:04:00Z"/>
                <w:color w:val="303030"/>
                <w:sz w:val="16"/>
                <w:szCs w:val="16"/>
                <w:rPrChange w:id="676" w:author="Mateus Berardo de Souza Terra" w:date="2016-02-08T22:05:00Z">
                  <w:rPr>
                    <w:ins w:id="677" w:author="Mateus Berardo de Souza Terra" w:date="2016-02-08T20:04:00Z"/>
                    <w:color w:val="303030"/>
                  </w:rPr>
                </w:rPrChange>
              </w:rPr>
              <w:pPrChange w:id="678" w:author="Mateus Berardo de Souza Terra" w:date="2016-02-08T22:05:00Z">
                <w:pPr>
                  <w:pStyle w:val="NormalWeb"/>
                  <w:spacing w:before="0" w:beforeAutospacing="0" w:after="160" w:afterAutospacing="0"/>
                  <w:jc w:val="center"/>
                </w:pPr>
              </w:pPrChange>
            </w:pPr>
            <w:proofErr w:type="gramStart"/>
            <w:ins w:id="679" w:author="Mateus Berardo de Souza Terra" w:date="2016-02-08T22:10:00Z">
              <w:r>
                <w:rPr>
                  <w:color w:val="303030"/>
                  <w:sz w:val="16"/>
                  <w:szCs w:val="16"/>
                </w:rPr>
                <w:t>b</w:t>
              </w:r>
            </w:ins>
            <w:proofErr w:type="gramEnd"/>
          </w:p>
        </w:tc>
      </w:tr>
      <w:tr w:rsidR="00BA6212" w:rsidRPr="00A76C84" w14:paraId="04E8A33E" w14:textId="77777777" w:rsidTr="00A76C84">
        <w:trPr>
          <w:trHeight w:val="20"/>
          <w:ins w:id="680" w:author="Mateus Berardo de Souza Terra" w:date="2016-02-08T20:04:00Z"/>
        </w:trPr>
        <w:tc>
          <w:tcPr>
            <w:tcW w:w="1558" w:type="dxa"/>
            <w:tcPrChange w:id="681"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682" w:author="Mateus Berardo de Souza Terra" w:date="2016-02-08T20:04:00Z"/>
                <w:color w:val="303030"/>
                <w:sz w:val="16"/>
                <w:szCs w:val="16"/>
                <w:rPrChange w:id="683" w:author="Mateus Berardo de Souza Terra" w:date="2016-02-08T22:05:00Z">
                  <w:rPr>
                    <w:ins w:id="684" w:author="Mateus Berardo de Souza Terra" w:date="2016-02-08T20:04:00Z"/>
                    <w:color w:val="303030"/>
                  </w:rPr>
                </w:rPrChange>
              </w:rPr>
              <w:pPrChange w:id="685" w:author="Mateus Berardo de Souza Terra" w:date="2016-02-08T22:05:00Z">
                <w:pPr>
                  <w:pStyle w:val="NormalWeb"/>
                  <w:spacing w:before="0" w:beforeAutospacing="0" w:after="160" w:afterAutospacing="0"/>
                  <w:jc w:val="center"/>
                </w:pPr>
              </w:pPrChange>
            </w:pPr>
            <w:ins w:id="686" w:author="Mateus Berardo de Souza Terra" w:date="2016-02-08T20:05:00Z">
              <w:r w:rsidRPr="00A76C84">
                <w:rPr>
                  <w:color w:val="303030"/>
                  <w:sz w:val="16"/>
                  <w:szCs w:val="16"/>
                  <w:rPrChange w:id="687" w:author="Mateus Berardo de Souza Terra" w:date="2016-02-08T22:05:00Z">
                    <w:rPr>
                      <w:color w:val="303030"/>
                    </w:rPr>
                  </w:rPrChange>
                </w:rPr>
                <w:t>35</w:t>
              </w:r>
            </w:ins>
          </w:p>
        </w:tc>
        <w:tc>
          <w:tcPr>
            <w:tcW w:w="1558" w:type="dxa"/>
            <w:tcPrChange w:id="688"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689" w:author="Mateus Berardo de Souza Terra" w:date="2016-02-08T20:04:00Z"/>
                <w:color w:val="303030"/>
                <w:sz w:val="16"/>
                <w:szCs w:val="16"/>
                <w:rPrChange w:id="690" w:author="Mateus Berardo de Souza Terra" w:date="2016-02-08T22:05:00Z">
                  <w:rPr>
                    <w:ins w:id="691" w:author="Mateus Berardo de Souza Terra" w:date="2016-02-08T20:04:00Z"/>
                    <w:color w:val="303030"/>
                  </w:rPr>
                </w:rPrChange>
              </w:rPr>
              <w:pPrChange w:id="692" w:author="Mateus Berardo de Souza Terra" w:date="2016-02-08T22:05:00Z">
                <w:pPr>
                  <w:pStyle w:val="NormalWeb"/>
                  <w:spacing w:before="0" w:beforeAutospacing="0" w:after="160" w:afterAutospacing="0"/>
                  <w:jc w:val="center"/>
                </w:pPr>
              </w:pPrChange>
            </w:pPr>
            <w:ins w:id="693" w:author="Mateus Berardo de Souza Terra" w:date="2016-02-08T22:13:00Z">
              <w:r>
                <w:rPr>
                  <w:color w:val="303030"/>
                  <w:sz w:val="16"/>
                  <w:szCs w:val="16"/>
                </w:rPr>
                <w:t>#</w:t>
              </w:r>
            </w:ins>
          </w:p>
        </w:tc>
        <w:tc>
          <w:tcPr>
            <w:tcW w:w="1558" w:type="dxa"/>
            <w:tcPrChange w:id="694"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695" w:author="Mateus Berardo de Souza Terra" w:date="2016-02-08T20:04:00Z"/>
                <w:color w:val="303030"/>
                <w:sz w:val="16"/>
                <w:szCs w:val="16"/>
                <w:rPrChange w:id="696" w:author="Mateus Berardo de Souza Terra" w:date="2016-02-08T22:05:00Z">
                  <w:rPr>
                    <w:ins w:id="697" w:author="Mateus Berardo de Souza Terra" w:date="2016-02-08T20:04:00Z"/>
                    <w:color w:val="303030"/>
                  </w:rPr>
                </w:rPrChange>
              </w:rPr>
              <w:pPrChange w:id="698" w:author="Mateus Berardo de Souza Terra" w:date="2016-02-08T22:05:00Z">
                <w:pPr>
                  <w:pStyle w:val="NormalWeb"/>
                  <w:spacing w:before="0" w:beforeAutospacing="0" w:after="160" w:afterAutospacing="0"/>
                  <w:jc w:val="center"/>
                </w:pPr>
              </w:pPrChange>
            </w:pPr>
            <w:ins w:id="699" w:author="Mateus Berardo de Souza Terra" w:date="2016-02-08T22:09:00Z">
              <w:r>
                <w:rPr>
                  <w:color w:val="303030"/>
                  <w:sz w:val="16"/>
                  <w:szCs w:val="16"/>
                </w:rPr>
                <w:t>67</w:t>
              </w:r>
            </w:ins>
          </w:p>
        </w:tc>
        <w:tc>
          <w:tcPr>
            <w:tcW w:w="1558" w:type="dxa"/>
            <w:tcPrChange w:id="700"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701" w:author="Mateus Berardo de Souza Terra" w:date="2016-02-08T20:04:00Z"/>
                <w:color w:val="303030"/>
                <w:sz w:val="16"/>
                <w:szCs w:val="16"/>
                <w:rPrChange w:id="702" w:author="Mateus Berardo de Souza Terra" w:date="2016-02-08T22:05:00Z">
                  <w:rPr>
                    <w:ins w:id="703" w:author="Mateus Berardo de Souza Terra" w:date="2016-02-08T20:04:00Z"/>
                    <w:color w:val="303030"/>
                  </w:rPr>
                </w:rPrChange>
              </w:rPr>
              <w:pPrChange w:id="704" w:author="Mateus Berardo de Souza Terra" w:date="2016-02-08T22:05:00Z">
                <w:pPr>
                  <w:pStyle w:val="NormalWeb"/>
                  <w:spacing w:before="0" w:beforeAutospacing="0" w:after="160" w:afterAutospacing="0"/>
                  <w:jc w:val="center"/>
                </w:pPr>
              </w:pPrChange>
            </w:pPr>
            <w:ins w:id="705" w:author="Mateus Berardo de Souza Terra" w:date="2016-02-08T22:10:00Z">
              <w:r>
                <w:rPr>
                  <w:color w:val="303030"/>
                  <w:sz w:val="16"/>
                  <w:szCs w:val="16"/>
                </w:rPr>
                <w:t>C</w:t>
              </w:r>
            </w:ins>
          </w:p>
        </w:tc>
        <w:tc>
          <w:tcPr>
            <w:tcW w:w="1559" w:type="dxa"/>
            <w:tcPrChange w:id="706"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707" w:author="Mateus Berardo de Souza Terra" w:date="2016-02-08T20:04:00Z"/>
                <w:color w:val="303030"/>
                <w:sz w:val="16"/>
                <w:szCs w:val="16"/>
                <w:rPrChange w:id="708" w:author="Mateus Berardo de Souza Terra" w:date="2016-02-08T22:05:00Z">
                  <w:rPr>
                    <w:ins w:id="709" w:author="Mateus Berardo de Souza Terra" w:date="2016-02-08T20:04:00Z"/>
                    <w:color w:val="303030"/>
                  </w:rPr>
                </w:rPrChange>
              </w:rPr>
              <w:pPrChange w:id="710" w:author="Mateus Berardo de Souza Terra" w:date="2016-02-08T22:05:00Z">
                <w:pPr>
                  <w:pStyle w:val="NormalWeb"/>
                  <w:spacing w:before="0" w:beforeAutospacing="0" w:after="160" w:afterAutospacing="0"/>
                  <w:jc w:val="center"/>
                </w:pPr>
              </w:pPrChange>
            </w:pPr>
            <w:ins w:id="711" w:author="Mateus Berardo de Souza Terra" w:date="2016-02-08T22:09:00Z">
              <w:r>
                <w:rPr>
                  <w:color w:val="303030"/>
                  <w:sz w:val="16"/>
                  <w:szCs w:val="16"/>
                </w:rPr>
                <w:t>99</w:t>
              </w:r>
            </w:ins>
          </w:p>
        </w:tc>
        <w:tc>
          <w:tcPr>
            <w:tcW w:w="1559" w:type="dxa"/>
            <w:tcPrChange w:id="712"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713" w:author="Mateus Berardo de Souza Terra" w:date="2016-02-08T20:04:00Z"/>
                <w:color w:val="303030"/>
                <w:sz w:val="16"/>
                <w:szCs w:val="16"/>
                <w:rPrChange w:id="714" w:author="Mateus Berardo de Souza Terra" w:date="2016-02-08T22:05:00Z">
                  <w:rPr>
                    <w:ins w:id="715" w:author="Mateus Berardo de Souza Terra" w:date="2016-02-08T20:04:00Z"/>
                    <w:color w:val="303030"/>
                  </w:rPr>
                </w:rPrChange>
              </w:rPr>
              <w:pPrChange w:id="716" w:author="Mateus Berardo de Souza Terra" w:date="2016-02-08T22:05:00Z">
                <w:pPr>
                  <w:pStyle w:val="NormalWeb"/>
                  <w:spacing w:before="0" w:beforeAutospacing="0" w:after="160" w:afterAutospacing="0"/>
                  <w:jc w:val="center"/>
                </w:pPr>
              </w:pPrChange>
            </w:pPr>
            <w:proofErr w:type="gramStart"/>
            <w:ins w:id="717" w:author="Mateus Berardo de Souza Terra" w:date="2016-02-08T22:11:00Z">
              <w:r>
                <w:rPr>
                  <w:color w:val="303030"/>
                  <w:sz w:val="16"/>
                  <w:szCs w:val="16"/>
                </w:rPr>
                <w:t>c</w:t>
              </w:r>
            </w:ins>
            <w:proofErr w:type="gramEnd"/>
          </w:p>
        </w:tc>
      </w:tr>
      <w:tr w:rsidR="00BA6212" w:rsidRPr="00A76C84" w14:paraId="1E3FEB31" w14:textId="77777777" w:rsidTr="00A76C84">
        <w:trPr>
          <w:trHeight w:val="20"/>
          <w:ins w:id="718" w:author="Mateus Berardo de Souza Terra" w:date="2016-02-08T20:04:00Z"/>
        </w:trPr>
        <w:tc>
          <w:tcPr>
            <w:tcW w:w="1558" w:type="dxa"/>
            <w:tcPrChange w:id="719"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720" w:author="Mateus Berardo de Souza Terra" w:date="2016-02-08T20:04:00Z"/>
                <w:color w:val="303030"/>
                <w:sz w:val="16"/>
                <w:szCs w:val="16"/>
                <w:rPrChange w:id="721" w:author="Mateus Berardo de Souza Terra" w:date="2016-02-08T22:05:00Z">
                  <w:rPr>
                    <w:ins w:id="722" w:author="Mateus Berardo de Souza Terra" w:date="2016-02-08T20:04:00Z"/>
                    <w:color w:val="303030"/>
                  </w:rPr>
                </w:rPrChange>
              </w:rPr>
              <w:pPrChange w:id="723" w:author="Mateus Berardo de Souza Terra" w:date="2016-02-08T22:05:00Z">
                <w:pPr>
                  <w:pStyle w:val="NormalWeb"/>
                  <w:spacing w:before="0" w:beforeAutospacing="0" w:after="160" w:afterAutospacing="0"/>
                  <w:jc w:val="center"/>
                </w:pPr>
              </w:pPrChange>
            </w:pPr>
            <w:ins w:id="724" w:author="Mateus Berardo de Souza Terra" w:date="2016-02-08T20:05:00Z">
              <w:r w:rsidRPr="00A76C84">
                <w:rPr>
                  <w:color w:val="303030"/>
                  <w:sz w:val="16"/>
                  <w:szCs w:val="16"/>
                  <w:rPrChange w:id="725" w:author="Mateus Berardo de Souza Terra" w:date="2016-02-08T22:05:00Z">
                    <w:rPr>
                      <w:color w:val="303030"/>
                    </w:rPr>
                  </w:rPrChange>
                </w:rPr>
                <w:t>36</w:t>
              </w:r>
            </w:ins>
          </w:p>
        </w:tc>
        <w:tc>
          <w:tcPr>
            <w:tcW w:w="1558" w:type="dxa"/>
            <w:tcPrChange w:id="726"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727" w:author="Mateus Berardo de Souza Terra" w:date="2016-02-08T20:04:00Z"/>
                <w:color w:val="303030"/>
                <w:sz w:val="16"/>
                <w:szCs w:val="16"/>
                <w:rPrChange w:id="728" w:author="Mateus Berardo de Souza Terra" w:date="2016-02-08T22:05:00Z">
                  <w:rPr>
                    <w:ins w:id="729" w:author="Mateus Berardo de Souza Terra" w:date="2016-02-08T20:04:00Z"/>
                    <w:color w:val="303030"/>
                  </w:rPr>
                </w:rPrChange>
              </w:rPr>
              <w:pPrChange w:id="730" w:author="Mateus Berardo de Souza Terra" w:date="2016-02-08T22:05:00Z">
                <w:pPr>
                  <w:pStyle w:val="NormalWeb"/>
                  <w:spacing w:before="0" w:beforeAutospacing="0" w:after="160" w:afterAutospacing="0"/>
                  <w:jc w:val="center"/>
                </w:pPr>
              </w:pPrChange>
            </w:pPr>
            <w:ins w:id="731" w:author="Mateus Berardo de Souza Terra" w:date="2016-02-08T22:13:00Z">
              <w:r>
                <w:rPr>
                  <w:color w:val="303030"/>
                  <w:sz w:val="16"/>
                  <w:szCs w:val="16"/>
                </w:rPr>
                <w:t>$</w:t>
              </w:r>
            </w:ins>
          </w:p>
        </w:tc>
        <w:tc>
          <w:tcPr>
            <w:tcW w:w="1558" w:type="dxa"/>
            <w:tcPrChange w:id="732"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733" w:author="Mateus Berardo de Souza Terra" w:date="2016-02-08T20:04:00Z"/>
                <w:color w:val="303030"/>
                <w:sz w:val="16"/>
                <w:szCs w:val="16"/>
                <w:rPrChange w:id="734" w:author="Mateus Berardo de Souza Terra" w:date="2016-02-08T22:05:00Z">
                  <w:rPr>
                    <w:ins w:id="735" w:author="Mateus Berardo de Souza Terra" w:date="2016-02-08T20:04:00Z"/>
                    <w:color w:val="303030"/>
                  </w:rPr>
                </w:rPrChange>
              </w:rPr>
              <w:pPrChange w:id="736" w:author="Mateus Berardo de Souza Terra" w:date="2016-02-08T22:05:00Z">
                <w:pPr>
                  <w:pStyle w:val="NormalWeb"/>
                  <w:spacing w:before="0" w:beforeAutospacing="0" w:after="160" w:afterAutospacing="0"/>
                  <w:jc w:val="center"/>
                </w:pPr>
              </w:pPrChange>
            </w:pPr>
            <w:ins w:id="737" w:author="Mateus Berardo de Souza Terra" w:date="2016-02-08T22:09:00Z">
              <w:r>
                <w:rPr>
                  <w:color w:val="303030"/>
                  <w:sz w:val="16"/>
                  <w:szCs w:val="16"/>
                </w:rPr>
                <w:t>68</w:t>
              </w:r>
            </w:ins>
          </w:p>
        </w:tc>
        <w:tc>
          <w:tcPr>
            <w:tcW w:w="1558" w:type="dxa"/>
            <w:tcPrChange w:id="738"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739" w:author="Mateus Berardo de Souza Terra" w:date="2016-02-08T20:04:00Z"/>
                <w:color w:val="303030"/>
                <w:sz w:val="16"/>
                <w:szCs w:val="16"/>
                <w:rPrChange w:id="740" w:author="Mateus Berardo de Souza Terra" w:date="2016-02-08T22:05:00Z">
                  <w:rPr>
                    <w:ins w:id="741" w:author="Mateus Berardo de Souza Terra" w:date="2016-02-08T20:04:00Z"/>
                    <w:color w:val="303030"/>
                  </w:rPr>
                </w:rPrChange>
              </w:rPr>
              <w:pPrChange w:id="742" w:author="Mateus Berardo de Souza Terra" w:date="2016-02-08T22:05:00Z">
                <w:pPr>
                  <w:pStyle w:val="NormalWeb"/>
                  <w:spacing w:before="0" w:beforeAutospacing="0" w:after="160" w:afterAutospacing="0"/>
                  <w:jc w:val="center"/>
                </w:pPr>
              </w:pPrChange>
            </w:pPr>
            <w:ins w:id="743" w:author="Mateus Berardo de Souza Terra" w:date="2016-02-08T22:10:00Z">
              <w:r>
                <w:rPr>
                  <w:color w:val="303030"/>
                  <w:sz w:val="16"/>
                  <w:szCs w:val="16"/>
                </w:rPr>
                <w:t>D</w:t>
              </w:r>
            </w:ins>
          </w:p>
        </w:tc>
        <w:tc>
          <w:tcPr>
            <w:tcW w:w="1559" w:type="dxa"/>
            <w:tcPrChange w:id="744"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745" w:author="Mateus Berardo de Souza Terra" w:date="2016-02-08T20:04:00Z"/>
                <w:color w:val="303030"/>
                <w:sz w:val="16"/>
                <w:szCs w:val="16"/>
                <w:rPrChange w:id="746" w:author="Mateus Berardo de Souza Terra" w:date="2016-02-08T22:05:00Z">
                  <w:rPr>
                    <w:ins w:id="747" w:author="Mateus Berardo de Souza Terra" w:date="2016-02-08T20:04:00Z"/>
                    <w:color w:val="303030"/>
                  </w:rPr>
                </w:rPrChange>
              </w:rPr>
              <w:pPrChange w:id="748" w:author="Mateus Berardo de Souza Terra" w:date="2016-02-08T22:05:00Z">
                <w:pPr>
                  <w:pStyle w:val="NormalWeb"/>
                  <w:spacing w:before="0" w:beforeAutospacing="0" w:after="160" w:afterAutospacing="0"/>
                  <w:jc w:val="center"/>
                </w:pPr>
              </w:pPrChange>
            </w:pPr>
            <w:ins w:id="749" w:author="Mateus Berardo de Souza Terra" w:date="2016-02-08T22:09:00Z">
              <w:r>
                <w:rPr>
                  <w:color w:val="303030"/>
                  <w:sz w:val="16"/>
                  <w:szCs w:val="16"/>
                </w:rPr>
                <w:t>100</w:t>
              </w:r>
            </w:ins>
          </w:p>
        </w:tc>
        <w:tc>
          <w:tcPr>
            <w:tcW w:w="1559" w:type="dxa"/>
            <w:tcPrChange w:id="750"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751" w:author="Mateus Berardo de Souza Terra" w:date="2016-02-08T20:04:00Z"/>
                <w:color w:val="303030"/>
                <w:sz w:val="16"/>
                <w:szCs w:val="16"/>
                <w:rPrChange w:id="752" w:author="Mateus Berardo de Souza Terra" w:date="2016-02-08T22:05:00Z">
                  <w:rPr>
                    <w:ins w:id="753" w:author="Mateus Berardo de Souza Terra" w:date="2016-02-08T20:04:00Z"/>
                    <w:color w:val="303030"/>
                  </w:rPr>
                </w:rPrChange>
              </w:rPr>
              <w:pPrChange w:id="754" w:author="Mateus Berardo de Souza Terra" w:date="2016-02-08T22:05:00Z">
                <w:pPr>
                  <w:pStyle w:val="NormalWeb"/>
                  <w:spacing w:before="0" w:beforeAutospacing="0" w:after="160" w:afterAutospacing="0"/>
                  <w:jc w:val="center"/>
                </w:pPr>
              </w:pPrChange>
            </w:pPr>
            <w:proofErr w:type="gramStart"/>
            <w:ins w:id="755" w:author="Mateus Berardo de Souza Terra" w:date="2016-02-08T22:11:00Z">
              <w:r>
                <w:rPr>
                  <w:color w:val="303030"/>
                  <w:sz w:val="16"/>
                  <w:szCs w:val="16"/>
                </w:rPr>
                <w:t>d</w:t>
              </w:r>
            </w:ins>
            <w:proofErr w:type="gramEnd"/>
          </w:p>
        </w:tc>
      </w:tr>
      <w:tr w:rsidR="00BA6212" w:rsidRPr="00A76C84" w14:paraId="67AA5832" w14:textId="77777777" w:rsidTr="00A76C84">
        <w:trPr>
          <w:trHeight w:val="20"/>
          <w:ins w:id="756" w:author="Mateus Berardo de Souza Terra" w:date="2016-02-08T20:04:00Z"/>
        </w:trPr>
        <w:tc>
          <w:tcPr>
            <w:tcW w:w="1558" w:type="dxa"/>
            <w:tcPrChange w:id="757"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758" w:author="Mateus Berardo de Souza Terra" w:date="2016-02-08T20:04:00Z"/>
                <w:color w:val="303030"/>
                <w:sz w:val="16"/>
                <w:szCs w:val="16"/>
                <w:rPrChange w:id="759" w:author="Mateus Berardo de Souza Terra" w:date="2016-02-08T22:05:00Z">
                  <w:rPr>
                    <w:ins w:id="760" w:author="Mateus Berardo de Souza Terra" w:date="2016-02-08T20:04:00Z"/>
                    <w:color w:val="303030"/>
                  </w:rPr>
                </w:rPrChange>
              </w:rPr>
              <w:pPrChange w:id="761" w:author="Mateus Berardo de Souza Terra" w:date="2016-02-08T22:05:00Z">
                <w:pPr>
                  <w:pStyle w:val="NormalWeb"/>
                  <w:spacing w:before="0" w:beforeAutospacing="0" w:after="160" w:afterAutospacing="0"/>
                  <w:jc w:val="center"/>
                </w:pPr>
              </w:pPrChange>
            </w:pPr>
            <w:ins w:id="762" w:author="Mateus Berardo de Souza Terra" w:date="2016-02-08T20:05:00Z">
              <w:r w:rsidRPr="00A76C84">
                <w:rPr>
                  <w:color w:val="303030"/>
                  <w:sz w:val="16"/>
                  <w:szCs w:val="16"/>
                  <w:rPrChange w:id="763" w:author="Mateus Berardo de Souza Terra" w:date="2016-02-08T22:05:00Z">
                    <w:rPr>
                      <w:color w:val="303030"/>
                    </w:rPr>
                  </w:rPrChange>
                </w:rPr>
                <w:t>37</w:t>
              </w:r>
            </w:ins>
          </w:p>
        </w:tc>
        <w:tc>
          <w:tcPr>
            <w:tcW w:w="1558" w:type="dxa"/>
            <w:tcPrChange w:id="764"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765" w:author="Mateus Berardo de Souza Terra" w:date="2016-02-08T20:04:00Z"/>
                <w:color w:val="303030"/>
                <w:sz w:val="16"/>
                <w:szCs w:val="16"/>
                <w:rPrChange w:id="766" w:author="Mateus Berardo de Souza Terra" w:date="2016-02-08T22:05:00Z">
                  <w:rPr>
                    <w:ins w:id="767" w:author="Mateus Berardo de Souza Terra" w:date="2016-02-08T20:04:00Z"/>
                    <w:color w:val="303030"/>
                  </w:rPr>
                </w:rPrChange>
              </w:rPr>
              <w:pPrChange w:id="768" w:author="Mateus Berardo de Souza Terra" w:date="2016-02-08T22:05:00Z">
                <w:pPr>
                  <w:pStyle w:val="NormalWeb"/>
                  <w:spacing w:before="0" w:beforeAutospacing="0" w:after="160" w:afterAutospacing="0"/>
                  <w:jc w:val="center"/>
                </w:pPr>
              </w:pPrChange>
            </w:pPr>
            <w:ins w:id="769" w:author="Mateus Berardo de Souza Terra" w:date="2016-02-08T22:13:00Z">
              <w:r>
                <w:rPr>
                  <w:color w:val="303030"/>
                  <w:sz w:val="16"/>
                  <w:szCs w:val="16"/>
                </w:rPr>
                <w:t>%</w:t>
              </w:r>
            </w:ins>
          </w:p>
        </w:tc>
        <w:tc>
          <w:tcPr>
            <w:tcW w:w="1558" w:type="dxa"/>
            <w:tcPrChange w:id="770"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771" w:author="Mateus Berardo de Souza Terra" w:date="2016-02-08T20:04:00Z"/>
                <w:color w:val="303030"/>
                <w:sz w:val="16"/>
                <w:szCs w:val="16"/>
                <w:rPrChange w:id="772" w:author="Mateus Berardo de Souza Terra" w:date="2016-02-08T22:05:00Z">
                  <w:rPr>
                    <w:ins w:id="773" w:author="Mateus Berardo de Souza Terra" w:date="2016-02-08T20:04:00Z"/>
                    <w:color w:val="303030"/>
                  </w:rPr>
                </w:rPrChange>
              </w:rPr>
              <w:pPrChange w:id="774" w:author="Mateus Berardo de Souza Terra" w:date="2016-02-08T22:05:00Z">
                <w:pPr>
                  <w:pStyle w:val="NormalWeb"/>
                  <w:spacing w:before="0" w:beforeAutospacing="0" w:after="160" w:afterAutospacing="0"/>
                  <w:jc w:val="center"/>
                </w:pPr>
              </w:pPrChange>
            </w:pPr>
            <w:ins w:id="775" w:author="Mateus Berardo de Souza Terra" w:date="2016-02-08T22:09:00Z">
              <w:r>
                <w:rPr>
                  <w:color w:val="303030"/>
                  <w:sz w:val="16"/>
                  <w:szCs w:val="16"/>
                </w:rPr>
                <w:t>69</w:t>
              </w:r>
            </w:ins>
          </w:p>
        </w:tc>
        <w:tc>
          <w:tcPr>
            <w:tcW w:w="1558" w:type="dxa"/>
            <w:tcPrChange w:id="776"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777" w:author="Mateus Berardo de Souza Terra" w:date="2016-02-08T20:04:00Z"/>
                <w:color w:val="303030"/>
                <w:sz w:val="16"/>
                <w:szCs w:val="16"/>
                <w:rPrChange w:id="778" w:author="Mateus Berardo de Souza Terra" w:date="2016-02-08T22:05:00Z">
                  <w:rPr>
                    <w:ins w:id="779" w:author="Mateus Berardo de Souza Terra" w:date="2016-02-08T20:04:00Z"/>
                    <w:color w:val="303030"/>
                  </w:rPr>
                </w:rPrChange>
              </w:rPr>
              <w:pPrChange w:id="780" w:author="Mateus Berardo de Souza Terra" w:date="2016-02-08T22:05:00Z">
                <w:pPr>
                  <w:pStyle w:val="NormalWeb"/>
                  <w:spacing w:before="0" w:beforeAutospacing="0" w:after="160" w:afterAutospacing="0"/>
                  <w:jc w:val="center"/>
                </w:pPr>
              </w:pPrChange>
            </w:pPr>
            <w:ins w:id="781" w:author="Mateus Berardo de Souza Terra" w:date="2016-02-08T22:10:00Z">
              <w:r>
                <w:rPr>
                  <w:color w:val="303030"/>
                  <w:sz w:val="16"/>
                  <w:szCs w:val="16"/>
                </w:rPr>
                <w:t>E</w:t>
              </w:r>
            </w:ins>
          </w:p>
        </w:tc>
        <w:tc>
          <w:tcPr>
            <w:tcW w:w="1559" w:type="dxa"/>
            <w:tcPrChange w:id="782"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783" w:author="Mateus Berardo de Souza Terra" w:date="2016-02-08T20:04:00Z"/>
                <w:color w:val="303030"/>
                <w:sz w:val="16"/>
                <w:szCs w:val="16"/>
                <w:rPrChange w:id="784" w:author="Mateus Berardo de Souza Terra" w:date="2016-02-08T22:05:00Z">
                  <w:rPr>
                    <w:ins w:id="785" w:author="Mateus Berardo de Souza Terra" w:date="2016-02-08T20:04:00Z"/>
                    <w:color w:val="303030"/>
                  </w:rPr>
                </w:rPrChange>
              </w:rPr>
              <w:pPrChange w:id="786" w:author="Mateus Berardo de Souza Terra" w:date="2016-02-08T22:05:00Z">
                <w:pPr>
                  <w:pStyle w:val="NormalWeb"/>
                  <w:spacing w:before="0" w:beforeAutospacing="0" w:after="160" w:afterAutospacing="0"/>
                  <w:jc w:val="center"/>
                </w:pPr>
              </w:pPrChange>
            </w:pPr>
            <w:ins w:id="787" w:author="Mateus Berardo de Souza Terra" w:date="2016-02-08T22:09:00Z">
              <w:r>
                <w:rPr>
                  <w:color w:val="303030"/>
                  <w:sz w:val="16"/>
                  <w:szCs w:val="16"/>
                </w:rPr>
                <w:t>101</w:t>
              </w:r>
            </w:ins>
          </w:p>
        </w:tc>
        <w:tc>
          <w:tcPr>
            <w:tcW w:w="1559" w:type="dxa"/>
            <w:tcPrChange w:id="788"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789" w:author="Mateus Berardo de Souza Terra" w:date="2016-02-08T20:04:00Z"/>
                <w:color w:val="303030"/>
                <w:sz w:val="16"/>
                <w:szCs w:val="16"/>
                <w:rPrChange w:id="790" w:author="Mateus Berardo de Souza Terra" w:date="2016-02-08T22:05:00Z">
                  <w:rPr>
                    <w:ins w:id="791" w:author="Mateus Berardo de Souza Terra" w:date="2016-02-08T20:04:00Z"/>
                    <w:color w:val="303030"/>
                  </w:rPr>
                </w:rPrChange>
              </w:rPr>
              <w:pPrChange w:id="792" w:author="Mateus Berardo de Souza Terra" w:date="2016-02-08T22:05:00Z">
                <w:pPr>
                  <w:pStyle w:val="NormalWeb"/>
                  <w:spacing w:before="0" w:beforeAutospacing="0" w:after="160" w:afterAutospacing="0"/>
                  <w:jc w:val="center"/>
                </w:pPr>
              </w:pPrChange>
            </w:pPr>
            <w:proofErr w:type="gramStart"/>
            <w:ins w:id="793" w:author="Mateus Berardo de Souza Terra" w:date="2016-02-08T22:11:00Z">
              <w:r>
                <w:rPr>
                  <w:color w:val="303030"/>
                  <w:sz w:val="16"/>
                  <w:szCs w:val="16"/>
                </w:rPr>
                <w:t>e</w:t>
              </w:r>
            </w:ins>
            <w:proofErr w:type="gramEnd"/>
          </w:p>
        </w:tc>
      </w:tr>
      <w:tr w:rsidR="00BA6212" w:rsidRPr="00A76C84" w14:paraId="12AF9775" w14:textId="77777777" w:rsidTr="00A76C84">
        <w:trPr>
          <w:trHeight w:val="20"/>
          <w:ins w:id="794" w:author="Mateus Berardo de Souza Terra" w:date="2016-02-08T20:04:00Z"/>
        </w:trPr>
        <w:tc>
          <w:tcPr>
            <w:tcW w:w="1558" w:type="dxa"/>
            <w:tcPrChange w:id="795"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796" w:author="Mateus Berardo de Souza Terra" w:date="2016-02-08T20:04:00Z"/>
                <w:color w:val="303030"/>
                <w:sz w:val="16"/>
                <w:szCs w:val="16"/>
                <w:rPrChange w:id="797" w:author="Mateus Berardo de Souza Terra" w:date="2016-02-08T22:05:00Z">
                  <w:rPr>
                    <w:ins w:id="798" w:author="Mateus Berardo de Souza Terra" w:date="2016-02-08T20:04:00Z"/>
                    <w:color w:val="303030"/>
                  </w:rPr>
                </w:rPrChange>
              </w:rPr>
              <w:pPrChange w:id="799" w:author="Mateus Berardo de Souza Terra" w:date="2016-02-08T22:05:00Z">
                <w:pPr>
                  <w:pStyle w:val="NormalWeb"/>
                  <w:spacing w:before="0" w:beforeAutospacing="0" w:after="160" w:afterAutospacing="0"/>
                  <w:jc w:val="center"/>
                </w:pPr>
              </w:pPrChange>
            </w:pPr>
            <w:ins w:id="800" w:author="Mateus Berardo de Souza Terra" w:date="2016-02-08T20:05:00Z">
              <w:r w:rsidRPr="00A76C84">
                <w:rPr>
                  <w:color w:val="303030"/>
                  <w:sz w:val="16"/>
                  <w:szCs w:val="16"/>
                  <w:rPrChange w:id="801" w:author="Mateus Berardo de Souza Terra" w:date="2016-02-08T22:05:00Z">
                    <w:rPr>
                      <w:color w:val="303030"/>
                    </w:rPr>
                  </w:rPrChange>
                </w:rPr>
                <w:t>38</w:t>
              </w:r>
            </w:ins>
          </w:p>
        </w:tc>
        <w:tc>
          <w:tcPr>
            <w:tcW w:w="1558" w:type="dxa"/>
            <w:tcPrChange w:id="802"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803" w:author="Mateus Berardo de Souza Terra" w:date="2016-02-08T20:04:00Z"/>
                <w:color w:val="303030"/>
                <w:sz w:val="16"/>
                <w:szCs w:val="16"/>
                <w:rPrChange w:id="804" w:author="Mateus Berardo de Souza Terra" w:date="2016-02-08T22:13:00Z">
                  <w:rPr>
                    <w:ins w:id="805" w:author="Mateus Berardo de Souza Terra" w:date="2016-02-08T20:04:00Z"/>
                    <w:color w:val="303030"/>
                  </w:rPr>
                </w:rPrChange>
              </w:rPr>
              <w:pPrChange w:id="806" w:author="Mateus Berardo de Souza Terra" w:date="2016-02-08T22:05:00Z">
                <w:pPr>
                  <w:pStyle w:val="NormalWeb"/>
                  <w:spacing w:before="0" w:beforeAutospacing="0" w:after="160" w:afterAutospacing="0"/>
                  <w:jc w:val="center"/>
                </w:pPr>
              </w:pPrChange>
            </w:pPr>
            <w:ins w:id="807" w:author="Mateus Berardo de Souza Terra" w:date="2016-02-08T22:13:00Z">
              <w:r>
                <w:rPr>
                  <w:color w:val="303030"/>
                  <w:sz w:val="16"/>
                  <w:szCs w:val="16"/>
                </w:rPr>
                <w:t>&amp;</w:t>
              </w:r>
            </w:ins>
          </w:p>
        </w:tc>
        <w:tc>
          <w:tcPr>
            <w:tcW w:w="1558" w:type="dxa"/>
            <w:tcPrChange w:id="808"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809" w:author="Mateus Berardo de Souza Terra" w:date="2016-02-08T20:04:00Z"/>
                <w:color w:val="303030"/>
                <w:sz w:val="16"/>
                <w:szCs w:val="16"/>
                <w:rPrChange w:id="810" w:author="Mateus Berardo de Souza Terra" w:date="2016-02-08T22:05:00Z">
                  <w:rPr>
                    <w:ins w:id="811" w:author="Mateus Berardo de Souza Terra" w:date="2016-02-08T20:04:00Z"/>
                    <w:color w:val="303030"/>
                  </w:rPr>
                </w:rPrChange>
              </w:rPr>
              <w:pPrChange w:id="812" w:author="Mateus Berardo de Souza Terra" w:date="2016-02-08T22:05:00Z">
                <w:pPr>
                  <w:pStyle w:val="NormalWeb"/>
                  <w:spacing w:before="0" w:beforeAutospacing="0" w:after="160" w:afterAutospacing="0"/>
                  <w:jc w:val="center"/>
                </w:pPr>
              </w:pPrChange>
            </w:pPr>
            <w:ins w:id="813" w:author="Mateus Berardo de Souza Terra" w:date="2016-02-08T22:09:00Z">
              <w:r>
                <w:rPr>
                  <w:color w:val="303030"/>
                  <w:sz w:val="16"/>
                  <w:szCs w:val="16"/>
                </w:rPr>
                <w:t>70</w:t>
              </w:r>
            </w:ins>
          </w:p>
        </w:tc>
        <w:tc>
          <w:tcPr>
            <w:tcW w:w="1558" w:type="dxa"/>
            <w:tcPrChange w:id="814"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815" w:author="Mateus Berardo de Souza Terra" w:date="2016-02-08T20:04:00Z"/>
                <w:color w:val="303030"/>
                <w:sz w:val="16"/>
                <w:szCs w:val="16"/>
                <w:rPrChange w:id="816" w:author="Mateus Berardo de Souza Terra" w:date="2016-02-08T22:05:00Z">
                  <w:rPr>
                    <w:ins w:id="817" w:author="Mateus Berardo de Souza Terra" w:date="2016-02-08T20:04:00Z"/>
                    <w:color w:val="303030"/>
                  </w:rPr>
                </w:rPrChange>
              </w:rPr>
              <w:pPrChange w:id="818" w:author="Mateus Berardo de Souza Terra" w:date="2016-02-08T22:05:00Z">
                <w:pPr>
                  <w:pStyle w:val="NormalWeb"/>
                  <w:spacing w:before="0" w:beforeAutospacing="0" w:after="160" w:afterAutospacing="0"/>
                  <w:jc w:val="center"/>
                </w:pPr>
              </w:pPrChange>
            </w:pPr>
            <w:ins w:id="819" w:author="Mateus Berardo de Souza Terra" w:date="2016-02-08T22:10:00Z">
              <w:r>
                <w:rPr>
                  <w:color w:val="303030"/>
                  <w:sz w:val="16"/>
                  <w:szCs w:val="16"/>
                </w:rPr>
                <w:t>F</w:t>
              </w:r>
            </w:ins>
          </w:p>
        </w:tc>
        <w:tc>
          <w:tcPr>
            <w:tcW w:w="1559" w:type="dxa"/>
            <w:tcPrChange w:id="820"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821" w:author="Mateus Berardo de Souza Terra" w:date="2016-02-08T20:04:00Z"/>
                <w:color w:val="303030"/>
                <w:sz w:val="16"/>
                <w:szCs w:val="16"/>
                <w:rPrChange w:id="822" w:author="Mateus Berardo de Souza Terra" w:date="2016-02-08T22:05:00Z">
                  <w:rPr>
                    <w:ins w:id="823" w:author="Mateus Berardo de Souza Terra" w:date="2016-02-08T20:04:00Z"/>
                    <w:color w:val="303030"/>
                  </w:rPr>
                </w:rPrChange>
              </w:rPr>
              <w:pPrChange w:id="824" w:author="Mateus Berardo de Souza Terra" w:date="2016-02-08T22:05:00Z">
                <w:pPr>
                  <w:pStyle w:val="NormalWeb"/>
                  <w:spacing w:before="0" w:beforeAutospacing="0" w:after="160" w:afterAutospacing="0"/>
                  <w:jc w:val="center"/>
                </w:pPr>
              </w:pPrChange>
            </w:pPr>
            <w:ins w:id="825" w:author="Mateus Berardo de Souza Terra" w:date="2016-02-08T22:09:00Z">
              <w:r>
                <w:rPr>
                  <w:color w:val="303030"/>
                  <w:sz w:val="16"/>
                  <w:szCs w:val="16"/>
                </w:rPr>
                <w:t>102</w:t>
              </w:r>
            </w:ins>
          </w:p>
        </w:tc>
        <w:tc>
          <w:tcPr>
            <w:tcW w:w="1559" w:type="dxa"/>
            <w:tcPrChange w:id="826"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827" w:author="Mateus Berardo de Souza Terra" w:date="2016-02-08T20:04:00Z"/>
                <w:color w:val="303030"/>
                <w:sz w:val="16"/>
                <w:szCs w:val="16"/>
                <w:rPrChange w:id="828" w:author="Mateus Berardo de Souza Terra" w:date="2016-02-08T22:05:00Z">
                  <w:rPr>
                    <w:ins w:id="829" w:author="Mateus Berardo de Souza Terra" w:date="2016-02-08T20:04:00Z"/>
                    <w:color w:val="303030"/>
                  </w:rPr>
                </w:rPrChange>
              </w:rPr>
              <w:pPrChange w:id="830" w:author="Mateus Berardo de Souza Terra" w:date="2016-02-08T22:05:00Z">
                <w:pPr>
                  <w:pStyle w:val="NormalWeb"/>
                  <w:spacing w:before="0" w:beforeAutospacing="0" w:after="160" w:afterAutospacing="0"/>
                  <w:jc w:val="center"/>
                </w:pPr>
              </w:pPrChange>
            </w:pPr>
            <w:proofErr w:type="gramStart"/>
            <w:ins w:id="831" w:author="Mateus Berardo de Souza Terra" w:date="2016-02-08T22:11:00Z">
              <w:r>
                <w:rPr>
                  <w:color w:val="303030"/>
                  <w:sz w:val="16"/>
                  <w:szCs w:val="16"/>
                </w:rPr>
                <w:t>f</w:t>
              </w:r>
            </w:ins>
            <w:proofErr w:type="gramEnd"/>
          </w:p>
        </w:tc>
      </w:tr>
      <w:tr w:rsidR="00BA6212" w:rsidRPr="00A76C84" w14:paraId="0FFBDB9D" w14:textId="77777777" w:rsidTr="00A76C84">
        <w:trPr>
          <w:trHeight w:val="20"/>
          <w:ins w:id="832" w:author="Mateus Berardo de Souza Terra" w:date="2016-02-08T20:04:00Z"/>
        </w:trPr>
        <w:tc>
          <w:tcPr>
            <w:tcW w:w="1558" w:type="dxa"/>
            <w:tcPrChange w:id="833"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834" w:author="Mateus Berardo de Souza Terra" w:date="2016-02-08T20:04:00Z"/>
                <w:color w:val="303030"/>
                <w:sz w:val="16"/>
                <w:szCs w:val="16"/>
                <w:rPrChange w:id="835" w:author="Mateus Berardo de Souza Terra" w:date="2016-02-08T22:05:00Z">
                  <w:rPr>
                    <w:ins w:id="836" w:author="Mateus Berardo de Souza Terra" w:date="2016-02-08T20:04:00Z"/>
                    <w:color w:val="303030"/>
                  </w:rPr>
                </w:rPrChange>
              </w:rPr>
              <w:pPrChange w:id="837" w:author="Mateus Berardo de Souza Terra" w:date="2016-02-08T22:05:00Z">
                <w:pPr>
                  <w:pStyle w:val="NormalWeb"/>
                  <w:spacing w:before="0" w:beforeAutospacing="0" w:after="160" w:afterAutospacing="0"/>
                  <w:jc w:val="center"/>
                </w:pPr>
              </w:pPrChange>
            </w:pPr>
            <w:ins w:id="838" w:author="Mateus Berardo de Souza Terra" w:date="2016-02-08T20:05:00Z">
              <w:r w:rsidRPr="00A76C84">
                <w:rPr>
                  <w:color w:val="303030"/>
                  <w:sz w:val="16"/>
                  <w:szCs w:val="16"/>
                  <w:rPrChange w:id="839" w:author="Mateus Berardo de Souza Terra" w:date="2016-02-08T22:05:00Z">
                    <w:rPr>
                      <w:color w:val="303030"/>
                    </w:rPr>
                  </w:rPrChange>
                </w:rPr>
                <w:t>39</w:t>
              </w:r>
            </w:ins>
          </w:p>
        </w:tc>
        <w:tc>
          <w:tcPr>
            <w:tcW w:w="1558" w:type="dxa"/>
            <w:tcPrChange w:id="840"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841" w:author="Mateus Berardo de Souza Terra" w:date="2016-02-08T20:04:00Z"/>
                <w:color w:val="303030"/>
                <w:sz w:val="16"/>
                <w:szCs w:val="16"/>
                <w:rPrChange w:id="842" w:author="Mateus Berardo de Souza Terra" w:date="2016-02-08T22:05:00Z">
                  <w:rPr>
                    <w:ins w:id="843" w:author="Mateus Berardo de Souza Terra" w:date="2016-02-08T20:04:00Z"/>
                    <w:color w:val="303030"/>
                  </w:rPr>
                </w:rPrChange>
              </w:rPr>
              <w:pPrChange w:id="844" w:author="Mateus Berardo de Souza Terra" w:date="2016-02-08T22:05:00Z">
                <w:pPr>
                  <w:pStyle w:val="NormalWeb"/>
                  <w:spacing w:before="0" w:beforeAutospacing="0" w:after="160" w:afterAutospacing="0"/>
                  <w:jc w:val="center"/>
                </w:pPr>
              </w:pPrChange>
            </w:pPr>
            <w:ins w:id="845" w:author="Mateus Berardo de Souza Terra" w:date="2016-02-08T22:13:00Z">
              <w:r>
                <w:rPr>
                  <w:color w:val="303030"/>
                  <w:sz w:val="16"/>
                  <w:szCs w:val="16"/>
                </w:rPr>
                <w:t>‘</w:t>
              </w:r>
            </w:ins>
          </w:p>
        </w:tc>
        <w:tc>
          <w:tcPr>
            <w:tcW w:w="1558" w:type="dxa"/>
            <w:tcPrChange w:id="846"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847" w:author="Mateus Berardo de Souza Terra" w:date="2016-02-08T20:04:00Z"/>
                <w:color w:val="303030"/>
                <w:sz w:val="16"/>
                <w:szCs w:val="16"/>
                <w:rPrChange w:id="848" w:author="Mateus Berardo de Souza Terra" w:date="2016-02-08T22:05:00Z">
                  <w:rPr>
                    <w:ins w:id="849" w:author="Mateus Berardo de Souza Terra" w:date="2016-02-08T20:04:00Z"/>
                    <w:color w:val="303030"/>
                  </w:rPr>
                </w:rPrChange>
              </w:rPr>
              <w:pPrChange w:id="850" w:author="Mateus Berardo de Souza Terra" w:date="2016-02-08T22:05:00Z">
                <w:pPr>
                  <w:pStyle w:val="NormalWeb"/>
                  <w:spacing w:before="0" w:beforeAutospacing="0" w:after="160" w:afterAutospacing="0"/>
                  <w:jc w:val="center"/>
                </w:pPr>
              </w:pPrChange>
            </w:pPr>
            <w:ins w:id="851" w:author="Mateus Berardo de Souza Terra" w:date="2016-02-08T22:09:00Z">
              <w:r>
                <w:rPr>
                  <w:color w:val="303030"/>
                  <w:sz w:val="16"/>
                  <w:szCs w:val="16"/>
                </w:rPr>
                <w:t>71</w:t>
              </w:r>
            </w:ins>
          </w:p>
        </w:tc>
        <w:tc>
          <w:tcPr>
            <w:tcW w:w="1558" w:type="dxa"/>
            <w:tcPrChange w:id="852"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853" w:author="Mateus Berardo de Souza Terra" w:date="2016-02-08T20:04:00Z"/>
                <w:color w:val="303030"/>
                <w:sz w:val="16"/>
                <w:szCs w:val="16"/>
                <w:rPrChange w:id="854" w:author="Mateus Berardo de Souza Terra" w:date="2016-02-08T22:05:00Z">
                  <w:rPr>
                    <w:ins w:id="855" w:author="Mateus Berardo de Souza Terra" w:date="2016-02-08T20:04:00Z"/>
                    <w:color w:val="303030"/>
                  </w:rPr>
                </w:rPrChange>
              </w:rPr>
              <w:pPrChange w:id="856" w:author="Mateus Berardo de Souza Terra" w:date="2016-02-08T22:05:00Z">
                <w:pPr>
                  <w:pStyle w:val="NormalWeb"/>
                  <w:spacing w:before="0" w:beforeAutospacing="0" w:after="160" w:afterAutospacing="0"/>
                  <w:jc w:val="center"/>
                </w:pPr>
              </w:pPrChange>
            </w:pPr>
            <w:ins w:id="857" w:author="Mateus Berardo de Souza Terra" w:date="2016-02-08T22:10:00Z">
              <w:r>
                <w:rPr>
                  <w:color w:val="303030"/>
                  <w:sz w:val="16"/>
                  <w:szCs w:val="16"/>
                </w:rPr>
                <w:t>G</w:t>
              </w:r>
            </w:ins>
          </w:p>
        </w:tc>
        <w:tc>
          <w:tcPr>
            <w:tcW w:w="1559" w:type="dxa"/>
            <w:tcPrChange w:id="858"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859" w:author="Mateus Berardo de Souza Terra" w:date="2016-02-08T20:04:00Z"/>
                <w:color w:val="303030"/>
                <w:sz w:val="16"/>
                <w:szCs w:val="16"/>
                <w:rPrChange w:id="860" w:author="Mateus Berardo de Souza Terra" w:date="2016-02-08T22:05:00Z">
                  <w:rPr>
                    <w:ins w:id="861" w:author="Mateus Berardo de Souza Terra" w:date="2016-02-08T20:04:00Z"/>
                    <w:color w:val="303030"/>
                  </w:rPr>
                </w:rPrChange>
              </w:rPr>
              <w:pPrChange w:id="862" w:author="Mateus Berardo de Souza Terra" w:date="2016-02-08T22:05:00Z">
                <w:pPr>
                  <w:pStyle w:val="NormalWeb"/>
                  <w:spacing w:before="0" w:beforeAutospacing="0" w:after="160" w:afterAutospacing="0"/>
                  <w:jc w:val="center"/>
                </w:pPr>
              </w:pPrChange>
            </w:pPr>
            <w:ins w:id="863" w:author="Mateus Berardo de Souza Terra" w:date="2016-02-08T22:09:00Z">
              <w:r>
                <w:rPr>
                  <w:color w:val="303030"/>
                  <w:sz w:val="16"/>
                  <w:szCs w:val="16"/>
                </w:rPr>
                <w:t>103</w:t>
              </w:r>
            </w:ins>
          </w:p>
        </w:tc>
        <w:tc>
          <w:tcPr>
            <w:tcW w:w="1559" w:type="dxa"/>
            <w:tcPrChange w:id="864"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865" w:author="Mateus Berardo de Souza Terra" w:date="2016-02-08T20:04:00Z"/>
                <w:color w:val="303030"/>
                <w:sz w:val="16"/>
                <w:szCs w:val="16"/>
                <w:rPrChange w:id="866" w:author="Mateus Berardo de Souza Terra" w:date="2016-02-08T22:05:00Z">
                  <w:rPr>
                    <w:ins w:id="867" w:author="Mateus Berardo de Souza Terra" w:date="2016-02-08T20:04:00Z"/>
                    <w:color w:val="303030"/>
                  </w:rPr>
                </w:rPrChange>
              </w:rPr>
              <w:pPrChange w:id="868" w:author="Mateus Berardo de Souza Terra" w:date="2016-02-08T22:05:00Z">
                <w:pPr>
                  <w:pStyle w:val="NormalWeb"/>
                  <w:spacing w:before="0" w:beforeAutospacing="0" w:after="160" w:afterAutospacing="0"/>
                  <w:jc w:val="center"/>
                </w:pPr>
              </w:pPrChange>
            </w:pPr>
            <w:proofErr w:type="gramStart"/>
            <w:ins w:id="869" w:author="Mateus Berardo de Souza Terra" w:date="2016-02-08T22:11:00Z">
              <w:r>
                <w:rPr>
                  <w:color w:val="303030"/>
                  <w:sz w:val="16"/>
                  <w:szCs w:val="16"/>
                </w:rPr>
                <w:t>g</w:t>
              </w:r>
            </w:ins>
            <w:proofErr w:type="gramEnd"/>
          </w:p>
        </w:tc>
      </w:tr>
      <w:tr w:rsidR="00BA6212" w:rsidRPr="00A76C84" w14:paraId="6A34DCE6" w14:textId="77777777" w:rsidTr="00A76C84">
        <w:trPr>
          <w:trHeight w:val="20"/>
          <w:ins w:id="870" w:author="Mateus Berardo de Souza Terra" w:date="2016-02-08T20:04:00Z"/>
        </w:trPr>
        <w:tc>
          <w:tcPr>
            <w:tcW w:w="1558" w:type="dxa"/>
            <w:tcPrChange w:id="871"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872" w:author="Mateus Berardo de Souza Terra" w:date="2016-02-08T20:04:00Z"/>
                <w:color w:val="303030"/>
                <w:sz w:val="16"/>
                <w:szCs w:val="16"/>
                <w:rPrChange w:id="873" w:author="Mateus Berardo de Souza Terra" w:date="2016-02-08T22:05:00Z">
                  <w:rPr>
                    <w:ins w:id="874" w:author="Mateus Berardo de Souza Terra" w:date="2016-02-08T20:04:00Z"/>
                    <w:color w:val="303030"/>
                  </w:rPr>
                </w:rPrChange>
              </w:rPr>
              <w:pPrChange w:id="875" w:author="Mateus Berardo de Souza Terra" w:date="2016-02-08T22:05:00Z">
                <w:pPr>
                  <w:pStyle w:val="NormalWeb"/>
                  <w:spacing w:before="0" w:beforeAutospacing="0" w:after="160" w:afterAutospacing="0"/>
                  <w:jc w:val="center"/>
                </w:pPr>
              </w:pPrChange>
            </w:pPr>
            <w:ins w:id="876" w:author="Mateus Berardo de Souza Terra" w:date="2016-02-08T20:05:00Z">
              <w:r w:rsidRPr="00A76C84">
                <w:rPr>
                  <w:color w:val="303030"/>
                  <w:sz w:val="16"/>
                  <w:szCs w:val="16"/>
                  <w:rPrChange w:id="877" w:author="Mateus Berardo de Souza Terra" w:date="2016-02-08T22:05:00Z">
                    <w:rPr>
                      <w:color w:val="303030"/>
                    </w:rPr>
                  </w:rPrChange>
                </w:rPr>
                <w:t>40</w:t>
              </w:r>
            </w:ins>
          </w:p>
        </w:tc>
        <w:tc>
          <w:tcPr>
            <w:tcW w:w="1558" w:type="dxa"/>
            <w:tcPrChange w:id="878"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879" w:author="Mateus Berardo de Souza Terra" w:date="2016-02-08T20:04:00Z"/>
                <w:color w:val="303030"/>
                <w:sz w:val="16"/>
                <w:szCs w:val="16"/>
                <w:rPrChange w:id="880" w:author="Mateus Berardo de Souza Terra" w:date="2016-02-08T22:05:00Z">
                  <w:rPr>
                    <w:ins w:id="881" w:author="Mateus Berardo de Souza Terra" w:date="2016-02-08T20:04:00Z"/>
                    <w:color w:val="303030"/>
                  </w:rPr>
                </w:rPrChange>
              </w:rPr>
              <w:pPrChange w:id="882" w:author="Mateus Berardo de Souza Terra" w:date="2016-02-08T22:05:00Z">
                <w:pPr>
                  <w:pStyle w:val="NormalWeb"/>
                  <w:spacing w:before="0" w:beforeAutospacing="0" w:after="160" w:afterAutospacing="0"/>
                  <w:jc w:val="center"/>
                </w:pPr>
              </w:pPrChange>
            </w:pPr>
            <w:ins w:id="883" w:author="Mateus Berardo de Souza Terra" w:date="2016-02-08T22:13:00Z">
              <w:r>
                <w:rPr>
                  <w:color w:val="303030"/>
                  <w:sz w:val="16"/>
                  <w:szCs w:val="16"/>
                </w:rPr>
                <w:t>(</w:t>
              </w:r>
            </w:ins>
          </w:p>
        </w:tc>
        <w:tc>
          <w:tcPr>
            <w:tcW w:w="1558" w:type="dxa"/>
            <w:tcPrChange w:id="884"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885" w:author="Mateus Berardo de Souza Terra" w:date="2016-02-08T20:04:00Z"/>
                <w:color w:val="303030"/>
                <w:sz w:val="16"/>
                <w:szCs w:val="16"/>
                <w:rPrChange w:id="886" w:author="Mateus Berardo de Souza Terra" w:date="2016-02-08T22:05:00Z">
                  <w:rPr>
                    <w:ins w:id="887" w:author="Mateus Berardo de Souza Terra" w:date="2016-02-08T20:04:00Z"/>
                    <w:color w:val="303030"/>
                  </w:rPr>
                </w:rPrChange>
              </w:rPr>
              <w:pPrChange w:id="888" w:author="Mateus Berardo de Souza Terra" w:date="2016-02-08T22:05:00Z">
                <w:pPr>
                  <w:pStyle w:val="NormalWeb"/>
                  <w:spacing w:before="0" w:beforeAutospacing="0" w:after="160" w:afterAutospacing="0"/>
                  <w:jc w:val="center"/>
                </w:pPr>
              </w:pPrChange>
            </w:pPr>
            <w:ins w:id="889" w:author="Mateus Berardo de Souza Terra" w:date="2016-02-08T22:09:00Z">
              <w:r>
                <w:rPr>
                  <w:color w:val="303030"/>
                  <w:sz w:val="16"/>
                  <w:szCs w:val="16"/>
                </w:rPr>
                <w:t>72</w:t>
              </w:r>
            </w:ins>
          </w:p>
        </w:tc>
        <w:tc>
          <w:tcPr>
            <w:tcW w:w="1558" w:type="dxa"/>
            <w:tcPrChange w:id="890"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891" w:author="Mateus Berardo de Souza Terra" w:date="2016-02-08T20:04:00Z"/>
                <w:color w:val="303030"/>
                <w:sz w:val="16"/>
                <w:szCs w:val="16"/>
                <w:rPrChange w:id="892" w:author="Mateus Berardo de Souza Terra" w:date="2016-02-08T22:05:00Z">
                  <w:rPr>
                    <w:ins w:id="893" w:author="Mateus Berardo de Souza Terra" w:date="2016-02-08T20:04:00Z"/>
                    <w:color w:val="303030"/>
                  </w:rPr>
                </w:rPrChange>
              </w:rPr>
              <w:pPrChange w:id="894" w:author="Mateus Berardo de Souza Terra" w:date="2016-02-08T22:05:00Z">
                <w:pPr>
                  <w:pStyle w:val="NormalWeb"/>
                  <w:spacing w:before="0" w:beforeAutospacing="0" w:after="160" w:afterAutospacing="0"/>
                  <w:jc w:val="center"/>
                </w:pPr>
              </w:pPrChange>
            </w:pPr>
            <w:ins w:id="895" w:author="Mateus Berardo de Souza Terra" w:date="2016-02-08T22:10:00Z">
              <w:r>
                <w:rPr>
                  <w:color w:val="303030"/>
                  <w:sz w:val="16"/>
                  <w:szCs w:val="16"/>
                </w:rPr>
                <w:t>H</w:t>
              </w:r>
            </w:ins>
          </w:p>
        </w:tc>
        <w:tc>
          <w:tcPr>
            <w:tcW w:w="1559" w:type="dxa"/>
            <w:tcPrChange w:id="896"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897" w:author="Mateus Berardo de Souza Terra" w:date="2016-02-08T20:04:00Z"/>
                <w:color w:val="303030"/>
                <w:sz w:val="16"/>
                <w:szCs w:val="16"/>
                <w:rPrChange w:id="898" w:author="Mateus Berardo de Souza Terra" w:date="2016-02-08T22:05:00Z">
                  <w:rPr>
                    <w:ins w:id="899" w:author="Mateus Berardo de Souza Terra" w:date="2016-02-08T20:04:00Z"/>
                    <w:color w:val="303030"/>
                  </w:rPr>
                </w:rPrChange>
              </w:rPr>
              <w:pPrChange w:id="900" w:author="Mateus Berardo de Souza Terra" w:date="2016-02-08T22:05:00Z">
                <w:pPr>
                  <w:pStyle w:val="NormalWeb"/>
                  <w:spacing w:before="0" w:beforeAutospacing="0" w:after="160" w:afterAutospacing="0"/>
                  <w:jc w:val="center"/>
                </w:pPr>
              </w:pPrChange>
            </w:pPr>
            <w:ins w:id="901" w:author="Mateus Berardo de Souza Terra" w:date="2016-02-08T22:09:00Z">
              <w:r>
                <w:rPr>
                  <w:color w:val="303030"/>
                  <w:sz w:val="16"/>
                  <w:szCs w:val="16"/>
                </w:rPr>
                <w:t>104</w:t>
              </w:r>
            </w:ins>
          </w:p>
        </w:tc>
        <w:tc>
          <w:tcPr>
            <w:tcW w:w="1559" w:type="dxa"/>
            <w:tcPrChange w:id="902"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903" w:author="Mateus Berardo de Souza Terra" w:date="2016-02-08T20:04:00Z"/>
                <w:color w:val="303030"/>
                <w:sz w:val="16"/>
                <w:szCs w:val="16"/>
                <w:rPrChange w:id="904" w:author="Mateus Berardo de Souza Terra" w:date="2016-02-08T22:05:00Z">
                  <w:rPr>
                    <w:ins w:id="905" w:author="Mateus Berardo de Souza Terra" w:date="2016-02-08T20:04:00Z"/>
                    <w:color w:val="303030"/>
                  </w:rPr>
                </w:rPrChange>
              </w:rPr>
              <w:pPrChange w:id="906" w:author="Mateus Berardo de Souza Terra" w:date="2016-02-08T22:05:00Z">
                <w:pPr>
                  <w:pStyle w:val="NormalWeb"/>
                  <w:spacing w:before="0" w:beforeAutospacing="0" w:after="160" w:afterAutospacing="0"/>
                  <w:jc w:val="center"/>
                </w:pPr>
              </w:pPrChange>
            </w:pPr>
            <w:proofErr w:type="gramStart"/>
            <w:ins w:id="907" w:author="Mateus Berardo de Souza Terra" w:date="2016-02-08T22:11:00Z">
              <w:r>
                <w:rPr>
                  <w:color w:val="303030"/>
                  <w:sz w:val="16"/>
                  <w:szCs w:val="16"/>
                </w:rPr>
                <w:t>h</w:t>
              </w:r>
            </w:ins>
            <w:proofErr w:type="gramEnd"/>
          </w:p>
        </w:tc>
      </w:tr>
      <w:tr w:rsidR="00BA6212" w:rsidRPr="00A76C84" w14:paraId="34086214" w14:textId="77777777" w:rsidTr="00A76C84">
        <w:trPr>
          <w:trHeight w:val="20"/>
          <w:ins w:id="908" w:author="Mateus Berardo de Souza Terra" w:date="2016-02-08T20:04:00Z"/>
        </w:trPr>
        <w:tc>
          <w:tcPr>
            <w:tcW w:w="1558" w:type="dxa"/>
            <w:tcPrChange w:id="909"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910" w:author="Mateus Berardo de Souza Terra" w:date="2016-02-08T20:04:00Z"/>
                <w:color w:val="303030"/>
                <w:sz w:val="16"/>
                <w:szCs w:val="16"/>
                <w:rPrChange w:id="911" w:author="Mateus Berardo de Souza Terra" w:date="2016-02-08T22:05:00Z">
                  <w:rPr>
                    <w:ins w:id="912" w:author="Mateus Berardo de Souza Terra" w:date="2016-02-08T20:04:00Z"/>
                    <w:color w:val="303030"/>
                  </w:rPr>
                </w:rPrChange>
              </w:rPr>
              <w:pPrChange w:id="913" w:author="Mateus Berardo de Souza Terra" w:date="2016-02-08T22:05:00Z">
                <w:pPr>
                  <w:pStyle w:val="NormalWeb"/>
                  <w:spacing w:before="0" w:beforeAutospacing="0" w:after="160" w:afterAutospacing="0"/>
                  <w:jc w:val="center"/>
                </w:pPr>
              </w:pPrChange>
            </w:pPr>
            <w:ins w:id="914" w:author="Mateus Berardo de Souza Terra" w:date="2016-02-08T20:05:00Z">
              <w:r w:rsidRPr="00A76C84">
                <w:rPr>
                  <w:color w:val="303030"/>
                  <w:sz w:val="16"/>
                  <w:szCs w:val="16"/>
                  <w:rPrChange w:id="915" w:author="Mateus Berardo de Souza Terra" w:date="2016-02-08T22:05:00Z">
                    <w:rPr>
                      <w:color w:val="303030"/>
                    </w:rPr>
                  </w:rPrChange>
                </w:rPr>
                <w:t>41</w:t>
              </w:r>
            </w:ins>
          </w:p>
        </w:tc>
        <w:tc>
          <w:tcPr>
            <w:tcW w:w="1558" w:type="dxa"/>
            <w:tcPrChange w:id="916"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917" w:author="Mateus Berardo de Souza Terra" w:date="2016-02-08T20:04:00Z"/>
                <w:color w:val="303030"/>
                <w:sz w:val="16"/>
                <w:szCs w:val="16"/>
                <w:rPrChange w:id="918" w:author="Mateus Berardo de Souza Terra" w:date="2016-02-08T22:05:00Z">
                  <w:rPr>
                    <w:ins w:id="919" w:author="Mateus Berardo de Souza Terra" w:date="2016-02-08T20:04:00Z"/>
                    <w:color w:val="303030"/>
                  </w:rPr>
                </w:rPrChange>
              </w:rPr>
              <w:pPrChange w:id="920" w:author="Mateus Berardo de Souza Terra" w:date="2016-02-08T22:05:00Z">
                <w:pPr>
                  <w:pStyle w:val="NormalWeb"/>
                  <w:spacing w:before="0" w:beforeAutospacing="0" w:after="160" w:afterAutospacing="0"/>
                  <w:jc w:val="center"/>
                </w:pPr>
              </w:pPrChange>
            </w:pPr>
            <w:ins w:id="921" w:author="Mateus Berardo de Souza Terra" w:date="2016-02-08T22:13:00Z">
              <w:r>
                <w:rPr>
                  <w:color w:val="303030"/>
                  <w:sz w:val="16"/>
                  <w:szCs w:val="16"/>
                </w:rPr>
                <w:t>)</w:t>
              </w:r>
            </w:ins>
          </w:p>
        </w:tc>
        <w:tc>
          <w:tcPr>
            <w:tcW w:w="1558" w:type="dxa"/>
            <w:tcPrChange w:id="922"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923" w:author="Mateus Berardo de Souza Terra" w:date="2016-02-08T20:04:00Z"/>
                <w:color w:val="303030"/>
                <w:sz w:val="16"/>
                <w:szCs w:val="16"/>
                <w:rPrChange w:id="924" w:author="Mateus Berardo de Souza Terra" w:date="2016-02-08T22:05:00Z">
                  <w:rPr>
                    <w:ins w:id="925" w:author="Mateus Berardo de Souza Terra" w:date="2016-02-08T20:04:00Z"/>
                    <w:color w:val="303030"/>
                  </w:rPr>
                </w:rPrChange>
              </w:rPr>
              <w:pPrChange w:id="926" w:author="Mateus Berardo de Souza Terra" w:date="2016-02-08T22:05:00Z">
                <w:pPr>
                  <w:pStyle w:val="NormalWeb"/>
                  <w:spacing w:before="0" w:beforeAutospacing="0" w:after="160" w:afterAutospacing="0"/>
                  <w:jc w:val="center"/>
                </w:pPr>
              </w:pPrChange>
            </w:pPr>
            <w:ins w:id="927" w:author="Mateus Berardo de Souza Terra" w:date="2016-02-08T22:09:00Z">
              <w:r>
                <w:rPr>
                  <w:color w:val="303030"/>
                  <w:sz w:val="16"/>
                  <w:szCs w:val="16"/>
                </w:rPr>
                <w:t>73</w:t>
              </w:r>
            </w:ins>
          </w:p>
        </w:tc>
        <w:tc>
          <w:tcPr>
            <w:tcW w:w="1558" w:type="dxa"/>
            <w:tcPrChange w:id="928"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929" w:author="Mateus Berardo de Souza Terra" w:date="2016-02-08T20:04:00Z"/>
                <w:color w:val="303030"/>
                <w:sz w:val="16"/>
                <w:szCs w:val="16"/>
                <w:rPrChange w:id="930" w:author="Mateus Berardo de Souza Terra" w:date="2016-02-08T22:05:00Z">
                  <w:rPr>
                    <w:ins w:id="931" w:author="Mateus Berardo de Souza Terra" w:date="2016-02-08T20:04:00Z"/>
                    <w:color w:val="303030"/>
                  </w:rPr>
                </w:rPrChange>
              </w:rPr>
              <w:pPrChange w:id="932" w:author="Mateus Berardo de Souza Terra" w:date="2016-02-08T22:05:00Z">
                <w:pPr>
                  <w:pStyle w:val="NormalWeb"/>
                  <w:spacing w:before="0" w:beforeAutospacing="0" w:after="160" w:afterAutospacing="0"/>
                  <w:jc w:val="center"/>
                </w:pPr>
              </w:pPrChange>
            </w:pPr>
            <w:ins w:id="933" w:author="Mateus Berardo de Souza Terra" w:date="2016-02-08T22:10:00Z">
              <w:r>
                <w:rPr>
                  <w:color w:val="303030"/>
                  <w:sz w:val="16"/>
                  <w:szCs w:val="16"/>
                </w:rPr>
                <w:t>I</w:t>
              </w:r>
            </w:ins>
          </w:p>
        </w:tc>
        <w:tc>
          <w:tcPr>
            <w:tcW w:w="1559" w:type="dxa"/>
            <w:tcPrChange w:id="934"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935" w:author="Mateus Berardo de Souza Terra" w:date="2016-02-08T20:04:00Z"/>
                <w:color w:val="303030"/>
                <w:sz w:val="16"/>
                <w:szCs w:val="16"/>
                <w:rPrChange w:id="936" w:author="Mateus Berardo de Souza Terra" w:date="2016-02-08T22:05:00Z">
                  <w:rPr>
                    <w:ins w:id="937" w:author="Mateus Berardo de Souza Terra" w:date="2016-02-08T20:04:00Z"/>
                    <w:color w:val="303030"/>
                  </w:rPr>
                </w:rPrChange>
              </w:rPr>
              <w:pPrChange w:id="938" w:author="Mateus Berardo de Souza Terra" w:date="2016-02-08T22:05:00Z">
                <w:pPr>
                  <w:pStyle w:val="NormalWeb"/>
                  <w:spacing w:before="0" w:beforeAutospacing="0" w:after="160" w:afterAutospacing="0"/>
                  <w:jc w:val="center"/>
                </w:pPr>
              </w:pPrChange>
            </w:pPr>
            <w:ins w:id="939" w:author="Mateus Berardo de Souza Terra" w:date="2016-02-08T22:09:00Z">
              <w:r>
                <w:rPr>
                  <w:color w:val="303030"/>
                  <w:sz w:val="16"/>
                  <w:szCs w:val="16"/>
                </w:rPr>
                <w:t>105</w:t>
              </w:r>
            </w:ins>
          </w:p>
        </w:tc>
        <w:tc>
          <w:tcPr>
            <w:tcW w:w="1559" w:type="dxa"/>
            <w:tcPrChange w:id="940"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941" w:author="Mateus Berardo de Souza Terra" w:date="2016-02-08T20:04:00Z"/>
                <w:color w:val="303030"/>
                <w:sz w:val="16"/>
                <w:szCs w:val="16"/>
                <w:rPrChange w:id="942" w:author="Mateus Berardo de Souza Terra" w:date="2016-02-08T22:05:00Z">
                  <w:rPr>
                    <w:ins w:id="943" w:author="Mateus Berardo de Souza Terra" w:date="2016-02-08T20:04:00Z"/>
                    <w:color w:val="303030"/>
                  </w:rPr>
                </w:rPrChange>
              </w:rPr>
              <w:pPrChange w:id="944" w:author="Mateus Berardo de Souza Terra" w:date="2016-02-08T22:05:00Z">
                <w:pPr>
                  <w:pStyle w:val="NormalWeb"/>
                  <w:spacing w:before="0" w:beforeAutospacing="0" w:after="160" w:afterAutospacing="0"/>
                  <w:jc w:val="center"/>
                </w:pPr>
              </w:pPrChange>
            </w:pPr>
            <w:proofErr w:type="gramStart"/>
            <w:ins w:id="945" w:author="Mateus Berardo de Souza Terra" w:date="2016-02-08T22:11:00Z">
              <w:r>
                <w:rPr>
                  <w:color w:val="303030"/>
                  <w:sz w:val="16"/>
                  <w:szCs w:val="16"/>
                </w:rPr>
                <w:t>i</w:t>
              </w:r>
            </w:ins>
            <w:proofErr w:type="gramEnd"/>
          </w:p>
        </w:tc>
      </w:tr>
      <w:tr w:rsidR="00BA6212" w:rsidRPr="00A76C84" w14:paraId="03DF4CA2" w14:textId="77777777" w:rsidTr="00A76C84">
        <w:trPr>
          <w:trHeight w:val="20"/>
          <w:ins w:id="946" w:author="Mateus Berardo de Souza Terra" w:date="2016-02-08T20:04:00Z"/>
        </w:trPr>
        <w:tc>
          <w:tcPr>
            <w:tcW w:w="1558" w:type="dxa"/>
            <w:tcPrChange w:id="947"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948" w:author="Mateus Berardo de Souza Terra" w:date="2016-02-08T20:04:00Z"/>
                <w:color w:val="303030"/>
                <w:sz w:val="16"/>
                <w:szCs w:val="16"/>
                <w:rPrChange w:id="949" w:author="Mateus Berardo de Souza Terra" w:date="2016-02-08T22:05:00Z">
                  <w:rPr>
                    <w:ins w:id="950" w:author="Mateus Berardo de Souza Terra" w:date="2016-02-08T20:04:00Z"/>
                    <w:color w:val="303030"/>
                  </w:rPr>
                </w:rPrChange>
              </w:rPr>
              <w:pPrChange w:id="951" w:author="Mateus Berardo de Souza Terra" w:date="2016-02-08T22:05:00Z">
                <w:pPr>
                  <w:pStyle w:val="NormalWeb"/>
                  <w:spacing w:before="0" w:beforeAutospacing="0" w:after="160" w:afterAutospacing="0"/>
                  <w:jc w:val="center"/>
                </w:pPr>
              </w:pPrChange>
            </w:pPr>
            <w:ins w:id="952" w:author="Mateus Berardo de Souza Terra" w:date="2016-02-08T20:05:00Z">
              <w:r w:rsidRPr="00A76C84">
                <w:rPr>
                  <w:color w:val="303030"/>
                  <w:sz w:val="16"/>
                  <w:szCs w:val="16"/>
                  <w:rPrChange w:id="953" w:author="Mateus Berardo de Souza Terra" w:date="2016-02-08T22:05:00Z">
                    <w:rPr>
                      <w:color w:val="303030"/>
                    </w:rPr>
                  </w:rPrChange>
                </w:rPr>
                <w:t>42</w:t>
              </w:r>
            </w:ins>
          </w:p>
        </w:tc>
        <w:tc>
          <w:tcPr>
            <w:tcW w:w="1558" w:type="dxa"/>
            <w:tcPrChange w:id="954"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955" w:author="Mateus Berardo de Souza Terra" w:date="2016-02-08T20:04:00Z"/>
                <w:color w:val="303030"/>
                <w:sz w:val="16"/>
                <w:szCs w:val="16"/>
                <w:rPrChange w:id="956" w:author="Mateus Berardo de Souza Terra" w:date="2016-02-08T22:05:00Z">
                  <w:rPr>
                    <w:ins w:id="957" w:author="Mateus Berardo de Souza Terra" w:date="2016-02-08T20:04:00Z"/>
                    <w:color w:val="303030"/>
                  </w:rPr>
                </w:rPrChange>
              </w:rPr>
              <w:pPrChange w:id="958" w:author="Mateus Berardo de Souza Terra" w:date="2016-02-08T22:05:00Z">
                <w:pPr>
                  <w:pStyle w:val="NormalWeb"/>
                  <w:spacing w:before="0" w:beforeAutospacing="0" w:after="160" w:afterAutospacing="0"/>
                  <w:jc w:val="center"/>
                </w:pPr>
              </w:pPrChange>
            </w:pPr>
            <w:ins w:id="959" w:author="Mateus Berardo de Souza Terra" w:date="2016-02-08T22:13:00Z">
              <w:r>
                <w:rPr>
                  <w:color w:val="303030"/>
                  <w:sz w:val="16"/>
                  <w:szCs w:val="16"/>
                </w:rPr>
                <w:t>*</w:t>
              </w:r>
            </w:ins>
          </w:p>
        </w:tc>
        <w:tc>
          <w:tcPr>
            <w:tcW w:w="1558" w:type="dxa"/>
            <w:tcPrChange w:id="960"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961" w:author="Mateus Berardo de Souza Terra" w:date="2016-02-08T20:04:00Z"/>
                <w:color w:val="303030"/>
                <w:sz w:val="16"/>
                <w:szCs w:val="16"/>
                <w:rPrChange w:id="962" w:author="Mateus Berardo de Souza Terra" w:date="2016-02-08T22:05:00Z">
                  <w:rPr>
                    <w:ins w:id="963" w:author="Mateus Berardo de Souza Terra" w:date="2016-02-08T20:04:00Z"/>
                    <w:color w:val="303030"/>
                  </w:rPr>
                </w:rPrChange>
              </w:rPr>
              <w:pPrChange w:id="964" w:author="Mateus Berardo de Souza Terra" w:date="2016-02-08T22:05:00Z">
                <w:pPr>
                  <w:pStyle w:val="NormalWeb"/>
                  <w:spacing w:before="0" w:beforeAutospacing="0" w:after="160" w:afterAutospacing="0"/>
                  <w:jc w:val="center"/>
                </w:pPr>
              </w:pPrChange>
            </w:pPr>
            <w:ins w:id="965" w:author="Mateus Berardo de Souza Terra" w:date="2016-02-08T22:09:00Z">
              <w:r>
                <w:rPr>
                  <w:color w:val="303030"/>
                  <w:sz w:val="16"/>
                  <w:szCs w:val="16"/>
                </w:rPr>
                <w:t>74</w:t>
              </w:r>
            </w:ins>
          </w:p>
        </w:tc>
        <w:tc>
          <w:tcPr>
            <w:tcW w:w="1558" w:type="dxa"/>
            <w:tcPrChange w:id="966"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967" w:author="Mateus Berardo de Souza Terra" w:date="2016-02-08T20:04:00Z"/>
                <w:color w:val="303030"/>
                <w:sz w:val="16"/>
                <w:szCs w:val="16"/>
                <w:rPrChange w:id="968" w:author="Mateus Berardo de Souza Terra" w:date="2016-02-08T22:05:00Z">
                  <w:rPr>
                    <w:ins w:id="969" w:author="Mateus Berardo de Souza Terra" w:date="2016-02-08T20:04:00Z"/>
                    <w:color w:val="303030"/>
                  </w:rPr>
                </w:rPrChange>
              </w:rPr>
              <w:pPrChange w:id="970" w:author="Mateus Berardo de Souza Terra" w:date="2016-02-08T22:05:00Z">
                <w:pPr>
                  <w:pStyle w:val="NormalWeb"/>
                  <w:spacing w:before="0" w:beforeAutospacing="0" w:after="160" w:afterAutospacing="0"/>
                  <w:jc w:val="center"/>
                </w:pPr>
              </w:pPrChange>
            </w:pPr>
            <w:ins w:id="971" w:author="Mateus Berardo de Souza Terra" w:date="2016-02-08T22:10:00Z">
              <w:r>
                <w:rPr>
                  <w:color w:val="303030"/>
                  <w:sz w:val="16"/>
                  <w:szCs w:val="16"/>
                </w:rPr>
                <w:t>J</w:t>
              </w:r>
            </w:ins>
          </w:p>
        </w:tc>
        <w:tc>
          <w:tcPr>
            <w:tcW w:w="1559" w:type="dxa"/>
            <w:tcPrChange w:id="972"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973" w:author="Mateus Berardo de Souza Terra" w:date="2016-02-08T20:04:00Z"/>
                <w:color w:val="303030"/>
                <w:sz w:val="16"/>
                <w:szCs w:val="16"/>
                <w:u w:val="single"/>
                <w:rPrChange w:id="974" w:author="Mateus Berardo de Souza Terra" w:date="2016-02-08T22:08:00Z">
                  <w:rPr>
                    <w:ins w:id="975" w:author="Mateus Berardo de Souza Terra" w:date="2016-02-08T20:04:00Z"/>
                    <w:color w:val="303030"/>
                  </w:rPr>
                </w:rPrChange>
              </w:rPr>
              <w:pPrChange w:id="976" w:author="Mateus Berardo de Souza Terra" w:date="2016-02-08T22:05:00Z">
                <w:pPr>
                  <w:pStyle w:val="NormalWeb"/>
                  <w:spacing w:before="0" w:beforeAutospacing="0" w:after="160" w:afterAutospacing="0"/>
                  <w:jc w:val="center"/>
                </w:pPr>
              </w:pPrChange>
            </w:pPr>
            <w:ins w:id="977" w:author="Mateus Berardo de Souza Terra" w:date="2016-02-08T22:09:00Z">
              <w:r>
                <w:rPr>
                  <w:color w:val="303030"/>
                  <w:sz w:val="16"/>
                  <w:szCs w:val="16"/>
                </w:rPr>
                <w:t>106</w:t>
              </w:r>
            </w:ins>
          </w:p>
        </w:tc>
        <w:tc>
          <w:tcPr>
            <w:tcW w:w="1559" w:type="dxa"/>
            <w:tcPrChange w:id="978"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979" w:author="Mateus Berardo de Souza Terra" w:date="2016-02-08T20:04:00Z"/>
                <w:color w:val="303030"/>
                <w:sz w:val="16"/>
                <w:szCs w:val="16"/>
                <w:rPrChange w:id="980" w:author="Mateus Berardo de Souza Terra" w:date="2016-02-08T22:05:00Z">
                  <w:rPr>
                    <w:ins w:id="981" w:author="Mateus Berardo de Souza Terra" w:date="2016-02-08T20:04:00Z"/>
                    <w:color w:val="303030"/>
                  </w:rPr>
                </w:rPrChange>
              </w:rPr>
              <w:pPrChange w:id="982" w:author="Mateus Berardo de Souza Terra" w:date="2016-02-08T22:05:00Z">
                <w:pPr>
                  <w:pStyle w:val="NormalWeb"/>
                  <w:spacing w:before="0" w:beforeAutospacing="0" w:after="160" w:afterAutospacing="0"/>
                  <w:jc w:val="center"/>
                </w:pPr>
              </w:pPrChange>
            </w:pPr>
            <w:proofErr w:type="gramStart"/>
            <w:ins w:id="983" w:author="Mateus Berardo de Souza Terra" w:date="2016-02-08T22:11:00Z">
              <w:r>
                <w:rPr>
                  <w:color w:val="303030"/>
                  <w:sz w:val="16"/>
                  <w:szCs w:val="16"/>
                </w:rPr>
                <w:t>j</w:t>
              </w:r>
            </w:ins>
            <w:proofErr w:type="gramEnd"/>
          </w:p>
        </w:tc>
      </w:tr>
      <w:tr w:rsidR="00BA6212" w:rsidRPr="00A76C84" w14:paraId="363FA9CD" w14:textId="77777777" w:rsidTr="00A76C84">
        <w:trPr>
          <w:trHeight w:val="20"/>
          <w:ins w:id="984" w:author="Mateus Berardo de Souza Terra" w:date="2016-02-08T20:04:00Z"/>
        </w:trPr>
        <w:tc>
          <w:tcPr>
            <w:tcW w:w="1558" w:type="dxa"/>
            <w:tcPrChange w:id="985"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986" w:author="Mateus Berardo de Souza Terra" w:date="2016-02-08T20:04:00Z"/>
                <w:color w:val="303030"/>
                <w:sz w:val="16"/>
                <w:szCs w:val="16"/>
                <w:rPrChange w:id="987" w:author="Mateus Berardo de Souza Terra" w:date="2016-02-08T22:05:00Z">
                  <w:rPr>
                    <w:ins w:id="988" w:author="Mateus Berardo de Souza Terra" w:date="2016-02-08T20:04:00Z"/>
                    <w:color w:val="303030"/>
                  </w:rPr>
                </w:rPrChange>
              </w:rPr>
              <w:pPrChange w:id="989" w:author="Mateus Berardo de Souza Terra" w:date="2016-02-08T22:05:00Z">
                <w:pPr>
                  <w:pStyle w:val="NormalWeb"/>
                  <w:spacing w:before="0" w:beforeAutospacing="0" w:after="160" w:afterAutospacing="0"/>
                  <w:jc w:val="center"/>
                </w:pPr>
              </w:pPrChange>
            </w:pPr>
            <w:ins w:id="990" w:author="Mateus Berardo de Souza Terra" w:date="2016-02-08T20:05:00Z">
              <w:r w:rsidRPr="00A76C84">
                <w:rPr>
                  <w:color w:val="303030"/>
                  <w:sz w:val="16"/>
                  <w:szCs w:val="16"/>
                  <w:rPrChange w:id="991" w:author="Mateus Berardo de Souza Terra" w:date="2016-02-08T22:05:00Z">
                    <w:rPr>
                      <w:color w:val="303030"/>
                    </w:rPr>
                  </w:rPrChange>
                </w:rPr>
                <w:t>43</w:t>
              </w:r>
            </w:ins>
          </w:p>
        </w:tc>
        <w:tc>
          <w:tcPr>
            <w:tcW w:w="1558" w:type="dxa"/>
            <w:tcPrChange w:id="992"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993" w:author="Mateus Berardo de Souza Terra" w:date="2016-02-08T20:04:00Z"/>
                <w:color w:val="303030"/>
                <w:sz w:val="16"/>
                <w:szCs w:val="16"/>
                <w:rPrChange w:id="994" w:author="Mateus Berardo de Souza Terra" w:date="2016-02-08T22:05:00Z">
                  <w:rPr>
                    <w:ins w:id="995" w:author="Mateus Berardo de Souza Terra" w:date="2016-02-08T20:04:00Z"/>
                    <w:color w:val="303030"/>
                  </w:rPr>
                </w:rPrChange>
              </w:rPr>
              <w:pPrChange w:id="996" w:author="Mateus Berardo de Souza Terra" w:date="2016-02-08T22:05:00Z">
                <w:pPr>
                  <w:pStyle w:val="NormalWeb"/>
                  <w:spacing w:before="0" w:beforeAutospacing="0" w:after="160" w:afterAutospacing="0"/>
                  <w:jc w:val="center"/>
                </w:pPr>
              </w:pPrChange>
            </w:pPr>
            <w:ins w:id="997" w:author="Mateus Berardo de Souza Terra" w:date="2016-02-08T22:13:00Z">
              <w:r>
                <w:rPr>
                  <w:color w:val="303030"/>
                  <w:sz w:val="16"/>
                  <w:szCs w:val="16"/>
                </w:rPr>
                <w:t>+</w:t>
              </w:r>
            </w:ins>
          </w:p>
        </w:tc>
        <w:tc>
          <w:tcPr>
            <w:tcW w:w="1558" w:type="dxa"/>
            <w:tcPrChange w:id="998"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999" w:author="Mateus Berardo de Souza Terra" w:date="2016-02-08T20:04:00Z"/>
                <w:color w:val="303030"/>
                <w:sz w:val="16"/>
                <w:szCs w:val="16"/>
                <w:rPrChange w:id="1000" w:author="Mateus Berardo de Souza Terra" w:date="2016-02-08T22:05:00Z">
                  <w:rPr>
                    <w:ins w:id="1001" w:author="Mateus Berardo de Souza Terra" w:date="2016-02-08T20:04:00Z"/>
                    <w:color w:val="303030"/>
                  </w:rPr>
                </w:rPrChange>
              </w:rPr>
              <w:pPrChange w:id="1002" w:author="Mateus Berardo de Souza Terra" w:date="2016-02-08T22:05:00Z">
                <w:pPr>
                  <w:pStyle w:val="NormalWeb"/>
                  <w:spacing w:before="0" w:beforeAutospacing="0" w:after="160" w:afterAutospacing="0"/>
                  <w:jc w:val="center"/>
                </w:pPr>
              </w:pPrChange>
            </w:pPr>
            <w:ins w:id="1003" w:author="Mateus Berardo de Souza Terra" w:date="2016-02-08T22:09:00Z">
              <w:r>
                <w:rPr>
                  <w:color w:val="303030"/>
                  <w:sz w:val="16"/>
                  <w:szCs w:val="16"/>
                </w:rPr>
                <w:t>75</w:t>
              </w:r>
            </w:ins>
          </w:p>
        </w:tc>
        <w:tc>
          <w:tcPr>
            <w:tcW w:w="1558" w:type="dxa"/>
            <w:tcPrChange w:id="1004"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005" w:author="Mateus Berardo de Souza Terra" w:date="2016-02-08T20:04:00Z"/>
                <w:color w:val="303030"/>
                <w:sz w:val="16"/>
                <w:szCs w:val="16"/>
                <w:rPrChange w:id="1006" w:author="Mateus Berardo de Souza Terra" w:date="2016-02-08T22:05:00Z">
                  <w:rPr>
                    <w:ins w:id="1007" w:author="Mateus Berardo de Souza Terra" w:date="2016-02-08T20:04:00Z"/>
                    <w:color w:val="303030"/>
                  </w:rPr>
                </w:rPrChange>
              </w:rPr>
              <w:pPrChange w:id="1008" w:author="Mateus Berardo de Souza Terra" w:date="2016-02-08T22:05:00Z">
                <w:pPr>
                  <w:pStyle w:val="NormalWeb"/>
                  <w:spacing w:before="0" w:beforeAutospacing="0" w:after="160" w:afterAutospacing="0"/>
                  <w:jc w:val="center"/>
                </w:pPr>
              </w:pPrChange>
            </w:pPr>
            <w:ins w:id="1009" w:author="Mateus Berardo de Souza Terra" w:date="2016-02-08T22:10:00Z">
              <w:r>
                <w:rPr>
                  <w:color w:val="303030"/>
                  <w:sz w:val="16"/>
                  <w:szCs w:val="16"/>
                </w:rPr>
                <w:t>K</w:t>
              </w:r>
            </w:ins>
          </w:p>
        </w:tc>
        <w:tc>
          <w:tcPr>
            <w:tcW w:w="1559" w:type="dxa"/>
            <w:tcPrChange w:id="1010"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011" w:author="Mateus Berardo de Souza Terra" w:date="2016-02-08T20:04:00Z"/>
                <w:color w:val="303030"/>
                <w:sz w:val="16"/>
                <w:szCs w:val="16"/>
                <w:rPrChange w:id="1012" w:author="Mateus Berardo de Souza Terra" w:date="2016-02-08T22:05:00Z">
                  <w:rPr>
                    <w:ins w:id="1013" w:author="Mateus Berardo de Souza Terra" w:date="2016-02-08T20:04:00Z"/>
                    <w:color w:val="303030"/>
                  </w:rPr>
                </w:rPrChange>
              </w:rPr>
              <w:pPrChange w:id="1014" w:author="Mateus Berardo de Souza Terra" w:date="2016-02-08T22:05:00Z">
                <w:pPr>
                  <w:pStyle w:val="NormalWeb"/>
                  <w:spacing w:before="0" w:beforeAutospacing="0" w:after="160" w:afterAutospacing="0"/>
                  <w:jc w:val="center"/>
                </w:pPr>
              </w:pPrChange>
            </w:pPr>
            <w:ins w:id="1015" w:author="Mateus Berardo de Souza Terra" w:date="2016-02-08T22:09:00Z">
              <w:r>
                <w:rPr>
                  <w:color w:val="303030"/>
                  <w:sz w:val="16"/>
                  <w:szCs w:val="16"/>
                </w:rPr>
                <w:t>107</w:t>
              </w:r>
            </w:ins>
          </w:p>
        </w:tc>
        <w:tc>
          <w:tcPr>
            <w:tcW w:w="1559" w:type="dxa"/>
            <w:tcPrChange w:id="1016"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017" w:author="Mateus Berardo de Souza Terra" w:date="2016-02-08T20:04:00Z"/>
                <w:color w:val="303030"/>
                <w:sz w:val="16"/>
                <w:szCs w:val="16"/>
                <w:rPrChange w:id="1018" w:author="Mateus Berardo de Souza Terra" w:date="2016-02-08T22:05:00Z">
                  <w:rPr>
                    <w:ins w:id="1019" w:author="Mateus Berardo de Souza Terra" w:date="2016-02-08T20:04:00Z"/>
                    <w:color w:val="303030"/>
                  </w:rPr>
                </w:rPrChange>
              </w:rPr>
              <w:pPrChange w:id="1020" w:author="Mateus Berardo de Souza Terra" w:date="2016-02-08T22:05:00Z">
                <w:pPr>
                  <w:pStyle w:val="NormalWeb"/>
                  <w:spacing w:before="0" w:beforeAutospacing="0" w:after="160" w:afterAutospacing="0"/>
                  <w:jc w:val="center"/>
                </w:pPr>
              </w:pPrChange>
            </w:pPr>
            <w:proofErr w:type="gramStart"/>
            <w:ins w:id="1021" w:author="Mateus Berardo de Souza Terra" w:date="2016-02-08T22:11:00Z">
              <w:r>
                <w:rPr>
                  <w:color w:val="303030"/>
                  <w:sz w:val="16"/>
                  <w:szCs w:val="16"/>
                </w:rPr>
                <w:t>k</w:t>
              </w:r>
            </w:ins>
            <w:proofErr w:type="gramEnd"/>
          </w:p>
        </w:tc>
      </w:tr>
      <w:tr w:rsidR="00BA6212" w:rsidRPr="00A76C84" w14:paraId="41540D49" w14:textId="77777777" w:rsidTr="00A76C84">
        <w:trPr>
          <w:trHeight w:val="20"/>
          <w:ins w:id="1022" w:author="Mateus Berardo de Souza Terra" w:date="2016-02-08T20:04:00Z"/>
        </w:trPr>
        <w:tc>
          <w:tcPr>
            <w:tcW w:w="1558" w:type="dxa"/>
            <w:tcPrChange w:id="1023"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024" w:author="Mateus Berardo de Souza Terra" w:date="2016-02-08T20:04:00Z"/>
                <w:color w:val="303030"/>
                <w:sz w:val="16"/>
                <w:szCs w:val="16"/>
                <w:rPrChange w:id="1025" w:author="Mateus Berardo de Souza Terra" w:date="2016-02-08T22:05:00Z">
                  <w:rPr>
                    <w:ins w:id="1026" w:author="Mateus Berardo de Souza Terra" w:date="2016-02-08T20:04:00Z"/>
                    <w:color w:val="303030"/>
                  </w:rPr>
                </w:rPrChange>
              </w:rPr>
              <w:pPrChange w:id="1027" w:author="Mateus Berardo de Souza Terra" w:date="2016-02-08T22:05:00Z">
                <w:pPr>
                  <w:pStyle w:val="NormalWeb"/>
                  <w:spacing w:before="0" w:beforeAutospacing="0" w:after="160" w:afterAutospacing="0"/>
                  <w:jc w:val="center"/>
                </w:pPr>
              </w:pPrChange>
            </w:pPr>
            <w:ins w:id="1028" w:author="Mateus Berardo de Souza Terra" w:date="2016-02-08T20:05:00Z">
              <w:r w:rsidRPr="00A76C84">
                <w:rPr>
                  <w:color w:val="303030"/>
                  <w:sz w:val="16"/>
                  <w:szCs w:val="16"/>
                  <w:rPrChange w:id="1029" w:author="Mateus Berardo de Souza Terra" w:date="2016-02-08T22:05:00Z">
                    <w:rPr>
                      <w:color w:val="303030"/>
                    </w:rPr>
                  </w:rPrChange>
                </w:rPr>
                <w:t>44</w:t>
              </w:r>
            </w:ins>
          </w:p>
        </w:tc>
        <w:tc>
          <w:tcPr>
            <w:tcW w:w="1558" w:type="dxa"/>
            <w:tcPrChange w:id="1030"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031" w:author="Mateus Berardo de Souza Terra" w:date="2016-02-08T20:04:00Z"/>
                <w:color w:val="303030"/>
                <w:sz w:val="16"/>
                <w:szCs w:val="16"/>
                <w:rPrChange w:id="1032" w:author="Mateus Berardo de Souza Terra" w:date="2016-02-08T22:05:00Z">
                  <w:rPr>
                    <w:ins w:id="1033" w:author="Mateus Berardo de Souza Terra" w:date="2016-02-08T20:04:00Z"/>
                    <w:color w:val="303030"/>
                  </w:rPr>
                </w:rPrChange>
              </w:rPr>
              <w:pPrChange w:id="1034" w:author="Mateus Berardo de Souza Terra" w:date="2016-02-08T22:05:00Z">
                <w:pPr>
                  <w:pStyle w:val="NormalWeb"/>
                  <w:spacing w:before="0" w:beforeAutospacing="0" w:after="160" w:afterAutospacing="0"/>
                  <w:jc w:val="center"/>
                </w:pPr>
              </w:pPrChange>
            </w:pPr>
            <w:ins w:id="1035" w:author="Mateus Berardo de Souza Terra" w:date="2016-02-08T22:13:00Z">
              <w:r>
                <w:rPr>
                  <w:color w:val="303030"/>
                  <w:sz w:val="16"/>
                  <w:szCs w:val="16"/>
                </w:rPr>
                <w:t>,</w:t>
              </w:r>
            </w:ins>
          </w:p>
        </w:tc>
        <w:tc>
          <w:tcPr>
            <w:tcW w:w="1558" w:type="dxa"/>
            <w:tcPrChange w:id="1036"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037" w:author="Mateus Berardo de Souza Terra" w:date="2016-02-08T20:04:00Z"/>
                <w:color w:val="303030"/>
                <w:sz w:val="16"/>
                <w:szCs w:val="16"/>
                <w:rPrChange w:id="1038" w:author="Mateus Berardo de Souza Terra" w:date="2016-02-08T22:05:00Z">
                  <w:rPr>
                    <w:ins w:id="1039" w:author="Mateus Berardo de Souza Terra" w:date="2016-02-08T20:04:00Z"/>
                    <w:color w:val="303030"/>
                  </w:rPr>
                </w:rPrChange>
              </w:rPr>
              <w:pPrChange w:id="1040" w:author="Mateus Berardo de Souza Terra" w:date="2016-02-08T22:05:00Z">
                <w:pPr>
                  <w:pStyle w:val="NormalWeb"/>
                  <w:spacing w:before="0" w:beforeAutospacing="0" w:after="160" w:afterAutospacing="0"/>
                  <w:jc w:val="center"/>
                </w:pPr>
              </w:pPrChange>
            </w:pPr>
            <w:ins w:id="1041" w:author="Mateus Berardo de Souza Terra" w:date="2016-02-08T22:09:00Z">
              <w:r>
                <w:rPr>
                  <w:color w:val="303030"/>
                  <w:sz w:val="16"/>
                  <w:szCs w:val="16"/>
                </w:rPr>
                <w:t>76</w:t>
              </w:r>
            </w:ins>
          </w:p>
        </w:tc>
        <w:tc>
          <w:tcPr>
            <w:tcW w:w="1558" w:type="dxa"/>
            <w:tcPrChange w:id="1042"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043" w:author="Mateus Berardo de Souza Terra" w:date="2016-02-08T20:04:00Z"/>
                <w:color w:val="303030"/>
                <w:sz w:val="16"/>
                <w:szCs w:val="16"/>
                <w:rPrChange w:id="1044" w:author="Mateus Berardo de Souza Terra" w:date="2016-02-08T22:05:00Z">
                  <w:rPr>
                    <w:ins w:id="1045" w:author="Mateus Berardo de Souza Terra" w:date="2016-02-08T20:04:00Z"/>
                    <w:color w:val="303030"/>
                  </w:rPr>
                </w:rPrChange>
              </w:rPr>
              <w:pPrChange w:id="1046" w:author="Mateus Berardo de Souza Terra" w:date="2016-02-08T22:05:00Z">
                <w:pPr>
                  <w:pStyle w:val="NormalWeb"/>
                  <w:spacing w:before="0" w:beforeAutospacing="0" w:after="160" w:afterAutospacing="0"/>
                  <w:jc w:val="center"/>
                </w:pPr>
              </w:pPrChange>
            </w:pPr>
            <w:ins w:id="1047" w:author="Mateus Berardo de Souza Terra" w:date="2016-02-08T22:10:00Z">
              <w:r>
                <w:rPr>
                  <w:color w:val="303030"/>
                  <w:sz w:val="16"/>
                  <w:szCs w:val="16"/>
                </w:rPr>
                <w:t>L</w:t>
              </w:r>
            </w:ins>
          </w:p>
        </w:tc>
        <w:tc>
          <w:tcPr>
            <w:tcW w:w="1559" w:type="dxa"/>
            <w:tcPrChange w:id="1048"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049" w:author="Mateus Berardo de Souza Terra" w:date="2016-02-08T20:04:00Z"/>
                <w:color w:val="303030"/>
                <w:sz w:val="16"/>
                <w:szCs w:val="16"/>
                <w:rPrChange w:id="1050" w:author="Mateus Berardo de Souza Terra" w:date="2016-02-08T22:05:00Z">
                  <w:rPr>
                    <w:ins w:id="1051" w:author="Mateus Berardo de Souza Terra" w:date="2016-02-08T20:04:00Z"/>
                    <w:color w:val="303030"/>
                  </w:rPr>
                </w:rPrChange>
              </w:rPr>
              <w:pPrChange w:id="1052" w:author="Mateus Berardo de Souza Terra" w:date="2016-02-08T22:05:00Z">
                <w:pPr>
                  <w:pStyle w:val="NormalWeb"/>
                  <w:spacing w:before="0" w:beforeAutospacing="0" w:after="160" w:afterAutospacing="0"/>
                  <w:jc w:val="center"/>
                </w:pPr>
              </w:pPrChange>
            </w:pPr>
            <w:ins w:id="1053" w:author="Mateus Berardo de Souza Terra" w:date="2016-02-08T22:09:00Z">
              <w:r>
                <w:rPr>
                  <w:color w:val="303030"/>
                  <w:sz w:val="16"/>
                  <w:szCs w:val="16"/>
                </w:rPr>
                <w:t>108</w:t>
              </w:r>
            </w:ins>
          </w:p>
        </w:tc>
        <w:tc>
          <w:tcPr>
            <w:tcW w:w="1559" w:type="dxa"/>
            <w:tcPrChange w:id="1054"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055" w:author="Mateus Berardo de Souza Terra" w:date="2016-02-08T20:04:00Z"/>
                <w:color w:val="303030"/>
                <w:sz w:val="16"/>
                <w:szCs w:val="16"/>
                <w:rPrChange w:id="1056" w:author="Mateus Berardo de Souza Terra" w:date="2016-02-08T22:05:00Z">
                  <w:rPr>
                    <w:ins w:id="1057" w:author="Mateus Berardo de Souza Terra" w:date="2016-02-08T20:04:00Z"/>
                    <w:color w:val="303030"/>
                  </w:rPr>
                </w:rPrChange>
              </w:rPr>
              <w:pPrChange w:id="1058" w:author="Mateus Berardo de Souza Terra" w:date="2016-02-08T22:05:00Z">
                <w:pPr>
                  <w:pStyle w:val="NormalWeb"/>
                  <w:spacing w:before="0" w:beforeAutospacing="0" w:after="160" w:afterAutospacing="0"/>
                  <w:jc w:val="center"/>
                </w:pPr>
              </w:pPrChange>
            </w:pPr>
            <w:proofErr w:type="gramStart"/>
            <w:ins w:id="1059" w:author="Mateus Berardo de Souza Terra" w:date="2016-02-08T22:11:00Z">
              <w:r>
                <w:rPr>
                  <w:color w:val="303030"/>
                  <w:sz w:val="16"/>
                  <w:szCs w:val="16"/>
                </w:rPr>
                <w:t>l</w:t>
              </w:r>
            </w:ins>
            <w:proofErr w:type="gramEnd"/>
          </w:p>
        </w:tc>
      </w:tr>
      <w:tr w:rsidR="00BA6212" w:rsidRPr="00A76C84" w14:paraId="5D61B851" w14:textId="77777777" w:rsidTr="00A76C84">
        <w:trPr>
          <w:trHeight w:val="20"/>
          <w:ins w:id="1060" w:author="Mateus Berardo de Souza Terra" w:date="2016-02-08T20:04:00Z"/>
        </w:trPr>
        <w:tc>
          <w:tcPr>
            <w:tcW w:w="1558" w:type="dxa"/>
            <w:tcPrChange w:id="1061"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062" w:author="Mateus Berardo de Souza Terra" w:date="2016-02-08T20:04:00Z"/>
                <w:color w:val="303030"/>
                <w:sz w:val="16"/>
                <w:szCs w:val="16"/>
                <w:rPrChange w:id="1063" w:author="Mateus Berardo de Souza Terra" w:date="2016-02-08T22:05:00Z">
                  <w:rPr>
                    <w:ins w:id="1064" w:author="Mateus Berardo de Souza Terra" w:date="2016-02-08T20:04:00Z"/>
                    <w:color w:val="303030"/>
                  </w:rPr>
                </w:rPrChange>
              </w:rPr>
              <w:pPrChange w:id="1065" w:author="Mateus Berardo de Souza Terra" w:date="2016-02-08T22:05:00Z">
                <w:pPr>
                  <w:pStyle w:val="NormalWeb"/>
                  <w:spacing w:before="0" w:beforeAutospacing="0" w:after="160" w:afterAutospacing="0"/>
                  <w:jc w:val="center"/>
                </w:pPr>
              </w:pPrChange>
            </w:pPr>
            <w:ins w:id="1066" w:author="Mateus Berardo de Souza Terra" w:date="2016-02-08T20:05:00Z">
              <w:r w:rsidRPr="00A76C84">
                <w:rPr>
                  <w:color w:val="303030"/>
                  <w:sz w:val="16"/>
                  <w:szCs w:val="16"/>
                  <w:rPrChange w:id="1067" w:author="Mateus Berardo de Souza Terra" w:date="2016-02-08T22:05:00Z">
                    <w:rPr>
                      <w:color w:val="303030"/>
                    </w:rPr>
                  </w:rPrChange>
                </w:rPr>
                <w:t>45</w:t>
              </w:r>
            </w:ins>
          </w:p>
        </w:tc>
        <w:tc>
          <w:tcPr>
            <w:tcW w:w="1558" w:type="dxa"/>
            <w:tcPrChange w:id="1068"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069" w:author="Mateus Berardo de Souza Terra" w:date="2016-02-08T20:04:00Z"/>
                <w:color w:val="303030"/>
                <w:sz w:val="16"/>
                <w:szCs w:val="16"/>
                <w:rPrChange w:id="1070" w:author="Mateus Berardo de Souza Terra" w:date="2016-02-08T22:05:00Z">
                  <w:rPr>
                    <w:ins w:id="1071" w:author="Mateus Berardo de Souza Terra" w:date="2016-02-08T20:04:00Z"/>
                    <w:color w:val="303030"/>
                  </w:rPr>
                </w:rPrChange>
              </w:rPr>
              <w:pPrChange w:id="1072" w:author="Mateus Berardo de Souza Terra" w:date="2016-02-08T22:05:00Z">
                <w:pPr>
                  <w:pStyle w:val="NormalWeb"/>
                  <w:spacing w:before="0" w:beforeAutospacing="0" w:after="160" w:afterAutospacing="0"/>
                  <w:jc w:val="center"/>
                </w:pPr>
              </w:pPrChange>
            </w:pPr>
            <w:ins w:id="1073" w:author="Mateus Berardo de Souza Terra" w:date="2016-02-08T22:13:00Z">
              <w:r>
                <w:rPr>
                  <w:color w:val="303030"/>
                  <w:sz w:val="16"/>
                  <w:szCs w:val="16"/>
                </w:rPr>
                <w:t>-</w:t>
              </w:r>
            </w:ins>
          </w:p>
        </w:tc>
        <w:tc>
          <w:tcPr>
            <w:tcW w:w="1558" w:type="dxa"/>
            <w:tcPrChange w:id="1074"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075" w:author="Mateus Berardo de Souza Terra" w:date="2016-02-08T20:04:00Z"/>
                <w:color w:val="303030"/>
                <w:sz w:val="16"/>
                <w:szCs w:val="16"/>
                <w:rPrChange w:id="1076" w:author="Mateus Berardo de Souza Terra" w:date="2016-02-08T22:05:00Z">
                  <w:rPr>
                    <w:ins w:id="1077" w:author="Mateus Berardo de Souza Terra" w:date="2016-02-08T20:04:00Z"/>
                    <w:color w:val="303030"/>
                  </w:rPr>
                </w:rPrChange>
              </w:rPr>
              <w:pPrChange w:id="1078" w:author="Mateus Berardo de Souza Terra" w:date="2016-02-08T22:05:00Z">
                <w:pPr>
                  <w:pStyle w:val="NormalWeb"/>
                  <w:spacing w:before="0" w:beforeAutospacing="0" w:after="160" w:afterAutospacing="0"/>
                  <w:jc w:val="center"/>
                </w:pPr>
              </w:pPrChange>
            </w:pPr>
            <w:ins w:id="1079" w:author="Mateus Berardo de Souza Terra" w:date="2016-02-08T22:09:00Z">
              <w:r>
                <w:rPr>
                  <w:color w:val="303030"/>
                  <w:sz w:val="16"/>
                  <w:szCs w:val="16"/>
                </w:rPr>
                <w:t>77</w:t>
              </w:r>
            </w:ins>
          </w:p>
        </w:tc>
        <w:tc>
          <w:tcPr>
            <w:tcW w:w="1558" w:type="dxa"/>
            <w:tcPrChange w:id="1080"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081" w:author="Mateus Berardo de Souza Terra" w:date="2016-02-08T20:04:00Z"/>
                <w:color w:val="303030"/>
                <w:sz w:val="16"/>
                <w:szCs w:val="16"/>
                <w:rPrChange w:id="1082" w:author="Mateus Berardo de Souza Terra" w:date="2016-02-08T22:05:00Z">
                  <w:rPr>
                    <w:ins w:id="1083" w:author="Mateus Berardo de Souza Terra" w:date="2016-02-08T20:04:00Z"/>
                    <w:color w:val="303030"/>
                  </w:rPr>
                </w:rPrChange>
              </w:rPr>
              <w:pPrChange w:id="1084" w:author="Mateus Berardo de Souza Terra" w:date="2016-02-08T22:05:00Z">
                <w:pPr>
                  <w:pStyle w:val="NormalWeb"/>
                  <w:spacing w:before="0" w:beforeAutospacing="0" w:after="160" w:afterAutospacing="0"/>
                  <w:jc w:val="center"/>
                </w:pPr>
              </w:pPrChange>
            </w:pPr>
            <w:ins w:id="1085" w:author="Mateus Berardo de Souza Terra" w:date="2016-02-08T22:10:00Z">
              <w:r>
                <w:rPr>
                  <w:color w:val="303030"/>
                  <w:sz w:val="16"/>
                  <w:szCs w:val="16"/>
                </w:rPr>
                <w:t>M</w:t>
              </w:r>
            </w:ins>
          </w:p>
        </w:tc>
        <w:tc>
          <w:tcPr>
            <w:tcW w:w="1559" w:type="dxa"/>
            <w:tcPrChange w:id="1086"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087" w:author="Mateus Berardo de Souza Terra" w:date="2016-02-08T20:04:00Z"/>
                <w:color w:val="303030"/>
                <w:sz w:val="16"/>
                <w:szCs w:val="16"/>
                <w:rPrChange w:id="1088" w:author="Mateus Berardo de Souza Terra" w:date="2016-02-08T22:05:00Z">
                  <w:rPr>
                    <w:ins w:id="1089" w:author="Mateus Berardo de Souza Terra" w:date="2016-02-08T20:04:00Z"/>
                    <w:color w:val="303030"/>
                  </w:rPr>
                </w:rPrChange>
              </w:rPr>
              <w:pPrChange w:id="1090" w:author="Mateus Berardo de Souza Terra" w:date="2016-02-08T22:05:00Z">
                <w:pPr>
                  <w:pStyle w:val="NormalWeb"/>
                  <w:spacing w:before="0" w:beforeAutospacing="0" w:after="160" w:afterAutospacing="0"/>
                  <w:jc w:val="center"/>
                </w:pPr>
              </w:pPrChange>
            </w:pPr>
            <w:ins w:id="1091" w:author="Mateus Berardo de Souza Terra" w:date="2016-02-08T22:09:00Z">
              <w:r>
                <w:rPr>
                  <w:color w:val="303030"/>
                  <w:sz w:val="16"/>
                  <w:szCs w:val="16"/>
                </w:rPr>
                <w:t>109</w:t>
              </w:r>
            </w:ins>
          </w:p>
        </w:tc>
        <w:tc>
          <w:tcPr>
            <w:tcW w:w="1559" w:type="dxa"/>
            <w:tcPrChange w:id="1092"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093" w:author="Mateus Berardo de Souza Terra" w:date="2016-02-08T20:04:00Z"/>
                <w:color w:val="303030"/>
                <w:sz w:val="16"/>
                <w:szCs w:val="16"/>
                <w:rPrChange w:id="1094" w:author="Mateus Berardo de Souza Terra" w:date="2016-02-08T22:05:00Z">
                  <w:rPr>
                    <w:ins w:id="1095" w:author="Mateus Berardo de Souza Terra" w:date="2016-02-08T20:04:00Z"/>
                    <w:color w:val="303030"/>
                  </w:rPr>
                </w:rPrChange>
              </w:rPr>
              <w:pPrChange w:id="1096" w:author="Mateus Berardo de Souza Terra" w:date="2016-02-08T22:05:00Z">
                <w:pPr>
                  <w:pStyle w:val="NormalWeb"/>
                  <w:spacing w:before="0" w:beforeAutospacing="0" w:after="160" w:afterAutospacing="0"/>
                  <w:jc w:val="center"/>
                </w:pPr>
              </w:pPrChange>
            </w:pPr>
            <w:proofErr w:type="gramStart"/>
            <w:ins w:id="1097" w:author="Mateus Berardo de Souza Terra" w:date="2016-02-08T22:11:00Z">
              <w:r>
                <w:rPr>
                  <w:color w:val="303030"/>
                  <w:sz w:val="16"/>
                  <w:szCs w:val="16"/>
                </w:rPr>
                <w:t>m</w:t>
              </w:r>
            </w:ins>
            <w:proofErr w:type="gramEnd"/>
          </w:p>
        </w:tc>
      </w:tr>
      <w:tr w:rsidR="00BA6212" w:rsidRPr="00A76C84" w14:paraId="5699DACE" w14:textId="77777777" w:rsidTr="00A76C84">
        <w:trPr>
          <w:trHeight w:val="20"/>
          <w:ins w:id="1098" w:author="Mateus Berardo de Souza Terra" w:date="2016-02-08T20:04:00Z"/>
        </w:trPr>
        <w:tc>
          <w:tcPr>
            <w:tcW w:w="1558" w:type="dxa"/>
            <w:tcPrChange w:id="1099"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100" w:author="Mateus Berardo de Souza Terra" w:date="2016-02-08T20:04:00Z"/>
                <w:color w:val="303030"/>
                <w:sz w:val="16"/>
                <w:szCs w:val="16"/>
                <w:rPrChange w:id="1101" w:author="Mateus Berardo de Souza Terra" w:date="2016-02-08T22:05:00Z">
                  <w:rPr>
                    <w:ins w:id="1102" w:author="Mateus Berardo de Souza Terra" w:date="2016-02-08T20:04:00Z"/>
                    <w:color w:val="303030"/>
                  </w:rPr>
                </w:rPrChange>
              </w:rPr>
              <w:pPrChange w:id="1103" w:author="Mateus Berardo de Souza Terra" w:date="2016-02-08T22:05:00Z">
                <w:pPr>
                  <w:pStyle w:val="NormalWeb"/>
                  <w:spacing w:before="0" w:beforeAutospacing="0" w:after="160" w:afterAutospacing="0"/>
                  <w:jc w:val="center"/>
                </w:pPr>
              </w:pPrChange>
            </w:pPr>
            <w:ins w:id="1104" w:author="Mateus Berardo de Souza Terra" w:date="2016-02-08T20:05:00Z">
              <w:r w:rsidRPr="00A76C84">
                <w:rPr>
                  <w:color w:val="303030"/>
                  <w:sz w:val="16"/>
                  <w:szCs w:val="16"/>
                  <w:rPrChange w:id="1105" w:author="Mateus Berardo de Souza Terra" w:date="2016-02-08T22:05:00Z">
                    <w:rPr>
                      <w:color w:val="303030"/>
                    </w:rPr>
                  </w:rPrChange>
                </w:rPr>
                <w:t>46</w:t>
              </w:r>
            </w:ins>
          </w:p>
        </w:tc>
        <w:tc>
          <w:tcPr>
            <w:tcW w:w="1558" w:type="dxa"/>
            <w:tcPrChange w:id="1106"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107" w:author="Mateus Berardo de Souza Terra" w:date="2016-02-08T20:04:00Z"/>
                <w:color w:val="303030"/>
                <w:sz w:val="16"/>
                <w:szCs w:val="16"/>
                <w:rPrChange w:id="1108" w:author="Mateus Berardo de Souza Terra" w:date="2016-02-08T22:05:00Z">
                  <w:rPr>
                    <w:ins w:id="1109" w:author="Mateus Berardo de Souza Terra" w:date="2016-02-08T20:04:00Z"/>
                    <w:color w:val="303030"/>
                  </w:rPr>
                </w:rPrChange>
              </w:rPr>
              <w:pPrChange w:id="1110" w:author="Mateus Berardo de Souza Terra" w:date="2016-02-08T22:05:00Z">
                <w:pPr>
                  <w:pStyle w:val="NormalWeb"/>
                  <w:spacing w:before="0" w:beforeAutospacing="0" w:after="160" w:afterAutospacing="0"/>
                  <w:jc w:val="center"/>
                </w:pPr>
              </w:pPrChange>
            </w:pPr>
            <w:ins w:id="1111" w:author="Mateus Berardo de Souza Terra" w:date="2016-02-08T22:13:00Z">
              <w:r>
                <w:rPr>
                  <w:color w:val="303030"/>
                  <w:sz w:val="16"/>
                  <w:szCs w:val="16"/>
                </w:rPr>
                <w:t>.</w:t>
              </w:r>
            </w:ins>
          </w:p>
        </w:tc>
        <w:tc>
          <w:tcPr>
            <w:tcW w:w="1558" w:type="dxa"/>
            <w:tcPrChange w:id="1112"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113" w:author="Mateus Berardo de Souza Terra" w:date="2016-02-08T20:04:00Z"/>
                <w:color w:val="303030"/>
                <w:sz w:val="16"/>
                <w:szCs w:val="16"/>
                <w:rPrChange w:id="1114" w:author="Mateus Berardo de Souza Terra" w:date="2016-02-08T22:05:00Z">
                  <w:rPr>
                    <w:ins w:id="1115" w:author="Mateus Berardo de Souza Terra" w:date="2016-02-08T20:04:00Z"/>
                    <w:color w:val="303030"/>
                  </w:rPr>
                </w:rPrChange>
              </w:rPr>
              <w:pPrChange w:id="1116" w:author="Mateus Berardo de Souza Terra" w:date="2016-02-08T22:05:00Z">
                <w:pPr>
                  <w:pStyle w:val="NormalWeb"/>
                  <w:spacing w:before="0" w:beforeAutospacing="0" w:after="160" w:afterAutospacing="0"/>
                  <w:jc w:val="center"/>
                </w:pPr>
              </w:pPrChange>
            </w:pPr>
            <w:ins w:id="1117" w:author="Mateus Berardo de Souza Terra" w:date="2016-02-08T22:09:00Z">
              <w:r>
                <w:rPr>
                  <w:color w:val="303030"/>
                  <w:sz w:val="16"/>
                  <w:szCs w:val="16"/>
                </w:rPr>
                <w:t>78</w:t>
              </w:r>
            </w:ins>
          </w:p>
        </w:tc>
        <w:tc>
          <w:tcPr>
            <w:tcW w:w="1558" w:type="dxa"/>
            <w:tcPrChange w:id="1118"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119" w:author="Mateus Berardo de Souza Terra" w:date="2016-02-08T20:04:00Z"/>
                <w:color w:val="303030"/>
                <w:sz w:val="16"/>
                <w:szCs w:val="16"/>
                <w:rPrChange w:id="1120" w:author="Mateus Berardo de Souza Terra" w:date="2016-02-08T22:05:00Z">
                  <w:rPr>
                    <w:ins w:id="1121" w:author="Mateus Berardo de Souza Terra" w:date="2016-02-08T20:04:00Z"/>
                    <w:color w:val="303030"/>
                  </w:rPr>
                </w:rPrChange>
              </w:rPr>
              <w:pPrChange w:id="1122" w:author="Mateus Berardo de Souza Terra" w:date="2016-02-08T22:05:00Z">
                <w:pPr>
                  <w:pStyle w:val="NormalWeb"/>
                  <w:spacing w:before="0" w:beforeAutospacing="0" w:after="160" w:afterAutospacing="0"/>
                  <w:jc w:val="center"/>
                </w:pPr>
              </w:pPrChange>
            </w:pPr>
            <w:ins w:id="1123" w:author="Mateus Berardo de Souza Terra" w:date="2016-02-08T22:10:00Z">
              <w:r>
                <w:rPr>
                  <w:color w:val="303030"/>
                  <w:sz w:val="16"/>
                  <w:szCs w:val="16"/>
                </w:rPr>
                <w:t>N</w:t>
              </w:r>
            </w:ins>
          </w:p>
        </w:tc>
        <w:tc>
          <w:tcPr>
            <w:tcW w:w="1559" w:type="dxa"/>
            <w:tcPrChange w:id="1124"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125" w:author="Mateus Berardo de Souza Terra" w:date="2016-02-08T20:04:00Z"/>
                <w:color w:val="303030"/>
                <w:sz w:val="16"/>
                <w:szCs w:val="16"/>
                <w:rPrChange w:id="1126" w:author="Mateus Berardo de Souza Terra" w:date="2016-02-08T22:05:00Z">
                  <w:rPr>
                    <w:ins w:id="1127" w:author="Mateus Berardo de Souza Terra" w:date="2016-02-08T20:04:00Z"/>
                    <w:color w:val="303030"/>
                  </w:rPr>
                </w:rPrChange>
              </w:rPr>
              <w:pPrChange w:id="1128" w:author="Mateus Berardo de Souza Terra" w:date="2016-02-08T22:05:00Z">
                <w:pPr>
                  <w:pStyle w:val="NormalWeb"/>
                  <w:spacing w:before="0" w:beforeAutospacing="0" w:after="160" w:afterAutospacing="0"/>
                  <w:jc w:val="center"/>
                </w:pPr>
              </w:pPrChange>
            </w:pPr>
            <w:ins w:id="1129" w:author="Mateus Berardo de Souza Terra" w:date="2016-02-08T22:09:00Z">
              <w:r>
                <w:rPr>
                  <w:color w:val="303030"/>
                  <w:sz w:val="16"/>
                  <w:szCs w:val="16"/>
                </w:rPr>
                <w:t>110</w:t>
              </w:r>
            </w:ins>
          </w:p>
        </w:tc>
        <w:tc>
          <w:tcPr>
            <w:tcW w:w="1559" w:type="dxa"/>
            <w:tcPrChange w:id="1130"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131" w:author="Mateus Berardo de Souza Terra" w:date="2016-02-08T20:04:00Z"/>
                <w:color w:val="303030"/>
                <w:sz w:val="16"/>
                <w:szCs w:val="16"/>
                <w:rPrChange w:id="1132" w:author="Mateus Berardo de Souza Terra" w:date="2016-02-08T22:05:00Z">
                  <w:rPr>
                    <w:ins w:id="1133" w:author="Mateus Berardo de Souza Terra" w:date="2016-02-08T20:04:00Z"/>
                    <w:color w:val="303030"/>
                  </w:rPr>
                </w:rPrChange>
              </w:rPr>
              <w:pPrChange w:id="1134" w:author="Mateus Berardo de Souza Terra" w:date="2016-02-08T22:05:00Z">
                <w:pPr>
                  <w:pStyle w:val="NormalWeb"/>
                  <w:spacing w:before="0" w:beforeAutospacing="0" w:after="160" w:afterAutospacing="0"/>
                  <w:jc w:val="center"/>
                </w:pPr>
              </w:pPrChange>
            </w:pPr>
            <w:proofErr w:type="gramStart"/>
            <w:ins w:id="1135" w:author="Mateus Berardo de Souza Terra" w:date="2016-02-08T22:11:00Z">
              <w:r>
                <w:rPr>
                  <w:color w:val="303030"/>
                  <w:sz w:val="16"/>
                  <w:szCs w:val="16"/>
                </w:rPr>
                <w:t>n</w:t>
              </w:r>
            </w:ins>
            <w:proofErr w:type="gramEnd"/>
          </w:p>
        </w:tc>
      </w:tr>
      <w:tr w:rsidR="00BA6212" w:rsidRPr="00A76C84" w14:paraId="00FF0903" w14:textId="77777777" w:rsidTr="00A76C84">
        <w:trPr>
          <w:trHeight w:val="20"/>
          <w:ins w:id="1136" w:author="Mateus Berardo de Souza Terra" w:date="2016-02-08T20:04:00Z"/>
        </w:trPr>
        <w:tc>
          <w:tcPr>
            <w:tcW w:w="1558" w:type="dxa"/>
            <w:tcPrChange w:id="1137"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138" w:author="Mateus Berardo de Souza Terra" w:date="2016-02-08T20:04:00Z"/>
                <w:color w:val="303030"/>
                <w:sz w:val="16"/>
                <w:szCs w:val="16"/>
                <w:rPrChange w:id="1139" w:author="Mateus Berardo de Souza Terra" w:date="2016-02-08T22:05:00Z">
                  <w:rPr>
                    <w:ins w:id="1140" w:author="Mateus Berardo de Souza Terra" w:date="2016-02-08T20:04:00Z"/>
                    <w:color w:val="303030"/>
                  </w:rPr>
                </w:rPrChange>
              </w:rPr>
              <w:pPrChange w:id="1141" w:author="Mateus Berardo de Souza Terra" w:date="2016-02-08T22:05:00Z">
                <w:pPr>
                  <w:pStyle w:val="NormalWeb"/>
                  <w:spacing w:before="0" w:beforeAutospacing="0" w:after="160" w:afterAutospacing="0"/>
                  <w:jc w:val="center"/>
                </w:pPr>
              </w:pPrChange>
            </w:pPr>
            <w:ins w:id="1142" w:author="Mateus Berardo de Souza Terra" w:date="2016-02-08T20:05:00Z">
              <w:r w:rsidRPr="00A76C84">
                <w:rPr>
                  <w:color w:val="303030"/>
                  <w:sz w:val="16"/>
                  <w:szCs w:val="16"/>
                  <w:rPrChange w:id="1143" w:author="Mateus Berardo de Souza Terra" w:date="2016-02-08T22:05:00Z">
                    <w:rPr>
                      <w:color w:val="303030"/>
                    </w:rPr>
                  </w:rPrChange>
                </w:rPr>
                <w:t>47</w:t>
              </w:r>
            </w:ins>
          </w:p>
        </w:tc>
        <w:tc>
          <w:tcPr>
            <w:tcW w:w="1558" w:type="dxa"/>
            <w:tcPrChange w:id="1144"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145" w:author="Mateus Berardo de Souza Terra" w:date="2016-02-08T20:04:00Z"/>
                <w:color w:val="303030"/>
                <w:sz w:val="16"/>
                <w:szCs w:val="16"/>
                <w:rPrChange w:id="1146" w:author="Mateus Berardo de Souza Terra" w:date="2016-02-08T22:05:00Z">
                  <w:rPr>
                    <w:ins w:id="1147" w:author="Mateus Berardo de Souza Terra" w:date="2016-02-08T20:04:00Z"/>
                    <w:color w:val="303030"/>
                  </w:rPr>
                </w:rPrChange>
              </w:rPr>
              <w:pPrChange w:id="1148" w:author="Mateus Berardo de Souza Terra" w:date="2016-02-08T22:05:00Z">
                <w:pPr>
                  <w:pStyle w:val="NormalWeb"/>
                  <w:spacing w:before="0" w:beforeAutospacing="0" w:after="160" w:afterAutospacing="0"/>
                  <w:jc w:val="center"/>
                </w:pPr>
              </w:pPrChange>
            </w:pPr>
            <w:ins w:id="1149" w:author="Mateus Berardo de Souza Terra" w:date="2016-02-08T22:13:00Z">
              <w:r>
                <w:rPr>
                  <w:color w:val="303030"/>
                  <w:sz w:val="16"/>
                  <w:szCs w:val="16"/>
                </w:rPr>
                <w:t>/</w:t>
              </w:r>
            </w:ins>
          </w:p>
        </w:tc>
        <w:tc>
          <w:tcPr>
            <w:tcW w:w="1558" w:type="dxa"/>
            <w:tcPrChange w:id="1150"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151" w:author="Mateus Berardo de Souza Terra" w:date="2016-02-08T20:04:00Z"/>
                <w:color w:val="303030"/>
                <w:sz w:val="16"/>
                <w:szCs w:val="16"/>
                <w:rPrChange w:id="1152" w:author="Mateus Berardo de Souza Terra" w:date="2016-02-08T22:05:00Z">
                  <w:rPr>
                    <w:ins w:id="1153" w:author="Mateus Berardo de Souza Terra" w:date="2016-02-08T20:04:00Z"/>
                    <w:color w:val="303030"/>
                  </w:rPr>
                </w:rPrChange>
              </w:rPr>
              <w:pPrChange w:id="1154" w:author="Mateus Berardo de Souza Terra" w:date="2016-02-08T22:05:00Z">
                <w:pPr>
                  <w:pStyle w:val="NormalWeb"/>
                  <w:spacing w:before="0" w:beforeAutospacing="0" w:after="160" w:afterAutospacing="0"/>
                  <w:jc w:val="center"/>
                </w:pPr>
              </w:pPrChange>
            </w:pPr>
            <w:ins w:id="1155" w:author="Mateus Berardo de Souza Terra" w:date="2016-02-08T22:09:00Z">
              <w:r>
                <w:rPr>
                  <w:color w:val="303030"/>
                  <w:sz w:val="16"/>
                  <w:szCs w:val="16"/>
                </w:rPr>
                <w:t>79</w:t>
              </w:r>
            </w:ins>
          </w:p>
        </w:tc>
        <w:tc>
          <w:tcPr>
            <w:tcW w:w="1558" w:type="dxa"/>
            <w:tcPrChange w:id="1156"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157" w:author="Mateus Berardo de Souza Terra" w:date="2016-02-08T20:04:00Z"/>
                <w:color w:val="303030"/>
                <w:sz w:val="16"/>
                <w:szCs w:val="16"/>
                <w:rPrChange w:id="1158" w:author="Mateus Berardo de Souza Terra" w:date="2016-02-08T22:05:00Z">
                  <w:rPr>
                    <w:ins w:id="1159" w:author="Mateus Berardo de Souza Terra" w:date="2016-02-08T20:04:00Z"/>
                    <w:color w:val="303030"/>
                  </w:rPr>
                </w:rPrChange>
              </w:rPr>
              <w:pPrChange w:id="1160" w:author="Mateus Berardo de Souza Terra" w:date="2016-02-08T22:05:00Z">
                <w:pPr>
                  <w:pStyle w:val="NormalWeb"/>
                  <w:spacing w:before="0" w:beforeAutospacing="0" w:after="160" w:afterAutospacing="0"/>
                  <w:jc w:val="center"/>
                </w:pPr>
              </w:pPrChange>
            </w:pPr>
            <w:ins w:id="1161" w:author="Mateus Berardo de Souza Terra" w:date="2016-02-08T22:10:00Z">
              <w:r>
                <w:rPr>
                  <w:color w:val="303030"/>
                  <w:sz w:val="16"/>
                  <w:szCs w:val="16"/>
                </w:rPr>
                <w:t>O</w:t>
              </w:r>
            </w:ins>
          </w:p>
        </w:tc>
        <w:tc>
          <w:tcPr>
            <w:tcW w:w="1559" w:type="dxa"/>
            <w:tcPrChange w:id="1162"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163" w:author="Mateus Berardo de Souza Terra" w:date="2016-02-08T20:04:00Z"/>
                <w:color w:val="303030"/>
                <w:sz w:val="16"/>
                <w:szCs w:val="16"/>
                <w:rPrChange w:id="1164" w:author="Mateus Berardo de Souza Terra" w:date="2016-02-08T22:05:00Z">
                  <w:rPr>
                    <w:ins w:id="1165" w:author="Mateus Berardo de Souza Terra" w:date="2016-02-08T20:04:00Z"/>
                    <w:color w:val="303030"/>
                  </w:rPr>
                </w:rPrChange>
              </w:rPr>
              <w:pPrChange w:id="1166" w:author="Mateus Berardo de Souza Terra" w:date="2016-02-08T22:05:00Z">
                <w:pPr>
                  <w:pStyle w:val="NormalWeb"/>
                  <w:spacing w:before="0" w:beforeAutospacing="0" w:after="160" w:afterAutospacing="0"/>
                  <w:jc w:val="center"/>
                </w:pPr>
              </w:pPrChange>
            </w:pPr>
            <w:ins w:id="1167" w:author="Mateus Berardo de Souza Terra" w:date="2016-02-08T22:09:00Z">
              <w:r>
                <w:rPr>
                  <w:color w:val="303030"/>
                  <w:sz w:val="16"/>
                  <w:szCs w:val="16"/>
                </w:rPr>
                <w:t>111</w:t>
              </w:r>
            </w:ins>
          </w:p>
        </w:tc>
        <w:tc>
          <w:tcPr>
            <w:tcW w:w="1559" w:type="dxa"/>
            <w:tcPrChange w:id="1168"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169" w:author="Mateus Berardo de Souza Terra" w:date="2016-02-08T20:04:00Z"/>
                <w:color w:val="303030"/>
                <w:sz w:val="16"/>
                <w:szCs w:val="16"/>
                <w:rPrChange w:id="1170" w:author="Mateus Berardo de Souza Terra" w:date="2016-02-08T22:05:00Z">
                  <w:rPr>
                    <w:ins w:id="1171" w:author="Mateus Berardo de Souza Terra" w:date="2016-02-08T20:04:00Z"/>
                    <w:color w:val="303030"/>
                  </w:rPr>
                </w:rPrChange>
              </w:rPr>
              <w:pPrChange w:id="1172" w:author="Mateus Berardo de Souza Terra" w:date="2016-02-08T22:05:00Z">
                <w:pPr>
                  <w:pStyle w:val="NormalWeb"/>
                  <w:spacing w:before="0" w:beforeAutospacing="0" w:after="160" w:afterAutospacing="0"/>
                  <w:jc w:val="center"/>
                </w:pPr>
              </w:pPrChange>
            </w:pPr>
            <w:proofErr w:type="gramStart"/>
            <w:ins w:id="1173" w:author="Mateus Berardo de Souza Terra" w:date="2016-02-08T22:11:00Z">
              <w:r>
                <w:rPr>
                  <w:color w:val="303030"/>
                  <w:sz w:val="16"/>
                  <w:szCs w:val="16"/>
                </w:rPr>
                <w:t>o</w:t>
              </w:r>
            </w:ins>
            <w:proofErr w:type="gramEnd"/>
          </w:p>
        </w:tc>
      </w:tr>
      <w:tr w:rsidR="00BA6212" w:rsidRPr="00A76C84" w14:paraId="32077213" w14:textId="77777777" w:rsidTr="00A76C84">
        <w:trPr>
          <w:trHeight w:val="20"/>
          <w:ins w:id="1174" w:author="Mateus Berardo de Souza Terra" w:date="2016-02-08T20:04:00Z"/>
        </w:trPr>
        <w:tc>
          <w:tcPr>
            <w:tcW w:w="1558" w:type="dxa"/>
            <w:tcPrChange w:id="1175"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176" w:author="Mateus Berardo de Souza Terra" w:date="2016-02-08T20:04:00Z"/>
                <w:color w:val="303030"/>
                <w:sz w:val="16"/>
                <w:szCs w:val="16"/>
                <w:rPrChange w:id="1177" w:author="Mateus Berardo de Souza Terra" w:date="2016-02-08T22:05:00Z">
                  <w:rPr>
                    <w:ins w:id="1178" w:author="Mateus Berardo de Souza Terra" w:date="2016-02-08T20:04:00Z"/>
                    <w:color w:val="303030"/>
                  </w:rPr>
                </w:rPrChange>
              </w:rPr>
              <w:pPrChange w:id="1179" w:author="Mateus Berardo de Souza Terra" w:date="2016-02-08T22:05:00Z">
                <w:pPr>
                  <w:pStyle w:val="NormalWeb"/>
                  <w:spacing w:before="0" w:beforeAutospacing="0" w:after="160" w:afterAutospacing="0"/>
                  <w:jc w:val="center"/>
                </w:pPr>
              </w:pPrChange>
            </w:pPr>
            <w:ins w:id="1180" w:author="Mateus Berardo de Souza Terra" w:date="2016-02-08T20:05:00Z">
              <w:r w:rsidRPr="00A76C84">
                <w:rPr>
                  <w:color w:val="303030"/>
                  <w:sz w:val="16"/>
                  <w:szCs w:val="16"/>
                  <w:rPrChange w:id="1181" w:author="Mateus Berardo de Souza Terra" w:date="2016-02-08T22:05:00Z">
                    <w:rPr>
                      <w:color w:val="303030"/>
                    </w:rPr>
                  </w:rPrChange>
                </w:rPr>
                <w:t>48</w:t>
              </w:r>
            </w:ins>
          </w:p>
        </w:tc>
        <w:tc>
          <w:tcPr>
            <w:tcW w:w="1558" w:type="dxa"/>
            <w:tcPrChange w:id="1182"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183" w:author="Mateus Berardo de Souza Terra" w:date="2016-02-08T20:04:00Z"/>
                <w:color w:val="303030"/>
                <w:sz w:val="16"/>
                <w:szCs w:val="16"/>
                <w:rPrChange w:id="1184" w:author="Mateus Berardo de Souza Terra" w:date="2016-02-08T22:05:00Z">
                  <w:rPr>
                    <w:ins w:id="1185" w:author="Mateus Berardo de Souza Terra" w:date="2016-02-08T20:04:00Z"/>
                    <w:color w:val="303030"/>
                  </w:rPr>
                </w:rPrChange>
              </w:rPr>
              <w:pPrChange w:id="1186" w:author="Mateus Berardo de Souza Terra" w:date="2016-02-08T22:05:00Z">
                <w:pPr>
                  <w:pStyle w:val="NormalWeb"/>
                  <w:spacing w:before="0" w:beforeAutospacing="0" w:after="160" w:afterAutospacing="0"/>
                  <w:jc w:val="center"/>
                </w:pPr>
              </w:pPrChange>
            </w:pPr>
            <w:ins w:id="1187" w:author="Mateus Berardo de Souza Terra" w:date="2016-02-08T22:13:00Z">
              <w:r>
                <w:rPr>
                  <w:color w:val="303030"/>
                  <w:sz w:val="16"/>
                  <w:szCs w:val="16"/>
                </w:rPr>
                <w:t>0</w:t>
              </w:r>
            </w:ins>
          </w:p>
        </w:tc>
        <w:tc>
          <w:tcPr>
            <w:tcW w:w="1558" w:type="dxa"/>
            <w:tcPrChange w:id="1188"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189" w:author="Mateus Berardo de Souza Terra" w:date="2016-02-08T20:04:00Z"/>
                <w:color w:val="303030"/>
                <w:sz w:val="16"/>
                <w:szCs w:val="16"/>
                <w:rPrChange w:id="1190" w:author="Mateus Berardo de Souza Terra" w:date="2016-02-08T22:05:00Z">
                  <w:rPr>
                    <w:ins w:id="1191" w:author="Mateus Berardo de Souza Terra" w:date="2016-02-08T20:04:00Z"/>
                    <w:color w:val="303030"/>
                  </w:rPr>
                </w:rPrChange>
              </w:rPr>
              <w:pPrChange w:id="1192" w:author="Mateus Berardo de Souza Terra" w:date="2016-02-08T22:05:00Z">
                <w:pPr>
                  <w:pStyle w:val="NormalWeb"/>
                  <w:spacing w:before="0" w:beforeAutospacing="0" w:after="160" w:afterAutospacing="0"/>
                  <w:jc w:val="center"/>
                </w:pPr>
              </w:pPrChange>
            </w:pPr>
            <w:ins w:id="1193" w:author="Mateus Berardo de Souza Terra" w:date="2016-02-08T22:09:00Z">
              <w:r>
                <w:rPr>
                  <w:color w:val="303030"/>
                  <w:sz w:val="16"/>
                  <w:szCs w:val="16"/>
                </w:rPr>
                <w:t>80</w:t>
              </w:r>
            </w:ins>
          </w:p>
        </w:tc>
        <w:tc>
          <w:tcPr>
            <w:tcW w:w="1558" w:type="dxa"/>
            <w:tcPrChange w:id="1194"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195" w:author="Mateus Berardo de Souza Terra" w:date="2016-02-08T20:04:00Z"/>
                <w:color w:val="303030"/>
                <w:sz w:val="16"/>
                <w:szCs w:val="16"/>
                <w:rPrChange w:id="1196" w:author="Mateus Berardo de Souza Terra" w:date="2016-02-08T22:05:00Z">
                  <w:rPr>
                    <w:ins w:id="1197" w:author="Mateus Berardo de Souza Terra" w:date="2016-02-08T20:04:00Z"/>
                    <w:color w:val="303030"/>
                  </w:rPr>
                </w:rPrChange>
              </w:rPr>
              <w:pPrChange w:id="1198" w:author="Mateus Berardo de Souza Terra" w:date="2016-02-08T22:05:00Z">
                <w:pPr>
                  <w:pStyle w:val="NormalWeb"/>
                  <w:spacing w:before="0" w:beforeAutospacing="0" w:after="160" w:afterAutospacing="0"/>
                  <w:jc w:val="center"/>
                </w:pPr>
              </w:pPrChange>
            </w:pPr>
            <w:ins w:id="1199" w:author="Mateus Berardo de Souza Terra" w:date="2016-02-08T22:10:00Z">
              <w:r>
                <w:rPr>
                  <w:color w:val="303030"/>
                  <w:sz w:val="16"/>
                  <w:szCs w:val="16"/>
                </w:rPr>
                <w:t>P</w:t>
              </w:r>
            </w:ins>
          </w:p>
        </w:tc>
        <w:tc>
          <w:tcPr>
            <w:tcW w:w="1559" w:type="dxa"/>
            <w:tcPrChange w:id="1200"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201" w:author="Mateus Berardo de Souza Terra" w:date="2016-02-08T20:04:00Z"/>
                <w:color w:val="303030"/>
                <w:sz w:val="16"/>
                <w:szCs w:val="16"/>
                <w:rPrChange w:id="1202" w:author="Mateus Berardo de Souza Terra" w:date="2016-02-08T22:05:00Z">
                  <w:rPr>
                    <w:ins w:id="1203" w:author="Mateus Berardo de Souza Terra" w:date="2016-02-08T20:04:00Z"/>
                    <w:color w:val="303030"/>
                  </w:rPr>
                </w:rPrChange>
              </w:rPr>
              <w:pPrChange w:id="1204" w:author="Mateus Berardo de Souza Terra" w:date="2016-02-08T22:05:00Z">
                <w:pPr>
                  <w:pStyle w:val="NormalWeb"/>
                  <w:spacing w:before="0" w:beforeAutospacing="0" w:after="160" w:afterAutospacing="0"/>
                  <w:jc w:val="center"/>
                </w:pPr>
              </w:pPrChange>
            </w:pPr>
            <w:ins w:id="1205" w:author="Mateus Berardo de Souza Terra" w:date="2016-02-08T22:09:00Z">
              <w:r>
                <w:rPr>
                  <w:color w:val="303030"/>
                  <w:sz w:val="16"/>
                  <w:szCs w:val="16"/>
                </w:rPr>
                <w:t>112</w:t>
              </w:r>
            </w:ins>
          </w:p>
        </w:tc>
        <w:tc>
          <w:tcPr>
            <w:tcW w:w="1559" w:type="dxa"/>
            <w:tcPrChange w:id="1206"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207" w:author="Mateus Berardo de Souza Terra" w:date="2016-02-08T20:04:00Z"/>
                <w:color w:val="303030"/>
                <w:sz w:val="16"/>
                <w:szCs w:val="16"/>
                <w:rPrChange w:id="1208" w:author="Mateus Berardo de Souza Terra" w:date="2016-02-08T22:05:00Z">
                  <w:rPr>
                    <w:ins w:id="1209" w:author="Mateus Berardo de Souza Terra" w:date="2016-02-08T20:04:00Z"/>
                    <w:color w:val="303030"/>
                  </w:rPr>
                </w:rPrChange>
              </w:rPr>
              <w:pPrChange w:id="1210" w:author="Mateus Berardo de Souza Terra" w:date="2016-02-08T22:05:00Z">
                <w:pPr>
                  <w:pStyle w:val="NormalWeb"/>
                  <w:spacing w:before="0" w:beforeAutospacing="0" w:after="160" w:afterAutospacing="0"/>
                  <w:jc w:val="center"/>
                </w:pPr>
              </w:pPrChange>
            </w:pPr>
            <w:proofErr w:type="gramStart"/>
            <w:ins w:id="1211" w:author="Mateus Berardo de Souza Terra" w:date="2016-02-08T22:11:00Z">
              <w:r>
                <w:rPr>
                  <w:color w:val="303030"/>
                  <w:sz w:val="16"/>
                  <w:szCs w:val="16"/>
                </w:rPr>
                <w:t>p</w:t>
              </w:r>
            </w:ins>
            <w:proofErr w:type="gramEnd"/>
          </w:p>
        </w:tc>
      </w:tr>
      <w:tr w:rsidR="00BA6212" w:rsidRPr="00A76C84" w14:paraId="1E117F82" w14:textId="77777777" w:rsidTr="00A76C84">
        <w:trPr>
          <w:trHeight w:val="20"/>
          <w:ins w:id="1212" w:author="Mateus Berardo de Souza Terra" w:date="2016-02-08T20:04:00Z"/>
        </w:trPr>
        <w:tc>
          <w:tcPr>
            <w:tcW w:w="1558" w:type="dxa"/>
            <w:tcPrChange w:id="1213"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214" w:author="Mateus Berardo de Souza Terra" w:date="2016-02-08T20:04:00Z"/>
                <w:color w:val="303030"/>
                <w:sz w:val="16"/>
                <w:szCs w:val="16"/>
                <w:rPrChange w:id="1215" w:author="Mateus Berardo de Souza Terra" w:date="2016-02-08T22:05:00Z">
                  <w:rPr>
                    <w:ins w:id="1216" w:author="Mateus Berardo de Souza Terra" w:date="2016-02-08T20:04:00Z"/>
                    <w:color w:val="303030"/>
                  </w:rPr>
                </w:rPrChange>
              </w:rPr>
              <w:pPrChange w:id="1217" w:author="Mateus Berardo de Souza Terra" w:date="2016-02-08T22:05:00Z">
                <w:pPr>
                  <w:pStyle w:val="NormalWeb"/>
                  <w:spacing w:before="0" w:beforeAutospacing="0" w:after="160" w:afterAutospacing="0"/>
                  <w:jc w:val="center"/>
                </w:pPr>
              </w:pPrChange>
            </w:pPr>
            <w:ins w:id="1218" w:author="Mateus Berardo de Souza Terra" w:date="2016-02-08T20:05:00Z">
              <w:r w:rsidRPr="00A76C84">
                <w:rPr>
                  <w:color w:val="303030"/>
                  <w:sz w:val="16"/>
                  <w:szCs w:val="16"/>
                  <w:rPrChange w:id="1219" w:author="Mateus Berardo de Souza Terra" w:date="2016-02-08T22:05:00Z">
                    <w:rPr>
                      <w:color w:val="303030"/>
                    </w:rPr>
                  </w:rPrChange>
                </w:rPr>
                <w:t>49</w:t>
              </w:r>
            </w:ins>
          </w:p>
        </w:tc>
        <w:tc>
          <w:tcPr>
            <w:tcW w:w="1558" w:type="dxa"/>
            <w:tcPrChange w:id="1220"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221" w:author="Mateus Berardo de Souza Terra" w:date="2016-02-08T20:04:00Z"/>
                <w:color w:val="303030"/>
                <w:sz w:val="16"/>
                <w:szCs w:val="16"/>
                <w:rPrChange w:id="1222" w:author="Mateus Berardo de Souza Terra" w:date="2016-02-08T22:05:00Z">
                  <w:rPr>
                    <w:ins w:id="1223" w:author="Mateus Berardo de Souza Terra" w:date="2016-02-08T20:04:00Z"/>
                    <w:color w:val="303030"/>
                  </w:rPr>
                </w:rPrChange>
              </w:rPr>
              <w:pPrChange w:id="1224" w:author="Mateus Berardo de Souza Terra" w:date="2016-02-08T22:05:00Z">
                <w:pPr>
                  <w:pStyle w:val="NormalWeb"/>
                  <w:spacing w:before="0" w:beforeAutospacing="0" w:after="160" w:afterAutospacing="0"/>
                  <w:jc w:val="center"/>
                </w:pPr>
              </w:pPrChange>
            </w:pPr>
            <w:ins w:id="1225" w:author="Mateus Berardo de Souza Terra" w:date="2016-02-08T22:13:00Z">
              <w:r>
                <w:rPr>
                  <w:color w:val="303030"/>
                  <w:sz w:val="16"/>
                  <w:szCs w:val="16"/>
                </w:rPr>
                <w:t>1</w:t>
              </w:r>
            </w:ins>
          </w:p>
        </w:tc>
        <w:tc>
          <w:tcPr>
            <w:tcW w:w="1558" w:type="dxa"/>
            <w:tcPrChange w:id="1226"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227" w:author="Mateus Berardo de Souza Terra" w:date="2016-02-08T20:04:00Z"/>
                <w:color w:val="303030"/>
                <w:sz w:val="16"/>
                <w:szCs w:val="16"/>
                <w:rPrChange w:id="1228" w:author="Mateus Berardo de Souza Terra" w:date="2016-02-08T22:05:00Z">
                  <w:rPr>
                    <w:ins w:id="1229" w:author="Mateus Berardo de Souza Terra" w:date="2016-02-08T20:04:00Z"/>
                    <w:color w:val="303030"/>
                  </w:rPr>
                </w:rPrChange>
              </w:rPr>
              <w:pPrChange w:id="1230" w:author="Mateus Berardo de Souza Terra" w:date="2016-02-08T22:05:00Z">
                <w:pPr>
                  <w:pStyle w:val="NormalWeb"/>
                  <w:spacing w:before="0" w:beforeAutospacing="0" w:after="160" w:afterAutospacing="0"/>
                  <w:jc w:val="center"/>
                </w:pPr>
              </w:pPrChange>
            </w:pPr>
            <w:ins w:id="1231" w:author="Mateus Berardo de Souza Terra" w:date="2016-02-08T22:09:00Z">
              <w:r>
                <w:rPr>
                  <w:color w:val="303030"/>
                  <w:sz w:val="16"/>
                  <w:szCs w:val="16"/>
                </w:rPr>
                <w:t>81</w:t>
              </w:r>
            </w:ins>
          </w:p>
        </w:tc>
        <w:tc>
          <w:tcPr>
            <w:tcW w:w="1558" w:type="dxa"/>
            <w:tcPrChange w:id="1232"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233" w:author="Mateus Berardo de Souza Terra" w:date="2016-02-08T20:04:00Z"/>
                <w:color w:val="303030"/>
                <w:sz w:val="16"/>
                <w:szCs w:val="16"/>
                <w:rPrChange w:id="1234" w:author="Mateus Berardo de Souza Terra" w:date="2016-02-08T22:05:00Z">
                  <w:rPr>
                    <w:ins w:id="1235" w:author="Mateus Berardo de Souza Terra" w:date="2016-02-08T20:04:00Z"/>
                    <w:color w:val="303030"/>
                  </w:rPr>
                </w:rPrChange>
              </w:rPr>
              <w:pPrChange w:id="1236" w:author="Mateus Berardo de Souza Terra" w:date="2016-02-08T22:05:00Z">
                <w:pPr>
                  <w:pStyle w:val="NormalWeb"/>
                  <w:spacing w:before="0" w:beforeAutospacing="0" w:after="160" w:afterAutospacing="0"/>
                  <w:jc w:val="center"/>
                </w:pPr>
              </w:pPrChange>
            </w:pPr>
            <w:ins w:id="1237" w:author="Mateus Berardo de Souza Terra" w:date="2016-02-08T22:10:00Z">
              <w:r>
                <w:rPr>
                  <w:color w:val="303030"/>
                  <w:sz w:val="16"/>
                  <w:szCs w:val="16"/>
                </w:rPr>
                <w:t>Q</w:t>
              </w:r>
            </w:ins>
          </w:p>
        </w:tc>
        <w:tc>
          <w:tcPr>
            <w:tcW w:w="1559" w:type="dxa"/>
            <w:tcPrChange w:id="1238"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239" w:author="Mateus Berardo de Souza Terra" w:date="2016-02-08T20:04:00Z"/>
                <w:color w:val="303030"/>
                <w:sz w:val="16"/>
                <w:szCs w:val="16"/>
                <w:rPrChange w:id="1240" w:author="Mateus Berardo de Souza Terra" w:date="2016-02-08T22:05:00Z">
                  <w:rPr>
                    <w:ins w:id="1241" w:author="Mateus Berardo de Souza Terra" w:date="2016-02-08T20:04:00Z"/>
                    <w:color w:val="303030"/>
                  </w:rPr>
                </w:rPrChange>
              </w:rPr>
              <w:pPrChange w:id="1242" w:author="Mateus Berardo de Souza Terra" w:date="2016-02-08T22:05:00Z">
                <w:pPr>
                  <w:pStyle w:val="NormalWeb"/>
                  <w:spacing w:before="0" w:beforeAutospacing="0" w:after="160" w:afterAutospacing="0"/>
                  <w:jc w:val="center"/>
                </w:pPr>
              </w:pPrChange>
            </w:pPr>
            <w:ins w:id="1243" w:author="Mateus Berardo de Souza Terra" w:date="2016-02-08T22:09:00Z">
              <w:r>
                <w:rPr>
                  <w:color w:val="303030"/>
                  <w:sz w:val="16"/>
                  <w:szCs w:val="16"/>
                </w:rPr>
                <w:t>113</w:t>
              </w:r>
            </w:ins>
          </w:p>
        </w:tc>
        <w:tc>
          <w:tcPr>
            <w:tcW w:w="1559" w:type="dxa"/>
            <w:tcPrChange w:id="1244"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245" w:author="Mateus Berardo de Souza Terra" w:date="2016-02-08T20:04:00Z"/>
                <w:color w:val="303030"/>
                <w:sz w:val="16"/>
                <w:szCs w:val="16"/>
                <w:rPrChange w:id="1246" w:author="Mateus Berardo de Souza Terra" w:date="2016-02-08T22:05:00Z">
                  <w:rPr>
                    <w:ins w:id="1247" w:author="Mateus Berardo de Souza Terra" w:date="2016-02-08T20:04:00Z"/>
                    <w:color w:val="303030"/>
                  </w:rPr>
                </w:rPrChange>
              </w:rPr>
              <w:pPrChange w:id="1248" w:author="Mateus Berardo de Souza Terra" w:date="2016-02-08T22:05:00Z">
                <w:pPr>
                  <w:pStyle w:val="NormalWeb"/>
                  <w:spacing w:before="0" w:beforeAutospacing="0" w:after="160" w:afterAutospacing="0"/>
                  <w:jc w:val="center"/>
                </w:pPr>
              </w:pPrChange>
            </w:pPr>
            <w:proofErr w:type="gramStart"/>
            <w:ins w:id="1249" w:author="Mateus Berardo de Souza Terra" w:date="2016-02-08T22:11:00Z">
              <w:r>
                <w:rPr>
                  <w:color w:val="303030"/>
                  <w:sz w:val="16"/>
                  <w:szCs w:val="16"/>
                </w:rPr>
                <w:t>q</w:t>
              </w:r>
            </w:ins>
            <w:proofErr w:type="gramEnd"/>
          </w:p>
        </w:tc>
      </w:tr>
      <w:tr w:rsidR="00BA6212" w:rsidRPr="00A76C84" w14:paraId="496E90E1" w14:textId="77777777" w:rsidTr="00A76C84">
        <w:trPr>
          <w:trHeight w:val="20"/>
          <w:ins w:id="1250" w:author="Mateus Berardo de Souza Terra" w:date="2016-02-08T20:04:00Z"/>
        </w:trPr>
        <w:tc>
          <w:tcPr>
            <w:tcW w:w="1558" w:type="dxa"/>
            <w:tcPrChange w:id="1251"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252" w:author="Mateus Berardo de Souza Terra" w:date="2016-02-08T20:04:00Z"/>
                <w:color w:val="303030"/>
                <w:sz w:val="16"/>
                <w:szCs w:val="16"/>
                <w:rPrChange w:id="1253" w:author="Mateus Berardo de Souza Terra" w:date="2016-02-08T22:05:00Z">
                  <w:rPr>
                    <w:ins w:id="1254" w:author="Mateus Berardo de Souza Terra" w:date="2016-02-08T20:04:00Z"/>
                    <w:color w:val="303030"/>
                  </w:rPr>
                </w:rPrChange>
              </w:rPr>
              <w:pPrChange w:id="1255" w:author="Mateus Berardo de Souza Terra" w:date="2016-02-08T22:05:00Z">
                <w:pPr>
                  <w:pStyle w:val="NormalWeb"/>
                  <w:spacing w:before="0" w:beforeAutospacing="0" w:after="160" w:afterAutospacing="0"/>
                  <w:jc w:val="center"/>
                </w:pPr>
              </w:pPrChange>
            </w:pPr>
            <w:ins w:id="1256" w:author="Mateus Berardo de Souza Terra" w:date="2016-02-08T20:05:00Z">
              <w:r w:rsidRPr="00A76C84">
                <w:rPr>
                  <w:color w:val="303030"/>
                  <w:sz w:val="16"/>
                  <w:szCs w:val="16"/>
                  <w:rPrChange w:id="1257" w:author="Mateus Berardo de Souza Terra" w:date="2016-02-08T22:05:00Z">
                    <w:rPr>
                      <w:color w:val="303030"/>
                    </w:rPr>
                  </w:rPrChange>
                </w:rPr>
                <w:t>50</w:t>
              </w:r>
            </w:ins>
          </w:p>
        </w:tc>
        <w:tc>
          <w:tcPr>
            <w:tcW w:w="1558" w:type="dxa"/>
            <w:tcPrChange w:id="1258"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259" w:author="Mateus Berardo de Souza Terra" w:date="2016-02-08T20:04:00Z"/>
                <w:color w:val="303030"/>
                <w:sz w:val="16"/>
                <w:szCs w:val="16"/>
                <w:rPrChange w:id="1260" w:author="Mateus Berardo de Souza Terra" w:date="2016-02-08T22:05:00Z">
                  <w:rPr>
                    <w:ins w:id="1261" w:author="Mateus Berardo de Souza Terra" w:date="2016-02-08T20:04:00Z"/>
                    <w:color w:val="303030"/>
                  </w:rPr>
                </w:rPrChange>
              </w:rPr>
              <w:pPrChange w:id="1262" w:author="Mateus Berardo de Souza Terra" w:date="2016-02-08T22:05:00Z">
                <w:pPr>
                  <w:pStyle w:val="NormalWeb"/>
                  <w:spacing w:before="0" w:beforeAutospacing="0" w:after="160" w:afterAutospacing="0"/>
                  <w:jc w:val="center"/>
                </w:pPr>
              </w:pPrChange>
            </w:pPr>
            <w:ins w:id="1263" w:author="Mateus Berardo de Souza Terra" w:date="2016-02-08T22:13:00Z">
              <w:r>
                <w:rPr>
                  <w:color w:val="303030"/>
                  <w:sz w:val="16"/>
                  <w:szCs w:val="16"/>
                </w:rPr>
                <w:t>2</w:t>
              </w:r>
            </w:ins>
          </w:p>
        </w:tc>
        <w:tc>
          <w:tcPr>
            <w:tcW w:w="1558" w:type="dxa"/>
            <w:tcPrChange w:id="1264"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265" w:author="Mateus Berardo de Souza Terra" w:date="2016-02-08T20:04:00Z"/>
                <w:color w:val="303030"/>
                <w:sz w:val="16"/>
                <w:szCs w:val="16"/>
                <w:rPrChange w:id="1266" w:author="Mateus Berardo de Souza Terra" w:date="2016-02-08T22:05:00Z">
                  <w:rPr>
                    <w:ins w:id="1267" w:author="Mateus Berardo de Souza Terra" w:date="2016-02-08T20:04:00Z"/>
                    <w:color w:val="303030"/>
                  </w:rPr>
                </w:rPrChange>
              </w:rPr>
              <w:pPrChange w:id="1268" w:author="Mateus Berardo de Souza Terra" w:date="2016-02-08T22:05:00Z">
                <w:pPr>
                  <w:pStyle w:val="NormalWeb"/>
                  <w:spacing w:before="0" w:beforeAutospacing="0" w:after="160" w:afterAutospacing="0"/>
                  <w:jc w:val="center"/>
                </w:pPr>
              </w:pPrChange>
            </w:pPr>
            <w:ins w:id="1269" w:author="Mateus Berardo de Souza Terra" w:date="2016-02-08T22:09:00Z">
              <w:r>
                <w:rPr>
                  <w:color w:val="303030"/>
                  <w:sz w:val="16"/>
                  <w:szCs w:val="16"/>
                </w:rPr>
                <w:t>82</w:t>
              </w:r>
            </w:ins>
          </w:p>
        </w:tc>
        <w:tc>
          <w:tcPr>
            <w:tcW w:w="1558" w:type="dxa"/>
            <w:tcPrChange w:id="1270"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271" w:author="Mateus Berardo de Souza Terra" w:date="2016-02-08T20:04:00Z"/>
                <w:color w:val="303030"/>
                <w:sz w:val="16"/>
                <w:szCs w:val="16"/>
                <w:rPrChange w:id="1272" w:author="Mateus Berardo de Souza Terra" w:date="2016-02-08T22:05:00Z">
                  <w:rPr>
                    <w:ins w:id="1273" w:author="Mateus Berardo de Souza Terra" w:date="2016-02-08T20:04:00Z"/>
                    <w:color w:val="303030"/>
                  </w:rPr>
                </w:rPrChange>
              </w:rPr>
              <w:pPrChange w:id="1274" w:author="Mateus Berardo de Souza Terra" w:date="2016-02-08T22:05:00Z">
                <w:pPr>
                  <w:pStyle w:val="NormalWeb"/>
                  <w:spacing w:before="0" w:beforeAutospacing="0" w:after="160" w:afterAutospacing="0"/>
                  <w:jc w:val="center"/>
                </w:pPr>
              </w:pPrChange>
            </w:pPr>
            <w:ins w:id="1275" w:author="Mateus Berardo de Souza Terra" w:date="2016-02-08T22:10:00Z">
              <w:r>
                <w:rPr>
                  <w:color w:val="303030"/>
                  <w:sz w:val="16"/>
                  <w:szCs w:val="16"/>
                </w:rPr>
                <w:t>R</w:t>
              </w:r>
            </w:ins>
          </w:p>
        </w:tc>
        <w:tc>
          <w:tcPr>
            <w:tcW w:w="1559" w:type="dxa"/>
            <w:tcPrChange w:id="1276"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277" w:author="Mateus Berardo de Souza Terra" w:date="2016-02-08T20:04:00Z"/>
                <w:color w:val="303030"/>
                <w:sz w:val="16"/>
                <w:szCs w:val="16"/>
                <w:rPrChange w:id="1278" w:author="Mateus Berardo de Souza Terra" w:date="2016-02-08T22:05:00Z">
                  <w:rPr>
                    <w:ins w:id="1279" w:author="Mateus Berardo de Souza Terra" w:date="2016-02-08T20:04:00Z"/>
                    <w:color w:val="303030"/>
                  </w:rPr>
                </w:rPrChange>
              </w:rPr>
              <w:pPrChange w:id="1280" w:author="Mateus Berardo de Souza Terra" w:date="2016-02-08T22:05:00Z">
                <w:pPr>
                  <w:pStyle w:val="NormalWeb"/>
                  <w:spacing w:before="0" w:beforeAutospacing="0" w:after="160" w:afterAutospacing="0"/>
                  <w:jc w:val="center"/>
                </w:pPr>
              </w:pPrChange>
            </w:pPr>
            <w:ins w:id="1281" w:author="Mateus Berardo de Souza Terra" w:date="2016-02-08T22:09:00Z">
              <w:r>
                <w:rPr>
                  <w:color w:val="303030"/>
                  <w:sz w:val="16"/>
                  <w:szCs w:val="16"/>
                </w:rPr>
                <w:t>114</w:t>
              </w:r>
            </w:ins>
          </w:p>
        </w:tc>
        <w:tc>
          <w:tcPr>
            <w:tcW w:w="1559" w:type="dxa"/>
            <w:tcPrChange w:id="1282"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283" w:author="Mateus Berardo de Souza Terra" w:date="2016-02-08T20:04:00Z"/>
                <w:color w:val="303030"/>
                <w:sz w:val="16"/>
                <w:szCs w:val="16"/>
                <w:rPrChange w:id="1284" w:author="Mateus Berardo de Souza Terra" w:date="2016-02-08T22:05:00Z">
                  <w:rPr>
                    <w:ins w:id="1285" w:author="Mateus Berardo de Souza Terra" w:date="2016-02-08T20:04:00Z"/>
                    <w:color w:val="303030"/>
                  </w:rPr>
                </w:rPrChange>
              </w:rPr>
              <w:pPrChange w:id="1286" w:author="Mateus Berardo de Souza Terra" w:date="2016-02-08T22:05:00Z">
                <w:pPr>
                  <w:pStyle w:val="NormalWeb"/>
                  <w:spacing w:before="0" w:beforeAutospacing="0" w:after="160" w:afterAutospacing="0"/>
                  <w:jc w:val="center"/>
                </w:pPr>
              </w:pPrChange>
            </w:pPr>
            <w:proofErr w:type="gramStart"/>
            <w:ins w:id="1287" w:author="Mateus Berardo de Souza Terra" w:date="2016-02-08T22:11:00Z">
              <w:r>
                <w:rPr>
                  <w:color w:val="303030"/>
                  <w:sz w:val="16"/>
                  <w:szCs w:val="16"/>
                </w:rPr>
                <w:t>r</w:t>
              </w:r>
            </w:ins>
            <w:proofErr w:type="gramEnd"/>
          </w:p>
        </w:tc>
      </w:tr>
      <w:tr w:rsidR="00BA6212" w:rsidRPr="00A76C84" w14:paraId="73F1571C" w14:textId="77777777" w:rsidTr="00A76C84">
        <w:trPr>
          <w:trHeight w:val="20"/>
          <w:ins w:id="1288" w:author="Mateus Berardo de Souza Terra" w:date="2016-02-08T20:04:00Z"/>
        </w:trPr>
        <w:tc>
          <w:tcPr>
            <w:tcW w:w="1558" w:type="dxa"/>
            <w:tcPrChange w:id="1289"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290" w:author="Mateus Berardo de Souza Terra" w:date="2016-02-08T20:04:00Z"/>
                <w:color w:val="303030"/>
                <w:sz w:val="16"/>
                <w:szCs w:val="16"/>
                <w:rPrChange w:id="1291" w:author="Mateus Berardo de Souza Terra" w:date="2016-02-08T22:05:00Z">
                  <w:rPr>
                    <w:ins w:id="1292" w:author="Mateus Berardo de Souza Terra" w:date="2016-02-08T20:04:00Z"/>
                    <w:color w:val="303030"/>
                  </w:rPr>
                </w:rPrChange>
              </w:rPr>
              <w:pPrChange w:id="1293" w:author="Mateus Berardo de Souza Terra" w:date="2016-02-08T22:05:00Z">
                <w:pPr>
                  <w:pStyle w:val="NormalWeb"/>
                  <w:spacing w:before="0" w:beforeAutospacing="0" w:after="160" w:afterAutospacing="0"/>
                  <w:jc w:val="center"/>
                </w:pPr>
              </w:pPrChange>
            </w:pPr>
            <w:ins w:id="1294" w:author="Mateus Berardo de Souza Terra" w:date="2016-02-08T20:05:00Z">
              <w:r w:rsidRPr="00A76C84">
                <w:rPr>
                  <w:color w:val="303030"/>
                  <w:sz w:val="16"/>
                  <w:szCs w:val="16"/>
                  <w:rPrChange w:id="1295" w:author="Mateus Berardo de Souza Terra" w:date="2016-02-08T22:05:00Z">
                    <w:rPr>
                      <w:color w:val="303030"/>
                    </w:rPr>
                  </w:rPrChange>
                </w:rPr>
                <w:t>51</w:t>
              </w:r>
            </w:ins>
          </w:p>
        </w:tc>
        <w:tc>
          <w:tcPr>
            <w:tcW w:w="1558" w:type="dxa"/>
            <w:tcPrChange w:id="1296"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297" w:author="Mateus Berardo de Souza Terra" w:date="2016-02-08T20:04:00Z"/>
                <w:color w:val="303030"/>
                <w:sz w:val="16"/>
                <w:szCs w:val="16"/>
                <w:rPrChange w:id="1298" w:author="Mateus Berardo de Souza Terra" w:date="2016-02-08T22:05:00Z">
                  <w:rPr>
                    <w:ins w:id="1299" w:author="Mateus Berardo de Souza Terra" w:date="2016-02-08T20:04:00Z"/>
                    <w:color w:val="303030"/>
                  </w:rPr>
                </w:rPrChange>
              </w:rPr>
              <w:pPrChange w:id="1300" w:author="Mateus Berardo de Souza Terra" w:date="2016-02-08T22:05:00Z">
                <w:pPr>
                  <w:pStyle w:val="NormalWeb"/>
                  <w:spacing w:before="0" w:beforeAutospacing="0" w:after="160" w:afterAutospacing="0"/>
                  <w:jc w:val="center"/>
                </w:pPr>
              </w:pPrChange>
            </w:pPr>
            <w:ins w:id="1301" w:author="Mateus Berardo de Souza Terra" w:date="2016-02-08T22:13:00Z">
              <w:r>
                <w:rPr>
                  <w:color w:val="303030"/>
                  <w:sz w:val="16"/>
                  <w:szCs w:val="16"/>
                </w:rPr>
                <w:t>3</w:t>
              </w:r>
            </w:ins>
          </w:p>
        </w:tc>
        <w:tc>
          <w:tcPr>
            <w:tcW w:w="1558" w:type="dxa"/>
            <w:tcPrChange w:id="1302"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303" w:author="Mateus Berardo de Souza Terra" w:date="2016-02-08T20:04:00Z"/>
                <w:color w:val="303030"/>
                <w:sz w:val="16"/>
                <w:szCs w:val="16"/>
                <w:rPrChange w:id="1304" w:author="Mateus Berardo de Souza Terra" w:date="2016-02-08T22:05:00Z">
                  <w:rPr>
                    <w:ins w:id="1305" w:author="Mateus Berardo de Souza Terra" w:date="2016-02-08T20:04:00Z"/>
                    <w:color w:val="303030"/>
                  </w:rPr>
                </w:rPrChange>
              </w:rPr>
              <w:pPrChange w:id="1306" w:author="Mateus Berardo de Souza Terra" w:date="2016-02-08T22:05:00Z">
                <w:pPr>
                  <w:pStyle w:val="NormalWeb"/>
                  <w:spacing w:before="0" w:beforeAutospacing="0" w:after="160" w:afterAutospacing="0"/>
                  <w:jc w:val="center"/>
                </w:pPr>
              </w:pPrChange>
            </w:pPr>
            <w:ins w:id="1307" w:author="Mateus Berardo de Souza Terra" w:date="2016-02-08T22:09:00Z">
              <w:r>
                <w:rPr>
                  <w:color w:val="303030"/>
                  <w:sz w:val="16"/>
                  <w:szCs w:val="16"/>
                </w:rPr>
                <w:t>83</w:t>
              </w:r>
            </w:ins>
          </w:p>
        </w:tc>
        <w:tc>
          <w:tcPr>
            <w:tcW w:w="1558" w:type="dxa"/>
            <w:tcPrChange w:id="1308"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309" w:author="Mateus Berardo de Souza Terra" w:date="2016-02-08T20:04:00Z"/>
                <w:color w:val="303030"/>
                <w:sz w:val="16"/>
                <w:szCs w:val="16"/>
                <w:rPrChange w:id="1310" w:author="Mateus Berardo de Souza Terra" w:date="2016-02-08T22:05:00Z">
                  <w:rPr>
                    <w:ins w:id="1311" w:author="Mateus Berardo de Souza Terra" w:date="2016-02-08T20:04:00Z"/>
                    <w:color w:val="303030"/>
                  </w:rPr>
                </w:rPrChange>
              </w:rPr>
              <w:pPrChange w:id="1312" w:author="Mateus Berardo de Souza Terra" w:date="2016-02-08T22:05:00Z">
                <w:pPr>
                  <w:pStyle w:val="NormalWeb"/>
                  <w:spacing w:before="0" w:beforeAutospacing="0" w:after="160" w:afterAutospacing="0"/>
                  <w:jc w:val="center"/>
                </w:pPr>
              </w:pPrChange>
            </w:pPr>
            <w:ins w:id="1313" w:author="Mateus Berardo de Souza Terra" w:date="2016-02-08T22:10:00Z">
              <w:r>
                <w:rPr>
                  <w:color w:val="303030"/>
                  <w:sz w:val="16"/>
                  <w:szCs w:val="16"/>
                </w:rPr>
                <w:t>S</w:t>
              </w:r>
            </w:ins>
          </w:p>
        </w:tc>
        <w:tc>
          <w:tcPr>
            <w:tcW w:w="1559" w:type="dxa"/>
            <w:tcPrChange w:id="1314"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315" w:author="Mateus Berardo de Souza Terra" w:date="2016-02-08T20:04:00Z"/>
                <w:color w:val="303030"/>
                <w:sz w:val="16"/>
                <w:szCs w:val="16"/>
                <w:rPrChange w:id="1316" w:author="Mateus Berardo de Souza Terra" w:date="2016-02-08T22:05:00Z">
                  <w:rPr>
                    <w:ins w:id="1317" w:author="Mateus Berardo de Souza Terra" w:date="2016-02-08T20:04:00Z"/>
                    <w:color w:val="303030"/>
                  </w:rPr>
                </w:rPrChange>
              </w:rPr>
              <w:pPrChange w:id="1318" w:author="Mateus Berardo de Souza Terra" w:date="2016-02-08T22:05:00Z">
                <w:pPr>
                  <w:pStyle w:val="NormalWeb"/>
                  <w:spacing w:before="0" w:beforeAutospacing="0" w:after="160" w:afterAutospacing="0"/>
                  <w:jc w:val="center"/>
                </w:pPr>
              </w:pPrChange>
            </w:pPr>
            <w:ins w:id="1319" w:author="Mateus Berardo de Souza Terra" w:date="2016-02-08T22:09:00Z">
              <w:r>
                <w:rPr>
                  <w:color w:val="303030"/>
                  <w:sz w:val="16"/>
                  <w:szCs w:val="16"/>
                </w:rPr>
                <w:t>115</w:t>
              </w:r>
            </w:ins>
          </w:p>
        </w:tc>
        <w:tc>
          <w:tcPr>
            <w:tcW w:w="1559" w:type="dxa"/>
            <w:tcPrChange w:id="1320"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321" w:author="Mateus Berardo de Souza Terra" w:date="2016-02-08T20:04:00Z"/>
                <w:color w:val="303030"/>
                <w:sz w:val="16"/>
                <w:szCs w:val="16"/>
                <w:rPrChange w:id="1322" w:author="Mateus Berardo de Souza Terra" w:date="2016-02-08T22:05:00Z">
                  <w:rPr>
                    <w:ins w:id="1323" w:author="Mateus Berardo de Souza Terra" w:date="2016-02-08T20:04:00Z"/>
                    <w:color w:val="303030"/>
                  </w:rPr>
                </w:rPrChange>
              </w:rPr>
              <w:pPrChange w:id="1324" w:author="Mateus Berardo de Souza Terra" w:date="2016-02-08T22:05:00Z">
                <w:pPr>
                  <w:pStyle w:val="NormalWeb"/>
                  <w:spacing w:before="0" w:beforeAutospacing="0" w:after="160" w:afterAutospacing="0"/>
                  <w:jc w:val="center"/>
                </w:pPr>
              </w:pPrChange>
            </w:pPr>
            <w:proofErr w:type="gramStart"/>
            <w:ins w:id="1325" w:author="Mateus Berardo de Souza Terra" w:date="2016-02-08T22:11:00Z">
              <w:r>
                <w:rPr>
                  <w:color w:val="303030"/>
                  <w:sz w:val="16"/>
                  <w:szCs w:val="16"/>
                </w:rPr>
                <w:t>s</w:t>
              </w:r>
            </w:ins>
            <w:proofErr w:type="gramEnd"/>
          </w:p>
        </w:tc>
      </w:tr>
      <w:tr w:rsidR="00BA6212" w:rsidRPr="00A76C84" w14:paraId="1DE6C92F" w14:textId="77777777" w:rsidTr="00A76C84">
        <w:trPr>
          <w:trHeight w:val="20"/>
          <w:ins w:id="1326" w:author="Mateus Berardo de Souza Terra" w:date="2016-02-08T20:04:00Z"/>
        </w:trPr>
        <w:tc>
          <w:tcPr>
            <w:tcW w:w="1558" w:type="dxa"/>
            <w:tcPrChange w:id="1327"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328" w:author="Mateus Berardo de Souza Terra" w:date="2016-02-08T20:04:00Z"/>
                <w:color w:val="303030"/>
                <w:sz w:val="16"/>
                <w:szCs w:val="16"/>
                <w:rPrChange w:id="1329" w:author="Mateus Berardo de Souza Terra" w:date="2016-02-08T22:05:00Z">
                  <w:rPr>
                    <w:ins w:id="1330" w:author="Mateus Berardo de Souza Terra" w:date="2016-02-08T20:04:00Z"/>
                    <w:color w:val="303030"/>
                  </w:rPr>
                </w:rPrChange>
              </w:rPr>
              <w:pPrChange w:id="1331" w:author="Mateus Berardo de Souza Terra" w:date="2016-02-08T22:05:00Z">
                <w:pPr>
                  <w:pStyle w:val="NormalWeb"/>
                  <w:spacing w:before="0" w:beforeAutospacing="0" w:after="160" w:afterAutospacing="0"/>
                  <w:jc w:val="center"/>
                </w:pPr>
              </w:pPrChange>
            </w:pPr>
            <w:ins w:id="1332" w:author="Mateus Berardo de Souza Terra" w:date="2016-02-08T20:05:00Z">
              <w:r w:rsidRPr="00A76C84">
                <w:rPr>
                  <w:color w:val="303030"/>
                  <w:sz w:val="16"/>
                  <w:szCs w:val="16"/>
                  <w:rPrChange w:id="1333" w:author="Mateus Berardo de Souza Terra" w:date="2016-02-08T22:05:00Z">
                    <w:rPr>
                      <w:color w:val="303030"/>
                    </w:rPr>
                  </w:rPrChange>
                </w:rPr>
                <w:t>52</w:t>
              </w:r>
            </w:ins>
          </w:p>
        </w:tc>
        <w:tc>
          <w:tcPr>
            <w:tcW w:w="1558" w:type="dxa"/>
            <w:tcPrChange w:id="1334"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335" w:author="Mateus Berardo de Souza Terra" w:date="2016-02-08T20:04:00Z"/>
                <w:color w:val="303030"/>
                <w:sz w:val="16"/>
                <w:szCs w:val="16"/>
                <w:rPrChange w:id="1336" w:author="Mateus Berardo de Souza Terra" w:date="2016-02-08T22:05:00Z">
                  <w:rPr>
                    <w:ins w:id="1337" w:author="Mateus Berardo de Souza Terra" w:date="2016-02-08T20:04:00Z"/>
                    <w:color w:val="303030"/>
                  </w:rPr>
                </w:rPrChange>
              </w:rPr>
              <w:pPrChange w:id="1338" w:author="Mateus Berardo de Souza Terra" w:date="2016-02-08T22:05:00Z">
                <w:pPr>
                  <w:pStyle w:val="NormalWeb"/>
                  <w:spacing w:before="0" w:beforeAutospacing="0" w:after="160" w:afterAutospacing="0"/>
                  <w:jc w:val="center"/>
                </w:pPr>
              </w:pPrChange>
            </w:pPr>
            <w:ins w:id="1339" w:author="Mateus Berardo de Souza Terra" w:date="2016-02-08T22:13:00Z">
              <w:r>
                <w:rPr>
                  <w:color w:val="303030"/>
                  <w:sz w:val="16"/>
                  <w:szCs w:val="16"/>
                </w:rPr>
                <w:t>4</w:t>
              </w:r>
            </w:ins>
          </w:p>
        </w:tc>
        <w:tc>
          <w:tcPr>
            <w:tcW w:w="1558" w:type="dxa"/>
            <w:tcPrChange w:id="1340"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341" w:author="Mateus Berardo de Souza Terra" w:date="2016-02-08T20:04:00Z"/>
                <w:color w:val="303030"/>
                <w:sz w:val="16"/>
                <w:szCs w:val="16"/>
                <w:rPrChange w:id="1342" w:author="Mateus Berardo de Souza Terra" w:date="2016-02-08T22:05:00Z">
                  <w:rPr>
                    <w:ins w:id="1343" w:author="Mateus Berardo de Souza Terra" w:date="2016-02-08T20:04:00Z"/>
                    <w:color w:val="303030"/>
                  </w:rPr>
                </w:rPrChange>
              </w:rPr>
              <w:pPrChange w:id="1344" w:author="Mateus Berardo de Souza Terra" w:date="2016-02-08T22:05:00Z">
                <w:pPr>
                  <w:pStyle w:val="NormalWeb"/>
                  <w:spacing w:before="0" w:beforeAutospacing="0" w:after="160" w:afterAutospacing="0"/>
                  <w:jc w:val="center"/>
                </w:pPr>
              </w:pPrChange>
            </w:pPr>
            <w:ins w:id="1345" w:author="Mateus Berardo de Souza Terra" w:date="2016-02-08T22:09:00Z">
              <w:r>
                <w:rPr>
                  <w:color w:val="303030"/>
                  <w:sz w:val="16"/>
                  <w:szCs w:val="16"/>
                </w:rPr>
                <w:t>84</w:t>
              </w:r>
            </w:ins>
          </w:p>
        </w:tc>
        <w:tc>
          <w:tcPr>
            <w:tcW w:w="1558" w:type="dxa"/>
            <w:tcPrChange w:id="1346"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347" w:author="Mateus Berardo de Souza Terra" w:date="2016-02-08T20:04:00Z"/>
                <w:color w:val="303030"/>
                <w:sz w:val="16"/>
                <w:szCs w:val="16"/>
                <w:rPrChange w:id="1348" w:author="Mateus Berardo de Souza Terra" w:date="2016-02-08T22:05:00Z">
                  <w:rPr>
                    <w:ins w:id="1349" w:author="Mateus Berardo de Souza Terra" w:date="2016-02-08T20:04:00Z"/>
                    <w:color w:val="303030"/>
                  </w:rPr>
                </w:rPrChange>
              </w:rPr>
              <w:pPrChange w:id="1350" w:author="Mateus Berardo de Souza Terra" w:date="2016-02-08T22:05:00Z">
                <w:pPr>
                  <w:pStyle w:val="NormalWeb"/>
                  <w:spacing w:before="0" w:beforeAutospacing="0" w:after="160" w:afterAutospacing="0"/>
                  <w:jc w:val="center"/>
                </w:pPr>
              </w:pPrChange>
            </w:pPr>
            <w:ins w:id="1351" w:author="Mateus Berardo de Souza Terra" w:date="2016-02-08T22:10:00Z">
              <w:r>
                <w:rPr>
                  <w:color w:val="303030"/>
                  <w:sz w:val="16"/>
                  <w:szCs w:val="16"/>
                </w:rPr>
                <w:t>T</w:t>
              </w:r>
            </w:ins>
          </w:p>
        </w:tc>
        <w:tc>
          <w:tcPr>
            <w:tcW w:w="1559" w:type="dxa"/>
            <w:tcPrChange w:id="1352"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353" w:author="Mateus Berardo de Souza Terra" w:date="2016-02-08T20:04:00Z"/>
                <w:color w:val="303030"/>
                <w:sz w:val="16"/>
                <w:szCs w:val="16"/>
                <w:rPrChange w:id="1354" w:author="Mateus Berardo de Souza Terra" w:date="2016-02-08T22:05:00Z">
                  <w:rPr>
                    <w:ins w:id="1355" w:author="Mateus Berardo de Souza Terra" w:date="2016-02-08T20:04:00Z"/>
                    <w:color w:val="303030"/>
                  </w:rPr>
                </w:rPrChange>
              </w:rPr>
              <w:pPrChange w:id="1356" w:author="Mateus Berardo de Souza Terra" w:date="2016-02-08T22:05:00Z">
                <w:pPr>
                  <w:pStyle w:val="NormalWeb"/>
                  <w:spacing w:before="0" w:beforeAutospacing="0" w:after="160" w:afterAutospacing="0"/>
                  <w:jc w:val="center"/>
                </w:pPr>
              </w:pPrChange>
            </w:pPr>
            <w:ins w:id="1357" w:author="Mateus Berardo de Souza Terra" w:date="2016-02-08T22:09:00Z">
              <w:r>
                <w:rPr>
                  <w:color w:val="303030"/>
                  <w:sz w:val="16"/>
                  <w:szCs w:val="16"/>
                </w:rPr>
                <w:t>116</w:t>
              </w:r>
            </w:ins>
          </w:p>
        </w:tc>
        <w:tc>
          <w:tcPr>
            <w:tcW w:w="1559" w:type="dxa"/>
            <w:tcPrChange w:id="1358"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359" w:author="Mateus Berardo de Souza Terra" w:date="2016-02-08T20:04:00Z"/>
                <w:color w:val="303030"/>
                <w:sz w:val="16"/>
                <w:szCs w:val="16"/>
                <w:rPrChange w:id="1360" w:author="Mateus Berardo de Souza Terra" w:date="2016-02-08T22:05:00Z">
                  <w:rPr>
                    <w:ins w:id="1361" w:author="Mateus Berardo de Souza Terra" w:date="2016-02-08T20:04:00Z"/>
                    <w:color w:val="303030"/>
                  </w:rPr>
                </w:rPrChange>
              </w:rPr>
              <w:pPrChange w:id="1362" w:author="Mateus Berardo de Souza Terra" w:date="2016-02-08T22:05:00Z">
                <w:pPr>
                  <w:pStyle w:val="NormalWeb"/>
                  <w:spacing w:before="0" w:beforeAutospacing="0" w:after="160" w:afterAutospacing="0"/>
                  <w:jc w:val="center"/>
                </w:pPr>
              </w:pPrChange>
            </w:pPr>
            <w:proofErr w:type="gramStart"/>
            <w:ins w:id="1363" w:author="Mateus Berardo de Souza Terra" w:date="2016-02-08T22:11:00Z">
              <w:r>
                <w:rPr>
                  <w:color w:val="303030"/>
                  <w:sz w:val="16"/>
                  <w:szCs w:val="16"/>
                </w:rPr>
                <w:t>t</w:t>
              </w:r>
            </w:ins>
            <w:proofErr w:type="gramEnd"/>
          </w:p>
        </w:tc>
      </w:tr>
      <w:tr w:rsidR="00BA6212" w:rsidRPr="00A76C84" w14:paraId="15B26FBA" w14:textId="77777777" w:rsidTr="00A76C84">
        <w:trPr>
          <w:trHeight w:val="20"/>
          <w:ins w:id="1364" w:author="Mateus Berardo de Souza Terra" w:date="2016-02-08T20:04:00Z"/>
        </w:trPr>
        <w:tc>
          <w:tcPr>
            <w:tcW w:w="1558" w:type="dxa"/>
            <w:tcPrChange w:id="1365"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366" w:author="Mateus Berardo de Souza Terra" w:date="2016-02-08T20:04:00Z"/>
                <w:color w:val="303030"/>
                <w:sz w:val="16"/>
                <w:szCs w:val="16"/>
                <w:rPrChange w:id="1367" w:author="Mateus Berardo de Souza Terra" w:date="2016-02-08T22:05:00Z">
                  <w:rPr>
                    <w:ins w:id="1368" w:author="Mateus Berardo de Souza Terra" w:date="2016-02-08T20:04:00Z"/>
                    <w:color w:val="303030"/>
                  </w:rPr>
                </w:rPrChange>
              </w:rPr>
              <w:pPrChange w:id="1369" w:author="Mateus Berardo de Souza Terra" w:date="2016-02-08T22:05:00Z">
                <w:pPr>
                  <w:pStyle w:val="NormalWeb"/>
                  <w:spacing w:before="0" w:beforeAutospacing="0" w:after="160" w:afterAutospacing="0"/>
                  <w:jc w:val="center"/>
                </w:pPr>
              </w:pPrChange>
            </w:pPr>
            <w:ins w:id="1370" w:author="Mateus Berardo de Souza Terra" w:date="2016-02-08T20:05:00Z">
              <w:r w:rsidRPr="00A76C84">
                <w:rPr>
                  <w:color w:val="303030"/>
                  <w:sz w:val="16"/>
                  <w:szCs w:val="16"/>
                  <w:rPrChange w:id="1371" w:author="Mateus Berardo de Souza Terra" w:date="2016-02-08T22:05:00Z">
                    <w:rPr>
                      <w:color w:val="303030"/>
                    </w:rPr>
                  </w:rPrChange>
                </w:rPr>
                <w:t>53</w:t>
              </w:r>
            </w:ins>
          </w:p>
        </w:tc>
        <w:tc>
          <w:tcPr>
            <w:tcW w:w="1558" w:type="dxa"/>
            <w:tcPrChange w:id="1372"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373" w:author="Mateus Berardo de Souza Terra" w:date="2016-02-08T20:04:00Z"/>
                <w:color w:val="303030"/>
                <w:sz w:val="16"/>
                <w:szCs w:val="16"/>
                <w:rPrChange w:id="1374" w:author="Mateus Berardo de Souza Terra" w:date="2016-02-08T22:05:00Z">
                  <w:rPr>
                    <w:ins w:id="1375" w:author="Mateus Berardo de Souza Terra" w:date="2016-02-08T20:04:00Z"/>
                    <w:color w:val="303030"/>
                  </w:rPr>
                </w:rPrChange>
              </w:rPr>
              <w:pPrChange w:id="1376" w:author="Mateus Berardo de Souza Terra" w:date="2016-02-08T22:05:00Z">
                <w:pPr>
                  <w:pStyle w:val="NormalWeb"/>
                  <w:spacing w:before="0" w:beforeAutospacing="0" w:after="160" w:afterAutospacing="0"/>
                  <w:jc w:val="center"/>
                </w:pPr>
              </w:pPrChange>
            </w:pPr>
            <w:ins w:id="1377" w:author="Mateus Berardo de Souza Terra" w:date="2016-02-08T22:13:00Z">
              <w:r>
                <w:rPr>
                  <w:color w:val="303030"/>
                  <w:sz w:val="16"/>
                  <w:szCs w:val="16"/>
                </w:rPr>
                <w:t>5</w:t>
              </w:r>
            </w:ins>
          </w:p>
        </w:tc>
        <w:tc>
          <w:tcPr>
            <w:tcW w:w="1558" w:type="dxa"/>
            <w:tcPrChange w:id="1378"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379" w:author="Mateus Berardo de Souza Terra" w:date="2016-02-08T20:04:00Z"/>
                <w:color w:val="303030"/>
                <w:sz w:val="16"/>
                <w:szCs w:val="16"/>
                <w:rPrChange w:id="1380" w:author="Mateus Berardo de Souza Terra" w:date="2016-02-08T22:05:00Z">
                  <w:rPr>
                    <w:ins w:id="1381" w:author="Mateus Berardo de Souza Terra" w:date="2016-02-08T20:04:00Z"/>
                    <w:color w:val="303030"/>
                  </w:rPr>
                </w:rPrChange>
              </w:rPr>
              <w:pPrChange w:id="1382" w:author="Mateus Berardo de Souza Terra" w:date="2016-02-08T22:05:00Z">
                <w:pPr>
                  <w:pStyle w:val="NormalWeb"/>
                  <w:spacing w:before="0" w:beforeAutospacing="0" w:after="160" w:afterAutospacing="0"/>
                  <w:jc w:val="center"/>
                </w:pPr>
              </w:pPrChange>
            </w:pPr>
            <w:ins w:id="1383" w:author="Mateus Berardo de Souza Terra" w:date="2016-02-08T22:09:00Z">
              <w:r>
                <w:rPr>
                  <w:color w:val="303030"/>
                  <w:sz w:val="16"/>
                  <w:szCs w:val="16"/>
                </w:rPr>
                <w:t>85</w:t>
              </w:r>
            </w:ins>
          </w:p>
        </w:tc>
        <w:tc>
          <w:tcPr>
            <w:tcW w:w="1558" w:type="dxa"/>
            <w:tcPrChange w:id="1384"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385" w:author="Mateus Berardo de Souza Terra" w:date="2016-02-08T20:04:00Z"/>
                <w:color w:val="303030"/>
                <w:sz w:val="16"/>
                <w:szCs w:val="16"/>
                <w:rPrChange w:id="1386" w:author="Mateus Berardo de Souza Terra" w:date="2016-02-08T22:05:00Z">
                  <w:rPr>
                    <w:ins w:id="1387" w:author="Mateus Berardo de Souza Terra" w:date="2016-02-08T20:04:00Z"/>
                    <w:color w:val="303030"/>
                  </w:rPr>
                </w:rPrChange>
              </w:rPr>
              <w:pPrChange w:id="1388" w:author="Mateus Berardo de Souza Terra" w:date="2016-02-08T22:05:00Z">
                <w:pPr>
                  <w:pStyle w:val="NormalWeb"/>
                  <w:spacing w:before="0" w:beforeAutospacing="0" w:after="160" w:afterAutospacing="0"/>
                  <w:jc w:val="center"/>
                </w:pPr>
              </w:pPrChange>
            </w:pPr>
            <w:ins w:id="1389" w:author="Mateus Berardo de Souza Terra" w:date="2016-02-08T22:10:00Z">
              <w:r>
                <w:rPr>
                  <w:color w:val="303030"/>
                  <w:sz w:val="16"/>
                  <w:szCs w:val="16"/>
                </w:rPr>
                <w:t>U</w:t>
              </w:r>
            </w:ins>
          </w:p>
        </w:tc>
        <w:tc>
          <w:tcPr>
            <w:tcW w:w="1559" w:type="dxa"/>
            <w:tcPrChange w:id="1390"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391" w:author="Mateus Berardo de Souza Terra" w:date="2016-02-08T20:04:00Z"/>
                <w:color w:val="303030"/>
                <w:sz w:val="16"/>
                <w:szCs w:val="16"/>
                <w:rPrChange w:id="1392" w:author="Mateus Berardo de Souza Terra" w:date="2016-02-08T22:05:00Z">
                  <w:rPr>
                    <w:ins w:id="1393" w:author="Mateus Berardo de Souza Terra" w:date="2016-02-08T20:04:00Z"/>
                    <w:color w:val="303030"/>
                  </w:rPr>
                </w:rPrChange>
              </w:rPr>
              <w:pPrChange w:id="1394" w:author="Mateus Berardo de Souza Terra" w:date="2016-02-08T22:05:00Z">
                <w:pPr>
                  <w:pStyle w:val="NormalWeb"/>
                  <w:spacing w:before="0" w:beforeAutospacing="0" w:after="160" w:afterAutospacing="0"/>
                  <w:jc w:val="center"/>
                </w:pPr>
              </w:pPrChange>
            </w:pPr>
            <w:ins w:id="1395" w:author="Mateus Berardo de Souza Terra" w:date="2016-02-08T22:09:00Z">
              <w:r>
                <w:rPr>
                  <w:color w:val="303030"/>
                  <w:sz w:val="16"/>
                  <w:szCs w:val="16"/>
                </w:rPr>
                <w:t>117</w:t>
              </w:r>
            </w:ins>
          </w:p>
        </w:tc>
        <w:tc>
          <w:tcPr>
            <w:tcW w:w="1559" w:type="dxa"/>
            <w:tcPrChange w:id="1396"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397" w:author="Mateus Berardo de Souza Terra" w:date="2016-02-08T20:04:00Z"/>
                <w:color w:val="303030"/>
                <w:sz w:val="16"/>
                <w:szCs w:val="16"/>
                <w:rPrChange w:id="1398" w:author="Mateus Berardo de Souza Terra" w:date="2016-02-08T22:05:00Z">
                  <w:rPr>
                    <w:ins w:id="1399" w:author="Mateus Berardo de Souza Terra" w:date="2016-02-08T20:04:00Z"/>
                    <w:color w:val="303030"/>
                  </w:rPr>
                </w:rPrChange>
              </w:rPr>
              <w:pPrChange w:id="1400" w:author="Mateus Berardo de Souza Terra" w:date="2016-02-08T22:05:00Z">
                <w:pPr>
                  <w:pStyle w:val="NormalWeb"/>
                  <w:spacing w:before="0" w:beforeAutospacing="0" w:after="160" w:afterAutospacing="0"/>
                  <w:jc w:val="center"/>
                </w:pPr>
              </w:pPrChange>
            </w:pPr>
            <w:proofErr w:type="gramStart"/>
            <w:ins w:id="1401" w:author="Mateus Berardo de Souza Terra" w:date="2016-02-08T22:11:00Z">
              <w:r>
                <w:rPr>
                  <w:color w:val="303030"/>
                  <w:sz w:val="16"/>
                  <w:szCs w:val="16"/>
                </w:rPr>
                <w:t>u</w:t>
              </w:r>
            </w:ins>
            <w:proofErr w:type="gramEnd"/>
          </w:p>
        </w:tc>
      </w:tr>
      <w:tr w:rsidR="00BA6212" w:rsidRPr="00A76C84" w14:paraId="120B16EF" w14:textId="77777777" w:rsidTr="00A76C84">
        <w:trPr>
          <w:trHeight w:val="20"/>
          <w:ins w:id="1402" w:author="Mateus Berardo de Souza Terra" w:date="2016-02-08T20:04:00Z"/>
        </w:trPr>
        <w:tc>
          <w:tcPr>
            <w:tcW w:w="1558" w:type="dxa"/>
            <w:tcPrChange w:id="1403"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404" w:author="Mateus Berardo de Souza Terra" w:date="2016-02-08T20:04:00Z"/>
                <w:color w:val="303030"/>
                <w:sz w:val="16"/>
                <w:szCs w:val="16"/>
                <w:rPrChange w:id="1405" w:author="Mateus Berardo de Souza Terra" w:date="2016-02-08T22:05:00Z">
                  <w:rPr>
                    <w:ins w:id="1406" w:author="Mateus Berardo de Souza Terra" w:date="2016-02-08T20:04:00Z"/>
                    <w:color w:val="303030"/>
                  </w:rPr>
                </w:rPrChange>
              </w:rPr>
              <w:pPrChange w:id="1407" w:author="Mateus Berardo de Souza Terra" w:date="2016-02-08T22:05:00Z">
                <w:pPr>
                  <w:pStyle w:val="NormalWeb"/>
                  <w:spacing w:before="0" w:beforeAutospacing="0" w:after="160" w:afterAutospacing="0"/>
                  <w:jc w:val="center"/>
                </w:pPr>
              </w:pPrChange>
            </w:pPr>
            <w:ins w:id="1408" w:author="Mateus Berardo de Souza Terra" w:date="2016-02-08T20:05:00Z">
              <w:r w:rsidRPr="00A76C84">
                <w:rPr>
                  <w:color w:val="303030"/>
                  <w:sz w:val="16"/>
                  <w:szCs w:val="16"/>
                  <w:rPrChange w:id="1409" w:author="Mateus Berardo de Souza Terra" w:date="2016-02-08T22:05:00Z">
                    <w:rPr>
                      <w:color w:val="303030"/>
                    </w:rPr>
                  </w:rPrChange>
                </w:rPr>
                <w:t>54</w:t>
              </w:r>
            </w:ins>
          </w:p>
        </w:tc>
        <w:tc>
          <w:tcPr>
            <w:tcW w:w="1558" w:type="dxa"/>
            <w:tcPrChange w:id="1410"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411" w:author="Mateus Berardo de Souza Terra" w:date="2016-02-08T20:04:00Z"/>
                <w:color w:val="303030"/>
                <w:sz w:val="16"/>
                <w:szCs w:val="16"/>
                <w:rPrChange w:id="1412" w:author="Mateus Berardo de Souza Terra" w:date="2016-02-08T22:05:00Z">
                  <w:rPr>
                    <w:ins w:id="1413" w:author="Mateus Berardo de Souza Terra" w:date="2016-02-08T20:04:00Z"/>
                    <w:color w:val="303030"/>
                  </w:rPr>
                </w:rPrChange>
              </w:rPr>
              <w:pPrChange w:id="1414" w:author="Mateus Berardo de Souza Terra" w:date="2016-02-08T22:05:00Z">
                <w:pPr>
                  <w:pStyle w:val="NormalWeb"/>
                  <w:spacing w:before="0" w:beforeAutospacing="0" w:after="160" w:afterAutospacing="0"/>
                  <w:jc w:val="center"/>
                </w:pPr>
              </w:pPrChange>
            </w:pPr>
            <w:ins w:id="1415" w:author="Mateus Berardo de Souza Terra" w:date="2016-02-08T22:13:00Z">
              <w:r>
                <w:rPr>
                  <w:color w:val="303030"/>
                  <w:sz w:val="16"/>
                  <w:szCs w:val="16"/>
                </w:rPr>
                <w:t>6</w:t>
              </w:r>
            </w:ins>
          </w:p>
        </w:tc>
        <w:tc>
          <w:tcPr>
            <w:tcW w:w="1558" w:type="dxa"/>
            <w:tcPrChange w:id="1416"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417" w:author="Mateus Berardo de Souza Terra" w:date="2016-02-08T20:04:00Z"/>
                <w:color w:val="303030"/>
                <w:sz w:val="16"/>
                <w:szCs w:val="16"/>
                <w:rPrChange w:id="1418" w:author="Mateus Berardo de Souza Terra" w:date="2016-02-08T22:05:00Z">
                  <w:rPr>
                    <w:ins w:id="1419" w:author="Mateus Berardo de Souza Terra" w:date="2016-02-08T20:04:00Z"/>
                    <w:color w:val="303030"/>
                  </w:rPr>
                </w:rPrChange>
              </w:rPr>
              <w:pPrChange w:id="1420" w:author="Mateus Berardo de Souza Terra" w:date="2016-02-08T22:05:00Z">
                <w:pPr>
                  <w:pStyle w:val="NormalWeb"/>
                  <w:spacing w:before="0" w:beforeAutospacing="0" w:after="160" w:afterAutospacing="0"/>
                  <w:jc w:val="center"/>
                </w:pPr>
              </w:pPrChange>
            </w:pPr>
            <w:ins w:id="1421" w:author="Mateus Berardo de Souza Terra" w:date="2016-02-08T22:09:00Z">
              <w:r>
                <w:rPr>
                  <w:color w:val="303030"/>
                  <w:sz w:val="16"/>
                  <w:szCs w:val="16"/>
                </w:rPr>
                <w:t>86</w:t>
              </w:r>
            </w:ins>
          </w:p>
        </w:tc>
        <w:tc>
          <w:tcPr>
            <w:tcW w:w="1558" w:type="dxa"/>
            <w:tcPrChange w:id="1422"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423" w:author="Mateus Berardo de Souza Terra" w:date="2016-02-08T20:04:00Z"/>
                <w:color w:val="303030"/>
                <w:sz w:val="16"/>
                <w:szCs w:val="16"/>
                <w:rPrChange w:id="1424" w:author="Mateus Berardo de Souza Terra" w:date="2016-02-08T22:05:00Z">
                  <w:rPr>
                    <w:ins w:id="1425" w:author="Mateus Berardo de Souza Terra" w:date="2016-02-08T20:04:00Z"/>
                    <w:color w:val="303030"/>
                  </w:rPr>
                </w:rPrChange>
              </w:rPr>
              <w:pPrChange w:id="1426" w:author="Mateus Berardo de Souza Terra" w:date="2016-02-08T22:05:00Z">
                <w:pPr>
                  <w:pStyle w:val="NormalWeb"/>
                  <w:spacing w:before="0" w:beforeAutospacing="0" w:after="160" w:afterAutospacing="0"/>
                  <w:jc w:val="center"/>
                </w:pPr>
              </w:pPrChange>
            </w:pPr>
            <w:ins w:id="1427" w:author="Mateus Berardo de Souza Terra" w:date="2016-02-08T22:10:00Z">
              <w:r>
                <w:rPr>
                  <w:color w:val="303030"/>
                  <w:sz w:val="16"/>
                  <w:szCs w:val="16"/>
                </w:rPr>
                <w:t>V</w:t>
              </w:r>
            </w:ins>
          </w:p>
        </w:tc>
        <w:tc>
          <w:tcPr>
            <w:tcW w:w="1559" w:type="dxa"/>
            <w:tcPrChange w:id="1428"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429" w:author="Mateus Berardo de Souza Terra" w:date="2016-02-08T20:04:00Z"/>
                <w:color w:val="303030"/>
                <w:sz w:val="16"/>
                <w:szCs w:val="16"/>
                <w:rPrChange w:id="1430" w:author="Mateus Berardo de Souza Terra" w:date="2016-02-08T22:05:00Z">
                  <w:rPr>
                    <w:ins w:id="1431" w:author="Mateus Berardo de Souza Terra" w:date="2016-02-08T20:04:00Z"/>
                    <w:color w:val="303030"/>
                  </w:rPr>
                </w:rPrChange>
              </w:rPr>
              <w:pPrChange w:id="1432" w:author="Mateus Berardo de Souza Terra" w:date="2016-02-08T22:05:00Z">
                <w:pPr>
                  <w:pStyle w:val="NormalWeb"/>
                  <w:spacing w:before="0" w:beforeAutospacing="0" w:after="160" w:afterAutospacing="0"/>
                  <w:jc w:val="center"/>
                </w:pPr>
              </w:pPrChange>
            </w:pPr>
            <w:ins w:id="1433" w:author="Mateus Berardo de Souza Terra" w:date="2016-02-08T22:09:00Z">
              <w:r>
                <w:rPr>
                  <w:color w:val="303030"/>
                  <w:sz w:val="16"/>
                  <w:szCs w:val="16"/>
                </w:rPr>
                <w:t>118</w:t>
              </w:r>
            </w:ins>
          </w:p>
        </w:tc>
        <w:tc>
          <w:tcPr>
            <w:tcW w:w="1559" w:type="dxa"/>
            <w:tcPrChange w:id="1434"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1435" w:author="Mateus Berardo de Souza Terra" w:date="2016-02-08T20:04:00Z"/>
                <w:color w:val="303030"/>
                <w:sz w:val="16"/>
                <w:szCs w:val="16"/>
                <w:rPrChange w:id="1436" w:author="Mateus Berardo de Souza Terra" w:date="2016-02-08T22:05:00Z">
                  <w:rPr>
                    <w:ins w:id="1437" w:author="Mateus Berardo de Souza Terra" w:date="2016-02-08T20:04:00Z"/>
                    <w:color w:val="303030"/>
                  </w:rPr>
                </w:rPrChange>
              </w:rPr>
              <w:pPrChange w:id="1438" w:author="Mateus Berardo de Souza Terra" w:date="2016-02-08T22:05:00Z">
                <w:pPr>
                  <w:pStyle w:val="NormalWeb"/>
                  <w:spacing w:before="0" w:beforeAutospacing="0" w:after="160" w:afterAutospacing="0"/>
                  <w:jc w:val="center"/>
                </w:pPr>
              </w:pPrChange>
            </w:pPr>
            <w:proofErr w:type="gramStart"/>
            <w:ins w:id="1439" w:author="Mateus Berardo de Souza Terra" w:date="2016-02-08T22:11:00Z">
              <w:r>
                <w:rPr>
                  <w:color w:val="303030"/>
                  <w:sz w:val="16"/>
                  <w:szCs w:val="16"/>
                </w:rPr>
                <w:t>v</w:t>
              </w:r>
            </w:ins>
            <w:proofErr w:type="gramEnd"/>
          </w:p>
        </w:tc>
      </w:tr>
      <w:tr w:rsidR="00BA6212" w:rsidRPr="00A76C84" w14:paraId="30508229" w14:textId="77777777" w:rsidTr="00A76C84">
        <w:trPr>
          <w:trHeight w:val="20"/>
          <w:ins w:id="1440" w:author="Mateus Berardo de Souza Terra" w:date="2016-02-08T20:04:00Z"/>
        </w:trPr>
        <w:tc>
          <w:tcPr>
            <w:tcW w:w="1558" w:type="dxa"/>
            <w:tcPrChange w:id="1441"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1442" w:author="Mateus Berardo de Souza Terra" w:date="2016-02-08T20:04:00Z"/>
                <w:color w:val="303030"/>
                <w:sz w:val="16"/>
                <w:szCs w:val="16"/>
                <w:rPrChange w:id="1443" w:author="Mateus Berardo de Souza Terra" w:date="2016-02-08T22:05:00Z">
                  <w:rPr>
                    <w:ins w:id="1444" w:author="Mateus Berardo de Souza Terra" w:date="2016-02-08T20:04:00Z"/>
                    <w:color w:val="303030"/>
                  </w:rPr>
                </w:rPrChange>
              </w:rPr>
              <w:pPrChange w:id="1445" w:author="Mateus Berardo de Souza Terra" w:date="2016-02-08T22:05:00Z">
                <w:pPr>
                  <w:pStyle w:val="NormalWeb"/>
                  <w:spacing w:before="0" w:beforeAutospacing="0" w:after="160" w:afterAutospacing="0"/>
                  <w:jc w:val="center"/>
                </w:pPr>
              </w:pPrChange>
            </w:pPr>
            <w:ins w:id="1446" w:author="Mateus Berardo de Souza Terra" w:date="2016-02-08T20:05:00Z">
              <w:r w:rsidRPr="00A76C84">
                <w:rPr>
                  <w:color w:val="303030"/>
                  <w:sz w:val="16"/>
                  <w:szCs w:val="16"/>
                  <w:rPrChange w:id="1447" w:author="Mateus Berardo de Souza Terra" w:date="2016-02-08T22:05:00Z">
                    <w:rPr>
                      <w:color w:val="303030"/>
                    </w:rPr>
                  </w:rPrChange>
                </w:rPr>
                <w:t>55</w:t>
              </w:r>
            </w:ins>
          </w:p>
        </w:tc>
        <w:tc>
          <w:tcPr>
            <w:tcW w:w="1558" w:type="dxa"/>
            <w:tcPrChange w:id="1448"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1449" w:author="Mateus Berardo de Souza Terra" w:date="2016-02-08T20:04:00Z"/>
                <w:color w:val="303030"/>
                <w:sz w:val="16"/>
                <w:szCs w:val="16"/>
                <w:rPrChange w:id="1450" w:author="Mateus Berardo de Souza Terra" w:date="2016-02-08T22:05:00Z">
                  <w:rPr>
                    <w:ins w:id="1451" w:author="Mateus Berardo de Souza Terra" w:date="2016-02-08T20:04:00Z"/>
                    <w:color w:val="303030"/>
                  </w:rPr>
                </w:rPrChange>
              </w:rPr>
              <w:pPrChange w:id="1452" w:author="Mateus Berardo de Souza Terra" w:date="2016-02-08T22:05:00Z">
                <w:pPr>
                  <w:pStyle w:val="NormalWeb"/>
                  <w:spacing w:before="0" w:beforeAutospacing="0" w:after="160" w:afterAutospacing="0"/>
                  <w:jc w:val="center"/>
                </w:pPr>
              </w:pPrChange>
            </w:pPr>
            <w:ins w:id="1453" w:author="Mateus Berardo de Souza Terra" w:date="2016-02-08T22:13:00Z">
              <w:r>
                <w:rPr>
                  <w:color w:val="303030"/>
                  <w:sz w:val="16"/>
                  <w:szCs w:val="16"/>
                </w:rPr>
                <w:t>7</w:t>
              </w:r>
            </w:ins>
          </w:p>
        </w:tc>
        <w:tc>
          <w:tcPr>
            <w:tcW w:w="1558" w:type="dxa"/>
            <w:tcPrChange w:id="1454"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1455" w:author="Mateus Berardo de Souza Terra" w:date="2016-02-08T20:04:00Z"/>
                <w:color w:val="303030"/>
                <w:sz w:val="16"/>
                <w:szCs w:val="16"/>
                <w:rPrChange w:id="1456" w:author="Mateus Berardo de Souza Terra" w:date="2016-02-08T22:05:00Z">
                  <w:rPr>
                    <w:ins w:id="1457" w:author="Mateus Berardo de Souza Terra" w:date="2016-02-08T20:04:00Z"/>
                    <w:color w:val="303030"/>
                  </w:rPr>
                </w:rPrChange>
              </w:rPr>
              <w:pPrChange w:id="1458" w:author="Mateus Berardo de Souza Terra" w:date="2016-02-08T22:05:00Z">
                <w:pPr>
                  <w:pStyle w:val="NormalWeb"/>
                  <w:spacing w:before="0" w:beforeAutospacing="0" w:after="160" w:afterAutospacing="0"/>
                  <w:jc w:val="center"/>
                </w:pPr>
              </w:pPrChange>
            </w:pPr>
            <w:ins w:id="1459" w:author="Mateus Berardo de Souza Terra" w:date="2016-02-08T22:09:00Z">
              <w:r>
                <w:rPr>
                  <w:color w:val="303030"/>
                  <w:sz w:val="16"/>
                  <w:szCs w:val="16"/>
                </w:rPr>
                <w:t>87</w:t>
              </w:r>
            </w:ins>
          </w:p>
        </w:tc>
        <w:tc>
          <w:tcPr>
            <w:tcW w:w="1558" w:type="dxa"/>
            <w:tcPrChange w:id="1460"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1461" w:author="Mateus Berardo de Souza Terra" w:date="2016-02-08T20:04:00Z"/>
                <w:color w:val="303030"/>
                <w:sz w:val="16"/>
                <w:szCs w:val="16"/>
                <w:rPrChange w:id="1462" w:author="Mateus Berardo de Souza Terra" w:date="2016-02-08T22:05:00Z">
                  <w:rPr>
                    <w:ins w:id="1463" w:author="Mateus Berardo de Souza Terra" w:date="2016-02-08T20:04:00Z"/>
                    <w:color w:val="303030"/>
                  </w:rPr>
                </w:rPrChange>
              </w:rPr>
              <w:pPrChange w:id="1464" w:author="Mateus Berardo de Souza Terra" w:date="2016-02-08T22:05:00Z">
                <w:pPr>
                  <w:pStyle w:val="NormalWeb"/>
                  <w:spacing w:before="0" w:beforeAutospacing="0" w:after="160" w:afterAutospacing="0"/>
                  <w:jc w:val="center"/>
                </w:pPr>
              </w:pPrChange>
            </w:pPr>
            <w:ins w:id="1465" w:author="Mateus Berardo de Souza Terra" w:date="2016-02-08T22:10:00Z">
              <w:r>
                <w:rPr>
                  <w:color w:val="303030"/>
                  <w:sz w:val="16"/>
                  <w:szCs w:val="16"/>
                </w:rPr>
                <w:t>W</w:t>
              </w:r>
            </w:ins>
          </w:p>
        </w:tc>
        <w:tc>
          <w:tcPr>
            <w:tcW w:w="1559" w:type="dxa"/>
            <w:tcPrChange w:id="1466"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1467" w:author="Mateus Berardo de Souza Terra" w:date="2016-02-08T20:04:00Z"/>
                <w:color w:val="303030"/>
                <w:sz w:val="16"/>
                <w:szCs w:val="16"/>
                <w:rPrChange w:id="1468" w:author="Mateus Berardo de Souza Terra" w:date="2016-02-08T22:05:00Z">
                  <w:rPr>
                    <w:ins w:id="1469" w:author="Mateus Berardo de Souza Terra" w:date="2016-02-08T20:04:00Z"/>
                    <w:color w:val="303030"/>
                  </w:rPr>
                </w:rPrChange>
              </w:rPr>
              <w:pPrChange w:id="1470" w:author="Mateus Berardo de Souza Terra" w:date="2016-02-08T22:05:00Z">
                <w:pPr>
                  <w:pStyle w:val="NormalWeb"/>
                  <w:spacing w:before="0" w:beforeAutospacing="0" w:after="160" w:afterAutospacing="0"/>
                  <w:jc w:val="center"/>
                </w:pPr>
              </w:pPrChange>
            </w:pPr>
            <w:ins w:id="1471" w:author="Mateus Berardo de Souza Terra" w:date="2016-02-08T22:09:00Z">
              <w:r>
                <w:rPr>
                  <w:color w:val="303030"/>
                  <w:sz w:val="16"/>
                  <w:szCs w:val="16"/>
                </w:rPr>
                <w:t>119</w:t>
              </w:r>
            </w:ins>
          </w:p>
        </w:tc>
        <w:tc>
          <w:tcPr>
            <w:tcW w:w="1559" w:type="dxa"/>
            <w:tcPrChange w:id="1472"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1473" w:author="Mateus Berardo de Souza Terra" w:date="2016-02-08T20:04:00Z"/>
                <w:color w:val="303030"/>
                <w:sz w:val="16"/>
                <w:szCs w:val="16"/>
                <w:rPrChange w:id="1474" w:author="Mateus Berardo de Souza Terra" w:date="2016-02-08T22:05:00Z">
                  <w:rPr>
                    <w:ins w:id="1475" w:author="Mateus Berardo de Souza Terra" w:date="2016-02-08T20:04:00Z"/>
                    <w:color w:val="303030"/>
                  </w:rPr>
                </w:rPrChange>
              </w:rPr>
              <w:pPrChange w:id="1476" w:author="Mateus Berardo de Souza Terra" w:date="2016-02-08T22:05:00Z">
                <w:pPr>
                  <w:pStyle w:val="NormalWeb"/>
                  <w:spacing w:before="0" w:beforeAutospacing="0" w:after="160" w:afterAutospacing="0"/>
                  <w:jc w:val="center"/>
                </w:pPr>
              </w:pPrChange>
            </w:pPr>
            <w:proofErr w:type="gramStart"/>
            <w:ins w:id="1477" w:author="Mateus Berardo de Souza Terra" w:date="2016-02-08T22:11:00Z">
              <w:r>
                <w:rPr>
                  <w:color w:val="303030"/>
                  <w:sz w:val="16"/>
                  <w:szCs w:val="16"/>
                </w:rPr>
                <w:t>w</w:t>
              </w:r>
            </w:ins>
            <w:proofErr w:type="gramEnd"/>
          </w:p>
        </w:tc>
      </w:tr>
      <w:tr w:rsidR="00BA6212" w:rsidRPr="00A76C84" w14:paraId="04F6582B" w14:textId="77777777" w:rsidTr="00A76C84">
        <w:trPr>
          <w:trHeight w:val="20"/>
          <w:ins w:id="1478" w:author="Mateus Berardo de Souza Terra" w:date="2016-02-08T20:04:00Z"/>
        </w:trPr>
        <w:tc>
          <w:tcPr>
            <w:tcW w:w="1558" w:type="dxa"/>
            <w:tcPrChange w:id="1479"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1480" w:author="Mateus Berardo de Souza Terra" w:date="2016-02-08T20:04:00Z"/>
                <w:color w:val="303030"/>
                <w:sz w:val="16"/>
                <w:szCs w:val="16"/>
                <w:rPrChange w:id="1481" w:author="Mateus Berardo de Souza Terra" w:date="2016-02-08T22:05:00Z">
                  <w:rPr>
                    <w:ins w:id="1482" w:author="Mateus Berardo de Souza Terra" w:date="2016-02-08T20:04:00Z"/>
                    <w:color w:val="303030"/>
                  </w:rPr>
                </w:rPrChange>
              </w:rPr>
              <w:pPrChange w:id="1483" w:author="Mateus Berardo de Souza Terra" w:date="2016-02-08T22:05:00Z">
                <w:pPr>
                  <w:pStyle w:val="NormalWeb"/>
                  <w:spacing w:before="0" w:beforeAutospacing="0" w:after="160" w:afterAutospacing="0"/>
                  <w:jc w:val="center"/>
                </w:pPr>
              </w:pPrChange>
            </w:pPr>
            <w:ins w:id="1484" w:author="Mateus Berardo de Souza Terra" w:date="2016-02-08T20:05:00Z">
              <w:r w:rsidRPr="00A76C84">
                <w:rPr>
                  <w:color w:val="303030"/>
                  <w:sz w:val="16"/>
                  <w:szCs w:val="16"/>
                  <w:rPrChange w:id="1485" w:author="Mateus Berardo de Souza Terra" w:date="2016-02-08T22:05:00Z">
                    <w:rPr>
                      <w:color w:val="303030"/>
                    </w:rPr>
                  </w:rPrChange>
                </w:rPr>
                <w:t>56</w:t>
              </w:r>
            </w:ins>
          </w:p>
        </w:tc>
        <w:tc>
          <w:tcPr>
            <w:tcW w:w="1558" w:type="dxa"/>
            <w:tcPrChange w:id="1486"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1487" w:author="Mateus Berardo de Souza Terra" w:date="2016-02-08T20:04:00Z"/>
                <w:color w:val="303030"/>
                <w:sz w:val="16"/>
                <w:szCs w:val="16"/>
                <w:rPrChange w:id="1488" w:author="Mateus Berardo de Souza Terra" w:date="2016-02-08T22:05:00Z">
                  <w:rPr>
                    <w:ins w:id="1489" w:author="Mateus Berardo de Souza Terra" w:date="2016-02-08T20:04:00Z"/>
                    <w:color w:val="303030"/>
                  </w:rPr>
                </w:rPrChange>
              </w:rPr>
              <w:pPrChange w:id="1490" w:author="Mateus Berardo de Souza Terra" w:date="2016-02-08T22:05:00Z">
                <w:pPr>
                  <w:pStyle w:val="NormalWeb"/>
                  <w:spacing w:before="0" w:beforeAutospacing="0" w:after="160" w:afterAutospacing="0"/>
                  <w:jc w:val="center"/>
                </w:pPr>
              </w:pPrChange>
            </w:pPr>
            <w:ins w:id="1491" w:author="Mateus Berardo de Souza Terra" w:date="2016-02-08T22:13:00Z">
              <w:r>
                <w:rPr>
                  <w:color w:val="303030"/>
                  <w:sz w:val="16"/>
                  <w:szCs w:val="16"/>
                </w:rPr>
                <w:t>8</w:t>
              </w:r>
            </w:ins>
          </w:p>
        </w:tc>
        <w:tc>
          <w:tcPr>
            <w:tcW w:w="1558" w:type="dxa"/>
            <w:tcPrChange w:id="1492"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1493" w:author="Mateus Berardo de Souza Terra" w:date="2016-02-08T20:04:00Z"/>
                <w:color w:val="303030"/>
                <w:sz w:val="16"/>
                <w:szCs w:val="16"/>
                <w:rPrChange w:id="1494" w:author="Mateus Berardo de Souza Terra" w:date="2016-02-08T22:05:00Z">
                  <w:rPr>
                    <w:ins w:id="1495" w:author="Mateus Berardo de Souza Terra" w:date="2016-02-08T20:04:00Z"/>
                    <w:color w:val="303030"/>
                  </w:rPr>
                </w:rPrChange>
              </w:rPr>
              <w:pPrChange w:id="1496" w:author="Mateus Berardo de Souza Terra" w:date="2016-02-08T22:05:00Z">
                <w:pPr>
                  <w:pStyle w:val="NormalWeb"/>
                  <w:spacing w:before="0" w:beforeAutospacing="0" w:after="160" w:afterAutospacing="0"/>
                  <w:jc w:val="center"/>
                </w:pPr>
              </w:pPrChange>
            </w:pPr>
            <w:ins w:id="1497" w:author="Mateus Berardo de Souza Terra" w:date="2016-02-08T22:09:00Z">
              <w:r>
                <w:rPr>
                  <w:color w:val="303030"/>
                  <w:sz w:val="16"/>
                  <w:szCs w:val="16"/>
                </w:rPr>
                <w:t>88</w:t>
              </w:r>
            </w:ins>
          </w:p>
        </w:tc>
        <w:tc>
          <w:tcPr>
            <w:tcW w:w="1558" w:type="dxa"/>
            <w:tcPrChange w:id="1498"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1499" w:author="Mateus Berardo de Souza Terra" w:date="2016-02-08T20:04:00Z"/>
                <w:color w:val="303030"/>
                <w:sz w:val="16"/>
                <w:szCs w:val="16"/>
                <w:rPrChange w:id="1500" w:author="Mateus Berardo de Souza Terra" w:date="2016-02-08T22:05:00Z">
                  <w:rPr>
                    <w:ins w:id="1501" w:author="Mateus Berardo de Souza Terra" w:date="2016-02-08T20:04:00Z"/>
                    <w:color w:val="303030"/>
                  </w:rPr>
                </w:rPrChange>
              </w:rPr>
              <w:pPrChange w:id="1502" w:author="Mateus Berardo de Souza Terra" w:date="2016-02-08T22:05:00Z">
                <w:pPr>
                  <w:pStyle w:val="NormalWeb"/>
                  <w:spacing w:before="0" w:beforeAutospacing="0" w:after="160" w:afterAutospacing="0"/>
                  <w:jc w:val="center"/>
                </w:pPr>
              </w:pPrChange>
            </w:pPr>
            <w:ins w:id="1503" w:author="Mateus Berardo de Souza Terra" w:date="2016-02-08T22:10:00Z">
              <w:r>
                <w:rPr>
                  <w:color w:val="303030"/>
                  <w:sz w:val="16"/>
                  <w:szCs w:val="16"/>
                </w:rPr>
                <w:t>X</w:t>
              </w:r>
            </w:ins>
          </w:p>
        </w:tc>
        <w:tc>
          <w:tcPr>
            <w:tcW w:w="1559" w:type="dxa"/>
            <w:tcPrChange w:id="1504"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1505" w:author="Mateus Berardo de Souza Terra" w:date="2016-02-08T20:04:00Z"/>
                <w:color w:val="303030"/>
                <w:sz w:val="16"/>
                <w:szCs w:val="16"/>
                <w:rPrChange w:id="1506" w:author="Mateus Berardo de Souza Terra" w:date="2016-02-08T22:05:00Z">
                  <w:rPr>
                    <w:ins w:id="1507" w:author="Mateus Berardo de Souza Terra" w:date="2016-02-08T20:04:00Z"/>
                    <w:color w:val="303030"/>
                  </w:rPr>
                </w:rPrChange>
              </w:rPr>
              <w:pPrChange w:id="1508" w:author="Mateus Berardo de Souza Terra" w:date="2016-02-08T22:05:00Z">
                <w:pPr>
                  <w:pStyle w:val="NormalWeb"/>
                  <w:spacing w:before="0" w:beforeAutospacing="0" w:after="160" w:afterAutospacing="0"/>
                  <w:jc w:val="center"/>
                </w:pPr>
              </w:pPrChange>
            </w:pPr>
            <w:ins w:id="1509" w:author="Mateus Berardo de Souza Terra" w:date="2016-02-08T22:09:00Z">
              <w:r>
                <w:rPr>
                  <w:color w:val="303030"/>
                  <w:sz w:val="16"/>
                  <w:szCs w:val="16"/>
                </w:rPr>
                <w:t>120</w:t>
              </w:r>
            </w:ins>
          </w:p>
        </w:tc>
        <w:tc>
          <w:tcPr>
            <w:tcW w:w="1559" w:type="dxa"/>
            <w:tcPrChange w:id="1510"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1511" w:author="Mateus Berardo de Souza Terra" w:date="2016-02-08T20:04:00Z"/>
                <w:color w:val="303030"/>
                <w:sz w:val="16"/>
                <w:szCs w:val="16"/>
                <w:rPrChange w:id="1512" w:author="Mateus Berardo de Souza Terra" w:date="2016-02-08T22:05:00Z">
                  <w:rPr>
                    <w:ins w:id="1513" w:author="Mateus Berardo de Souza Terra" w:date="2016-02-08T20:04:00Z"/>
                    <w:color w:val="303030"/>
                  </w:rPr>
                </w:rPrChange>
              </w:rPr>
              <w:pPrChange w:id="1514" w:author="Mateus Berardo de Souza Terra" w:date="2016-02-08T22:05:00Z">
                <w:pPr>
                  <w:pStyle w:val="NormalWeb"/>
                  <w:spacing w:before="0" w:beforeAutospacing="0" w:after="160" w:afterAutospacing="0"/>
                  <w:jc w:val="center"/>
                </w:pPr>
              </w:pPrChange>
            </w:pPr>
            <w:proofErr w:type="gramStart"/>
            <w:ins w:id="1515" w:author="Mateus Berardo de Souza Terra" w:date="2016-02-08T22:11:00Z">
              <w:r>
                <w:rPr>
                  <w:color w:val="303030"/>
                  <w:sz w:val="16"/>
                  <w:szCs w:val="16"/>
                </w:rPr>
                <w:t>x</w:t>
              </w:r>
            </w:ins>
            <w:proofErr w:type="gramEnd"/>
          </w:p>
        </w:tc>
      </w:tr>
      <w:tr w:rsidR="00BA6212" w:rsidRPr="00A76C84" w14:paraId="33E4EA1D" w14:textId="77777777" w:rsidTr="00A76C84">
        <w:trPr>
          <w:trHeight w:val="20"/>
          <w:ins w:id="1516" w:author="Mateus Berardo de Souza Terra" w:date="2016-02-08T20:04:00Z"/>
        </w:trPr>
        <w:tc>
          <w:tcPr>
            <w:tcW w:w="1558" w:type="dxa"/>
            <w:tcPrChange w:id="1517"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1518" w:author="Mateus Berardo de Souza Terra" w:date="2016-02-08T20:04:00Z"/>
                <w:color w:val="303030"/>
                <w:sz w:val="16"/>
                <w:szCs w:val="16"/>
                <w:rPrChange w:id="1519" w:author="Mateus Berardo de Souza Terra" w:date="2016-02-08T22:05:00Z">
                  <w:rPr>
                    <w:ins w:id="1520" w:author="Mateus Berardo de Souza Terra" w:date="2016-02-08T20:04:00Z"/>
                    <w:color w:val="303030"/>
                  </w:rPr>
                </w:rPrChange>
              </w:rPr>
              <w:pPrChange w:id="1521" w:author="Mateus Berardo de Souza Terra" w:date="2016-02-08T22:05:00Z">
                <w:pPr>
                  <w:pStyle w:val="NormalWeb"/>
                  <w:spacing w:before="0" w:beforeAutospacing="0" w:after="160" w:afterAutospacing="0"/>
                  <w:jc w:val="center"/>
                </w:pPr>
              </w:pPrChange>
            </w:pPr>
            <w:ins w:id="1522" w:author="Mateus Berardo de Souza Terra" w:date="2016-02-08T20:05:00Z">
              <w:r w:rsidRPr="00A76C84">
                <w:rPr>
                  <w:color w:val="303030"/>
                  <w:sz w:val="16"/>
                  <w:szCs w:val="16"/>
                  <w:rPrChange w:id="1523" w:author="Mateus Berardo de Souza Terra" w:date="2016-02-08T22:05:00Z">
                    <w:rPr>
                      <w:color w:val="303030"/>
                    </w:rPr>
                  </w:rPrChange>
                </w:rPr>
                <w:t>57</w:t>
              </w:r>
            </w:ins>
          </w:p>
        </w:tc>
        <w:tc>
          <w:tcPr>
            <w:tcW w:w="1558" w:type="dxa"/>
            <w:tcPrChange w:id="1524"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1525" w:author="Mateus Berardo de Souza Terra" w:date="2016-02-08T20:04:00Z"/>
                <w:color w:val="303030"/>
                <w:sz w:val="16"/>
                <w:szCs w:val="16"/>
                <w:rPrChange w:id="1526" w:author="Mateus Berardo de Souza Terra" w:date="2016-02-08T22:05:00Z">
                  <w:rPr>
                    <w:ins w:id="1527" w:author="Mateus Berardo de Souza Terra" w:date="2016-02-08T20:04:00Z"/>
                    <w:color w:val="303030"/>
                  </w:rPr>
                </w:rPrChange>
              </w:rPr>
              <w:pPrChange w:id="1528" w:author="Mateus Berardo de Souza Terra" w:date="2016-02-08T22:05:00Z">
                <w:pPr>
                  <w:pStyle w:val="NormalWeb"/>
                  <w:spacing w:before="0" w:beforeAutospacing="0" w:after="160" w:afterAutospacing="0"/>
                  <w:jc w:val="center"/>
                </w:pPr>
              </w:pPrChange>
            </w:pPr>
            <w:ins w:id="1529" w:author="Mateus Berardo de Souza Terra" w:date="2016-02-08T22:13:00Z">
              <w:r>
                <w:rPr>
                  <w:color w:val="303030"/>
                  <w:sz w:val="16"/>
                  <w:szCs w:val="16"/>
                </w:rPr>
                <w:t>9</w:t>
              </w:r>
            </w:ins>
          </w:p>
        </w:tc>
        <w:tc>
          <w:tcPr>
            <w:tcW w:w="1558" w:type="dxa"/>
            <w:tcPrChange w:id="1530"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1531" w:author="Mateus Berardo de Souza Terra" w:date="2016-02-08T20:04:00Z"/>
                <w:color w:val="303030"/>
                <w:sz w:val="16"/>
                <w:szCs w:val="16"/>
                <w:rPrChange w:id="1532" w:author="Mateus Berardo de Souza Terra" w:date="2016-02-08T22:05:00Z">
                  <w:rPr>
                    <w:ins w:id="1533" w:author="Mateus Berardo de Souza Terra" w:date="2016-02-08T20:04:00Z"/>
                    <w:color w:val="303030"/>
                  </w:rPr>
                </w:rPrChange>
              </w:rPr>
              <w:pPrChange w:id="1534" w:author="Mateus Berardo de Souza Terra" w:date="2016-02-08T22:05:00Z">
                <w:pPr>
                  <w:pStyle w:val="NormalWeb"/>
                  <w:spacing w:before="0" w:beforeAutospacing="0" w:after="160" w:afterAutospacing="0"/>
                  <w:jc w:val="center"/>
                </w:pPr>
              </w:pPrChange>
            </w:pPr>
            <w:ins w:id="1535" w:author="Mateus Berardo de Souza Terra" w:date="2016-02-08T22:09:00Z">
              <w:r>
                <w:rPr>
                  <w:color w:val="303030"/>
                  <w:sz w:val="16"/>
                  <w:szCs w:val="16"/>
                </w:rPr>
                <w:t>89</w:t>
              </w:r>
            </w:ins>
          </w:p>
        </w:tc>
        <w:tc>
          <w:tcPr>
            <w:tcW w:w="1558" w:type="dxa"/>
            <w:tcPrChange w:id="1536"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1537" w:author="Mateus Berardo de Souza Terra" w:date="2016-02-08T20:04:00Z"/>
                <w:color w:val="303030"/>
                <w:sz w:val="16"/>
                <w:szCs w:val="16"/>
                <w:rPrChange w:id="1538" w:author="Mateus Berardo de Souza Terra" w:date="2016-02-08T22:05:00Z">
                  <w:rPr>
                    <w:ins w:id="1539" w:author="Mateus Berardo de Souza Terra" w:date="2016-02-08T20:04:00Z"/>
                    <w:color w:val="303030"/>
                  </w:rPr>
                </w:rPrChange>
              </w:rPr>
              <w:pPrChange w:id="1540" w:author="Mateus Berardo de Souza Terra" w:date="2016-02-08T22:05:00Z">
                <w:pPr>
                  <w:pStyle w:val="NormalWeb"/>
                  <w:spacing w:before="0" w:beforeAutospacing="0" w:after="160" w:afterAutospacing="0"/>
                  <w:jc w:val="center"/>
                </w:pPr>
              </w:pPrChange>
            </w:pPr>
            <w:ins w:id="1541" w:author="Mateus Berardo de Souza Terra" w:date="2016-02-08T22:10:00Z">
              <w:r>
                <w:rPr>
                  <w:color w:val="303030"/>
                  <w:sz w:val="16"/>
                  <w:szCs w:val="16"/>
                </w:rPr>
                <w:t>Y</w:t>
              </w:r>
            </w:ins>
          </w:p>
        </w:tc>
        <w:tc>
          <w:tcPr>
            <w:tcW w:w="1559" w:type="dxa"/>
            <w:tcPrChange w:id="1542"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1543" w:author="Mateus Berardo de Souza Terra" w:date="2016-02-08T20:04:00Z"/>
                <w:color w:val="303030"/>
                <w:sz w:val="16"/>
                <w:szCs w:val="16"/>
                <w:rPrChange w:id="1544" w:author="Mateus Berardo de Souza Terra" w:date="2016-02-08T22:05:00Z">
                  <w:rPr>
                    <w:ins w:id="1545" w:author="Mateus Berardo de Souza Terra" w:date="2016-02-08T20:04:00Z"/>
                    <w:color w:val="303030"/>
                  </w:rPr>
                </w:rPrChange>
              </w:rPr>
              <w:pPrChange w:id="1546" w:author="Mateus Berardo de Souza Terra" w:date="2016-02-08T22:05:00Z">
                <w:pPr>
                  <w:pStyle w:val="NormalWeb"/>
                  <w:spacing w:before="0" w:beforeAutospacing="0" w:after="160" w:afterAutospacing="0"/>
                  <w:jc w:val="center"/>
                </w:pPr>
              </w:pPrChange>
            </w:pPr>
            <w:ins w:id="1547" w:author="Mateus Berardo de Souza Terra" w:date="2016-02-08T22:09:00Z">
              <w:r>
                <w:rPr>
                  <w:color w:val="303030"/>
                  <w:sz w:val="16"/>
                  <w:szCs w:val="16"/>
                </w:rPr>
                <w:t>121</w:t>
              </w:r>
            </w:ins>
          </w:p>
        </w:tc>
        <w:tc>
          <w:tcPr>
            <w:tcW w:w="1559" w:type="dxa"/>
            <w:tcPrChange w:id="1548"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1549" w:author="Mateus Berardo de Souza Terra" w:date="2016-02-08T20:04:00Z"/>
                <w:color w:val="303030"/>
                <w:sz w:val="16"/>
                <w:szCs w:val="16"/>
                <w:rPrChange w:id="1550" w:author="Mateus Berardo de Souza Terra" w:date="2016-02-08T22:05:00Z">
                  <w:rPr>
                    <w:ins w:id="1551" w:author="Mateus Berardo de Souza Terra" w:date="2016-02-08T20:04:00Z"/>
                    <w:color w:val="303030"/>
                  </w:rPr>
                </w:rPrChange>
              </w:rPr>
              <w:pPrChange w:id="1552" w:author="Mateus Berardo de Souza Terra" w:date="2016-02-08T22:05:00Z">
                <w:pPr>
                  <w:pStyle w:val="NormalWeb"/>
                  <w:spacing w:before="0" w:beforeAutospacing="0" w:after="160" w:afterAutospacing="0"/>
                  <w:jc w:val="center"/>
                </w:pPr>
              </w:pPrChange>
            </w:pPr>
            <w:proofErr w:type="gramStart"/>
            <w:ins w:id="1553" w:author="Mateus Berardo de Souza Terra" w:date="2016-02-08T22:11:00Z">
              <w:r>
                <w:rPr>
                  <w:color w:val="303030"/>
                  <w:sz w:val="16"/>
                  <w:szCs w:val="16"/>
                </w:rPr>
                <w:t>y</w:t>
              </w:r>
            </w:ins>
            <w:proofErr w:type="gramEnd"/>
          </w:p>
        </w:tc>
      </w:tr>
      <w:tr w:rsidR="00BA6212" w:rsidRPr="00A76C84" w14:paraId="1EA86B3D" w14:textId="77777777" w:rsidTr="00A76C84">
        <w:trPr>
          <w:trHeight w:val="20"/>
          <w:ins w:id="1554" w:author="Mateus Berardo de Souza Terra" w:date="2016-02-08T20:04:00Z"/>
        </w:trPr>
        <w:tc>
          <w:tcPr>
            <w:tcW w:w="1558" w:type="dxa"/>
            <w:tcPrChange w:id="1555"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1556" w:author="Mateus Berardo de Souza Terra" w:date="2016-02-08T20:04:00Z"/>
                <w:color w:val="303030"/>
                <w:sz w:val="16"/>
                <w:szCs w:val="16"/>
                <w:rPrChange w:id="1557" w:author="Mateus Berardo de Souza Terra" w:date="2016-02-08T22:05:00Z">
                  <w:rPr>
                    <w:ins w:id="1558" w:author="Mateus Berardo de Souza Terra" w:date="2016-02-08T20:04:00Z"/>
                    <w:color w:val="303030"/>
                  </w:rPr>
                </w:rPrChange>
              </w:rPr>
              <w:pPrChange w:id="1559" w:author="Mateus Berardo de Souza Terra" w:date="2016-02-08T22:05:00Z">
                <w:pPr>
                  <w:pStyle w:val="NormalWeb"/>
                  <w:spacing w:before="0" w:beforeAutospacing="0" w:after="160" w:afterAutospacing="0"/>
                  <w:jc w:val="center"/>
                </w:pPr>
              </w:pPrChange>
            </w:pPr>
            <w:ins w:id="1560" w:author="Mateus Berardo de Souza Terra" w:date="2016-02-08T20:05:00Z">
              <w:r w:rsidRPr="00A76C84">
                <w:rPr>
                  <w:color w:val="303030"/>
                  <w:sz w:val="16"/>
                  <w:szCs w:val="16"/>
                  <w:rPrChange w:id="1561" w:author="Mateus Berardo de Souza Terra" w:date="2016-02-08T22:05:00Z">
                    <w:rPr>
                      <w:color w:val="303030"/>
                    </w:rPr>
                  </w:rPrChange>
                </w:rPr>
                <w:t>58</w:t>
              </w:r>
            </w:ins>
          </w:p>
        </w:tc>
        <w:tc>
          <w:tcPr>
            <w:tcW w:w="1558" w:type="dxa"/>
            <w:tcPrChange w:id="1562"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1563" w:author="Mateus Berardo de Souza Terra" w:date="2016-02-08T20:04:00Z"/>
                <w:color w:val="303030"/>
                <w:sz w:val="16"/>
                <w:szCs w:val="16"/>
                <w:rPrChange w:id="1564" w:author="Mateus Berardo de Souza Terra" w:date="2016-02-08T22:05:00Z">
                  <w:rPr>
                    <w:ins w:id="1565" w:author="Mateus Berardo de Souza Terra" w:date="2016-02-08T20:04:00Z"/>
                    <w:color w:val="303030"/>
                  </w:rPr>
                </w:rPrChange>
              </w:rPr>
              <w:pPrChange w:id="1566" w:author="Mateus Berardo de Souza Terra" w:date="2016-02-08T22:05:00Z">
                <w:pPr>
                  <w:pStyle w:val="NormalWeb"/>
                  <w:spacing w:before="0" w:beforeAutospacing="0" w:after="160" w:afterAutospacing="0"/>
                  <w:jc w:val="center"/>
                </w:pPr>
              </w:pPrChange>
            </w:pPr>
            <w:ins w:id="1567" w:author="Mateus Berardo de Souza Terra" w:date="2016-02-08T22:13:00Z">
              <w:r>
                <w:rPr>
                  <w:color w:val="303030"/>
                  <w:sz w:val="16"/>
                  <w:szCs w:val="16"/>
                </w:rPr>
                <w:t>:</w:t>
              </w:r>
            </w:ins>
          </w:p>
        </w:tc>
        <w:tc>
          <w:tcPr>
            <w:tcW w:w="1558" w:type="dxa"/>
            <w:tcPrChange w:id="1568"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1569" w:author="Mateus Berardo de Souza Terra" w:date="2016-02-08T20:04:00Z"/>
                <w:color w:val="303030"/>
                <w:sz w:val="16"/>
                <w:szCs w:val="16"/>
                <w:rPrChange w:id="1570" w:author="Mateus Berardo de Souza Terra" w:date="2016-02-08T22:05:00Z">
                  <w:rPr>
                    <w:ins w:id="1571" w:author="Mateus Berardo de Souza Terra" w:date="2016-02-08T20:04:00Z"/>
                    <w:color w:val="303030"/>
                  </w:rPr>
                </w:rPrChange>
              </w:rPr>
              <w:pPrChange w:id="1572" w:author="Mateus Berardo de Souza Terra" w:date="2016-02-08T22:05:00Z">
                <w:pPr>
                  <w:pStyle w:val="NormalWeb"/>
                  <w:spacing w:before="0" w:beforeAutospacing="0" w:after="160" w:afterAutospacing="0"/>
                  <w:jc w:val="center"/>
                </w:pPr>
              </w:pPrChange>
            </w:pPr>
            <w:ins w:id="1573" w:author="Mateus Berardo de Souza Terra" w:date="2016-02-08T22:09:00Z">
              <w:r>
                <w:rPr>
                  <w:color w:val="303030"/>
                  <w:sz w:val="16"/>
                  <w:szCs w:val="16"/>
                </w:rPr>
                <w:t>90</w:t>
              </w:r>
            </w:ins>
          </w:p>
        </w:tc>
        <w:tc>
          <w:tcPr>
            <w:tcW w:w="1558" w:type="dxa"/>
            <w:tcPrChange w:id="1574"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1575" w:author="Mateus Berardo de Souza Terra" w:date="2016-02-08T20:04:00Z"/>
                <w:color w:val="303030"/>
                <w:sz w:val="16"/>
                <w:szCs w:val="16"/>
                <w:rPrChange w:id="1576" w:author="Mateus Berardo de Souza Terra" w:date="2016-02-08T22:05:00Z">
                  <w:rPr>
                    <w:ins w:id="1577" w:author="Mateus Berardo de Souza Terra" w:date="2016-02-08T20:04:00Z"/>
                    <w:color w:val="303030"/>
                  </w:rPr>
                </w:rPrChange>
              </w:rPr>
              <w:pPrChange w:id="1578" w:author="Mateus Berardo de Souza Terra" w:date="2016-02-08T22:05:00Z">
                <w:pPr>
                  <w:pStyle w:val="NormalWeb"/>
                  <w:spacing w:before="0" w:beforeAutospacing="0" w:after="160" w:afterAutospacing="0"/>
                  <w:jc w:val="center"/>
                </w:pPr>
              </w:pPrChange>
            </w:pPr>
            <w:ins w:id="1579" w:author="Mateus Berardo de Souza Terra" w:date="2016-02-08T22:10:00Z">
              <w:r>
                <w:rPr>
                  <w:color w:val="303030"/>
                  <w:sz w:val="16"/>
                  <w:szCs w:val="16"/>
                </w:rPr>
                <w:t>Z</w:t>
              </w:r>
            </w:ins>
          </w:p>
        </w:tc>
        <w:tc>
          <w:tcPr>
            <w:tcW w:w="1559" w:type="dxa"/>
            <w:tcPrChange w:id="1580"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1581" w:author="Mateus Berardo de Souza Terra" w:date="2016-02-08T20:04:00Z"/>
                <w:color w:val="303030"/>
                <w:sz w:val="16"/>
                <w:szCs w:val="16"/>
                <w:rPrChange w:id="1582" w:author="Mateus Berardo de Souza Terra" w:date="2016-02-08T22:05:00Z">
                  <w:rPr>
                    <w:ins w:id="1583" w:author="Mateus Berardo de Souza Terra" w:date="2016-02-08T20:04:00Z"/>
                    <w:color w:val="303030"/>
                  </w:rPr>
                </w:rPrChange>
              </w:rPr>
              <w:pPrChange w:id="1584" w:author="Mateus Berardo de Souza Terra" w:date="2016-02-08T22:05:00Z">
                <w:pPr>
                  <w:pStyle w:val="NormalWeb"/>
                  <w:spacing w:before="0" w:beforeAutospacing="0" w:after="160" w:afterAutospacing="0"/>
                  <w:jc w:val="center"/>
                </w:pPr>
              </w:pPrChange>
            </w:pPr>
            <w:ins w:id="1585" w:author="Mateus Berardo de Souza Terra" w:date="2016-02-08T22:09:00Z">
              <w:r>
                <w:rPr>
                  <w:color w:val="303030"/>
                  <w:sz w:val="16"/>
                  <w:szCs w:val="16"/>
                </w:rPr>
                <w:t>122</w:t>
              </w:r>
            </w:ins>
          </w:p>
        </w:tc>
        <w:tc>
          <w:tcPr>
            <w:tcW w:w="1559" w:type="dxa"/>
            <w:tcPrChange w:id="1586"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1587" w:author="Mateus Berardo de Souza Terra" w:date="2016-02-08T20:04:00Z"/>
                <w:color w:val="303030"/>
                <w:sz w:val="16"/>
                <w:szCs w:val="16"/>
                <w:rPrChange w:id="1588" w:author="Mateus Berardo de Souza Terra" w:date="2016-02-08T22:05:00Z">
                  <w:rPr>
                    <w:ins w:id="1589" w:author="Mateus Berardo de Souza Terra" w:date="2016-02-08T20:04:00Z"/>
                    <w:color w:val="303030"/>
                  </w:rPr>
                </w:rPrChange>
              </w:rPr>
              <w:pPrChange w:id="1590" w:author="Mateus Berardo de Souza Terra" w:date="2016-02-08T22:05:00Z">
                <w:pPr>
                  <w:pStyle w:val="NormalWeb"/>
                  <w:spacing w:before="0" w:beforeAutospacing="0" w:after="160" w:afterAutospacing="0"/>
                  <w:jc w:val="center"/>
                </w:pPr>
              </w:pPrChange>
            </w:pPr>
            <w:proofErr w:type="gramStart"/>
            <w:ins w:id="1591" w:author="Mateus Berardo de Souza Terra" w:date="2016-02-08T22:11:00Z">
              <w:r>
                <w:rPr>
                  <w:color w:val="303030"/>
                  <w:sz w:val="16"/>
                  <w:szCs w:val="16"/>
                </w:rPr>
                <w:t>z</w:t>
              </w:r>
            </w:ins>
            <w:proofErr w:type="gramEnd"/>
          </w:p>
        </w:tc>
      </w:tr>
      <w:tr w:rsidR="00BA6212" w:rsidRPr="00A76C84" w14:paraId="62CA1451" w14:textId="77777777" w:rsidTr="00A76C84">
        <w:trPr>
          <w:trHeight w:val="20"/>
          <w:ins w:id="1592" w:author="Mateus Berardo de Souza Terra" w:date="2016-02-08T20:04:00Z"/>
        </w:trPr>
        <w:tc>
          <w:tcPr>
            <w:tcW w:w="1558" w:type="dxa"/>
            <w:tcPrChange w:id="1593"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1594" w:author="Mateus Berardo de Souza Terra" w:date="2016-02-08T20:04:00Z"/>
                <w:color w:val="303030"/>
                <w:sz w:val="16"/>
                <w:szCs w:val="16"/>
                <w:rPrChange w:id="1595" w:author="Mateus Berardo de Souza Terra" w:date="2016-02-08T22:05:00Z">
                  <w:rPr>
                    <w:ins w:id="1596" w:author="Mateus Berardo de Souza Terra" w:date="2016-02-08T20:04:00Z"/>
                    <w:color w:val="303030"/>
                  </w:rPr>
                </w:rPrChange>
              </w:rPr>
              <w:pPrChange w:id="1597" w:author="Mateus Berardo de Souza Terra" w:date="2016-02-08T22:05:00Z">
                <w:pPr>
                  <w:pStyle w:val="NormalWeb"/>
                  <w:spacing w:before="0" w:beforeAutospacing="0" w:after="160" w:afterAutospacing="0"/>
                  <w:jc w:val="center"/>
                </w:pPr>
              </w:pPrChange>
            </w:pPr>
            <w:ins w:id="1598" w:author="Mateus Berardo de Souza Terra" w:date="2016-02-08T20:05:00Z">
              <w:r w:rsidRPr="00A76C84">
                <w:rPr>
                  <w:color w:val="303030"/>
                  <w:sz w:val="16"/>
                  <w:szCs w:val="16"/>
                  <w:rPrChange w:id="1599" w:author="Mateus Berardo de Souza Terra" w:date="2016-02-08T22:05:00Z">
                    <w:rPr>
                      <w:color w:val="303030"/>
                    </w:rPr>
                  </w:rPrChange>
                </w:rPr>
                <w:t>59</w:t>
              </w:r>
            </w:ins>
          </w:p>
        </w:tc>
        <w:tc>
          <w:tcPr>
            <w:tcW w:w="1558" w:type="dxa"/>
            <w:tcPrChange w:id="1600"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1601" w:author="Mateus Berardo de Souza Terra" w:date="2016-02-08T20:04:00Z"/>
                <w:color w:val="303030"/>
                <w:sz w:val="16"/>
                <w:szCs w:val="16"/>
                <w:rPrChange w:id="1602" w:author="Mateus Berardo de Souza Terra" w:date="2016-02-08T22:05:00Z">
                  <w:rPr>
                    <w:ins w:id="1603" w:author="Mateus Berardo de Souza Terra" w:date="2016-02-08T20:04:00Z"/>
                    <w:color w:val="303030"/>
                  </w:rPr>
                </w:rPrChange>
              </w:rPr>
              <w:pPrChange w:id="1604" w:author="Mateus Berardo de Souza Terra" w:date="2016-02-08T22:05:00Z">
                <w:pPr>
                  <w:pStyle w:val="NormalWeb"/>
                  <w:spacing w:before="0" w:beforeAutospacing="0" w:after="160" w:afterAutospacing="0"/>
                  <w:jc w:val="center"/>
                </w:pPr>
              </w:pPrChange>
            </w:pPr>
            <w:ins w:id="1605" w:author="Mateus Berardo de Souza Terra" w:date="2016-02-08T22:13:00Z">
              <w:r>
                <w:rPr>
                  <w:color w:val="303030"/>
                  <w:sz w:val="16"/>
                  <w:szCs w:val="16"/>
                </w:rPr>
                <w:t>;</w:t>
              </w:r>
            </w:ins>
          </w:p>
        </w:tc>
        <w:tc>
          <w:tcPr>
            <w:tcW w:w="1558" w:type="dxa"/>
            <w:tcPrChange w:id="1606"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1607" w:author="Mateus Berardo de Souza Terra" w:date="2016-02-08T20:04:00Z"/>
                <w:color w:val="303030"/>
                <w:sz w:val="16"/>
                <w:szCs w:val="16"/>
                <w:rPrChange w:id="1608" w:author="Mateus Berardo de Souza Terra" w:date="2016-02-08T22:05:00Z">
                  <w:rPr>
                    <w:ins w:id="1609" w:author="Mateus Berardo de Souza Terra" w:date="2016-02-08T20:04:00Z"/>
                    <w:color w:val="303030"/>
                  </w:rPr>
                </w:rPrChange>
              </w:rPr>
              <w:pPrChange w:id="1610" w:author="Mateus Berardo de Souza Terra" w:date="2016-02-08T22:05:00Z">
                <w:pPr>
                  <w:pStyle w:val="NormalWeb"/>
                  <w:spacing w:before="0" w:beforeAutospacing="0" w:after="160" w:afterAutospacing="0"/>
                  <w:jc w:val="center"/>
                </w:pPr>
              </w:pPrChange>
            </w:pPr>
            <w:ins w:id="1611" w:author="Mateus Berardo de Souza Terra" w:date="2016-02-08T22:09:00Z">
              <w:r>
                <w:rPr>
                  <w:color w:val="303030"/>
                  <w:sz w:val="16"/>
                  <w:szCs w:val="16"/>
                </w:rPr>
                <w:t>91</w:t>
              </w:r>
            </w:ins>
          </w:p>
        </w:tc>
        <w:tc>
          <w:tcPr>
            <w:tcW w:w="1558" w:type="dxa"/>
            <w:tcPrChange w:id="1612"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1613" w:author="Mateus Berardo de Souza Terra" w:date="2016-02-08T20:04:00Z"/>
                <w:color w:val="303030"/>
                <w:sz w:val="16"/>
                <w:szCs w:val="16"/>
                <w:rPrChange w:id="1614" w:author="Mateus Berardo de Souza Terra" w:date="2016-02-08T22:05:00Z">
                  <w:rPr>
                    <w:ins w:id="1615" w:author="Mateus Berardo de Souza Terra" w:date="2016-02-08T20:04:00Z"/>
                    <w:color w:val="303030"/>
                  </w:rPr>
                </w:rPrChange>
              </w:rPr>
              <w:pPrChange w:id="1616" w:author="Mateus Berardo de Souza Terra" w:date="2016-02-08T22:05:00Z">
                <w:pPr>
                  <w:pStyle w:val="NormalWeb"/>
                  <w:spacing w:before="0" w:beforeAutospacing="0" w:after="160" w:afterAutospacing="0"/>
                  <w:jc w:val="center"/>
                </w:pPr>
              </w:pPrChange>
            </w:pPr>
            <w:ins w:id="1617" w:author="Mateus Berardo de Souza Terra" w:date="2016-02-08T22:11:00Z">
              <w:r>
                <w:rPr>
                  <w:color w:val="303030"/>
                  <w:sz w:val="16"/>
                  <w:szCs w:val="16"/>
                </w:rPr>
                <w:t>[</w:t>
              </w:r>
            </w:ins>
          </w:p>
        </w:tc>
        <w:tc>
          <w:tcPr>
            <w:tcW w:w="1559" w:type="dxa"/>
            <w:tcPrChange w:id="1618"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1619" w:author="Mateus Berardo de Souza Terra" w:date="2016-02-08T20:04:00Z"/>
                <w:color w:val="303030"/>
                <w:sz w:val="16"/>
                <w:szCs w:val="16"/>
                <w:rPrChange w:id="1620" w:author="Mateus Berardo de Souza Terra" w:date="2016-02-08T22:05:00Z">
                  <w:rPr>
                    <w:ins w:id="1621" w:author="Mateus Berardo de Souza Terra" w:date="2016-02-08T20:04:00Z"/>
                    <w:color w:val="303030"/>
                  </w:rPr>
                </w:rPrChange>
              </w:rPr>
              <w:pPrChange w:id="1622" w:author="Mateus Berardo de Souza Terra" w:date="2016-02-08T22:05:00Z">
                <w:pPr>
                  <w:pStyle w:val="NormalWeb"/>
                  <w:spacing w:before="0" w:beforeAutospacing="0" w:after="160" w:afterAutospacing="0"/>
                  <w:jc w:val="center"/>
                </w:pPr>
              </w:pPrChange>
            </w:pPr>
            <w:ins w:id="1623" w:author="Mateus Berardo de Souza Terra" w:date="2016-02-08T22:09:00Z">
              <w:r>
                <w:rPr>
                  <w:color w:val="303030"/>
                  <w:sz w:val="16"/>
                  <w:szCs w:val="16"/>
                </w:rPr>
                <w:t>123</w:t>
              </w:r>
            </w:ins>
          </w:p>
        </w:tc>
        <w:tc>
          <w:tcPr>
            <w:tcW w:w="1559" w:type="dxa"/>
            <w:tcPrChange w:id="1624"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1625" w:author="Mateus Berardo de Souza Terra" w:date="2016-02-08T20:04:00Z"/>
                <w:color w:val="303030"/>
                <w:sz w:val="16"/>
                <w:szCs w:val="16"/>
                <w:rPrChange w:id="1626" w:author="Mateus Berardo de Souza Terra" w:date="2016-02-08T22:05:00Z">
                  <w:rPr>
                    <w:ins w:id="1627" w:author="Mateus Berardo de Souza Terra" w:date="2016-02-08T20:04:00Z"/>
                    <w:color w:val="303030"/>
                  </w:rPr>
                </w:rPrChange>
              </w:rPr>
              <w:pPrChange w:id="1628" w:author="Mateus Berardo de Souza Terra" w:date="2016-02-08T22:05:00Z">
                <w:pPr>
                  <w:pStyle w:val="NormalWeb"/>
                  <w:spacing w:before="0" w:beforeAutospacing="0" w:after="160" w:afterAutospacing="0"/>
                  <w:jc w:val="center"/>
                </w:pPr>
              </w:pPrChange>
            </w:pPr>
            <w:ins w:id="1629" w:author="Mateus Berardo de Souza Terra" w:date="2016-02-08T22:11:00Z">
              <w:r>
                <w:rPr>
                  <w:color w:val="303030"/>
                  <w:sz w:val="16"/>
                  <w:szCs w:val="16"/>
                </w:rPr>
                <w:t>{</w:t>
              </w:r>
            </w:ins>
          </w:p>
        </w:tc>
      </w:tr>
      <w:tr w:rsidR="00BA6212" w:rsidRPr="00A76C84" w14:paraId="4024849B" w14:textId="77777777" w:rsidTr="00A76C84">
        <w:trPr>
          <w:trHeight w:val="20"/>
          <w:ins w:id="1630" w:author="Mateus Berardo de Souza Terra" w:date="2016-02-08T20:04:00Z"/>
        </w:trPr>
        <w:tc>
          <w:tcPr>
            <w:tcW w:w="1558" w:type="dxa"/>
            <w:tcPrChange w:id="1631"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1632" w:author="Mateus Berardo de Souza Terra" w:date="2016-02-08T20:04:00Z"/>
                <w:color w:val="303030"/>
                <w:sz w:val="16"/>
                <w:szCs w:val="16"/>
                <w:rPrChange w:id="1633" w:author="Mateus Berardo de Souza Terra" w:date="2016-02-08T22:05:00Z">
                  <w:rPr>
                    <w:ins w:id="1634" w:author="Mateus Berardo de Souza Terra" w:date="2016-02-08T20:04:00Z"/>
                    <w:color w:val="303030"/>
                  </w:rPr>
                </w:rPrChange>
              </w:rPr>
              <w:pPrChange w:id="1635" w:author="Mateus Berardo de Souza Terra" w:date="2016-02-08T22:05:00Z">
                <w:pPr>
                  <w:pStyle w:val="NormalWeb"/>
                  <w:spacing w:before="0" w:beforeAutospacing="0" w:after="160" w:afterAutospacing="0"/>
                  <w:jc w:val="center"/>
                </w:pPr>
              </w:pPrChange>
            </w:pPr>
            <w:ins w:id="1636" w:author="Mateus Berardo de Souza Terra" w:date="2016-02-08T20:05:00Z">
              <w:r w:rsidRPr="00A76C84">
                <w:rPr>
                  <w:color w:val="303030"/>
                  <w:sz w:val="16"/>
                  <w:szCs w:val="16"/>
                  <w:rPrChange w:id="1637" w:author="Mateus Berardo de Souza Terra" w:date="2016-02-08T22:05:00Z">
                    <w:rPr>
                      <w:color w:val="303030"/>
                    </w:rPr>
                  </w:rPrChange>
                </w:rPr>
                <w:t>60</w:t>
              </w:r>
            </w:ins>
          </w:p>
        </w:tc>
        <w:tc>
          <w:tcPr>
            <w:tcW w:w="1558" w:type="dxa"/>
            <w:tcPrChange w:id="1638"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1639" w:author="Mateus Berardo de Souza Terra" w:date="2016-02-08T20:04:00Z"/>
                <w:color w:val="303030"/>
                <w:sz w:val="16"/>
                <w:szCs w:val="16"/>
                <w:rPrChange w:id="1640" w:author="Mateus Berardo de Souza Terra" w:date="2016-02-08T22:05:00Z">
                  <w:rPr>
                    <w:ins w:id="1641" w:author="Mateus Berardo de Souza Terra" w:date="2016-02-08T20:04:00Z"/>
                    <w:color w:val="303030"/>
                  </w:rPr>
                </w:rPrChange>
              </w:rPr>
              <w:pPrChange w:id="1642" w:author="Mateus Berardo de Souza Terra" w:date="2016-02-08T22:05:00Z">
                <w:pPr>
                  <w:pStyle w:val="NormalWeb"/>
                  <w:spacing w:before="0" w:beforeAutospacing="0" w:after="160" w:afterAutospacing="0"/>
                  <w:jc w:val="center"/>
                </w:pPr>
              </w:pPrChange>
            </w:pPr>
            <w:ins w:id="1643" w:author="Mateus Berardo de Souza Terra" w:date="2016-02-08T22:13:00Z">
              <w:r>
                <w:rPr>
                  <w:color w:val="303030"/>
                  <w:sz w:val="16"/>
                  <w:szCs w:val="16"/>
                </w:rPr>
                <w:t>&lt;</w:t>
              </w:r>
            </w:ins>
          </w:p>
        </w:tc>
        <w:tc>
          <w:tcPr>
            <w:tcW w:w="1558" w:type="dxa"/>
            <w:tcPrChange w:id="1644"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1645" w:author="Mateus Berardo de Souza Terra" w:date="2016-02-08T20:04:00Z"/>
                <w:color w:val="303030"/>
                <w:sz w:val="16"/>
                <w:szCs w:val="16"/>
                <w:rPrChange w:id="1646" w:author="Mateus Berardo de Souza Terra" w:date="2016-02-08T22:05:00Z">
                  <w:rPr>
                    <w:ins w:id="1647" w:author="Mateus Berardo de Souza Terra" w:date="2016-02-08T20:04:00Z"/>
                    <w:color w:val="303030"/>
                  </w:rPr>
                </w:rPrChange>
              </w:rPr>
              <w:pPrChange w:id="1648" w:author="Mateus Berardo de Souza Terra" w:date="2016-02-08T22:05:00Z">
                <w:pPr>
                  <w:pStyle w:val="NormalWeb"/>
                  <w:spacing w:before="0" w:beforeAutospacing="0" w:after="160" w:afterAutospacing="0"/>
                  <w:jc w:val="center"/>
                </w:pPr>
              </w:pPrChange>
            </w:pPr>
            <w:ins w:id="1649" w:author="Mateus Berardo de Souza Terra" w:date="2016-02-08T22:09:00Z">
              <w:r>
                <w:rPr>
                  <w:color w:val="303030"/>
                  <w:sz w:val="16"/>
                  <w:szCs w:val="16"/>
                </w:rPr>
                <w:t>92</w:t>
              </w:r>
            </w:ins>
          </w:p>
        </w:tc>
        <w:tc>
          <w:tcPr>
            <w:tcW w:w="1558" w:type="dxa"/>
            <w:tcPrChange w:id="1650"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1651" w:author="Mateus Berardo de Souza Terra" w:date="2016-02-08T20:04:00Z"/>
                <w:color w:val="303030"/>
                <w:sz w:val="16"/>
                <w:szCs w:val="16"/>
                <w:rPrChange w:id="1652" w:author="Mateus Berardo de Souza Terra" w:date="2016-02-08T22:05:00Z">
                  <w:rPr>
                    <w:ins w:id="1653" w:author="Mateus Berardo de Souza Terra" w:date="2016-02-08T20:04:00Z"/>
                    <w:color w:val="303030"/>
                  </w:rPr>
                </w:rPrChange>
              </w:rPr>
              <w:pPrChange w:id="1654" w:author="Mateus Berardo de Souza Terra" w:date="2016-02-08T22:05:00Z">
                <w:pPr>
                  <w:pStyle w:val="NormalWeb"/>
                  <w:spacing w:before="0" w:beforeAutospacing="0" w:after="160" w:afterAutospacing="0"/>
                  <w:jc w:val="center"/>
                </w:pPr>
              </w:pPrChange>
            </w:pPr>
            <w:ins w:id="1655" w:author="Mateus Berardo de Souza Terra" w:date="2016-02-08T22:11:00Z">
              <w:r>
                <w:rPr>
                  <w:color w:val="303030"/>
                  <w:sz w:val="16"/>
                  <w:szCs w:val="16"/>
                </w:rPr>
                <w:t>\</w:t>
              </w:r>
            </w:ins>
          </w:p>
        </w:tc>
        <w:tc>
          <w:tcPr>
            <w:tcW w:w="1559" w:type="dxa"/>
            <w:tcPrChange w:id="1656"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1657" w:author="Mateus Berardo de Souza Terra" w:date="2016-02-08T20:04:00Z"/>
                <w:color w:val="303030"/>
                <w:sz w:val="16"/>
                <w:szCs w:val="16"/>
                <w:rPrChange w:id="1658" w:author="Mateus Berardo de Souza Terra" w:date="2016-02-08T22:05:00Z">
                  <w:rPr>
                    <w:ins w:id="1659" w:author="Mateus Berardo de Souza Terra" w:date="2016-02-08T20:04:00Z"/>
                    <w:color w:val="303030"/>
                  </w:rPr>
                </w:rPrChange>
              </w:rPr>
              <w:pPrChange w:id="1660" w:author="Mateus Berardo de Souza Terra" w:date="2016-02-08T22:05:00Z">
                <w:pPr>
                  <w:pStyle w:val="NormalWeb"/>
                  <w:spacing w:before="0" w:beforeAutospacing="0" w:after="160" w:afterAutospacing="0"/>
                  <w:jc w:val="center"/>
                </w:pPr>
              </w:pPrChange>
            </w:pPr>
            <w:ins w:id="1661" w:author="Mateus Berardo de Souza Terra" w:date="2016-02-08T22:09:00Z">
              <w:r>
                <w:rPr>
                  <w:color w:val="303030"/>
                  <w:sz w:val="16"/>
                  <w:szCs w:val="16"/>
                </w:rPr>
                <w:t>124</w:t>
              </w:r>
            </w:ins>
          </w:p>
        </w:tc>
        <w:tc>
          <w:tcPr>
            <w:tcW w:w="1559" w:type="dxa"/>
            <w:tcPrChange w:id="1662"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1663" w:author="Mateus Berardo de Souza Terra" w:date="2016-02-08T20:04:00Z"/>
                <w:color w:val="303030"/>
                <w:sz w:val="16"/>
                <w:szCs w:val="16"/>
                <w:rPrChange w:id="1664" w:author="Mateus Berardo de Souza Terra" w:date="2016-02-08T22:05:00Z">
                  <w:rPr>
                    <w:ins w:id="1665" w:author="Mateus Berardo de Souza Terra" w:date="2016-02-08T20:04:00Z"/>
                    <w:color w:val="303030"/>
                  </w:rPr>
                </w:rPrChange>
              </w:rPr>
              <w:pPrChange w:id="1666" w:author="Mateus Berardo de Souza Terra" w:date="2016-02-08T22:05:00Z">
                <w:pPr>
                  <w:pStyle w:val="NormalWeb"/>
                  <w:spacing w:before="0" w:beforeAutospacing="0" w:after="160" w:afterAutospacing="0"/>
                  <w:jc w:val="center"/>
                </w:pPr>
              </w:pPrChange>
            </w:pPr>
            <w:ins w:id="1667" w:author="Mateus Berardo de Souza Terra" w:date="2016-02-08T22:11:00Z">
              <w:r>
                <w:rPr>
                  <w:color w:val="303030"/>
                  <w:sz w:val="16"/>
                  <w:szCs w:val="16"/>
                </w:rPr>
                <w:t>|</w:t>
              </w:r>
            </w:ins>
          </w:p>
        </w:tc>
      </w:tr>
      <w:tr w:rsidR="00BA6212" w:rsidRPr="00A76C84" w14:paraId="083DC71D" w14:textId="77777777" w:rsidTr="00A76C84">
        <w:trPr>
          <w:trHeight w:val="20"/>
          <w:ins w:id="1668" w:author="Mateus Berardo de Souza Terra" w:date="2016-02-08T20:04:00Z"/>
        </w:trPr>
        <w:tc>
          <w:tcPr>
            <w:tcW w:w="1558" w:type="dxa"/>
            <w:tcPrChange w:id="1669"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1670" w:author="Mateus Berardo de Souza Terra" w:date="2016-02-08T20:04:00Z"/>
                <w:color w:val="303030"/>
                <w:sz w:val="16"/>
                <w:szCs w:val="16"/>
                <w:rPrChange w:id="1671" w:author="Mateus Berardo de Souza Terra" w:date="2016-02-08T22:05:00Z">
                  <w:rPr>
                    <w:ins w:id="1672" w:author="Mateus Berardo de Souza Terra" w:date="2016-02-08T20:04:00Z"/>
                    <w:color w:val="303030"/>
                  </w:rPr>
                </w:rPrChange>
              </w:rPr>
              <w:pPrChange w:id="1673" w:author="Mateus Berardo de Souza Terra" w:date="2016-02-08T22:05:00Z">
                <w:pPr>
                  <w:pStyle w:val="NormalWeb"/>
                  <w:spacing w:before="0" w:beforeAutospacing="0" w:after="160" w:afterAutospacing="0"/>
                  <w:jc w:val="center"/>
                </w:pPr>
              </w:pPrChange>
            </w:pPr>
            <w:ins w:id="1674" w:author="Mateus Berardo de Souza Terra" w:date="2016-02-08T20:05:00Z">
              <w:r w:rsidRPr="00A76C84">
                <w:rPr>
                  <w:color w:val="303030"/>
                  <w:sz w:val="16"/>
                  <w:szCs w:val="16"/>
                  <w:rPrChange w:id="1675" w:author="Mateus Berardo de Souza Terra" w:date="2016-02-08T22:05:00Z">
                    <w:rPr>
                      <w:color w:val="303030"/>
                    </w:rPr>
                  </w:rPrChange>
                </w:rPr>
                <w:t>61</w:t>
              </w:r>
            </w:ins>
          </w:p>
        </w:tc>
        <w:tc>
          <w:tcPr>
            <w:tcW w:w="1558" w:type="dxa"/>
            <w:tcPrChange w:id="1676"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1677" w:author="Mateus Berardo de Souza Terra" w:date="2016-02-08T20:04:00Z"/>
                <w:color w:val="303030"/>
                <w:sz w:val="16"/>
                <w:szCs w:val="16"/>
                <w:rPrChange w:id="1678" w:author="Mateus Berardo de Souza Terra" w:date="2016-02-08T22:05:00Z">
                  <w:rPr>
                    <w:ins w:id="1679" w:author="Mateus Berardo de Souza Terra" w:date="2016-02-08T20:04:00Z"/>
                    <w:color w:val="303030"/>
                  </w:rPr>
                </w:rPrChange>
              </w:rPr>
              <w:pPrChange w:id="1680" w:author="Mateus Berardo de Souza Terra" w:date="2016-02-08T22:05:00Z">
                <w:pPr>
                  <w:pStyle w:val="NormalWeb"/>
                  <w:spacing w:before="0" w:beforeAutospacing="0" w:after="160" w:afterAutospacing="0"/>
                  <w:jc w:val="center"/>
                </w:pPr>
              </w:pPrChange>
            </w:pPr>
            <w:ins w:id="1681" w:author="Mateus Berardo de Souza Terra" w:date="2016-02-08T22:13:00Z">
              <w:r>
                <w:rPr>
                  <w:color w:val="303030"/>
                  <w:sz w:val="16"/>
                  <w:szCs w:val="16"/>
                </w:rPr>
                <w:t>=</w:t>
              </w:r>
            </w:ins>
          </w:p>
        </w:tc>
        <w:tc>
          <w:tcPr>
            <w:tcW w:w="1558" w:type="dxa"/>
            <w:tcPrChange w:id="1682"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1683" w:author="Mateus Berardo de Souza Terra" w:date="2016-02-08T20:04:00Z"/>
                <w:color w:val="303030"/>
                <w:sz w:val="16"/>
                <w:szCs w:val="16"/>
                <w:rPrChange w:id="1684" w:author="Mateus Berardo de Souza Terra" w:date="2016-02-08T22:05:00Z">
                  <w:rPr>
                    <w:ins w:id="1685" w:author="Mateus Berardo de Souza Terra" w:date="2016-02-08T20:04:00Z"/>
                    <w:color w:val="303030"/>
                  </w:rPr>
                </w:rPrChange>
              </w:rPr>
              <w:pPrChange w:id="1686" w:author="Mateus Berardo de Souza Terra" w:date="2016-02-08T22:05:00Z">
                <w:pPr>
                  <w:pStyle w:val="NormalWeb"/>
                  <w:spacing w:before="0" w:beforeAutospacing="0" w:after="160" w:afterAutospacing="0"/>
                  <w:jc w:val="center"/>
                </w:pPr>
              </w:pPrChange>
            </w:pPr>
            <w:ins w:id="1687" w:author="Mateus Berardo de Souza Terra" w:date="2016-02-08T22:09:00Z">
              <w:r>
                <w:rPr>
                  <w:color w:val="303030"/>
                  <w:sz w:val="16"/>
                  <w:szCs w:val="16"/>
                </w:rPr>
                <w:t>93</w:t>
              </w:r>
            </w:ins>
          </w:p>
        </w:tc>
        <w:tc>
          <w:tcPr>
            <w:tcW w:w="1558" w:type="dxa"/>
            <w:tcPrChange w:id="1688"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1689" w:author="Mateus Berardo de Souza Terra" w:date="2016-02-08T20:04:00Z"/>
                <w:color w:val="303030"/>
                <w:sz w:val="16"/>
                <w:szCs w:val="16"/>
                <w:rPrChange w:id="1690" w:author="Mateus Berardo de Souza Terra" w:date="2016-02-08T22:05:00Z">
                  <w:rPr>
                    <w:ins w:id="1691" w:author="Mateus Berardo de Souza Terra" w:date="2016-02-08T20:04:00Z"/>
                    <w:color w:val="303030"/>
                  </w:rPr>
                </w:rPrChange>
              </w:rPr>
              <w:pPrChange w:id="1692" w:author="Mateus Berardo de Souza Terra" w:date="2016-02-08T22:05:00Z">
                <w:pPr>
                  <w:pStyle w:val="NormalWeb"/>
                  <w:spacing w:before="0" w:beforeAutospacing="0" w:after="160" w:afterAutospacing="0"/>
                  <w:jc w:val="center"/>
                </w:pPr>
              </w:pPrChange>
            </w:pPr>
            <w:ins w:id="1693" w:author="Mateus Berardo de Souza Terra" w:date="2016-02-08T22:11:00Z">
              <w:r>
                <w:rPr>
                  <w:color w:val="303030"/>
                  <w:sz w:val="16"/>
                  <w:szCs w:val="16"/>
                </w:rPr>
                <w:t>]</w:t>
              </w:r>
            </w:ins>
          </w:p>
        </w:tc>
        <w:tc>
          <w:tcPr>
            <w:tcW w:w="1559" w:type="dxa"/>
            <w:tcPrChange w:id="1694"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1695" w:author="Mateus Berardo de Souza Terra" w:date="2016-02-08T20:04:00Z"/>
                <w:color w:val="303030"/>
                <w:sz w:val="16"/>
                <w:szCs w:val="16"/>
                <w:rPrChange w:id="1696" w:author="Mateus Berardo de Souza Terra" w:date="2016-02-08T22:05:00Z">
                  <w:rPr>
                    <w:ins w:id="1697" w:author="Mateus Berardo de Souza Terra" w:date="2016-02-08T20:04:00Z"/>
                    <w:color w:val="303030"/>
                  </w:rPr>
                </w:rPrChange>
              </w:rPr>
              <w:pPrChange w:id="1698" w:author="Mateus Berardo de Souza Terra" w:date="2016-02-08T22:05:00Z">
                <w:pPr>
                  <w:pStyle w:val="NormalWeb"/>
                  <w:spacing w:before="0" w:beforeAutospacing="0" w:after="160" w:afterAutospacing="0"/>
                  <w:jc w:val="center"/>
                </w:pPr>
              </w:pPrChange>
            </w:pPr>
            <w:ins w:id="1699" w:author="Mateus Berardo de Souza Terra" w:date="2016-02-08T22:09:00Z">
              <w:r>
                <w:rPr>
                  <w:color w:val="303030"/>
                  <w:sz w:val="16"/>
                  <w:szCs w:val="16"/>
                </w:rPr>
                <w:t>125</w:t>
              </w:r>
            </w:ins>
          </w:p>
        </w:tc>
        <w:tc>
          <w:tcPr>
            <w:tcW w:w="1559" w:type="dxa"/>
            <w:tcPrChange w:id="1700"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1701" w:author="Mateus Berardo de Souza Terra" w:date="2016-02-08T20:04:00Z"/>
                <w:color w:val="303030"/>
                <w:sz w:val="16"/>
                <w:szCs w:val="16"/>
                <w:rPrChange w:id="1702" w:author="Mateus Berardo de Souza Terra" w:date="2016-02-08T22:05:00Z">
                  <w:rPr>
                    <w:ins w:id="1703" w:author="Mateus Berardo de Souza Terra" w:date="2016-02-08T20:04:00Z"/>
                    <w:color w:val="303030"/>
                  </w:rPr>
                </w:rPrChange>
              </w:rPr>
              <w:pPrChange w:id="1704" w:author="Mateus Berardo de Souza Terra" w:date="2016-02-08T22:05:00Z">
                <w:pPr>
                  <w:pStyle w:val="NormalWeb"/>
                  <w:spacing w:before="0" w:beforeAutospacing="0" w:after="160" w:afterAutospacing="0"/>
                  <w:jc w:val="center"/>
                </w:pPr>
              </w:pPrChange>
            </w:pPr>
            <w:ins w:id="1705" w:author="Mateus Berardo de Souza Terra" w:date="2016-02-08T22:11:00Z">
              <w:r>
                <w:rPr>
                  <w:color w:val="303030"/>
                  <w:sz w:val="16"/>
                  <w:szCs w:val="16"/>
                </w:rPr>
                <w:t>}</w:t>
              </w:r>
            </w:ins>
          </w:p>
        </w:tc>
      </w:tr>
      <w:tr w:rsidR="00BA6212" w:rsidRPr="00A76C84" w14:paraId="0FD07F96" w14:textId="77777777" w:rsidTr="00A76C84">
        <w:trPr>
          <w:trHeight w:val="20"/>
          <w:ins w:id="1706" w:author="Mateus Berardo de Souza Terra" w:date="2016-02-08T20:04:00Z"/>
        </w:trPr>
        <w:tc>
          <w:tcPr>
            <w:tcW w:w="1558" w:type="dxa"/>
            <w:tcPrChange w:id="1707"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1708" w:author="Mateus Berardo de Souza Terra" w:date="2016-02-08T20:04:00Z"/>
                <w:color w:val="303030"/>
                <w:sz w:val="16"/>
                <w:szCs w:val="16"/>
                <w:rPrChange w:id="1709" w:author="Mateus Berardo de Souza Terra" w:date="2016-02-08T22:05:00Z">
                  <w:rPr>
                    <w:ins w:id="1710" w:author="Mateus Berardo de Souza Terra" w:date="2016-02-08T20:04:00Z"/>
                    <w:color w:val="303030"/>
                  </w:rPr>
                </w:rPrChange>
              </w:rPr>
              <w:pPrChange w:id="1711" w:author="Mateus Berardo de Souza Terra" w:date="2016-02-08T22:05:00Z">
                <w:pPr>
                  <w:pStyle w:val="NormalWeb"/>
                  <w:spacing w:before="0" w:beforeAutospacing="0" w:after="160" w:afterAutospacing="0"/>
                  <w:jc w:val="center"/>
                </w:pPr>
              </w:pPrChange>
            </w:pPr>
            <w:ins w:id="1712" w:author="Mateus Berardo de Souza Terra" w:date="2016-02-08T20:05:00Z">
              <w:r w:rsidRPr="00A76C84">
                <w:rPr>
                  <w:color w:val="303030"/>
                  <w:sz w:val="16"/>
                  <w:szCs w:val="16"/>
                  <w:rPrChange w:id="1713" w:author="Mateus Berardo de Souza Terra" w:date="2016-02-08T22:05:00Z">
                    <w:rPr>
                      <w:color w:val="303030"/>
                    </w:rPr>
                  </w:rPrChange>
                </w:rPr>
                <w:t>62</w:t>
              </w:r>
            </w:ins>
          </w:p>
        </w:tc>
        <w:tc>
          <w:tcPr>
            <w:tcW w:w="1558" w:type="dxa"/>
            <w:tcPrChange w:id="1714"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1715" w:author="Mateus Berardo de Souza Terra" w:date="2016-02-08T20:04:00Z"/>
                <w:color w:val="303030"/>
                <w:sz w:val="16"/>
                <w:szCs w:val="16"/>
                <w:rPrChange w:id="1716" w:author="Mateus Berardo de Souza Terra" w:date="2016-02-08T22:05:00Z">
                  <w:rPr>
                    <w:ins w:id="1717" w:author="Mateus Berardo de Souza Terra" w:date="2016-02-08T20:04:00Z"/>
                    <w:color w:val="303030"/>
                  </w:rPr>
                </w:rPrChange>
              </w:rPr>
              <w:pPrChange w:id="1718" w:author="Mateus Berardo de Souza Terra" w:date="2016-02-08T22:05:00Z">
                <w:pPr>
                  <w:pStyle w:val="NormalWeb"/>
                  <w:spacing w:before="0" w:beforeAutospacing="0" w:after="160" w:afterAutospacing="0"/>
                  <w:jc w:val="center"/>
                </w:pPr>
              </w:pPrChange>
            </w:pPr>
            <w:ins w:id="1719" w:author="Mateus Berardo de Souza Terra" w:date="2016-02-08T22:13:00Z">
              <w:r>
                <w:rPr>
                  <w:color w:val="303030"/>
                  <w:sz w:val="16"/>
                  <w:szCs w:val="16"/>
                </w:rPr>
                <w:t>&gt;</w:t>
              </w:r>
            </w:ins>
          </w:p>
        </w:tc>
        <w:tc>
          <w:tcPr>
            <w:tcW w:w="1558" w:type="dxa"/>
            <w:tcPrChange w:id="1720"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1721" w:author="Mateus Berardo de Souza Terra" w:date="2016-02-08T20:04:00Z"/>
                <w:color w:val="303030"/>
                <w:sz w:val="16"/>
                <w:szCs w:val="16"/>
                <w:rPrChange w:id="1722" w:author="Mateus Berardo de Souza Terra" w:date="2016-02-08T22:05:00Z">
                  <w:rPr>
                    <w:ins w:id="1723" w:author="Mateus Berardo de Souza Terra" w:date="2016-02-08T20:04:00Z"/>
                    <w:color w:val="303030"/>
                  </w:rPr>
                </w:rPrChange>
              </w:rPr>
              <w:pPrChange w:id="1724" w:author="Mateus Berardo de Souza Terra" w:date="2016-02-08T22:05:00Z">
                <w:pPr>
                  <w:pStyle w:val="NormalWeb"/>
                  <w:spacing w:before="0" w:beforeAutospacing="0" w:after="160" w:afterAutospacing="0"/>
                  <w:jc w:val="center"/>
                </w:pPr>
              </w:pPrChange>
            </w:pPr>
            <w:ins w:id="1725" w:author="Mateus Berardo de Souza Terra" w:date="2016-02-08T22:09:00Z">
              <w:r>
                <w:rPr>
                  <w:color w:val="303030"/>
                  <w:sz w:val="16"/>
                  <w:szCs w:val="16"/>
                </w:rPr>
                <w:t>94</w:t>
              </w:r>
            </w:ins>
          </w:p>
        </w:tc>
        <w:tc>
          <w:tcPr>
            <w:tcW w:w="1558" w:type="dxa"/>
            <w:tcPrChange w:id="1726"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1727" w:author="Mateus Berardo de Souza Terra" w:date="2016-02-08T20:04:00Z"/>
                <w:color w:val="303030"/>
                <w:sz w:val="16"/>
                <w:szCs w:val="16"/>
                <w:rPrChange w:id="1728" w:author="Mateus Berardo de Souza Terra" w:date="2016-02-08T22:05:00Z">
                  <w:rPr>
                    <w:ins w:id="1729" w:author="Mateus Berardo de Souza Terra" w:date="2016-02-08T20:04:00Z"/>
                    <w:color w:val="303030"/>
                  </w:rPr>
                </w:rPrChange>
              </w:rPr>
              <w:pPrChange w:id="1730" w:author="Mateus Berardo de Souza Terra" w:date="2016-02-08T22:12:00Z">
                <w:pPr>
                  <w:pStyle w:val="NormalWeb"/>
                  <w:spacing w:before="0" w:beforeAutospacing="0" w:after="160" w:afterAutospacing="0"/>
                  <w:jc w:val="center"/>
                </w:pPr>
              </w:pPrChange>
            </w:pPr>
            <w:ins w:id="1731" w:author="Mateus Berardo de Souza Terra" w:date="2016-02-08T22:12:00Z">
              <w:r>
                <w:rPr>
                  <w:color w:val="303030"/>
                  <w:sz w:val="16"/>
                  <w:szCs w:val="16"/>
                </w:rPr>
                <w:tab/>
              </w:r>
            </w:ins>
            <w:ins w:id="1732" w:author="Mateus Berardo de Souza Terra" w:date="2016-02-08T22:11:00Z">
              <w:r>
                <w:rPr>
                  <w:color w:val="303030"/>
                  <w:sz w:val="16"/>
                  <w:szCs w:val="16"/>
                </w:rPr>
                <w:t>^</w:t>
              </w:r>
            </w:ins>
            <w:ins w:id="1733" w:author="Mateus Berardo de Souza Terra" w:date="2016-02-08T22:12:00Z">
              <w:r>
                <w:rPr>
                  <w:color w:val="303030"/>
                  <w:sz w:val="16"/>
                  <w:szCs w:val="16"/>
                </w:rPr>
                <w:tab/>
              </w:r>
            </w:ins>
          </w:p>
        </w:tc>
        <w:tc>
          <w:tcPr>
            <w:tcW w:w="1559" w:type="dxa"/>
            <w:tcPrChange w:id="1734"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1735" w:author="Mateus Berardo de Souza Terra" w:date="2016-02-08T20:04:00Z"/>
                <w:color w:val="303030"/>
                <w:sz w:val="16"/>
                <w:szCs w:val="16"/>
                <w:rPrChange w:id="1736" w:author="Mateus Berardo de Souza Terra" w:date="2016-02-08T22:05:00Z">
                  <w:rPr>
                    <w:ins w:id="1737" w:author="Mateus Berardo de Souza Terra" w:date="2016-02-08T20:04:00Z"/>
                    <w:color w:val="303030"/>
                  </w:rPr>
                </w:rPrChange>
              </w:rPr>
              <w:pPrChange w:id="1738" w:author="Mateus Berardo de Souza Terra" w:date="2016-02-08T22:05:00Z">
                <w:pPr>
                  <w:pStyle w:val="NormalWeb"/>
                  <w:spacing w:before="0" w:beforeAutospacing="0" w:after="160" w:afterAutospacing="0"/>
                  <w:jc w:val="center"/>
                </w:pPr>
              </w:pPrChange>
            </w:pPr>
            <w:ins w:id="1739" w:author="Mateus Berardo de Souza Terra" w:date="2016-02-08T22:09:00Z">
              <w:r>
                <w:rPr>
                  <w:color w:val="303030"/>
                  <w:sz w:val="16"/>
                  <w:szCs w:val="16"/>
                </w:rPr>
                <w:t>126</w:t>
              </w:r>
            </w:ins>
          </w:p>
        </w:tc>
        <w:tc>
          <w:tcPr>
            <w:tcW w:w="1559" w:type="dxa"/>
            <w:tcPrChange w:id="1740"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1741" w:author="Mateus Berardo de Souza Terra" w:date="2016-02-08T20:04:00Z"/>
                <w:color w:val="303030"/>
                <w:sz w:val="16"/>
                <w:szCs w:val="16"/>
                <w:rPrChange w:id="1742" w:author="Mateus Berardo de Souza Terra" w:date="2016-02-08T22:05:00Z">
                  <w:rPr>
                    <w:ins w:id="1743" w:author="Mateus Berardo de Souza Terra" w:date="2016-02-08T20:04:00Z"/>
                    <w:color w:val="303030"/>
                  </w:rPr>
                </w:rPrChange>
              </w:rPr>
              <w:pPrChange w:id="1744" w:author="Mateus Berardo de Souza Terra" w:date="2016-02-08T22:05:00Z">
                <w:pPr>
                  <w:pStyle w:val="NormalWeb"/>
                  <w:spacing w:before="0" w:beforeAutospacing="0" w:after="160" w:afterAutospacing="0"/>
                  <w:jc w:val="center"/>
                </w:pPr>
              </w:pPrChange>
            </w:pPr>
            <w:ins w:id="1745" w:author="Mateus Berardo de Souza Terra" w:date="2016-02-08T22:11:00Z">
              <w:r>
                <w:rPr>
                  <w:color w:val="303030"/>
                  <w:sz w:val="16"/>
                  <w:szCs w:val="16"/>
                </w:rPr>
                <w:t>~</w:t>
              </w:r>
            </w:ins>
          </w:p>
        </w:tc>
      </w:tr>
      <w:tr w:rsidR="00BA6212" w:rsidRPr="00A76C84" w14:paraId="37299FE6" w14:textId="77777777" w:rsidTr="00A76C84">
        <w:trPr>
          <w:trHeight w:val="20"/>
          <w:ins w:id="1746"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1747" w:author="Mateus Berardo de Souza Terra" w:date="2016-02-08T22:09:00Z"/>
                <w:color w:val="303030"/>
                <w:sz w:val="16"/>
                <w:szCs w:val="16"/>
              </w:rPr>
            </w:pPr>
            <w:ins w:id="1748"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1749" w:author="Mateus Berardo de Souza Terra" w:date="2016-02-08T22:09:00Z"/>
                <w:color w:val="303030"/>
                <w:sz w:val="16"/>
                <w:szCs w:val="16"/>
              </w:rPr>
            </w:pPr>
            <w:ins w:id="1750"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1751" w:author="Mateus Berardo de Souza Terra" w:date="2016-02-08T22:09:00Z"/>
                <w:color w:val="303030"/>
                <w:sz w:val="16"/>
                <w:szCs w:val="16"/>
              </w:rPr>
            </w:pPr>
            <w:ins w:id="1752"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1753" w:author="Mateus Berardo de Souza Terra" w:date="2016-02-08T22:09:00Z"/>
                <w:sz w:val="16"/>
                <w:szCs w:val="16"/>
                <w:rPrChange w:id="1754" w:author="Mateus Berardo de Souza Terra" w:date="2016-02-08T22:12:00Z">
                  <w:rPr>
                    <w:ins w:id="1755" w:author="Mateus Berardo de Souza Terra" w:date="2016-02-08T22:09:00Z"/>
                    <w:color w:val="303030"/>
                    <w:sz w:val="16"/>
                    <w:szCs w:val="16"/>
                  </w:rPr>
                </w:rPrChange>
              </w:rPr>
            </w:pPr>
            <w:ins w:id="1756"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676A4B64" w14:textId="08F03A69" w:rsidR="00BA6212" w:rsidRDefault="00BA6212" w:rsidP="00BA6212">
            <w:pPr>
              <w:pStyle w:val="NormalWeb"/>
              <w:spacing w:before="0" w:beforeAutospacing="0" w:after="20" w:afterAutospacing="0"/>
              <w:jc w:val="center"/>
              <w:rPr>
                <w:ins w:id="1757" w:author="Mateus Berardo de Souza Terra" w:date="2016-02-08T22:09:00Z"/>
                <w:color w:val="303030"/>
                <w:sz w:val="16"/>
                <w:szCs w:val="16"/>
              </w:rPr>
            </w:pPr>
            <w:ins w:id="1758"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1759" w:author="Mateus Berardo de Souza Terra" w:date="2016-02-08T22:09:00Z"/>
                <w:color w:val="303030"/>
                <w:sz w:val="16"/>
                <w:szCs w:val="16"/>
              </w:rPr>
            </w:pPr>
            <w:ins w:id="1760"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1761" w:author="granix pacheco" w:date="2016-02-08T14:08:00Z"/>
          <w:del w:id="1762" w:author="Mateus Berardo de Souza Terra" w:date="2016-02-08T22:08:00Z"/>
          <w:color w:val="303030"/>
          <w:rPrChange w:id="1763" w:author="Mateus Berardo de Souza Terra" w:date="2016-02-08T20:05:00Z">
            <w:rPr>
              <w:ins w:id="1764" w:author="granix pacheco" w:date="2016-02-08T14:08:00Z"/>
              <w:del w:id="1765" w:author="Mateus Berardo de Souza Terra" w:date="2016-02-08T22:08:00Z"/>
              <w:color w:val="303030"/>
              <w:lang w:val="pt-PT"/>
            </w:rPr>
          </w:rPrChange>
        </w:rPr>
        <w:pPrChange w:id="1766"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1767" w:author="granix pacheco" w:date="2016-02-08T09:31:00Z"/>
          <w:color w:val="303030"/>
          <w:rPrChange w:id="1768" w:author="Mateus Berardo de Souza Terra" w:date="2016-02-08T20:05:00Z">
            <w:rPr>
              <w:ins w:id="1769" w:author="granix pacheco" w:date="2016-02-08T09:31:00Z"/>
              <w:color w:val="303030"/>
              <w:lang w:val="pt-PT"/>
            </w:rPr>
          </w:rPrChange>
        </w:rPr>
        <w:pPrChange w:id="1770"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proofErr w:type="spellStart"/>
      <w:r>
        <w:rPr>
          <w:b/>
          <w:color w:val="303030"/>
          <w:sz w:val="32"/>
          <w:szCs w:val="32"/>
        </w:rPr>
        <w:t>Leds</w:t>
      </w:r>
      <w:proofErr w:type="spellEnd"/>
      <w:r>
        <w:rPr>
          <w:b/>
          <w:color w:val="303030"/>
          <w:sz w:val="32"/>
          <w:szCs w:val="32"/>
        </w:rPr>
        <w:t>:</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1771" w:author="Mateus Berardo de Souza Terra" w:date="2016-02-08T19:09:00Z">
            <w:rPr>
              <w:b/>
              <w:color w:val="000000"/>
              <w:sz w:val="36"/>
              <w:szCs w:val="36"/>
              <w:u w:val="single"/>
            </w:rPr>
          </w:rPrChange>
        </w:rPr>
      </w:pPr>
      <w:ins w:id="1772" w:author="granix pacheco" w:date="2016-02-08T09:36:00Z">
        <w:del w:id="1773" w:author="Mateus Berardo de Souza Terra" w:date="2016-02-08T19:15:00Z">
          <w:r w:rsidRPr="008D4450" w:rsidDel="006D3AB1">
            <w:rPr>
              <w:color w:val="303030"/>
              <w:rPrChange w:id="1774" w:author="Mateus Berardo de Souza Terra" w:date="2016-02-08T19:09:00Z">
                <w:rPr>
                  <w:color w:val="303030"/>
                  <w:lang w:val="pt-PT"/>
                </w:rPr>
              </w:rPrChange>
            </w:rPr>
            <w:delText>//Adicionar tabela (ou uma imagem dela q ocupe menos espaço).</w:delText>
          </w:r>
        </w:del>
      </w:ins>
      <w:ins w:id="1775" w:author="granix pacheco" w:date="2016-02-08T09:41:00Z">
        <w:del w:id="1776" w:author="Mateus Berardo de Souza Terra" w:date="2016-02-08T19:15:00Z">
          <w:r w:rsidRPr="008D4450" w:rsidDel="006D3AB1">
            <w:rPr>
              <w:color w:val="303030"/>
              <w:rPrChange w:id="1777" w:author="Mateus Berardo de Souza Terra" w:date="2016-02-08T19:09:00Z">
                <w:rPr>
                  <w:color w:val="303030"/>
                  <w:lang w:val="pt-PT"/>
                </w:rPr>
              </w:rPrChange>
            </w:rPr>
            <w:delText xml:space="preserve"> </w:delText>
          </w:r>
        </w:del>
      </w:ins>
    </w:p>
    <w:sectPr w:rsidR="00185177" w:rsidRPr="008D445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5A3C1" w14:textId="77777777" w:rsidR="00407813" w:rsidRDefault="00407813" w:rsidP="00185177">
      <w:pPr>
        <w:spacing w:after="0" w:line="240" w:lineRule="auto"/>
      </w:pPr>
      <w:r>
        <w:separator/>
      </w:r>
    </w:p>
  </w:endnote>
  <w:endnote w:type="continuationSeparator" w:id="0">
    <w:p w14:paraId="692AAF46" w14:textId="77777777" w:rsidR="00407813" w:rsidRDefault="00407813"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583519" w:rsidRDefault="00583519">
    <w:pPr>
      <w:pStyle w:val="Rodap"/>
      <w:jc w:val="center"/>
      <w:rPr>
        <w:ins w:id="1778" w:author="granix pacheco" w:date="2016-02-08T10:54:00Z"/>
        <w:caps/>
        <w:color w:val="5B9BD5" w:themeColor="accent1"/>
      </w:rPr>
    </w:pPr>
    <w:ins w:id="1779"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1A7040">
      <w:rPr>
        <w:caps/>
        <w:noProof/>
        <w:color w:val="5B9BD5" w:themeColor="accent1"/>
      </w:rPr>
      <w:t>28</w:t>
    </w:r>
    <w:ins w:id="1780" w:author="granix pacheco" w:date="2016-02-08T10:54:00Z">
      <w:r>
        <w:rPr>
          <w:caps/>
          <w:color w:val="5B9BD5" w:themeColor="accent1"/>
        </w:rPr>
        <w:fldChar w:fldCharType="end"/>
      </w:r>
    </w:ins>
  </w:p>
  <w:p w14:paraId="0E61F274" w14:textId="0E62F41A" w:rsidR="00583519" w:rsidRDefault="0058351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A991E7" w14:textId="77777777" w:rsidR="00407813" w:rsidRDefault="00407813" w:rsidP="00185177">
      <w:pPr>
        <w:spacing w:after="0" w:line="240" w:lineRule="auto"/>
      </w:pPr>
      <w:r>
        <w:separator/>
      </w:r>
    </w:p>
  </w:footnote>
  <w:footnote w:type="continuationSeparator" w:id="0">
    <w:p w14:paraId="39818C53" w14:textId="77777777" w:rsidR="00407813" w:rsidRDefault="00407813"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6"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7"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3"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1"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7"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9"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3"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4"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3"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5"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6"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1"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2"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7"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9"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2"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5"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6"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7"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8"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0"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1"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2"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3"/>
  </w:num>
  <w:num w:numId="3">
    <w:abstractNumId w:val="2"/>
  </w:num>
  <w:num w:numId="4">
    <w:abstractNumId w:val="7"/>
  </w:num>
  <w:num w:numId="5">
    <w:abstractNumId w:val="52"/>
  </w:num>
  <w:num w:numId="6">
    <w:abstractNumId w:val="10"/>
  </w:num>
  <w:num w:numId="7">
    <w:abstractNumId w:val="51"/>
  </w:num>
  <w:num w:numId="8">
    <w:abstractNumId w:val="35"/>
  </w:num>
  <w:num w:numId="9">
    <w:abstractNumId w:val="53"/>
  </w:num>
  <w:num w:numId="10">
    <w:abstractNumId w:val="83"/>
  </w:num>
  <w:num w:numId="11">
    <w:abstractNumId w:val="4"/>
  </w:num>
  <w:num w:numId="12">
    <w:abstractNumId w:val="39"/>
  </w:num>
  <w:num w:numId="13">
    <w:abstractNumId w:val="37"/>
  </w:num>
  <w:num w:numId="14">
    <w:abstractNumId w:val="32"/>
  </w:num>
  <w:num w:numId="15">
    <w:abstractNumId w:val="65"/>
  </w:num>
  <w:num w:numId="16">
    <w:abstractNumId w:val="67"/>
  </w:num>
  <w:num w:numId="17">
    <w:abstractNumId w:val="73"/>
  </w:num>
  <w:num w:numId="18">
    <w:abstractNumId w:val="57"/>
  </w:num>
  <w:num w:numId="19">
    <w:abstractNumId w:val="1"/>
  </w:num>
  <w:num w:numId="20">
    <w:abstractNumId w:val="31"/>
  </w:num>
  <w:num w:numId="21">
    <w:abstractNumId w:val="40"/>
  </w:num>
  <w:num w:numId="22">
    <w:abstractNumId w:val="50"/>
  </w:num>
  <w:num w:numId="23">
    <w:abstractNumId w:val="47"/>
  </w:num>
  <w:num w:numId="24">
    <w:abstractNumId w:val="41"/>
  </w:num>
  <w:num w:numId="25">
    <w:abstractNumId w:val="60"/>
  </w:num>
  <w:num w:numId="26">
    <w:abstractNumId w:val="29"/>
  </w:num>
  <w:num w:numId="27">
    <w:abstractNumId w:val="42"/>
  </w:num>
  <w:num w:numId="28">
    <w:abstractNumId w:val="13"/>
  </w:num>
  <w:num w:numId="29">
    <w:abstractNumId w:val="15"/>
  </w:num>
  <w:num w:numId="30">
    <w:abstractNumId w:val="22"/>
  </w:num>
  <w:num w:numId="31">
    <w:abstractNumId w:val="38"/>
  </w:num>
  <w:num w:numId="32">
    <w:abstractNumId w:val="48"/>
  </w:num>
  <w:num w:numId="33">
    <w:abstractNumId w:val="55"/>
  </w:num>
  <w:num w:numId="34">
    <w:abstractNumId w:val="76"/>
  </w:num>
  <w:num w:numId="35">
    <w:abstractNumId w:val="27"/>
  </w:num>
  <w:num w:numId="36">
    <w:abstractNumId w:val="50"/>
  </w:num>
  <w:num w:numId="37">
    <w:abstractNumId w:val="26"/>
  </w:num>
  <w:num w:numId="38">
    <w:abstractNumId w:val="72"/>
  </w:num>
  <w:num w:numId="39">
    <w:abstractNumId w:val="64"/>
  </w:num>
  <w:num w:numId="40">
    <w:abstractNumId w:val="8"/>
  </w:num>
  <w:num w:numId="41">
    <w:abstractNumId w:val="49"/>
  </w:num>
  <w:num w:numId="42">
    <w:abstractNumId w:val="20"/>
  </w:num>
  <w:num w:numId="43">
    <w:abstractNumId w:val="11"/>
  </w:num>
  <w:num w:numId="44">
    <w:abstractNumId w:val="58"/>
  </w:num>
  <w:num w:numId="45">
    <w:abstractNumId w:val="63"/>
  </w:num>
  <w:num w:numId="46">
    <w:abstractNumId w:val="62"/>
  </w:num>
  <w:num w:numId="47">
    <w:abstractNumId w:val="69"/>
  </w:num>
  <w:num w:numId="48">
    <w:abstractNumId w:val="21"/>
  </w:num>
  <w:num w:numId="49">
    <w:abstractNumId w:val="82"/>
  </w:num>
  <w:num w:numId="50">
    <w:abstractNumId w:val="24"/>
  </w:num>
  <w:num w:numId="51">
    <w:abstractNumId w:val="34"/>
  </w:num>
  <w:num w:numId="52">
    <w:abstractNumId w:val="46"/>
  </w:num>
  <w:num w:numId="53">
    <w:abstractNumId w:val="17"/>
  </w:num>
  <w:num w:numId="54">
    <w:abstractNumId w:val="66"/>
  </w:num>
  <w:num w:numId="55">
    <w:abstractNumId w:val="74"/>
  </w:num>
  <w:num w:numId="56">
    <w:abstractNumId w:val="30"/>
  </w:num>
  <w:num w:numId="57">
    <w:abstractNumId w:val="70"/>
  </w:num>
  <w:num w:numId="58">
    <w:abstractNumId w:val="44"/>
  </w:num>
  <w:num w:numId="59">
    <w:abstractNumId w:val="28"/>
  </w:num>
  <w:num w:numId="60">
    <w:abstractNumId w:val="45"/>
  </w:num>
  <w:num w:numId="61">
    <w:abstractNumId w:val="16"/>
  </w:num>
  <w:num w:numId="62">
    <w:abstractNumId w:val="33"/>
  </w:num>
  <w:num w:numId="63">
    <w:abstractNumId w:val="71"/>
  </w:num>
  <w:num w:numId="64">
    <w:abstractNumId w:val="12"/>
  </w:num>
  <w:num w:numId="65">
    <w:abstractNumId w:val="56"/>
  </w:num>
  <w:num w:numId="66">
    <w:abstractNumId w:val="80"/>
  </w:num>
  <w:num w:numId="67">
    <w:abstractNumId w:val="81"/>
  </w:num>
  <w:num w:numId="68">
    <w:abstractNumId w:val="43"/>
  </w:num>
  <w:num w:numId="69">
    <w:abstractNumId w:val="61"/>
  </w:num>
  <w:num w:numId="70">
    <w:abstractNumId w:val="0"/>
  </w:num>
  <w:num w:numId="71">
    <w:abstractNumId w:val="79"/>
  </w:num>
  <w:num w:numId="72">
    <w:abstractNumId w:val="54"/>
  </w:num>
  <w:num w:numId="73">
    <w:abstractNumId w:val="75"/>
  </w:num>
  <w:num w:numId="74">
    <w:abstractNumId w:val="59"/>
  </w:num>
  <w:num w:numId="75">
    <w:abstractNumId w:val="5"/>
  </w:num>
  <w:num w:numId="76">
    <w:abstractNumId w:val="78"/>
  </w:num>
  <w:num w:numId="77">
    <w:abstractNumId w:val="25"/>
  </w:num>
  <w:num w:numId="78">
    <w:abstractNumId w:val="68"/>
  </w:num>
  <w:num w:numId="79">
    <w:abstractNumId w:val="19"/>
  </w:num>
  <w:num w:numId="80">
    <w:abstractNumId w:val="77"/>
  </w:num>
  <w:num w:numId="81">
    <w:abstractNumId w:val="14"/>
  </w:num>
  <w:num w:numId="82">
    <w:abstractNumId w:val="36"/>
  </w:num>
  <w:num w:numId="83">
    <w:abstractNumId w:val="9"/>
  </w:num>
  <w:num w:numId="84">
    <w:abstractNumId w:val="6"/>
  </w:num>
  <w:num w:numId="85">
    <w:abstractNumId w:val="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722C"/>
    <w:rsid w:val="00052DE0"/>
    <w:rsid w:val="00052FB6"/>
    <w:rsid w:val="000572CF"/>
    <w:rsid w:val="00081754"/>
    <w:rsid w:val="00084195"/>
    <w:rsid w:val="00084423"/>
    <w:rsid w:val="000A4FCC"/>
    <w:rsid w:val="000A53C1"/>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A7040"/>
    <w:rsid w:val="001B2F66"/>
    <w:rsid w:val="001B424E"/>
    <w:rsid w:val="001B6C03"/>
    <w:rsid w:val="001C38EA"/>
    <w:rsid w:val="001C7BBA"/>
    <w:rsid w:val="001D02DB"/>
    <w:rsid w:val="001D7DCF"/>
    <w:rsid w:val="001E2DEC"/>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E483A"/>
    <w:rsid w:val="003E72D2"/>
    <w:rsid w:val="003F004E"/>
    <w:rsid w:val="003F5D34"/>
    <w:rsid w:val="003F62E0"/>
    <w:rsid w:val="003F68E3"/>
    <w:rsid w:val="0040781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83519"/>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3007"/>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60156"/>
    <w:rsid w:val="00C642B5"/>
    <w:rsid w:val="00C65A5D"/>
    <w:rsid w:val="00C70E77"/>
    <w:rsid w:val="00C713BA"/>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D36"/>
    <w:rsid w:val="00EE22B9"/>
    <w:rsid w:val="00EE49B8"/>
    <w:rsid w:val="00EE4B6B"/>
    <w:rsid w:val="00EF5253"/>
    <w:rsid w:val="00F00845"/>
    <w:rsid w:val="00F015B6"/>
    <w:rsid w:val="00F03805"/>
    <w:rsid w:val="00F0423D"/>
    <w:rsid w:val="00F12E77"/>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9.gif"/><Relationship Id="rId39" Type="http://schemas.openxmlformats.org/officeDocument/2006/relationships/image" Target="media/image18.jpeg"/><Relationship Id="rId21" Type="http://schemas.openxmlformats.org/officeDocument/2006/relationships/diagramQuickStyle" Target="diagrams/quickStyle1.xml"/><Relationship Id="rId3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2" Type="http://schemas.openxmlformats.org/officeDocument/2006/relationships/image" Target="media/image20.png"/><Relationship Id="rId47"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0"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5" Type="http://schemas.openxmlformats.org/officeDocument/2006/relationships/image" Target="media/image28.jpeg"/><Relationship Id="rId63" Type="http://schemas.openxmlformats.org/officeDocument/2006/relationships/image" Target="media/image32.jpeg"/><Relationship Id="rId68"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pt.wikipedia.org/wiki/Ficheiro:Photoresistor.svg" TargetMode="External"/><Relationship Id="rId37" Type="http://schemas.openxmlformats.org/officeDocument/2006/relationships/image" Target="media/image17.png"/><Relationship Id="rId40" Type="http://schemas.openxmlformats.org/officeDocument/2006/relationships/image" Target="media/image19.jpeg"/><Relationship Id="rId45"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3" Type="http://schemas.openxmlformats.org/officeDocument/2006/relationships/image" Target="media/image27.jpeg"/><Relationship Id="rId5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6" Type="http://schemas.openxmlformats.org/officeDocument/2006/relationships/hyperlink" Target="http://produto.mercadolivre.com.br/MLB-719927626-10-cabos-fio-jumper-machomacho-20cm-protoboard-arduino-pic-_J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1.jpeg"/><Relationship Id="rId36" Type="http://schemas.openxmlformats.org/officeDocument/2006/relationships/hyperlink" Target="https://en.wikipedia.org/wiki/File:BuzzerSymbol.png" TargetMode="External"/><Relationship Id="rId49" Type="http://schemas.openxmlformats.org/officeDocument/2006/relationships/image" Target="media/image24.jpeg"/><Relationship Id="rId57" Type="http://schemas.openxmlformats.org/officeDocument/2006/relationships/image" Target="media/image29.jpeg"/><Relationship Id="rId61" Type="http://schemas.openxmlformats.org/officeDocument/2006/relationships/image" Target="media/image31.png"/><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image" Target="media/image14.png"/><Relationship Id="rId44" Type="http://schemas.openxmlformats.org/officeDocument/2006/relationships/image" Target="media/image21.jpeg"/><Relationship Id="rId52" Type="http://schemas.openxmlformats.org/officeDocument/2006/relationships/image" Target="media/image26.jpeg"/><Relationship Id="rId6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5" Type="http://schemas.openxmlformats.org/officeDocument/2006/relationships/image" Target="media/image33.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hyperlink" Target="http://reprap.mercadoshops.com.br/modulo-rele-canal-para-microcontrolador-pic-arm-arduino-83xJM" TargetMode="External"/><Relationship Id="rId48" Type="http://schemas.openxmlformats.org/officeDocument/2006/relationships/image" Target="media/image23.jpeg"/><Relationship Id="rId5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4"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9" Type="http://schemas.openxmlformats.org/officeDocument/2006/relationships/image" Target="media/image35.jpeg"/><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3" Type="http://schemas.openxmlformats.org/officeDocument/2006/relationships/image" Target="media/image15.png"/><Relationship Id="rId3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6" Type="http://schemas.openxmlformats.org/officeDocument/2006/relationships/image" Target="media/image22.jpeg"/><Relationship Id="rId59" Type="http://schemas.openxmlformats.org/officeDocument/2006/relationships/image" Target="media/image30.jpeg"/><Relationship Id="rId67" Type="http://schemas.openxmlformats.org/officeDocument/2006/relationships/image" Target="media/image34.jpeg"/><Relationship Id="rId20" Type="http://schemas.openxmlformats.org/officeDocument/2006/relationships/diagramLayout" Target="diagrams/layout1.xml"/><Relationship Id="rId4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62" Type="http://schemas.openxmlformats.org/officeDocument/2006/relationships/hyperlink" Target="http://produto.mercadolivre.com.br/MLB-706683459-protoboard-400-pontos-_JM" TargetMode="External"/><Relationship Id="rId70" Type="http://schemas.openxmlformats.org/officeDocument/2006/relationships/image" Target="media/image36.gi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C49F1F65-0C87-4700-8268-5B7EAAAE7404}" srcId="{C714DD78-CD80-4C77-8ABE-9EE5AA8423DE}" destId="{11B8D029-77B0-4716-B510-95B883CEFB37}" srcOrd="0" destOrd="0" parTransId="{0880B742-76F0-4963-8AF1-435D9815C721}" sibTransId="{5AB16961-42C3-42D4-B99E-9B73EB24E135}"/>
    <dgm:cxn modelId="{C53A0342-26E4-439D-8DC8-DEB949774A91}" type="presOf" srcId="{0880B742-76F0-4963-8AF1-435D9815C721}" destId="{EB4D5397-00B1-4B26-A631-2177A16D9A09}" srcOrd="1" destOrd="0" presId="urn:microsoft.com/office/officeart/2005/8/layout/hierarchy2"/>
    <dgm:cxn modelId="{4D6670DF-0815-49A6-9CBA-C8AB40E4C164}" type="presOf" srcId="{11B8D029-77B0-4716-B510-95B883CEFB37}" destId="{DC96E948-8F72-4925-ABD4-9BFEBDC23BD3}" srcOrd="0" destOrd="0" presId="urn:microsoft.com/office/officeart/2005/8/layout/hierarchy2"/>
    <dgm:cxn modelId="{8BD3AFC4-DD35-47AD-B2A1-AE3A3726B724}" type="presOf" srcId="{9756563B-F9AB-461C-B971-2C5148F3F624}" destId="{B6231D48-FAE1-449F-A0C4-BFFA848F59B6}" srcOrd="0" destOrd="0" presId="urn:microsoft.com/office/officeart/2005/8/layout/hierarchy2"/>
    <dgm:cxn modelId="{76DE827D-03AF-4FD9-80CB-ACD26B4416B0}" type="presOf" srcId="{013486B6-1772-4F07-8324-833EF698C2E1}" destId="{888C5F9C-214C-4ECC-A7CF-E4622537C8F2}" srcOrd="0" destOrd="0" presId="urn:microsoft.com/office/officeart/2005/8/layout/hierarchy2"/>
    <dgm:cxn modelId="{F57FE54D-8BF4-4C6C-A321-293CB3D552E4}" type="presOf" srcId="{68F8F1DD-99A4-4431-979A-22BAC611750F}" destId="{266BE232-2488-466F-8373-117F4CE7E36B}" srcOrd="1" destOrd="0" presId="urn:microsoft.com/office/officeart/2005/8/layout/hierarchy2"/>
    <dgm:cxn modelId="{805B85F0-B201-4585-869E-3D4CECA517E7}" type="presOf" srcId="{444C37B6-7B88-430B-B019-17E1EEB537BA}" destId="{9A8ED63D-9060-48D9-BC45-DEAFD4C5D8C8}" srcOrd="0" destOrd="0" presId="urn:microsoft.com/office/officeart/2005/8/layout/hierarchy2"/>
    <dgm:cxn modelId="{3B8EE2A1-9693-4086-ACC0-C7DBAF5E606D}" type="presOf" srcId="{0880B742-76F0-4963-8AF1-435D9815C721}" destId="{DEE6E627-5379-413A-82E0-20B83406172B}" srcOrd="0" destOrd="0" presId="urn:microsoft.com/office/officeart/2005/8/layout/hierarchy2"/>
    <dgm:cxn modelId="{898FEA33-B0FD-42F9-988B-0CC33B1B4E67}" type="presOf" srcId="{032961F1-DEC8-454A-87F6-3AD44EECC36F}" destId="{E0210E23-E8DA-4E1B-8E8F-5D6728A2D323}"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9A8A5FEB-CD48-44A3-9B09-408A6A00A62D}" type="presOf" srcId="{C714DD78-CD80-4C77-8ABE-9EE5AA8423DE}" destId="{40FD6B9A-9E05-4AE3-84D5-B7D6372AB9B0}"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E047B89-2130-4D56-B70D-3AD3E5FC2346}" srcId="{013486B6-1772-4F07-8324-833EF698C2E1}" destId="{C714DD78-CD80-4C77-8ABE-9EE5AA8423DE}" srcOrd="0" destOrd="0" parTransId="{D3CA5E4D-BCED-4CB1-9FE3-0D6421BF9E9B}" sibTransId="{B239DA07-D305-4B4B-88DC-B546416141B9}"/>
    <dgm:cxn modelId="{ADE74655-A6E8-4E0C-85CC-F2C35F141E64}" srcId="{11B8D029-77B0-4716-B510-95B883CEFB37}" destId="{30D9AF01-38AF-4E25-BC1B-A9364FA7AC13}" srcOrd="0" destOrd="0" parTransId="{68F8F1DD-99A4-4431-979A-22BAC611750F}" sibTransId="{C12B5ACC-7ED8-4C32-81E4-B6B65B84C388}"/>
    <dgm:cxn modelId="{2DD71362-C3D6-478C-A321-8DA498BB7D06}" type="presOf" srcId="{30D9AF01-38AF-4E25-BC1B-A9364FA7AC13}" destId="{0DC95E25-AD11-41F1-87FE-9CAB1E740280}" srcOrd="0" destOrd="0" presId="urn:microsoft.com/office/officeart/2005/8/layout/hierarchy2"/>
    <dgm:cxn modelId="{B89E9F6A-F151-4BBB-B0C2-2BBB442AB93E}" type="presOf" srcId="{68F8F1DD-99A4-4431-979A-22BAC611750F}" destId="{8F50BA73-7E3D-4A76-A8D1-C4E588BE2A4A}" srcOrd="0" destOrd="0" presId="urn:microsoft.com/office/officeart/2005/8/layout/hierarchy2"/>
    <dgm:cxn modelId="{130901EA-0454-433F-8C0A-B313EBE9B4D4}" type="presOf" srcId="{444C37B6-7B88-430B-B019-17E1EEB537BA}" destId="{55C6918C-E742-4097-AF40-8FDEA221512E}" srcOrd="1" destOrd="0" presId="urn:microsoft.com/office/officeart/2005/8/layout/hierarchy2"/>
    <dgm:cxn modelId="{D8AA2AC8-C6C5-4040-B4EE-8FCE59EF7ABB}" type="presOf" srcId="{B43B33D2-549E-4D68-A772-61CD66423E31}" destId="{F5D07AFF-F4F4-4B51-B6BF-ABE58B4D486B}" srcOrd="0" destOrd="0" presId="urn:microsoft.com/office/officeart/2005/8/layout/hierarchy2"/>
    <dgm:cxn modelId="{2FA35BB6-6CC4-419B-84F2-10627826382D}" type="presOf" srcId="{032961F1-DEC8-454A-87F6-3AD44EECC36F}" destId="{A7E5788F-8B5D-4A8B-BEF2-FAC672DCC272}" srcOrd="0" destOrd="0" presId="urn:microsoft.com/office/officeart/2005/8/layout/hierarchy2"/>
    <dgm:cxn modelId="{EFD02A58-3305-4AD2-AD74-6EDC700444D0}" type="presParOf" srcId="{888C5F9C-214C-4ECC-A7CF-E4622537C8F2}" destId="{5D9E6899-25A1-4732-BB69-60BBF9FECC43}" srcOrd="0" destOrd="0" presId="urn:microsoft.com/office/officeart/2005/8/layout/hierarchy2"/>
    <dgm:cxn modelId="{ACABED82-BCAB-4FA4-9C32-64885D4F00C7}" type="presParOf" srcId="{5D9E6899-25A1-4732-BB69-60BBF9FECC43}" destId="{40FD6B9A-9E05-4AE3-84D5-B7D6372AB9B0}" srcOrd="0" destOrd="0" presId="urn:microsoft.com/office/officeart/2005/8/layout/hierarchy2"/>
    <dgm:cxn modelId="{C7DD7809-C091-47EF-B69B-8D186C2B2EE6}" type="presParOf" srcId="{5D9E6899-25A1-4732-BB69-60BBF9FECC43}" destId="{5EE1F969-9820-41C1-ADED-284E7C26FE54}" srcOrd="1" destOrd="0" presId="urn:microsoft.com/office/officeart/2005/8/layout/hierarchy2"/>
    <dgm:cxn modelId="{C63E7D01-0E23-4BA8-B455-D3537914959D}" type="presParOf" srcId="{5EE1F969-9820-41C1-ADED-284E7C26FE54}" destId="{DEE6E627-5379-413A-82E0-20B83406172B}" srcOrd="0" destOrd="0" presId="urn:microsoft.com/office/officeart/2005/8/layout/hierarchy2"/>
    <dgm:cxn modelId="{4A0DD498-2FCC-439D-9C72-4A33F65CA93D}" type="presParOf" srcId="{DEE6E627-5379-413A-82E0-20B83406172B}" destId="{EB4D5397-00B1-4B26-A631-2177A16D9A09}" srcOrd="0" destOrd="0" presId="urn:microsoft.com/office/officeart/2005/8/layout/hierarchy2"/>
    <dgm:cxn modelId="{DD062B01-27D4-4E2F-A465-DEDA478B6FCD}" type="presParOf" srcId="{5EE1F969-9820-41C1-ADED-284E7C26FE54}" destId="{8F3F08FB-81D3-40FD-A6B9-E402512A2600}" srcOrd="1" destOrd="0" presId="urn:microsoft.com/office/officeart/2005/8/layout/hierarchy2"/>
    <dgm:cxn modelId="{2DB3B1B4-B6B8-4EDF-9EF1-DCBD557FFAB3}" type="presParOf" srcId="{8F3F08FB-81D3-40FD-A6B9-E402512A2600}" destId="{DC96E948-8F72-4925-ABD4-9BFEBDC23BD3}" srcOrd="0" destOrd="0" presId="urn:microsoft.com/office/officeart/2005/8/layout/hierarchy2"/>
    <dgm:cxn modelId="{1817CB7F-8756-42ED-A1CE-7CBE3CFD87B2}" type="presParOf" srcId="{8F3F08FB-81D3-40FD-A6B9-E402512A2600}" destId="{A8F8AC02-5F1C-416B-BD36-565BD15A7B19}" srcOrd="1" destOrd="0" presId="urn:microsoft.com/office/officeart/2005/8/layout/hierarchy2"/>
    <dgm:cxn modelId="{7C5A4505-4A05-42BE-9A66-27E412DD2102}" type="presParOf" srcId="{A8F8AC02-5F1C-416B-BD36-565BD15A7B19}" destId="{8F50BA73-7E3D-4A76-A8D1-C4E588BE2A4A}" srcOrd="0" destOrd="0" presId="urn:microsoft.com/office/officeart/2005/8/layout/hierarchy2"/>
    <dgm:cxn modelId="{CD591DE0-65DE-4B7F-8BF4-438F27DBAF56}" type="presParOf" srcId="{8F50BA73-7E3D-4A76-A8D1-C4E588BE2A4A}" destId="{266BE232-2488-466F-8373-117F4CE7E36B}" srcOrd="0" destOrd="0" presId="urn:microsoft.com/office/officeart/2005/8/layout/hierarchy2"/>
    <dgm:cxn modelId="{306DC335-B153-4426-933A-37E518F594B3}" type="presParOf" srcId="{A8F8AC02-5F1C-416B-BD36-565BD15A7B19}" destId="{E35C7C19-3E68-4E64-B63F-C03F9E867B76}" srcOrd="1" destOrd="0" presId="urn:microsoft.com/office/officeart/2005/8/layout/hierarchy2"/>
    <dgm:cxn modelId="{EBBBAF43-EBB2-4422-AAAD-7598DAC66EB5}" type="presParOf" srcId="{E35C7C19-3E68-4E64-B63F-C03F9E867B76}" destId="{0DC95E25-AD11-41F1-87FE-9CAB1E740280}" srcOrd="0" destOrd="0" presId="urn:microsoft.com/office/officeart/2005/8/layout/hierarchy2"/>
    <dgm:cxn modelId="{D9742A77-9425-4E63-8F67-236399A6D636}" type="presParOf" srcId="{E35C7C19-3E68-4E64-B63F-C03F9E867B76}" destId="{083BD93E-4E19-4A6B-A945-593B23D90263}" srcOrd="1" destOrd="0" presId="urn:microsoft.com/office/officeart/2005/8/layout/hierarchy2"/>
    <dgm:cxn modelId="{4FC430F1-E5B9-4F5A-8614-7F1876FCD8EF}" type="presParOf" srcId="{5EE1F969-9820-41C1-ADED-284E7C26FE54}" destId="{9A8ED63D-9060-48D9-BC45-DEAFD4C5D8C8}" srcOrd="2" destOrd="0" presId="urn:microsoft.com/office/officeart/2005/8/layout/hierarchy2"/>
    <dgm:cxn modelId="{930AE9E5-EF9C-4EBB-BFF5-AB9F0210C9C0}" type="presParOf" srcId="{9A8ED63D-9060-48D9-BC45-DEAFD4C5D8C8}" destId="{55C6918C-E742-4097-AF40-8FDEA221512E}" srcOrd="0" destOrd="0" presId="urn:microsoft.com/office/officeart/2005/8/layout/hierarchy2"/>
    <dgm:cxn modelId="{E2552CAE-B82D-4AE4-98E5-9606ABD28D9B}" type="presParOf" srcId="{5EE1F969-9820-41C1-ADED-284E7C26FE54}" destId="{5F0E1AF8-3030-40B2-91AE-82C5ABE141AA}" srcOrd="3" destOrd="0" presId="urn:microsoft.com/office/officeart/2005/8/layout/hierarchy2"/>
    <dgm:cxn modelId="{2EBA399C-AA1D-4FB6-82F8-371197681905}" type="presParOf" srcId="{5F0E1AF8-3030-40B2-91AE-82C5ABE141AA}" destId="{F5D07AFF-F4F4-4B51-B6BF-ABE58B4D486B}" srcOrd="0" destOrd="0" presId="urn:microsoft.com/office/officeart/2005/8/layout/hierarchy2"/>
    <dgm:cxn modelId="{CD87C06F-642B-4877-83EE-7F512EE7E737}" type="presParOf" srcId="{5F0E1AF8-3030-40B2-91AE-82C5ABE141AA}" destId="{59223AA0-CEFE-46C3-A1CC-8E54FEBC6690}" srcOrd="1" destOrd="0" presId="urn:microsoft.com/office/officeart/2005/8/layout/hierarchy2"/>
    <dgm:cxn modelId="{A57EBB89-18EF-4D8E-8048-CFA27566DFF4}" type="presParOf" srcId="{59223AA0-CEFE-46C3-A1CC-8E54FEBC6690}" destId="{A7E5788F-8B5D-4A8B-BEF2-FAC672DCC272}" srcOrd="0" destOrd="0" presId="urn:microsoft.com/office/officeart/2005/8/layout/hierarchy2"/>
    <dgm:cxn modelId="{274D2DC0-94EE-4920-B861-247923E7AF1B}" type="presParOf" srcId="{A7E5788F-8B5D-4A8B-BEF2-FAC672DCC272}" destId="{E0210E23-E8DA-4E1B-8E8F-5D6728A2D323}" srcOrd="0" destOrd="0" presId="urn:microsoft.com/office/officeart/2005/8/layout/hierarchy2"/>
    <dgm:cxn modelId="{ED996876-04E2-4D40-9B29-77308B6FCD36}" type="presParOf" srcId="{59223AA0-CEFE-46C3-A1CC-8E54FEBC6690}" destId="{E01D4291-70B5-46D7-B057-23771D044E52}" srcOrd="1" destOrd="0" presId="urn:microsoft.com/office/officeart/2005/8/layout/hierarchy2"/>
    <dgm:cxn modelId="{3DCCA0CC-D6E7-45C0-9BA3-CA0B7C880331}" type="presParOf" srcId="{E01D4291-70B5-46D7-B057-23771D044E52}" destId="{B6231D48-FAE1-449F-A0C4-BFFA848F59B6}" srcOrd="0" destOrd="0" presId="urn:microsoft.com/office/officeart/2005/8/layout/hierarchy2"/>
    <dgm:cxn modelId="{0B1069DC-6144-468A-AFE0-B862529AEA14}"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FA24E-25CD-47C3-B230-E53451A0A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33</Pages>
  <Words>6921</Words>
  <Characters>39456</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11</cp:revision>
  <cp:lastPrinted>2016-02-17T00:30:00Z</cp:lastPrinted>
  <dcterms:created xsi:type="dcterms:W3CDTF">2016-02-14T22:28:00Z</dcterms:created>
  <dcterms:modified xsi:type="dcterms:W3CDTF">2016-02-21T14:44:00Z</dcterms:modified>
</cp:coreProperties>
</file>