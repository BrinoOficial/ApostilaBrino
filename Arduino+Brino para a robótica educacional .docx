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bookmarkStart w:id="0" w:name="_GoBack"/>
      <w:bookmarkEnd w:id="0"/>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1" w:author="Mateus Berardo de Souza Terra" w:date="2016-02-08T20:05:00Z">
            <w:rPr/>
          </w:rPrChange>
        </w:rPr>
        <w:pPrChange w:id="2" w:author="granix pacheco" w:date="2016-02-08T11:03:00Z">
          <w:pPr>
            <w:jc w:val="center"/>
          </w:pPr>
        </w:pPrChange>
      </w:pPr>
      <w:r w:rsidRPr="007D7E6F">
        <w:rPr>
          <w:rFonts w:ascii="Times New Roman" w:hAnsi="Times New Roman" w:cs="Times New Roman"/>
          <w:b/>
          <w:sz w:val="40"/>
          <w:szCs w:val="40"/>
          <w:u w:val="single"/>
          <w:rPrChange w:id="3" w:author="Mateus Berardo de Souza Terra" w:date="2016-02-08T20:05:00Z">
            <w:rPr/>
          </w:rPrChange>
        </w:rPr>
        <w:lastRenderedPageBreak/>
        <w:t>Índice</w:t>
      </w:r>
    </w:p>
    <w:p w14:paraId="054F05C6" w14:textId="77777777" w:rsidR="0064551F" w:rsidRPr="007D7E6F" w:rsidRDefault="0064551F" w:rsidP="0064551F">
      <w:pPr>
        <w:jc w:val="center"/>
        <w:rPr>
          <w:ins w:id="4"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5" w:author="granix pacheco" w:date="2016-02-08T11:03:00Z"/>
          <w:rFonts w:ascii="Times New Roman" w:hAnsi="Times New Roman" w:cs="Times New Roman"/>
          <w:sz w:val="24"/>
          <w:szCs w:val="24"/>
        </w:rPr>
      </w:pPr>
    </w:p>
    <w:p w14:paraId="3568D372" w14:textId="3B6CE14F" w:rsidR="0017119E" w:rsidRPr="007D7E6F" w:rsidRDefault="0017119E">
      <w:pPr>
        <w:rPr>
          <w:ins w:id="6" w:author="granix pacheco" w:date="2016-02-08T11:03:00Z"/>
          <w:rFonts w:ascii="Times New Roman" w:hAnsi="Times New Roman" w:cs="Times New Roman"/>
          <w:sz w:val="24"/>
          <w:szCs w:val="24"/>
          <w:rPrChange w:id="7" w:author="Mateus Berardo de Souza Terra" w:date="2016-02-08T20:05:00Z">
            <w:rPr>
              <w:ins w:id="8" w:author="granix pacheco" w:date="2016-02-08T11:03:00Z"/>
            </w:rPr>
          </w:rPrChange>
        </w:rPr>
        <w:pPrChange w:id="9"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10" w:author="Mateus Berardo de Souza Terra" w:date="2016-02-08T20:05:00Z">
            <w:rPr/>
          </w:rPrChange>
        </w:rPr>
      </w:pP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2" w:author="Mateus Berardo de Souza Terra" w:date="2016-02-08T20:05:00Z">
            <w:rPr>
              <w:rFonts w:ascii="Times New Roman" w:hAnsi="Times New Roman" w:cs="Times New Roman"/>
              <w:sz w:val="24"/>
              <w:szCs w:val="24"/>
            </w:rPr>
          </w:rPrChange>
        </w:rPr>
        <w:tab/>
      </w:r>
      <w:del w:id="13" w:author="granix pacheco" w:date="2016-02-08T10:56:00Z">
        <w:r w:rsidR="00BE0DF1" w:rsidRPr="007D7E6F" w:rsidDel="003B25A9">
          <w:rPr>
            <w:rFonts w:ascii="Times New Roman" w:hAnsi="Times New Roman" w:cs="Times New Roman"/>
            <w:b/>
            <w:sz w:val="24"/>
            <w:szCs w:val="24"/>
            <w:rPrChange w:id="14"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5" w:author="Mateus Berardo de Souza Terra" w:date="2016-02-08T22:03:00Z"/>
          <w:rFonts w:ascii="Times New Roman" w:hAnsi="Times New Roman" w:cs="Times New Roman"/>
          <w:b/>
          <w:sz w:val="24"/>
          <w:szCs w:val="24"/>
          <w:rPrChange w:id="16" w:author="Mateus Berardo de Souza Terra" w:date="2016-02-08T20:05:00Z">
            <w:rPr>
              <w:del w:id="17" w:author="Mateus Berardo de Souza Terra" w:date="2016-02-08T22:03:00Z"/>
            </w:rPr>
          </w:rPrChange>
        </w:rPr>
      </w:pPr>
      <w:r w:rsidRPr="007D7E6F">
        <w:rPr>
          <w:rFonts w:ascii="Times New Roman" w:hAnsi="Times New Roman" w:cs="Times New Roman"/>
          <w:b/>
          <w:sz w:val="24"/>
          <w:szCs w:val="24"/>
          <w:rPrChange w:id="18" w:author="Mateus Berardo de Souza Terra" w:date="2016-02-08T20:05:00Z">
            <w:rPr>
              <w:rFonts w:ascii="Times New Roman" w:hAnsi="Times New Roman" w:cs="Times New Roman"/>
              <w:sz w:val="24"/>
              <w:szCs w:val="24"/>
            </w:rPr>
          </w:rPrChange>
        </w:rPr>
        <w:t>Começando ....................................................................................................</w:t>
      </w:r>
      <w:del w:id="19" w:author="Mateus Berardo de Souza Terra" w:date="2016-02-08T22:03:00Z">
        <w:r w:rsidRPr="007D7E6F" w:rsidDel="00A76C84">
          <w:rPr>
            <w:rFonts w:ascii="Times New Roman" w:hAnsi="Times New Roman" w:cs="Times New Roman"/>
            <w:b/>
            <w:sz w:val="24"/>
            <w:szCs w:val="24"/>
            <w:rPrChange w:id="20" w:author="Mateus Berardo de Souza Terra" w:date="2016-02-08T20:05:00Z">
              <w:rPr>
                <w:rFonts w:ascii="Times New Roman" w:hAnsi="Times New Roman" w:cs="Times New Roman"/>
                <w:sz w:val="24"/>
                <w:szCs w:val="24"/>
              </w:rPr>
            </w:rPrChange>
          </w:rPr>
          <w:tab/>
          <w:delText>4</w:delText>
        </w:r>
      </w:del>
    </w:p>
    <w:p w14:paraId="21979BBA" w14:textId="0EB7B00B" w:rsidR="0017119E" w:rsidRDefault="003B25A9">
      <w:pPr>
        <w:pStyle w:val="PargrafodaLista"/>
        <w:numPr>
          <w:ilvl w:val="0"/>
          <w:numId w:val="2"/>
        </w:numPr>
        <w:rPr>
          <w:rFonts w:ascii="Times New Roman" w:hAnsi="Times New Roman" w:cs="Times New Roman"/>
          <w:b/>
          <w:sz w:val="24"/>
          <w:szCs w:val="24"/>
        </w:rPr>
        <w:pPrChange w:id="21" w:author="Mateus Berardo de Souza Terra" w:date="2016-02-08T22:03:00Z">
          <w:pPr>
            <w:jc w:val="center"/>
          </w:pPr>
        </w:pPrChange>
      </w:pPr>
      <w:ins w:id="22" w:author="granix pacheco" w:date="2016-02-08T10:55:00Z">
        <w:del w:id="23" w:author="Mateus Berardo de Souza Terra" w:date="2016-02-08T22:03:00Z">
          <w:r w:rsidRPr="007D7E6F" w:rsidDel="00A76C84">
            <w:rPr>
              <w:rFonts w:ascii="Times New Roman" w:hAnsi="Times New Roman" w:cs="Times New Roman"/>
              <w:b/>
              <w:sz w:val="24"/>
              <w:szCs w:val="24"/>
              <w:rPrChange w:id="24" w:author="Mateus Berardo de Souza Terra" w:date="2016-02-08T20:05:00Z">
                <w:rPr>
                  <w:rFonts w:ascii="Times New Roman" w:hAnsi="Times New Roman" w:cs="Times New Roman"/>
                  <w:sz w:val="24"/>
                  <w:szCs w:val="24"/>
                </w:rPr>
              </w:rPrChange>
            </w:rPr>
            <w:delText>Instalações............................................................................................</w:delText>
          </w:r>
        </w:del>
      </w:ins>
      <w:ins w:id="25" w:author="granix pacheco" w:date="2016-02-08T10:56: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w:delText>
          </w:r>
        </w:del>
      </w:ins>
      <w:ins w:id="28" w:author="granix pacheco" w:date="2016-02-08T10:55: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6: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4" w:author="Mateus Berardo de Souza Terra" w:date="2016-02-08T20:05:00Z">
              <w:rPr>
                <w:rFonts w:ascii="Times New Roman" w:hAnsi="Times New Roman" w:cs="Times New Roman"/>
                <w:sz w:val="24"/>
                <w:szCs w:val="24"/>
              </w:rPr>
            </w:rPrChange>
          </w:rPr>
          <w:tab/>
        </w:r>
      </w:ins>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7D7E6F" w:rsidRDefault="003E72D2" w:rsidP="003E72D2">
      <w:pPr>
        <w:pStyle w:val="PargrafodaLista"/>
        <w:numPr>
          <w:ilvl w:val="1"/>
          <w:numId w:val="2"/>
        </w:numPr>
        <w:rPr>
          <w:ins w:id="35" w:author="granix pacheco" w:date="2016-02-08T10:56:00Z"/>
          <w:rFonts w:ascii="Times New Roman" w:hAnsi="Times New Roman" w:cs="Times New Roman"/>
          <w:b/>
          <w:sz w:val="24"/>
          <w:szCs w:val="24"/>
          <w:rPrChange w:id="36" w:author="Mateus Berardo de Souza Terra" w:date="2016-02-08T20:05:00Z">
            <w:rPr>
              <w:ins w:id="37" w:author="granix pacheco" w:date="2016-02-08T10:56:00Z"/>
              <w:rFonts w:ascii="Times New Roman" w:hAnsi="Times New Roman" w:cs="Times New Roman"/>
              <w:sz w:val="24"/>
              <w:szCs w:val="24"/>
            </w:rPr>
          </w:rPrChange>
        </w:rPr>
      </w:pPr>
      <w:r>
        <w:rPr>
          <w:rFonts w:ascii="Times New Roman" w:hAnsi="Times New Roman" w:cs="Times New Roman"/>
          <w:sz w:val="24"/>
          <w:szCs w:val="24"/>
        </w:rPr>
        <w:t>Pronto para começar...............................................................................</w:t>
      </w:r>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ins>
    </w:p>
    <w:p w14:paraId="0D4AC2E0" w14:textId="39FE185B" w:rsidR="0017119E" w:rsidRPr="007D7E6F" w:rsidRDefault="0017119E">
      <w:pPr>
        <w:pStyle w:val="PargrafodaLista"/>
        <w:numPr>
          <w:ilvl w:val="1"/>
          <w:numId w:val="2"/>
        </w:numPr>
        <w:rPr>
          <w:ins w:id="58" w:author="granix pacheco" w:date="2016-02-08T11:13:00Z"/>
          <w:rFonts w:ascii="Times New Roman" w:hAnsi="Times New Roman" w:cs="Times New Roman"/>
          <w:sz w:val="24"/>
          <w:szCs w:val="24"/>
          <w:rPrChange w:id="59" w:author="Mateus Berardo de Souza Terra" w:date="2016-02-08T20:05:00Z">
            <w:rPr>
              <w:ins w:id="60" w:author="granix pacheco" w:date="2016-02-08T11:13:00Z"/>
              <w:color w:val="000000"/>
              <w:sz w:val="24"/>
              <w:szCs w:val="24"/>
            </w:rPr>
          </w:rPrChange>
        </w:rPr>
        <w:pPrChange w:id="61" w:author="granix pacheco" w:date="2016-02-08T11:13:00Z">
          <w:pPr>
            <w:jc w:val="center"/>
          </w:pPr>
        </w:pPrChange>
      </w:pPr>
      <w:ins w:id="62" w:author="granix pacheco" w:date="2016-02-08T11:13:00Z">
        <w:r w:rsidRPr="007D7E6F">
          <w:rPr>
            <w:rFonts w:ascii="Times New Roman" w:hAnsi="Times New Roman" w:cs="Times New Roman"/>
            <w:color w:val="000000"/>
            <w:sz w:val="24"/>
            <w:szCs w:val="24"/>
            <w:rPrChange w:id="63" w:author="Mateus Berardo de Souza Terra" w:date="2016-02-08T20:05:00Z">
              <w:rPr>
                <w:color w:val="000000"/>
                <w:sz w:val="24"/>
                <w:szCs w:val="24"/>
              </w:rPr>
            </w:rPrChange>
          </w:rPr>
          <w:t>Variáveis</w:t>
        </w:r>
      </w:ins>
      <w:ins w:id="64"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5" w:author="granix pacheco" w:date="2016-02-08T11:14:00Z"/>
          <w:rFonts w:ascii="Times New Roman" w:hAnsi="Times New Roman" w:cs="Times New Roman"/>
          <w:sz w:val="24"/>
          <w:szCs w:val="24"/>
          <w:rPrChange w:id="66" w:author="Mateus Berardo de Souza Terra" w:date="2016-02-08T20:05:00Z">
            <w:rPr>
              <w:ins w:id="67" w:author="granix pacheco" w:date="2016-02-08T11:14:00Z"/>
              <w:color w:val="000000"/>
              <w:sz w:val="24"/>
              <w:szCs w:val="24"/>
            </w:rPr>
          </w:rPrChange>
        </w:rPr>
        <w:pPrChange w:id="68" w:author="granix pacheco" w:date="2016-02-08T11:13:00Z">
          <w:pPr>
            <w:jc w:val="center"/>
          </w:pPr>
        </w:pPrChange>
      </w:pPr>
      <w:ins w:id="69" w:author="granix pacheco" w:date="2016-02-08T11:14:00Z">
        <w:r w:rsidRPr="007D7E6F">
          <w:rPr>
            <w:rFonts w:ascii="Times New Roman" w:hAnsi="Times New Roman" w:cs="Times New Roman"/>
            <w:color w:val="000000"/>
            <w:sz w:val="24"/>
            <w:szCs w:val="24"/>
            <w:rPrChange w:id="70" w:author="Mateus Berardo de Souza Terra" w:date="2016-02-08T20:05:00Z">
              <w:rPr>
                <w:color w:val="000000"/>
                <w:sz w:val="24"/>
                <w:szCs w:val="24"/>
              </w:rPr>
            </w:rPrChange>
          </w:rPr>
          <w:t>Comentários</w:t>
        </w:r>
      </w:ins>
      <w:ins w:id="71"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2" w:author="granix pacheco" w:date="2016-02-08T11:14:00Z"/>
          <w:rFonts w:ascii="Times New Roman" w:hAnsi="Times New Roman" w:cs="Times New Roman"/>
          <w:sz w:val="24"/>
          <w:szCs w:val="24"/>
          <w:rPrChange w:id="73" w:author="Mateus Berardo de Souza Terra" w:date="2016-02-08T20:05:00Z">
            <w:rPr>
              <w:ins w:id="74" w:author="granix pacheco" w:date="2016-02-08T11:14:00Z"/>
              <w:color w:val="000000"/>
              <w:sz w:val="24"/>
              <w:szCs w:val="24"/>
            </w:rPr>
          </w:rPrChange>
        </w:rPr>
        <w:pPrChange w:id="75" w:author="granix pacheco" w:date="2016-02-08T11:13:00Z">
          <w:pPr>
            <w:jc w:val="center"/>
          </w:pPr>
        </w:pPrChange>
      </w:pPr>
      <w:ins w:id="76" w:author="granix pacheco" w:date="2016-02-08T11:14:00Z">
        <w:r w:rsidRPr="007D7E6F">
          <w:rPr>
            <w:rFonts w:ascii="Times New Roman" w:hAnsi="Times New Roman" w:cs="Times New Roman"/>
            <w:color w:val="000000"/>
            <w:sz w:val="24"/>
            <w:szCs w:val="24"/>
            <w:rPrChange w:id="77" w:author="Mateus Berardo de Souza Terra" w:date="2016-02-08T20:05:00Z">
              <w:rPr>
                <w:color w:val="000000"/>
                <w:sz w:val="24"/>
                <w:szCs w:val="24"/>
              </w:rPr>
            </w:rPrChange>
          </w:rPr>
          <w:t>Incrementadores</w:t>
        </w:r>
      </w:ins>
      <w:ins w:id="78" w:author="granix pacheco" w:date="2016-02-08T11:16:00Z">
        <w:r w:rsidRPr="007D7E6F">
          <w:rPr>
            <w:rFonts w:ascii="Times New Roman" w:hAnsi="Times New Roman" w:cs="Times New Roman"/>
            <w:color w:val="000000"/>
            <w:sz w:val="24"/>
            <w:szCs w:val="24"/>
            <w:rPrChange w:id="79"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0" w:author="granix pacheco" w:date="2016-02-08T11:14:00Z"/>
          <w:rFonts w:ascii="Times New Roman" w:hAnsi="Times New Roman" w:cs="Times New Roman"/>
          <w:sz w:val="24"/>
          <w:szCs w:val="24"/>
          <w:rPrChange w:id="81" w:author="Mateus Berardo de Souza Terra" w:date="2016-02-08T20:05:00Z">
            <w:rPr>
              <w:ins w:id="82" w:author="granix pacheco" w:date="2016-02-08T11:14:00Z"/>
              <w:color w:val="000000"/>
              <w:sz w:val="24"/>
              <w:szCs w:val="24"/>
            </w:rPr>
          </w:rPrChange>
        </w:rPr>
        <w:pPrChange w:id="83" w:author="granix pacheco" w:date="2016-02-08T11:13:00Z">
          <w:pPr>
            <w:jc w:val="center"/>
          </w:pPr>
        </w:pPrChange>
      </w:pPr>
      <w:ins w:id="84" w:author="granix pacheco" w:date="2016-02-08T11:14:00Z">
        <w:r w:rsidRPr="007D7E6F">
          <w:rPr>
            <w:rFonts w:ascii="Times New Roman" w:hAnsi="Times New Roman" w:cs="Times New Roman"/>
            <w:color w:val="000000"/>
            <w:sz w:val="24"/>
            <w:szCs w:val="24"/>
            <w:rPrChange w:id="85" w:author="Mateus Berardo de Souza Terra" w:date="2016-02-08T20:05:00Z">
              <w:rPr>
                <w:color w:val="000000"/>
                <w:sz w:val="24"/>
                <w:szCs w:val="24"/>
              </w:rPr>
            </w:rPrChange>
          </w:rPr>
          <w:t>Instruções e laços de controle</w:t>
        </w:r>
      </w:ins>
      <w:ins w:id="86" w:author="granix pacheco" w:date="2016-02-08T11:16:00Z">
        <w:r w:rsidRPr="007D7E6F">
          <w:rPr>
            <w:rFonts w:ascii="Times New Roman" w:hAnsi="Times New Roman" w:cs="Times New Roman"/>
            <w:color w:val="000000"/>
            <w:sz w:val="24"/>
            <w:szCs w:val="24"/>
            <w:rPrChange w:id="87"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8" w:author="granix pacheco" w:date="2016-02-08T11:15:00Z"/>
          <w:rFonts w:ascii="Times New Roman" w:hAnsi="Times New Roman" w:cs="Times New Roman"/>
          <w:sz w:val="24"/>
          <w:szCs w:val="24"/>
          <w:rPrChange w:id="89" w:author="Mateus Berardo de Souza Terra" w:date="2016-02-08T20:05:00Z">
            <w:rPr>
              <w:ins w:id="90" w:author="granix pacheco" w:date="2016-02-08T11:15:00Z"/>
              <w:color w:val="000000"/>
              <w:sz w:val="24"/>
              <w:szCs w:val="24"/>
            </w:rPr>
          </w:rPrChange>
        </w:rPr>
        <w:pPrChange w:id="91" w:author="granix pacheco" w:date="2016-02-08T11:13:00Z">
          <w:pPr>
            <w:jc w:val="center"/>
          </w:pPr>
        </w:pPrChange>
      </w:pPr>
      <w:ins w:id="92" w:author="granix pacheco" w:date="2016-02-08T11:14:00Z">
        <w:r w:rsidRPr="007D7E6F">
          <w:rPr>
            <w:rFonts w:ascii="Times New Roman" w:hAnsi="Times New Roman" w:cs="Times New Roman"/>
            <w:color w:val="000000"/>
            <w:sz w:val="24"/>
            <w:szCs w:val="24"/>
            <w:rPrChange w:id="93" w:author="Mateus Berardo de Souza Terra" w:date="2016-02-08T20:05:00Z">
              <w:rPr>
                <w:color w:val="000000"/>
                <w:sz w:val="24"/>
                <w:szCs w:val="24"/>
              </w:rPr>
            </w:rPrChange>
          </w:rPr>
          <w:t>Operadores l</w:t>
        </w:r>
      </w:ins>
      <w:ins w:id="94" w:author="granix pacheco" w:date="2016-02-08T11:15:00Z">
        <w:r w:rsidRPr="007D7E6F">
          <w:rPr>
            <w:rFonts w:ascii="Times New Roman" w:hAnsi="Times New Roman" w:cs="Times New Roman"/>
            <w:color w:val="000000"/>
            <w:sz w:val="24"/>
            <w:szCs w:val="24"/>
            <w:rPrChange w:id="95" w:author="Mateus Berardo de Souza Terra" w:date="2016-02-08T20:05:00Z">
              <w:rPr>
                <w:color w:val="000000"/>
                <w:sz w:val="24"/>
                <w:szCs w:val="24"/>
              </w:rPr>
            </w:rPrChange>
          </w:rPr>
          <w:t>ógicos</w:t>
        </w:r>
      </w:ins>
      <w:ins w:id="96" w:author="granix pacheco" w:date="2016-02-08T11:17:00Z">
        <w:r w:rsidRPr="007D7E6F">
          <w:rPr>
            <w:rFonts w:ascii="Times New Roman" w:hAnsi="Times New Roman" w:cs="Times New Roman"/>
            <w:color w:val="000000"/>
            <w:sz w:val="24"/>
            <w:szCs w:val="24"/>
            <w:rPrChange w:id="97"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8" w:author="granix pacheco" w:date="2016-02-08T11:21:00Z"/>
          <w:rFonts w:ascii="Times New Roman" w:hAnsi="Times New Roman" w:cs="Times New Roman"/>
          <w:sz w:val="24"/>
          <w:szCs w:val="24"/>
        </w:rPr>
        <w:pPrChange w:id="99" w:author="granix pacheco" w:date="2016-02-08T11:17:00Z">
          <w:pPr>
            <w:jc w:val="center"/>
          </w:pPr>
        </w:pPrChange>
      </w:pPr>
      <w:ins w:id="100" w:author="granix pacheco" w:date="2016-02-08T11:15:00Z">
        <w:r w:rsidRPr="007D7E6F">
          <w:rPr>
            <w:rFonts w:ascii="Times New Roman" w:hAnsi="Times New Roman" w:cs="Times New Roman"/>
            <w:color w:val="000000"/>
            <w:sz w:val="24"/>
            <w:szCs w:val="24"/>
            <w:rPrChange w:id="101" w:author="Mateus Berardo de Souza Terra" w:date="2016-02-08T20:05:00Z">
              <w:rPr>
                <w:color w:val="000000"/>
                <w:sz w:val="24"/>
                <w:szCs w:val="24"/>
              </w:rPr>
            </w:rPrChange>
          </w:rPr>
          <w:t>Funções ou métodos..............................................................................</w:t>
        </w:r>
      </w:ins>
      <w:ins w:id="102" w:author="granix pacheco" w:date="2016-02-08T11:17:00Z">
        <w:r w:rsidRPr="007D7E6F">
          <w:rPr>
            <w:rFonts w:ascii="Times New Roman" w:hAnsi="Times New Roman" w:cs="Times New Roman"/>
            <w:color w:val="000000"/>
            <w:sz w:val="24"/>
            <w:szCs w:val="24"/>
            <w:rPrChange w:id="103"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4" w:author="granix pacheco" w:date="2016-02-08T11:22:00Z"/>
          <w:rFonts w:ascii="Times New Roman" w:hAnsi="Times New Roman" w:cs="Times New Roman"/>
          <w:b/>
          <w:sz w:val="24"/>
          <w:szCs w:val="24"/>
          <w:rPrChange w:id="105" w:author="Mateus Berardo de Souza Terra" w:date="2016-02-08T20:05:00Z">
            <w:rPr>
              <w:ins w:id="106" w:author="granix pacheco" w:date="2016-02-08T11:22:00Z"/>
              <w:rFonts w:ascii="Times New Roman" w:hAnsi="Times New Roman" w:cs="Times New Roman"/>
              <w:sz w:val="24"/>
              <w:szCs w:val="24"/>
            </w:rPr>
          </w:rPrChange>
        </w:rPr>
        <w:pPrChange w:id="107" w:author="granix pacheco" w:date="2016-02-08T11:21:00Z">
          <w:pPr>
            <w:jc w:val="center"/>
          </w:pPr>
        </w:pPrChange>
      </w:pPr>
      <w:ins w:id="108" w:author="granix pacheco" w:date="2016-02-08T11:21:00Z">
        <w:r w:rsidRPr="007D7E6F">
          <w:rPr>
            <w:rFonts w:ascii="Times New Roman" w:hAnsi="Times New Roman" w:cs="Times New Roman"/>
            <w:b/>
            <w:sz w:val="24"/>
            <w:szCs w:val="24"/>
            <w:rPrChange w:id="109" w:author="Mateus Berardo de Souza Terra" w:date="2016-02-08T20:05:00Z">
              <w:rPr>
                <w:b/>
                <w:sz w:val="36"/>
                <w:szCs w:val="36"/>
                <w:u w:val="single"/>
              </w:rPr>
            </w:rPrChange>
          </w:rPr>
          <w:t>Introdução a eletrônica básica</w:t>
        </w:r>
      </w:ins>
      <w:ins w:id="110" w:author="granix pacheco" w:date="2016-02-08T11:22:00Z">
        <w:r w:rsidRPr="007D7E6F">
          <w:rPr>
            <w:rFonts w:ascii="Times New Roman" w:hAnsi="Times New Roman" w:cs="Times New Roman"/>
            <w:b/>
            <w:sz w:val="24"/>
            <w:szCs w:val="24"/>
            <w:rPrChange w:id="111"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2" w:author="granix pacheco" w:date="2016-02-08T16:10:00Z"/>
          <w:rFonts w:ascii="Times New Roman" w:hAnsi="Times New Roman" w:cs="Times New Roman"/>
          <w:sz w:val="24"/>
          <w:szCs w:val="24"/>
        </w:rPr>
        <w:pPrChange w:id="113" w:author="granix pacheco" w:date="2016-02-08T11:22:00Z">
          <w:pPr>
            <w:jc w:val="center"/>
          </w:pPr>
        </w:pPrChange>
      </w:pPr>
      <w:ins w:id="114" w:author="granix pacheco" w:date="2016-02-08T11:22:00Z">
        <w:r w:rsidRPr="007D7E6F">
          <w:rPr>
            <w:rFonts w:ascii="Times New Roman" w:hAnsi="Times New Roman" w:cs="Times New Roman"/>
            <w:sz w:val="24"/>
            <w:szCs w:val="24"/>
          </w:rPr>
          <w:t>Resistores</w:t>
        </w:r>
      </w:ins>
      <w:ins w:id="115"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6" w:author="granix pacheco" w:date="2016-02-08T16:11:00Z"/>
          <w:rFonts w:ascii="Times New Roman" w:hAnsi="Times New Roman" w:cs="Times New Roman"/>
          <w:sz w:val="24"/>
          <w:szCs w:val="24"/>
        </w:rPr>
        <w:pPrChange w:id="117" w:author="Mateus Berardo de Souza Terra" w:date="2016-02-08T22:03:00Z">
          <w:pPr>
            <w:jc w:val="center"/>
          </w:pPr>
        </w:pPrChange>
      </w:pPr>
      <w:ins w:id="118"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19" w:author="granix pacheco" w:date="2016-02-08T11:22:00Z"/>
          <w:rFonts w:ascii="Times New Roman" w:hAnsi="Times New Roman" w:cs="Times New Roman"/>
          <w:sz w:val="24"/>
          <w:szCs w:val="24"/>
        </w:rPr>
        <w:pPrChange w:id="120" w:author="granix pacheco" w:date="2016-02-08T11:22:00Z">
          <w:pPr>
            <w:jc w:val="center"/>
          </w:pPr>
        </w:pPrChange>
      </w:pPr>
      <w:ins w:id="121"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2" w:author="granix pacheco" w:date="2016-02-08T11:22:00Z">
          <w:pPr>
            <w:jc w:val="center"/>
          </w:pPr>
        </w:pPrChange>
      </w:pPr>
      <w:ins w:id="123" w:author="granix pacheco" w:date="2016-02-08T11:22:00Z">
        <w:r w:rsidRPr="007D7E6F">
          <w:rPr>
            <w:rFonts w:ascii="Times New Roman" w:hAnsi="Times New Roman" w:cs="Times New Roman"/>
            <w:sz w:val="24"/>
            <w:szCs w:val="24"/>
          </w:rPr>
          <w:t>Interruptores</w:t>
        </w:r>
      </w:ins>
      <w:ins w:id="124"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5"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6" w:author="granix pacheco" w:date="2016-02-08T11:22:00Z">
          <w:pPr>
            <w:jc w:val="center"/>
          </w:pPr>
        </w:pPrChange>
      </w:pPr>
      <w:ins w:id="127"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8"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29" w:author="granix pacheco" w:date="2016-02-08T11:23:00Z"/>
          <w:rFonts w:ascii="Times New Roman" w:hAnsi="Times New Roman" w:cs="Times New Roman"/>
          <w:sz w:val="24"/>
          <w:szCs w:val="24"/>
        </w:rPr>
        <w:pPrChange w:id="130" w:author="granix pacheco" w:date="2016-02-08T11:22:00Z">
          <w:pPr>
            <w:jc w:val="center"/>
          </w:pPr>
        </w:pPrChange>
      </w:pPr>
      <w:ins w:id="131"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2"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3"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4" w:author="granix pacheco" w:date="2016-02-08T11:28:00Z">
          <w:pPr>
            <w:jc w:val="center"/>
          </w:pPr>
        </w:pPrChange>
      </w:pPr>
      <w:ins w:id="135" w:author="granix pacheco" w:date="2016-02-08T11:28:00Z">
        <w:r w:rsidRPr="007D7E6F">
          <w:rPr>
            <w:rFonts w:ascii="Times New Roman" w:hAnsi="Times New Roman" w:cs="Times New Roman"/>
            <w:b/>
            <w:sz w:val="24"/>
            <w:szCs w:val="24"/>
            <w:rPrChange w:id="136"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7" w:author="granix pacheco" w:date="2016-02-08T12:18:00Z">
        <w:r w:rsidRPr="005A1912">
          <w:rPr>
            <w:rFonts w:ascii="Times New Roman" w:hAnsi="Times New Roman" w:cs="Times New Roman"/>
            <w:sz w:val="24"/>
            <w:szCs w:val="24"/>
            <w:rPrChange w:id="138"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39" w:author="granix pacheco" w:date="2016-02-08T11:28:00Z"/>
          <w:rFonts w:ascii="Times New Roman" w:hAnsi="Times New Roman" w:cs="Times New Roman"/>
          <w:sz w:val="24"/>
          <w:szCs w:val="24"/>
        </w:rPr>
      </w:pPr>
      <w:ins w:id="140" w:author="granix pacheco" w:date="2016-02-08T12:18:00Z">
        <w:r w:rsidRPr="005A1912">
          <w:rPr>
            <w:rFonts w:ascii="Times New Roman" w:hAnsi="Times New Roman" w:cs="Times New Roman"/>
            <w:sz w:val="24"/>
            <w:szCs w:val="24"/>
            <w:rPrChange w:id="141"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rPrChange w:id="143" w:author="Mateus Berardo de Souza Terra" w:date="2016-02-08T20:05:00Z">
            <w:rPr>
              <w:ins w:id="144" w:author="granix pacheco" w:date="2016-02-08T11:29:00Z"/>
              <w:rFonts w:ascii="Times New Roman" w:hAnsi="Times New Roman" w:cs="Times New Roman"/>
              <w:sz w:val="24"/>
              <w:szCs w:val="24"/>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rPrChange w:id="147"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1"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2" w:author="granix pacheco" w:date="2016-02-08T11:24:00Z"/>
          <w:rFonts w:ascii="Times New Roman" w:hAnsi="Times New Roman" w:cs="Times New Roman"/>
          <w:sz w:val="24"/>
          <w:szCs w:val="24"/>
          <w:rPrChange w:id="153" w:author="Mateus Berardo de Souza Terra" w:date="2016-02-08T20:05:00Z">
            <w:rPr>
              <w:del w:id="154" w:author="granix pacheco" w:date="2016-02-08T11:24:00Z"/>
            </w:rPr>
          </w:rPrChange>
        </w:rPr>
        <w:pPrChange w:id="155" w:author="granix pacheco" w:date="2016-02-08T11:21:00Z">
          <w:pPr>
            <w:jc w:val="center"/>
          </w:pPr>
        </w:pPrChange>
      </w:pPr>
    </w:p>
    <w:p w14:paraId="41209E4C" w14:textId="38FDA7CF" w:rsidR="0064551F" w:rsidRPr="007D7E6F" w:rsidDel="0017119E" w:rsidRDefault="0064551F" w:rsidP="00D10AC0">
      <w:pPr>
        <w:pStyle w:val="PargrafodaLista"/>
        <w:rPr>
          <w:del w:id="156" w:author="granix pacheco" w:date="2016-02-08T11:24:00Z"/>
        </w:rPr>
      </w:pPr>
    </w:p>
    <w:p w14:paraId="66EBA35A" w14:textId="4BC1FAEC" w:rsidR="0064551F" w:rsidRPr="007D7E6F" w:rsidDel="0017119E" w:rsidRDefault="0064551F" w:rsidP="00D10AC0">
      <w:pPr>
        <w:pStyle w:val="PargrafodaLista"/>
        <w:rPr>
          <w:del w:id="157" w:author="granix pacheco" w:date="2016-02-08T11:24:00Z"/>
        </w:rPr>
      </w:pPr>
    </w:p>
    <w:p w14:paraId="78E69ED7" w14:textId="6BC415F0" w:rsidR="0064551F" w:rsidRPr="007D7E6F" w:rsidDel="0017119E" w:rsidRDefault="0064551F" w:rsidP="00D10AC0">
      <w:pPr>
        <w:pStyle w:val="PargrafodaLista"/>
        <w:rPr>
          <w:del w:id="158" w:author="granix pacheco" w:date="2016-02-08T11:24:00Z"/>
        </w:rPr>
      </w:pPr>
    </w:p>
    <w:p w14:paraId="42689491" w14:textId="77777777" w:rsidR="0064551F" w:rsidRPr="007D7E6F" w:rsidDel="0017119E" w:rsidRDefault="0064551F" w:rsidP="00D10AC0">
      <w:pPr>
        <w:pStyle w:val="PargrafodaLista"/>
        <w:rPr>
          <w:del w:id="159" w:author="granix pacheco" w:date="2016-02-08T11:30:00Z"/>
        </w:rPr>
      </w:pPr>
    </w:p>
    <w:p w14:paraId="41185F42" w14:textId="77777777" w:rsidR="0064551F" w:rsidRPr="007D7E6F" w:rsidDel="0017119E" w:rsidRDefault="0064551F" w:rsidP="00D10AC0">
      <w:pPr>
        <w:pStyle w:val="PargrafodaLista"/>
        <w:rPr>
          <w:del w:id="160"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1" w:author="Mateus Berardo de Souza Terra" w:date="2016-02-08T22:21:00Z">
            <w:rPr/>
          </w:rPrChange>
        </w:rPr>
        <w:pPrChange w:id="162" w:author="Mateus Berardo de Souza Terra" w:date="2016-02-08T22:21:00Z">
          <w:pPr>
            <w:jc w:val="center"/>
          </w:pPr>
        </w:pPrChange>
      </w:pPr>
      <w:r w:rsidRPr="00743F38">
        <w:rPr>
          <w:rFonts w:ascii="Times New Roman" w:hAnsi="Times New Roman" w:cs="Times New Roman"/>
          <w:b/>
          <w:sz w:val="36"/>
          <w:szCs w:val="36"/>
          <w:u w:val="single"/>
          <w:rPrChange w:id="163"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64"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xml:space="preserve">. Sites como o instructables também </w:t>
      </w:r>
      <w:ins w:id="165" w:author="Mateus Berardo de Souza Terra" w:date="2016-02-08T18:52:00Z">
        <w:r w:rsidR="00914F16" w:rsidRPr="001508B9">
          <w:t>são</w:t>
        </w:r>
      </w:ins>
      <w:del w:id="166"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67"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pPr>
        <w:pStyle w:val="NormalWeb"/>
        <w:numPr>
          <w:ilvl w:val="0"/>
          <w:numId w:val="41"/>
        </w:numPr>
        <w:shd w:val="clear" w:color="auto" w:fill="FFFFFF"/>
        <w:spacing w:before="0" w:beforeAutospacing="0" w:after="160" w:afterAutospacing="0"/>
        <w:rPr>
          <w:b/>
          <w:color w:val="000000"/>
          <w:sz w:val="40"/>
          <w:szCs w:val="40"/>
          <w:u w:val="single"/>
        </w:rPr>
        <w:pPrChange w:id="168"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26856E89" w:rsidR="003E72D2" w:rsidRDefault="003E72D2" w:rsidP="00BA03A7">
      <w:pPr>
        <w:pStyle w:val="NormalWeb"/>
        <w:shd w:val="clear" w:color="auto" w:fill="FFFFFF"/>
        <w:spacing w:before="0" w:beforeAutospacing="0" w:after="160" w:afterAutospacing="0"/>
        <w:ind w:firstLine="720"/>
        <w:jc w:val="both"/>
      </w:pPr>
      <w:r w:rsidRPr="001508B9">
        <w:t>Para começar você vai precisar, claro, de um Arduino</w:t>
      </w:r>
      <w:ins w:id="169" w:author="granix pacheco" w:date="2016-02-08T10:41:00Z">
        <w:r w:rsidRPr="001508B9">
          <w:t xml:space="preserve"> físico ou</w:t>
        </w:r>
      </w:ins>
      <w:r w:rsidRPr="001508B9">
        <w:t xml:space="preserve"> de</w:t>
      </w:r>
      <w:ins w:id="170" w:author="granix pacheco" w:date="2016-02-08T10:41:00Z">
        <w:r w:rsidRPr="001508B9">
          <w:t xml:space="preserve"> uma versão virtual funcional dele, </w:t>
        </w:r>
      </w:ins>
      <w:ins w:id="171" w:author="Mateus Berardo de Souza Terra" w:date="2016-02-08T18:53:00Z">
        <w:r w:rsidRPr="001508B9">
          <w:t>que</w:t>
        </w:r>
      </w:ins>
      <w:ins w:id="172" w:author="granix pacheco" w:date="2016-02-08T10:41:00Z">
        <w:del w:id="173" w:author="Mateus Berardo de Souza Terra" w:date="2016-02-08T18:53:00Z">
          <w:r w:rsidRPr="001508B9" w:rsidDel="00914F16">
            <w:delText>como</w:delText>
          </w:r>
        </w:del>
        <w:r w:rsidRPr="001508B9">
          <w:t xml:space="preserve"> ensinaremos como instalar no cap</w:t>
        </w:r>
      </w:ins>
      <w:ins w:id="174" w:author="Mateus Berardo de Souza Terra" w:date="2016-02-08T18:53:00Z">
        <w:r w:rsidRPr="001508B9">
          <w:t>í</w:t>
        </w:r>
      </w:ins>
      <w:ins w:id="175" w:author="granix pacheco" w:date="2016-02-08T10:45:00Z">
        <w:del w:id="176" w:author="Mateus Berardo de Souza Terra" w:date="2016-02-08T18:53:00Z">
          <w:r w:rsidRPr="001508B9" w:rsidDel="00914F16">
            <w:delText>í</w:delText>
          </w:r>
        </w:del>
      </w:ins>
      <w:ins w:id="177" w:author="granix pacheco" w:date="2016-02-08T10:49:00Z">
        <w:del w:id="178" w:author="Mateus Berardo de Souza Terra" w:date="2016-02-08T18:53:00Z">
          <w:r w:rsidRPr="001508B9" w:rsidDel="00914F16">
            <w:rPr>
              <w:rStyle w:val="Refdenotadefim"/>
            </w:rPr>
            <w:endnoteReference w:id="1"/>
          </w:r>
        </w:del>
      </w:ins>
      <w:ins w:id="190" w:author="granix pacheco" w:date="2016-02-08T10:41:00Z">
        <w:r w:rsidRPr="001508B9">
          <w:t>tulo de instalaç</w:t>
        </w:r>
      </w:ins>
      <w:ins w:id="191" w:author="granix pacheco" w:date="2016-02-08T10:42:00Z">
        <w:r w:rsidRPr="001508B9">
          <w:t>ões</w:t>
        </w:r>
      </w:ins>
      <w:r w:rsidRPr="001508B9">
        <w:t xml:space="preserve">.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w:t>
      </w:r>
      <w:r w:rsidR="00A7131F">
        <w:t xml:space="preserve"> </w:t>
      </w:r>
      <w:r w:rsidR="00A7131F" w:rsidRPr="005648C7">
        <w:rPr>
          <w:color w:val="00B050"/>
          <w:u w:val="single"/>
        </w:rPr>
        <w:t>mais</w:t>
      </w:r>
      <w:r w:rsidRPr="001508B9">
        <w:t xml:space="preserve"> custoso. </w:t>
      </w:r>
      <w:r w:rsidRPr="005648C7">
        <w:rPr>
          <w:strike/>
          <w:color w:val="00B050"/>
        </w:rPr>
        <w:t>Algumas</w:t>
      </w:r>
      <w:r w:rsidR="007821C7">
        <w:t xml:space="preserve"> I</w:t>
      </w:r>
      <w:r w:rsidRPr="001508B9">
        <w:t xml:space="preserve">nstruções </w:t>
      </w:r>
      <w:r w:rsidRPr="00C81747">
        <w:rPr>
          <w:strike/>
          <w:color w:val="C00000"/>
        </w:rPr>
        <w:t>para habilidades necessárias</w:t>
      </w:r>
      <w:r w:rsidRPr="001508B9">
        <w:t xml:space="preserve"> </w:t>
      </w:r>
      <w:r w:rsidRPr="007F358A">
        <w:rPr>
          <w:strike/>
          <w:color w:val="C00000"/>
        </w:rPr>
        <w:t>para o desenvolvimento de alguns projetos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 xml:space="preserve"> ,</w:t>
      </w:r>
      <w:r w:rsidR="00A41074" w:rsidRPr="00A41074">
        <w:t xml:space="preserve"> </w:t>
      </w:r>
      <w:r w:rsidR="00A41074" w:rsidRPr="001508B9">
        <w:t>podem se</w:t>
      </w:r>
      <w:r w:rsidR="00A41074">
        <w:t>r encontradas no final do livro.</w:t>
      </w:r>
    </w:p>
    <w:p w14:paraId="2215DB1F" w14:textId="77777777"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ins w:id="192" w:author="granix pacheco" w:date="2016-02-08T08:31:00Z">
        <w:r w:rsidRPr="007D7E6F">
          <w:rPr>
            <w:color w:val="000000"/>
          </w:rPr>
          <w:t>//Imagens</w:t>
        </w:r>
      </w:ins>
      <w:ins w:id="193" w:author="granix pacheco" w:date="2016-02-08T10:24:00Z">
        <w:r w:rsidRPr="007D7E6F">
          <w:rPr>
            <w:color w:val="000000"/>
          </w:rPr>
          <w:t>3,</w:t>
        </w:r>
      </w:ins>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6F1AB409"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w:t>
      </w:r>
      <w:ins w:id="194" w:author="Mateus Berardo de Souza Terra" w:date="2016-02-08T18:54:00Z">
        <w:r w:rsidRPr="007D7E6F">
          <w:rPr>
            <w:color w:val="000000"/>
          </w:rPr>
          <w:t xml:space="preserve"> n</w:t>
        </w:r>
      </w:ins>
      <w:del w:id="195" w:author="Mateus Berardo de Souza Terra" w:date="2016-02-08T18:54:00Z">
        <w:r w:rsidRPr="007D7E6F" w:rsidDel="00914F16">
          <w:rPr>
            <w:color w:val="000000"/>
          </w:rPr>
          <w:delText>N</w:delText>
        </w:r>
      </w:del>
      <w:r w:rsidRPr="007D7E6F">
        <w:rPr>
          <w:color w:val="000000"/>
        </w:rPr>
        <w:t xml:space="preserve">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w:t>
      </w:r>
      <w:r w:rsidR="003A397E" w:rsidRPr="00B43CE2">
        <w:rPr>
          <w:strike/>
          <w:color w:val="C00000"/>
        </w:rPr>
        <w:t>que</w:t>
      </w:r>
      <w:r w:rsidR="00F37DA8">
        <w:rPr>
          <w:color w:val="000000"/>
        </w:rPr>
        <w:t>onde você possa encontrá-lo</w:t>
      </w:r>
      <w:r w:rsidRPr="007D7E6F">
        <w:rPr>
          <w:color w:val="000000"/>
        </w:rPr>
        <w:t xml:space="preserve"> facilmente). Depois disso, basta abrir o arquivo BrinoIDE.exe e você estará </w:t>
      </w:r>
      <w:r w:rsidR="003A397E">
        <w:rPr>
          <w:color w:val="000000"/>
        </w:rPr>
        <w:t xml:space="preserve">pronto para começar! </w:t>
      </w:r>
      <w:r w:rsidR="003A397E" w:rsidRPr="00B43CE2">
        <w:rPr>
          <w:strike/>
          <w:color w:val="C00000"/>
        </w:rPr>
        <w:t>E se quiser</w:t>
      </w:r>
      <w:r w:rsidR="003449DE">
        <w:rPr>
          <w:color w:val="000000" w:themeColor="text1"/>
        </w:rPr>
        <w:t>Caso queira</w:t>
      </w:r>
      <w:r w:rsidRPr="007D7E6F">
        <w:rPr>
          <w:color w:val="000000"/>
        </w:rPr>
        <w:t xml:space="preserve"> consultar algum código de exemplo, </w:t>
      </w:r>
      <w:r w:rsidRPr="00BD538F">
        <w:rPr>
          <w:strike/>
          <w:color w:val="C00000"/>
        </w:rPr>
        <w:t>eles</w:t>
      </w:r>
      <w:r w:rsidRPr="007D7E6F">
        <w:rPr>
          <w:color w:val="000000"/>
        </w:rPr>
        <w:t xml:space="preserve"> </w:t>
      </w:r>
      <w:r w:rsidR="00BD538F">
        <w:rPr>
          <w:color w:val="000000" w:themeColor="text1"/>
        </w:rPr>
        <w:t xml:space="preserve">estes </w:t>
      </w:r>
      <w:r w:rsidRPr="007D7E6F">
        <w:rPr>
          <w:color w:val="000000"/>
        </w:rPr>
        <w:t>podem ser facilmente encontrados na pasta exemplos.</w:t>
      </w:r>
    </w:p>
    <w:p w14:paraId="59FDF4A9" w14:textId="1E5251CD" w:rsidR="003E72D2" w:rsidRPr="007D7E6F" w:rsidDel="008B1F1D" w:rsidRDefault="003E72D2" w:rsidP="00BA03A7">
      <w:pPr>
        <w:pStyle w:val="NormalWeb"/>
        <w:shd w:val="clear" w:color="auto" w:fill="FFFFFF"/>
        <w:spacing w:before="0" w:beforeAutospacing="0" w:after="160" w:afterAutospacing="0"/>
        <w:ind w:firstLine="720"/>
        <w:jc w:val="both"/>
        <w:rPr>
          <w:del w:id="196" w:author="granix pacheco" w:date="2016-02-08T10:20:00Z"/>
          <w:rStyle w:val="nfaseSutil"/>
          <w:i w:val="0"/>
        </w:rPr>
      </w:pPr>
      <w:r w:rsidRPr="007D7E6F">
        <w:rPr>
          <w:b/>
          <w:color w:val="000000"/>
          <w:rPrChange w:id="197"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w:t>
      </w:r>
      <w:r w:rsidRPr="00BE6638">
        <w:rPr>
          <w:strike/>
          <w:color w:val="C00000"/>
        </w:rPr>
        <w:t>com</w:t>
      </w:r>
      <w:r w:rsidRPr="007D7E6F">
        <w:rPr>
          <w:color w:val="000000"/>
        </w:rPr>
        <w:t xml:space="preserve"> </w:t>
      </w:r>
      <w:r w:rsidR="00BE6638">
        <w:rPr>
          <w:color w:val="000000"/>
        </w:rPr>
        <w:t xml:space="preserve">em </w:t>
      </w:r>
      <w:r w:rsidRPr="007D7E6F">
        <w:rPr>
          <w:color w:val="000000"/>
        </w:rPr>
        <w:t xml:space="preserve">que você está trabalhando na aba </w:t>
      </w:r>
      <w:r w:rsidRPr="007D7E6F">
        <w:rPr>
          <w:rStyle w:val="nfaseSutil"/>
          <w:i w:val="0"/>
          <w:color w:val="auto"/>
          <w:rPrChange w:id="198" w:author="Mateus Berardo de Souza Terra" w:date="2016-02-08T20:05:00Z">
            <w:rPr>
              <w:rStyle w:val="nfaseSutil"/>
              <w:i w:val="0"/>
            </w:rPr>
          </w:rPrChange>
        </w:rPr>
        <w:t>de ferramentas/placa.</w:t>
      </w:r>
    </w:p>
    <w:p w14:paraId="7E9FED2E" w14:textId="77777777" w:rsidR="003E72D2" w:rsidRPr="007D7E6F" w:rsidRDefault="003E72D2">
      <w:pPr>
        <w:pStyle w:val="NormalWeb"/>
        <w:shd w:val="clear" w:color="auto" w:fill="FFFFFF"/>
        <w:spacing w:before="0" w:beforeAutospacing="0" w:after="160" w:afterAutospacing="0"/>
        <w:ind w:firstLine="720"/>
        <w:jc w:val="both"/>
        <w:rPr>
          <w:color w:val="000000"/>
        </w:rPr>
        <w:pPrChange w:id="199" w:author="granix pacheco" w:date="2016-02-08T10:20:00Z">
          <w:pPr>
            <w:pStyle w:val="NormalWeb"/>
            <w:shd w:val="clear" w:color="auto" w:fill="FFFFFF"/>
            <w:spacing w:before="0" w:beforeAutospacing="0" w:after="160" w:afterAutospacing="0"/>
            <w:jc w:val="both"/>
          </w:pPr>
        </w:pPrChange>
      </w:pPr>
      <w:del w:id="200"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66434A38"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 xml:space="preserve">Fritzing é um programa que busca tornar a eletrônica e a programação acessível </w:t>
      </w:r>
      <w:r w:rsidRPr="00E77942">
        <w:rPr>
          <w:strike/>
          <w:color w:val="C00000"/>
        </w:rPr>
        <w:t>para</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62D2F">
        <w:rPr>
          <w:color w:val="000000"/>
        </w:rPr>
        <w:t xml:space="preserve">ara quem deseja </w:t>
      </w:r>
      <w:r w:rsidR="00162D2F" w:rsidRPr="00E31902">
        <w:rPr>
          <w:strike/>
          <w:color w:val="C00000"/>
        </w:rPr>
        <w:t>simular</w:t>
      </w:r>
      <w:r w:rsidR="00E31902">
        <w:rPr>
          <w:strike/>
          <w:color w:val="C00000"/>
        </w:rPr>
        <w:t xml:space="preserve">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162D2F">
        <w:rPr>
          <w:color w:val="000000"/>
        </w:rPr>
        <w:t xml:space="preserve"> </w:t>
      </w:r>
      <w:r w:rsidR="006652F7">
        <w:rPr>
          <w:color w:val="000000"/>
        </w:rPr>
        <w:t xml:space="preserve"> </w:t>
      </w:r>
      <w:r w:rsidR="006652F7" w:rsidRPr="004D2DEA">
        <w:rPr>
          <w:strike/>
          <w:color w:val="C00000"/>
        </w:rPr>
        <w:t xml:space="preserve">com base em </w:t>
      </w:r>
      <w:r w:rsidR="00E77942" w:rsidRPr="004D2DEA">
        <w:rPr>
          <w:strike/>
          <w:color w:val="C00000"/>
        </w:rPr>
        <w:t>Arduino</w:t>
      </w:r>
      <w:r w:rsidR="006652F7">
        <w:rPr>
          <w:color w:val="000000"/>
        </w:rPr>
        <w:t xml:space="preserve"> </w:t>
      </w:r>
      <w:r w:rsidR="006652F7" w:rsidRPr="00C60156">
        <w:rPr>
          <w:strike/>
          <w:color w:val="C00000"/>
        </w:rPr>
        <w:t>de maneira</w:t>
      </w:r>
      <w:r w:rsidR="006652F7">
        <w:rPr>
          <w:color w:val="000000"/>
        </w:rPr>
        <w:t xml:space="preserve"> </w:t>
      </w:r>
      <w:r w:rsidR="006652F7" w:rsidRPr="004D2DEA">
        <w:rPr>
          <w:strike/>
          <w:color w:val="C00000"/>
        </w:rPr>
        <w:t>virtual</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30242D">
        <w:rPr>
          <w:color w:val="000000"/>
        </w:rPr>
        <w:t xml:space="preserve"> </w:t>
      </w:r>
      <w:r w:rsidR="0030242D" w:rsidRPr="00D56E45">
        <w:rPr>
          <w:strike/>
          <w:color w:val="C00000"/>
        </w:rPr>
        <w:t>de</w:t>
      </w:r>
      <w:r w:rsidR="0030242D">
        <w:rPr>
          <w:color w:val="000000"/>
        </w:rPr>
        <w:t xml:space="preserve"> </w:t>
      </w:r>
      <w:r w:rsidR="0030242D" w:rsidRPr="0030242D">
        <w:rPr>
          <w:strike/>
          <w:color w:val="C00000"/>
        </w:rPr>
        <w:t>montagens</w:t>
      </w:r>
      <w:r w:rsidR="006652F7">
        <w:rPr>
          <w:color w:val="000000"/>
        </w:rPr>
        <w:t xml:space="preserve"> </w:t>
      </w:r>
      <w:r w:rsidR="0030242D">
        <w:rPr>
          <w:color w:val="000000"/>
        </w:rPr>
        <w:t xml:space="preserve">montagem </w:t>
      </w:r>
      <w:r w:rsidR="006652F7" w:rsidRPr="00985B49">
        <w:rPr>
          <w:strike/>
          <w:color w:val="C00000"/>
        </w:rPr>
        <w:t>e componentes</w:t>
      </w:r>
      <w:r w:rsidR="006652F7">
        <w:rPr>
          <w:color w:val="000000"/>
        </w:rPr>
        <w:t xml:space="preserve">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sidRPr="002D4E85">
        <w:rPr>
          <w:strike/>
          <w:color w:val="C00000"/>
        </w:rPr>
        <w:t xml:space="preserve"> além da possibilidade de programar um </w:t>
      </w:r>
      <w:r w:rsidR="00D56E45" w:rsidRPr="002D4E85">
        <w:rPr>
          <w:strike/>
          <w:color w:val="C00000"/>
        </w:rPr>
        <w:t>Arduino</w:t>
      </w:r>
      <w:r w:rsidR="006652F7" w:rsidRPr="002D4E85">
        <w:rPr>
          <w:strike/>
          <w:color w:val="C00000"/>
        </w:rPr>
        <w:t xml:space="preserve"> virtual disponível em diversos modelos</w:t>
      </w:r>
      <w:r w:rsidR="006652F7">
        <w:rPr>
          <w:color w:val="000000"/>
        </w:rPr>
        <w:t xml:space="preserve">. </w:t>
      </w:r>
      <w:r w:rsidR="006652F7" w:rsidRPr="008D71FD">
        <w:rPr>
          <w:strike/>
          <w:color w:val="C00000"/>
        </w:rPr>
        <w:t>Há</w:t>
      </w:r>
      <w:r w:rsidR="009F646F" w:rsidRPr="008D71FD">
        <w:rPr>
          <w:strike/>
          <w:color w:val="C00000"/>
        </w:rPr>
        <w:t xml:space="preserve"> tamb</w:t>
      </w:r>
      <w:r w:rsidR="00913DFB" w:rsidRPr="008D71FD">
        <w:rPr>
          <w:strike/>
          <w:color w:val="C00000"/>
        </w:rPr>
        <w:t>ém</w:t>
      </w:r>
      <w:r w:rsidR="006652F7" w:rsidRPr="008D71FD">
        <w:rPr>
          <w:strike/>
          <w:color w:val="C00000"/>
        </w:rPr>
        <w:t xml:space="preserve"> a opção de</w:t>
      </w:r>
      <w:r w:rsidR="00280739">
        <w:rPr>
          <w:strike/>
          <w:color w:val="C00000"/>
        </w:rPr>
        <w:t xml:space="preserve"> </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6652F7">
        <w:rPr>
          <w:color w:val="000000"/>
        </w:rPr>
        <w:t xml:space="preserve"> </w:t>
      </w:r>
      <w:r w:rsidR="006652F7" w:rsidRPr="005437FE">
        <w:rPr>
          <w:strike/>
          <w:color w:val="C00000"/>
        </w:rPr>
        <w:t>e muitas ferramentas uteis no programa</w:t>
      </w:r>
      <w:r w:rsidR="006652F7">
        <w:rPr>
          <w:color w:val="000000"/>
        </w:rPr>
        <w:t>.</w:t>
      </w:r>
      <w:r w:rsidR="006652F7" w:rsidRPr="006652F7">
        <w:rPr>
          <w:rFonts w:ascii="Arial" w:hAnsi="Arial" w:cs="Arial"/>
          <w:color w:val="222222"/>
          <w:sz w:val="27"/>
          <w:szCs w:val="27"/>
          <w:lang w:val="pt-PT"/>
        </w:rPr>
        <w:t xml:space="preserve"> </w:t>
      </w:r>
    </w:p>
    <w:p w14:paraId="1D207CF4" w14:textId="4BC38925"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 xml:space="preserve">na parte superior </w:t>
      </w:r>
      <w:r w:rsidR="006534F1">
        <w:rPr>
          <w:color w:val="000000" w:themeColor="text1"/>
        </w:rPr>
        <w:t>a</w:t>
      </w:r>
      <w:r>
        <w:rPr>
          <w:color w:val="000000"/>
        </w:rPr>
        <w:t xml:space="preserve"> </w:t>
      </w:r>
      <w:r w:rsidRPr="00740BEA">
        <w:rPr>
          <w:strike/>
          <w:color w:val="C00000"/>
        </w:rPr>
        <w:t>parte</w:t>
      </w:r>
      <w:r>
        <w:rPr>
          <w:color w:val="000000"/>
        </w:rPr>
        <w:t xml:space="preserve"> de downloads</w:t>
      </w:r>
      <w:r w:rsidR="009D340F">
        <w:rPr>
          <w:color w:val="000000"/>
        </w:rPr>
        <w:t>,</w:t>
      </w:r>
      <w:r>
        <w:rPr>
          <w:color w:val="000000"/>
        </w:rPr>
        <w:t xml:space="preserve"> </w:t>
      </w:r>
      <w:r w:rsidRPr="009D340F">
        <w:rPr>
          <w:strike/>
          <w:color w:val="C00000"/>
        </w:rPr>
        <w:t>e</w:t>
      </w:r>
      <w:r>
        <w:rPr>
          <w:color w:val="000000"/>
        </w:rPr>
        <w:t xml:space="preserve"> busque pela versão mais recente compatível com o seu sistema operacional. </w:t>
      </w:r>
      <w:r w:rsidRPr="00A20672">
        <w:rPr>
          <w:strike/>
          <w:color w:val="C00000"/>
        </w:rPr>
        <w:t>Após baixar</w:t>
      </w:r>
      <w:r>
        <w:rPr>
          <w:color w:val="000000"/>
        </w:rPr>
        <w:t xml:space="preserve">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tal </w:t>
      </w:r>
      <w:r>
        <w:rPr>
          <w:color w:val="000000"/>
        </w:rPr>
        <w:t xml:space="preserve"> pasta encontra-se o arquivo fritzing.exe </w:t>
      </w:r>
      <w:r w:rsidRPr="00EE22B9">
        <w:rPr>
          <w:strike/>
          <w:color w:val="C00000"/>
        </w:rPr>
        <w:t>que quando executado roda normalmente</w:t>
      </w:r>
      <w:r>
        <w:rPr>
          <w:color w:val="000000"/>
        </w:rPr>
        <w:t>.</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5959ADEE"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Pr="00860923">
        <w:rPr>
          <w:strike/>
          <w:color w:val="C00000"/>
        </w:rPr>
        <w:t>você pode</w:t>
      </w:r>
      <w:r w:rsidRPr="007D7E6F">
        <w:rPr>
          <w:color w:val="000000"/>
        </w:rPr>
        <w:t xml:space="preserve"> </w:t>
      </w:r>
      <w:r w:rsidR="00860923">
        <w:rPr>
          <w:color w:val="000000"/>
        </w:rPr>
        <w:t xml:space="preserve">é hora de </w:t>
      </w:r>
      <w:r w:rsidRPr="00BB1BC2">
        <w:rPr>
          <w:strike/>
          <w:color w:val="C00000"/>
        </w:rPr>
        <w:t>começar</w:t>
      </w:r>
      <w:r w:rsidRPr="007D7E6F">
        <w:rPr>
          <w:color w:val="000000"/>
        </w:rPr>
        <w:t xml:space="preserve"> </w:t>
      </w:r>
      <w:r w:rsidRPr="00BB1BC2">
        <w:rPr>
          <w:strike/>
          <w:color w:val="C00000"/>
        </w:rPr>
        <w:t>a</w:t>
      </w:r>
      <w:r w:rsidR="004F5BF5">
        <w:rPr>
          <w:color w:val="000000"/>
        </w:rPr>
        <w:t xml:space="preserve"> desenvolver </w:t>
      </w:r>
      <w:r w:rsidR="004F5BF5" w:rsidRPr="00BB1BC2">
        <w:rPr>
          <w:strike/>
          <w:color w:val="C00000"/>
        </w:rPr>
        <w:t>o</w:t>
      </w:r>
      <w:r w:rsidR="004F5BF5">
        <w:rPr>
          <w:color w:val="000000"/>
        </w:rPr>
        <w:t xml:space="preserve"> </w:t>
      </w:r>
      <w:r w:rsidR="00BB1BC2">
        <w:rPr>
          <w:color w:val="000000"/>
        </w:rPr>
        <w:t xml:space="preserve">seu </w:t>
      </w:r>
      <w:r w:rsidR="004F5BF5">
        <w:rPr>
          <w:color w:val="000000"/>
        </w:rPr>
        <w:t>primeiro projeto</w:t>
      </w:r>
      <w:r w:rsidR="004F5BF5">
        <w:rPr>
          <w:strike/>
          <w:color w:val="C00000"/>
        </w:rPr>
        <w:t>,</w:t>
      </w:r>
      <w:r w:rsidR="004F5BF5">
        <w:rPr>
          <w:color w:val="000000" w:themeColor="text1"/>
        </w:rPr>
        <w:t>:</w:t>
      </w:r>
      <w:r w:rsidRPr="007D7E6F">
        <w:rPr>
          <w:color w:val="000000"/>
        </w:rPr>
        <w:t xml:space="preserve"> “Piscar”. </w:t>
      </w:r>
      <w:r w:rsidRPr="0038464B">
        <w:rPr>
          <w:strike/>
          <w:color w:val="C00000"/>
        </w:rPr>
        <w:t xml:space="preserve">Para esse projeto </w:t>
      </w:r>
      <w:r w:rsidR="0038464B" w:rsidRPr="00840BDF">
        <w:rPr>
          <w:strike/>
          <w:color w:val="C00000"/>
        </w:rPr>
        <w:t>O</w:t>
      </w:r>
      <w:r w:rsidR="00840BDF" w:rsidRPr="00840BDF">
        <w:rPr>
          <w:color w:val="000000" w:themeColor="text1"/>
        </w:rPr>
        <w:t>Esse</w:t>
      </w:r>
      <w:r w:rsidR="0038464B">
        <w:rPr>
          <w:color w:val="000000"/>
        </w:rPr>
        <w:t xml:space="preserve"> </w:t>
      </w:r>
      <w:r w:rsidRPr="007D7E6F">
        <w:rPr>
          <w:color w:val="000000"/>
        </w:rPr>
        <w:t>programa é extremamente simples</w:t>
      </w:r>
      <w:r w:rsidR="009749B0">
        <w:rPr>
          <w:color w:val="000000"/>
        </w:rPr>
        <w:t>,</w:t>
      </w:r>
      <w:r w:rsidRPr="007D7E6F">
        <w:rPr>
          <w:color w:val="000000"/>
        </w:rPr>
        <w:t xml:space="preserve"> </w:t>
      </w:r>
      <w:r w:rsidRPr="009749B0">
        <w:rPr>
          <w:strike/>
          <w:color w:val="C00000"/>
        </w:rPr>
        <w:t>e não é</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00761B3A" w:rsidRPr="00975EA1">
        <w:rPr>
          <w:strike/>
          <w:color w:val="C00000"/>
        </w:rPr>
        <w:t>necessário</w:t>
      </w:r>
      <w:r w:rsidRPr="007D7E6F">
        <w:rPr>
          <w:color w:val="000000"/>
        </w:rPr>
        <w:t xml:space="preserve"> </w:t>
      </w:r>
      <w:r w:rsidRPr="00D951B7">
        <w:rPr>
          <w:strike/>
          <w:color w:val="C00000"/>
        </w:rPr>
        <w:t>nenhuma</w:t>
      </w:r>
      <w:r w:rsidRPr="007D7E6F">
        <w:rPr>
          <w:color w:val="000000"/>
        </w:rPr>
        <w:t xml:space="preserve"> experiência prévia, </w:t>
      </w:r>
      <w:r w:rsidRPr="00761B3A">
        <w:rPr>
          <w:strike/>
          <w:color w:val="C00000"/>
        </w:rPr>
        <w:t>nem</w:t>
      </w:r>
      <w:r w:rsidRPr="007D7E6F">
        <w:rPr>
          <w:color w:val="000000"/>
        </w:rPr>
        <w:t xml:space="preserve">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r w:rsidRPr="00E66F42">
        <w:rPr>
          <w:strike/>
          <w:color w:val="C00000"/>
        </w:rPr>
        <w:t>Caso já tenha programado vale a pena ler os tipos de variáveis da linguagem Brino, que vamos utilizar, e as funções e métodos obrigatórios em todo rascunho.</w:t>
      </w:r>
    </w:p>
    <w:p w14:paraId="25F8B6FF" w14:textId="543C8DDB"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em </w:t>
      </w:r>
      <w:r w:rsidR="00521921">
        <w:rPr>
          <w:color w:val="000000"/>
        </w:rPr>
        <w:t xml:space="preserve">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1"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2" w:author="Mateus Berardo de Souza Terra" w:date="2016-02-08T22:03:00Z"/>
          <w:color w:val="000000"/>
        </w:rPr>
      </w:pPr>
      <w:del w:id="203"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04" w:author="Mateus Berardo de Souza Terra" w:date="2016-02-08T20:05:00Z">
            <w:rPr>
              <w:color w:val="000000"/>
            </w:rPr>
          </w:rPrChange>
        </w:rPr>
      </w:pPr>
      <w:ins w:id="205" w:author="granix pacheco" w:date="2016-02-08T11:01:00Z">
        <w:del w:id="206"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07" w:author="granix pacheco" w:date="2016-02-08T08:27:00Z"/>
          <w:b/>
          <w:sz w:val="36"/>
          <w:szCs w:val="36"/>
          <w:u w:val="single"/>
          <w:rPrChange w:id="208" w:author="Mateus Berardo de Souza Terra" w:date="2016-02-08T20:05:00Z">
            <w:rPr>
              <w:ins w:id="209" w:author="granix pacheco" w:date="2016-02-08T08:27:00Z"/>
              <w:b/>
              <w:color w:val="000000"/>
              <w:sz w:val="40"/>
              <w:szCs w:val="40"/>
              <w:u w:val="single"/>
            </w:rPr>
          </w:rPrChange>
        </w:rPr>
        <w:pPrChange w:id="210" w:author="Mateus Berardo de Souza Terra" w:date="2016-02-08T22:22:00Z">
          <w:pPr>
            <w:pStyle w:val="NormalWeb"/>
            <w:shd w:val="clear" w:color="auto" w:fill="FFFFFF"/>
            <w:spacing w:before="0" w:beforeAutospacing="0" w:after="160" w:afterAutospacing="0"/>
            <w:jc w:val="both"/>
          </w:pPr>
        </w:pPrChange>
      </w:pPr>
      <w:ins w:id="211" w:author="granix pacheco" w:date="2016-02-08T11:00:00Z">
        <w:del w:id="212" w:author="Mateus Berardo de Souza Terra" w:date="2016-02-08T22:14:00Z">
          <w:r w:rsidRPr="007D7E6F" w:rsidDel="00665E1D">
            <w:rPr>
              <w:b/>
              <w:sz w:val="36"/>
              <w:szCs w:val="36"/>
              <w:u w:val="single"/>
            </w:rPr>
            <w:delText>4.</w:delText>
          </w:r>
        </w:del>
      </w:ins>
      <w:ins w:id="213" w:author="granix pacheco" w:date="2016-02-08T10:57:00Z">
        <w:del w:id="214" w:author="Mateus Berardo de Souza Terra" w:date="2016-02-08T22:14:00Z">
          <w:r w:rsidRPr="007D7E6F" w:rsidDel="00665E1D">
            <w:rPr>
              <w:b/>
              <w:sz w:val="36"/>
              <w:szCs w:val="36"/>
              <w:u w:val="single"/>
            </w:rPr>
            <w:delText xml:space="preserve"> </w:delText>
          </w:r>
        </w:del>
      </w:ins>
      <w:ins w:id="215"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16"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17" w:author="granix pacheco" w:date="2016-02-08T08:27:00Z"/>
          <w:b/>
          <w:color w:val="000000"/>
          <w:sz w:val="40"/>
          <w:szCs w:val="40"/>
          <w:u w:val="single"/>
        </w:rPr>
        <w:pPrChange w:id="218"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19" w:author="Mateus Berardo de Souza Terra" w:date="2016-02-09T11:32:00Z">
            <w:rPr>
              <w:b/>
              <w:color w:val="000000"/>
              <w:sz w:val="40"/>
              <w:szCs w:val="40"/>
              <w:u w:val="single"/>
            </w:rPr>
          </w:rPrChange>
        </w:rPr>
        <w:t>Piscar</w:t>
      </w:r>
      <w:ins w:id="220"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C38A6ED"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E36D99">
        <w:rPr>
          <w:color w:val="000000"/>
        </w:rPr>
        <w:t>, tal prática</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r w:rsidRPr="00950B1D">
        <w:rPr>
          <w:strike/>
          <w:color w:val="C00000"/>
        </w:rPr>
        <w:t>simples, este projeto é extremamente importante, pois trabalha o básico de saídas do Arduino, estrutura fundamental de um rascunho Brino, que nada mais é do que o programa que sua placa executará</w:t>
      </w:r>
      <w:r w:rsidR="00A74FCE" w:rsidRPr="00950B1D">
        <w:rPr>
          <w:strike/>
          <w:color w:val="C00000"/>
        </w:rPr>
        <w:t>, e como utilizar a I</w:t>
      </w:r>
      <w:r w:rsidR="006A0026">
        <w:rPr>
          <w:strike/>
          <w:color w:val="C00000"/>
        </w:rPr>
        <w:t>DE.</w:t>
      </w:r>
    </w:p>
    <w:p w14:paraId="19746BC6" w14:textId="0F530FF7"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3379C">
        <w:rPr>
          <w:color w:val="000000" w:themeColor="text1"/>
        </w:rPr>
        <w:t xml:space="preserve">LED soldado no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 como fazê-lo utilizando o L</w:t>
      </w:r>
      <w:r w:rsidR="00E85D83">
        <w:rPr>
          <w:color w:val="000000" w:themeColor="text1"/>
        </w:rPr>
        <w:t>ED interno.</w:t>
      </w:r>
    </w:p>
    <w:p w14:paraId="5DB6D35A" w14:textId="1CCA0766" w:rsidR="00A74FCE" w:rsidRPr="00637071" w:rsidRDefault="00A74FCE">
      <w:pPr>
        <w:pStyle w:val="NormalWeb"/>
        <w:shd w:val="clear" w:color="auto" w:fill="FFFFFF"/>
        <w:spacing w:before="0" w:beforeAutospacing="0" w:after="160" w:afterAutospacing="0"/>
        <w:ind w:firstLine="720"/>
        <w:jc w:val="both"/>
        <w:rPr>
          <w:strike/>
          <w:color w:val="C00000"/>
        </w:rPr>
        <w:pPrChange w:id="221" w:author="Mateus Berardo de Souza Terra" w:date="2016-02-09T11:41:00Z">
          <w:pPr>
            <w:pStyle w:val="NormalWeb"/>
            <w:shd w:val="clear" w:color="auto" w:fill="FFFFFF"/>
            <w:spacing w:before="0" w:beforeAutospacing="0" w:after="160" w:afterAutospacing="0"/>
            <w:ind w:firstLine="360"/>
            <w:jc w:val="both"/>
          </w:pPr>
        </w:pPrChange>
      </w:pPr>
      <w:r w:rsidRPr="00637071">
        <w:rPr>
          <w:strike/>
          <w:color w:val="C00000"/>
        </w:rPr>
        <w:t>Durante o capítulo, montaremos o projeto de duas formas: com o led externo e com o já</w:t>
      </w:r>
      <w:ins w:id="222" w:author="Mateus Berardo de Souza Terra" w:date="2016-02-09T11:41:00Z">
        <w:r w:rsidR="004A7414" w:rsidRPr="00637071">
          <w:rPr>
            <w:strike/>
            <w:color w:val="C00000"/>
          </w:rPr>
          <w:t xml:space="preserve"> </w:t>
        </w:r>
      </w:ins>
      <w:del w:id="223" w:author="Mateus Berardo de Souza Terra" w:date="2016-02-09T11:40:00Z">
        <w:r w:rsidRPr="00637071" w:rsidDel="004A7414">
          <w:rPr>
            <w:strike/>
            <w:color w:val="C00000"/>
          </w:rPr>
          <w:delText xml:space="preserve"> </w:delText>
        </w:r>
      </w:del>
      <w:r w:rsidRPr="00637071">
        <w:rPr>
          <w:strike/>
          <w:color w:val="C00000"/>
        </w:rPr>
        <w:t>soldado</w:t>
      </w:r>
      <w:ins w:id="224" w:author="Mateus Berardo de Souza Terra" w:date="2016-02-09T11:40:00Z">
        <w:r w:rsidR="004A7414" w:rsidRPr="00637071">
          <w:rPr>
            <w:strike/>
            <w:color w:val="C00000"/>
          </w:rPr>
          <w:t xml:space="preserve"> </w:t>
        </w:r>
      </w:ins>
      <w:del w:id="225" w:author="Mateus Berardo de Souza Terra" w:date="2016-02-09T11:40:00Z">
        <w:r w:rsidRPr="00637071" w:rsidDel="004A7414">
          <w:rPr>
            <w:strike/>
            <w:color w:val="C00000"/>
          </w:rPr>
          <w:delText xml:space="preserve"> </w:delText>
        </w:r>
      </w:del>
      <w:r w:rsidRPr="00637071">
        <w:rPr>
          <w:strike/>
          <w:color w:val="C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26" w:author="Mateus Berardo de Souza Terra" w:date="2016-02-08T22:23:00Z">
            <w:rPr>
              <w:b/>
              <w:color w:val="000000"/>
              <w:sz w:val="32"/>
              <w:szCs w:val="32"/>
              <w:u w:val="single"/>
            </w:rPr>
          </w:rPrChange>
        </w:rPr>
      </w:pPr>
      <w:r w:rsidRPr="00743F38">
        <w:rPr>
          <w:b/>
          <w:color w:val="000000"/>
          <w:sz w:val="28"/>
          <w:szCs w:val="28"/>
          <w:u w:val="single"/>
          <w:rPrChange w:id="227" w:author="Mateus Berardo de Souza Terra" w:date="2016-02-08T22:23:00Z">
            <w:rPr>
              <w:b/>
              <w:color w:val="000000"/>
              <w:sz w:val="32"/>
              <w:szCs w:val="32"/>
              <w:u w:val="single"/>
            </w:rPr>
          </w:rPrChang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28"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A37853">
      <w:pPr>
        <w:pStyle w:val="NormalWeb"/>
        <w:shd w:val="clear" w:color="auto" w:fill="FFFFFF"/>
        <w:spacing w:before="0" w:beforeAutospacing="0" w:after="160" w:afterAutospacing="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Pr="00637071" w:rsidDel="004A7414" w:rsidRDefault="00A37853">
      <w:pPr>
        <w:pStyle w:val="NormalWeb"/>
        <w:numPr>
          <w:ilvl w:val="0"/>
          <w:numId w:val="23"/>
        </w:numPr>
        <w:shd w:val="clear" w:color="auto" w:fill="FFFFFF"/>
        <w:spacing w:before="0" w:beforeAutospacing="0" w:after="160" w:afterAutospacing="0"/>
        <w:jc w:val="both"/>
        <w:rPr>
          <w:del w:id="229" w:author="Mateus Berardo de Souza Terra" w:date="2016-02-09T11:40:00Z"/>
          <w:color w:val="000000"/>
        </w:rPr>
        <w:pPrChange w:id="23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Resistor de 470 ohms (amarelo, lilás, marrom)</w:t>
      </w:r>
      <w:r>
        <w:rPr>
          <w:color w:val="000000"/>
        </w:rPr>
        <w:t xml:space="preserve"> </w:t>
      </w:r>
    </w:p>
    <w:p w14:paraId="759E79F6" w14:textId="77777777" w:rsidR="00A37853" w:rsidRPr="007D7E6F" w:rsidRDefault="00A37853" w:rsidP="00A37853">
      <w:pPr>
        <w:pStyle w:val="NormalWeb"/>
        <w:numPr>
          <w:ilvl w:val="0"/>
          <w:numId w:val="23"/>
        </w:numPr>
        <w:shd w:val="clear" w:color="auto" w:fill="FFFFFF"/>
        <w:spacing w:before="0" w:beforeAutospacing="0" w:after="160" w:afterAutospacing="0"/>
        <w:jc w:val="both"/>
        <w:rPr>
          <w:ins w:id="231" w:author="Mateus Berardo de Souza Terra" w:date="2016-02-09T11:40:00Z"/>
          <w:color w:val="000000"/>
        </w:rPr>
      </w:pPr>
      <w:r w:rsidRPr="00637071">
        <w:rPr>
          <w:color w:val="000000"/>
        </w:rPr>
        <w:t>Jumpers</w:t>
      </w:r>
    </w:p>
    <w:p w14:paraId="5BB9C9CD" w14:textId="77777777" w:rsidR="00A37853" w:rsidRDefault="00A37853">
      <w:pPr>
        <w:pStyle w:val="NormalWeb"/>
        <w:shd w:val="clear" w:color="auto" w:fill="FFFFFF"/>
        <w:spacing w:before="0" w:beforeAutospacing="0" w:after="160" w:afterAutospacing="0"/>
        <w:ind w:left="360"/>
        <w:jc w:val="both"/>
        <w:rPr>
          <w:ins w:id="232" w:author="Mateus Berardo de Souza Terra" w:date="2016-02-09T11:41:00Z"/>
          <w:color w:val="000000"/>
        </w:rPr>
        <w:pPrChange w:id="233" w:author="Mateus Berardo de Souza Terra" w:date="2016-02-09T11:41:00Z">
          <w:pPr>
            <w:pStyle w:val="NormalWeb"/>
            <w:shd w:val="clear" w:color="auto" w:fill="FFFFFF"/>
            <w:spacing w:before="0" w:beforeAutospacing="0" w:after="160" w:afterAutospacing="0"/>
            <w:ind w:firstLine="360"/>
            <w:jc w:val="both"/>
          </w:pPr>
        </w:pPrChange>
      </w:pPr>
    </w:p>
    <w:p w14:paraId="017FABFF" w14:textId="77777777" w:rsidR="00A37853" w:rsidRPr="007D7E6F" w:rsidDel="004A7414" w:rsidRDefault="00A37853">
      <w:pPr>
        <w:pStyle w:val="NormalWeb"/>
        <w:shd w:val="clear" w:color="auto" w:fill="FFFFFF"/>
        <w:spacing w:before="0" w:beforeAutospacing="0" w:after="160" w:afterAutospacing="0"/>
        <w:jc w:val="both"/>
        <w:rPr>
          <w:del w:id="234" w:author="Mateus Berardo de Souza Terra" w:date="2016-02-09T11:40:00Z"/>
          <w:color w:val="000000"/>
        </w:rPr>
        <w:pPrChange w:id="23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6" w:author="Mateus Berardo de Souza Terra" w:date="2016-02-09T11:40:00Z">
        <w:r w:rsidRPr="007D7E6F" w:rsidDel="004A7414">
          <w:rPr>
            <w:color w:val="000000"/>
          </w:rPr>
          <w:delText>Arduino</w:delText>
        </w:r>
      </w:del>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37"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8"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9"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0"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1"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2" w:author="Mateus Berardo de Souza Terra" w:date="2016-02-09T11:34:00Z"/>
          <w:b/>
          <w:color w:val="000000"/>
          <w:sz w:val="32"/>
          <w:szCs w:val="32"/>
          <w:rPrChange w:id="243" w:author="Mateus Berardo de Souza Terra" w:date="2016-02-09T11:34:00Z">
            <w:rPr>
              <w:ins w:id="244" w:author="Mateus Berardo de Souza Terra" w:date="2016-02-09T11:34:00Z"/>
              <w:b/>
              <w:color w:val="000000"/>
              <w:sz w:val="32"/>
              <w:szCs w:val="32"/>
              <w:u w:val="single"/>
            </w:rPr>
          </w:rPrChange>
        </w:rPr>
        <w:pPrChange w:id="245" w:author="Mateus Berardo de Souza Terra" w:date="2016-02-09T11:34:00Z">
          <w:pPr>
            <w:pStyle w:val="NormalWeb"/>
            <w:shd w:val="clear" w:color="auto" w:fill="FFFFFF"/>
            <w:spacing w:before="0" w:beforeAutospacing="0" w:after="160" w:afterAutospacing="0"/>
            <w:jc w:val="both"/>
          </w:pPr>
        </w:pPrChange>
      </w:pPr>
      <w:ins w:id="246"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47" w:author="Mateus Berardo de Souza Terra" w:date="2016-02-09T11:37:00Z"/>
          <w:color w:val="000000"/>
        </w:rPr>
        <w:pPrChange w:id="248" w:author="Mateus Berardo de Souza Terra" w:date="2016-02-09T11:36:00Z">
          <w:pPr>
            <w:pStyle w:val="NormalWeb"/>
            <w:shd w:val="clear" w:color="auto" w:fill="FFFFFF"/>
            <w:spacing w:before="0" w:beforeAutospacing="0" w:after="160" w:afterAutospacing="0"/>
            <w:jc w:val="both"/>
          </w:pPr>
        </w:pPrChange>
      </w:pPr>
      <w:ins w:id="249" w:author="Mateus Berardo de Souza Terra" w:date="2016-02-09T11:35:00Z">
        <w:r>
          <w:rPr>
            <w:color w:val="000000"/>
          </w:rPr>
          <w:t xml:space="preserve">Neste projeto vamos utilizar um botão pra controlar o led do </w:t>
        </w:r>
      </w:ins>
      <w:ins w:id="250" w:author="Mateus Berardo de Souza Terra" w:date="2016-02-09T11:36:00Z">
        <w:r>
          <w:rPr>
            <w:color w:val="000000"/>
          </w:rPr>
          <w:t>último projeto. Durante o desenvolvimento desse projeto vamos aprender como utilizar entradas digitais no arduino</w:t>
        </w:r>
      </w:ins>
      <w:ins w:id="251" w:author="Mateus Berardo de Souza Terra" w:date="2016-02-09T11:38:00Z">
        <w:r>
          <w:rPr>
            <w:color w:val="000000"/>
          </w:rPr>
          <w:t xml:space="preserve"> com resistores </w:t>
        </w:r>
        <w:r w:rsidRPr="004A7414">
          <w:rPr>
            <w:i/>
            <w:color w:val="000000"/>
            <w:rPrChange w:id="252" w:author="Mateus Berardo de Souza Terra" w:date="2016-02-09T11:39:00Z">
              <w:rPr>
                <w:color w:val="000000"/>
              </w:rPr>
            </w:rPrChange>
          </w:rPr>
          <w:t>pull</w:t>
        </w:r>
      </w:ins>
      <w:ins w:id="253" w:author="Mateus Berardo de Souza Terra" w:date="2016-02-09T11:39:00Z">
        <w:r w:rsidRPr="004A7414">
          <w:rPr>
            <w:i/>
            <w:color w:val="000000"/>
            <w:rPrChange w:id="254"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55" w:author="Mateus Berardo de Souza Terra" w:date="2016-02-09T11:36:00Z">
        <w:r>
          <w:rPr>
            <w:color w:val="000000"/>
          </w:rPr>
          <w:t>. As entradas digitais são aquelas que possuem apenas dois valores, Ligada ou D</w:t>
        </w:r>
      </w:ins>
      <w:ins w:id="256"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57" w:author="Mateus Berardo de Souza Terra" w:date="2016-02-09T11:37:00Z"/>
          <w:color w:val="000000"/>
        </w:rPr>
        <w:pPrChange w:id="258" w:author="Mateus Berardo de Souza Terra" w:date="2016-02-09T11:37:00Z">
          <w:pPr>
            <w:pStyle w:val="NormalWeb"/>
            <w:shd w:val="clear" w:color="auto" w:fill="FFFFFF"/>
            <w:spacing w:before="0" w:beforeAutospacing="0" w:after="160" w:afterAutospacing="0"/>
            <w:jc w:val="both"/>
          </w:pPr>
        </w:pPrChange>
      </w:pPr>
      <w:ins w:id="259"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0" w:author="Mateus Berardo de Souza Terra" w:date="2016-02-09T11:37:00Z"/>
          <w:color w:val="000000"/>
        </w:rPr>
        <w:pPrChange w:id="261" w:author="Mateus Berardo de Souza Terra" w:date="2016-02-09T11:37:00Z">
          <w:pPr>
            <w:pStyle w:val="NormalWeb"/>
            <w:shd w:val="clear" w:color="auto" w:fill="FFFFFF"/>
            <w:spacing w:before="0" w:beforeAutospacing="0" w:after="160" w:afterAutospacing="0"/>
            <w:jc w:val="both"/>
          </w:pPr>
        </w:pPrChange>
      </w:pPr>
      <w:ins w:id="262"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63" w:author="Mateus Berardo de Souza Terra" w:date="2016-02-09T11:37:00Z"/>
          <w:color w:val="000000"/>
        </w:rPr>
        <w:pPrChange w:id="264" w:author="Mateus Berardo de Souza Terra" w:date="2016-02-09T11:37:00Z">
          <w:pPr>
            <w:pStyle w:val="NormalWeb"/>
            <w:shd w:val="clear" w:color="auto" w:fill="FFFFFF"/>
            <w:spacing w:before="0" w:beforeAutospacing="0" w:after="160" w:afterAutospacing="0"/>
            <w:jc w:val="both"/>
          </w:pPr>
        </w:pPrChange>
      </w:pPr>
      <w:ins w:id="265"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66" w:author="Mateus Berardo de Souza Terra" w:date="2016-02-09T11:39:00Z"/>
          <w:color w:val="000000"/>
        </w:rPr>
        <w:pPrChange w:id="267" w:author="Mateus Berardo de Souza Terra" w:date="2016-02-09T11:37:00Z">
          <w:pPr>
            <w:pStyle w:val="NormalWeb"/>
            <w:shd w:val="clear" w:color="auto" w:fill="FFFFFF"/>
            <w:spacing w:before="0" w:beforeAutospacing="0" w:after="160" w:afterAutospacing="0"/>
            <w:jc w:val="both"/>
          </w:pPr>
        </w:pPrChange>
      </w:pPr>
      <w:ins w:id="268"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69" w:author="Mateus Berardo de Souza Terra" w:date="2016-02-09T11:41:00Z"/>
          <w:color w:val="000000"/>
        </w:rPr>
        <w:pPrChange w:id="270" w:author="Mateus Berardo de Souza Terra" w:date="2016-02-09T11:37:00Z">
          <w:pPr>
            <w:pStyle w:val="NormalWeb"/>
            <w:shd w:val="clear" w:color="auto" w:fill="FFFFFF"/>
            <w:spacing w:before="0" w:beforeAutospacing="0" w:after="160" w:afterAutospacing="0"/>
            <w:jc w:val="both"/>
          </w:pPr>
        </w:pPrChange>
      </w:pPr>
      <w:ins w:id="271"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72" w:author="Mateus Berardo de Souza Terra" w:date="2016-02-09T11:42:00Z"/>
          <w:b/>
          <w:color w:val="000000"/>
          <w:sz w:val="28"/>
          <w:szCs w:val="28"/>
          <w:u w:val="single"/>
        </w:rPr>
      </w:pPr>
      <w:ins w:id="273" w:author="Mateus Berardo de Souza Terra" w:date="2016-02-09T11:42:00Z">
        <w:r w:rsidRPr="00624DED">
          <w:rPr>
            <w:b/>
            <w:color w:val="000000"/>
            <w:sz w:val="28"/>
            <w:szCs w:val="28"/>
            <w:u w:val="single"/>
            <w:rPrChange w:id="274"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75" w:author="Mateus Berardo de Souza Terra" w:date="2016-02-09T11:42:00Z">
        <w:r>
          <w:rPr>
            <w:color w:val="000000"/>
          </w:rPr>
          <w:t xml:space="preserve">Com o seu arduino desconectado, monte o circuito mostrado abaixo. </w:t>
        </w:r>
      </w:ins>
      <w:ins w:id="276"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77" w:author="Mateus Berardo de Souza Terra" w:date="2016-02-09T11:43:00Z"/>
          <w:color w:val="000000"/>
        </w:rPr>
      </w:pPr>
      <w:r>
        <w:rPr>
          <w:noProof/>
          <w:color w:val="000000"/>
          <w:lang w:eastAsia="pt-BR"/>
        </w:rPr>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78" w:author="Mateus Berardo de Souza Terra" w:date="2016-02-09T11:44:00Z"/>
          <w:b/>
          <w:color w:val="000000"/>
          <w:sz w:val="28"/>
          <w:szCs w:val="28"/>
          <w:u w:val="single"/>
        </w:rPr>
      </w:pPr>
      <w:ins w:id="279"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0" w:author="Mateus Berardo de Souza Terra" w:date="2016-02-09T11:45:00Z"/>
          <w:color w:val="000000"/>
        </w:rPr>
        <w:pPrChange w:id="281" w:author="Mateus Berardo de Souza Terra" w:date="2016-02-09T11:45:00Z">
          <w:pPr>
            <w:pStyle w:val="NormalWeb"/>
            <w:shd w:val="clear" w:color="auto" w:fill="FFFFFF"/>
            <w:spacing w:before="0" w:beforeAutospacing="0" w:after="160" w:afterAutospacing="0"/>
            <w:jc w:val="both"/>
          </w:pPr>
        </w:pPrChange>
      </w:pPr>
      <w:ins w:id="282" w:author="Mateus Berardo de Souza Terra" w:date="2016-02-09T11:44:00Z">
        <w:r>
          <w:rPr>
            <w:color w:val="000000"/>
          </w:rPr>
          <w:t>Abra a IDE do Brino e digite o código abaixo ou baixe da página do github da apostila</w:t>
        </w:r>
      </w:ins>
      <w:ins w:id="28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8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85" w:author="Mateus Berardo de Souza Terra" w:date="2016-02-09T11:46:00Z"/>
                <w:color w:val="000000"/>
              </w:rPr>
              <w:pPrChange w:id="286" w:author="Mateus Berardo de Souza Terra" w:date="2016-02-09T11:46:00Z">
                <w:pPr>
                  <w:pStyle w:val="NormalWeb"/>
                  <w:spacing w:before="0" w:beforeAutospacing="0" w:after="160" w:afterAutospacing="0"/>
                  <w:jc w:val="both"/>
                </w:pPr>
              </w:pPrChange>
            </w:pPr>
            <w:ins w:id="287" w:author="Mateus Berardo de Souza Terra" w:date="2016-02-09T11:45:00Z">
              <w:r>
                <w:rPr>
                  <w:color w:val="000000"/>
                </w:rPr>
                <w:t xml:space="preserve">//Projeto 2 </w:t>
              </w:r>
            </w:ins>
            <w:ins w:id="288" w:author="Mateus Berardo de Souza Terra" w:date="2016-02-09T11:46:00Z">
              <w:r>
                <w:rPr>
                  <w:color w:val="000000"/>
                </w:rPr>
                <w:t>–</w:t>
              </w:r>
            </w:ins>
            <w:ins w:id="289" w:author="Mateus Berardo de Souza Terra" w:date="2016-02-09T11:45:00Z">
              <w:r>
                <w:rPr>
                  <w:color w:val="000000"/>
                </w:rPr>
                <w:t xml:space="preserve"> </w:t>
              </w:r>
            </w:ins>
            <w:ins w:id="29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1" w:author="Mateus Berardo de Souza Terra" w:date="2016-02-09T11:46:00Z"/>
                <w:color w:val="000000"/>
              </w:rPr>
              <w:pPrChange w:id="29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3" w:author="Mateus Berardo de Souza Terra" w:date="2016-02-09T11:46:00Z"/>
                <w:color w:val="000000"/>
              </w:rPr>
              <w:pPrChange w:id="294" w:author="Mateus Berardo de Souza Terra" w:date="2016-02-09T11:46:00Z">
                <w:pPr>
                  <w:pStyle w:val="NormalWeb"/>
                  <w:spacing w:before="0" w:beforeAutospacing="0" w:after="160" w:afterAutospacing="0"/>
                  <w:jc w:val="both"/>
                </w:pPr>
              </w:pPrChange>
            </w:pPr>
            <w:r>
              <w:rPr>
                <w:color w:val="000000"/>
              </w:rPr>
              <w:t xml:space="preserve">Constante </w:t>
            </w:r>
            <w:ins w:id="295"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296" w:author="Mateus Berardo de Souza Terra" w:date="2016-02-09T11:46:00Z">
                <w:pPr>
                  <w:pStyle w:val="NormalWeb"/>
                  <w:spacing w:before="0" w:beforeAutospacing="0" w:after="160" w:afterAutospacing="0"/>
                  <w:jc w:val="both"/>
                </w:pPr>
              </w:pPrChange>
            </w:pPr>
            <w:r>
              <w:rPr>
                <w:color w:val="000000"/>
              </w:rPr>
              <w:t xml:space="preserve">Constante </w:t>
            </w:r>
            <w:ins w:id="297" w:author="Mateus Berardo de Souza Terra" w:date="2016-02-09T11:46:00Z">
              <w:r w:rsidR="00624DED">
                <w:rPr>
                  <w:color w:val="000000"/>
                </w:rPr>
                <w:t xml:space="preserve">Numero </w:t>
              </w:r>
            </w:ins>
            <w:ins w:id="298" w:author="Mateus Berardo de Souza Terra" w:date="2016-02-09T11:45:00Z">
              <w:r w:rsidR="00624DED">
                <w:rPr>
                  <w:color w:val="000000"/>
                </w:rPr>
                <w:t xml:space="preserve"> </w:t>
              </w:r>
            </w:ins>
            <w:ins w:id="299"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0" w:author="Mateus Berardo de Souza Terra" w:date="2016-02-09T11:47:00Z"/>
                <w:color w:val="000000"/>
              </w:rPr>
              <w:pPrChange w:id="30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2" w:author="Mateus Berardo de Souza Terra" w:date="2016-02-09T11:47:00Z"/>
                <w:color w:val="000000"/>
              </w:rPr>
              <w:pPrChange w:id="303" w:author="Mateus Berardo de Souza Terra" w:date="2016-02-09T11:46:00Z">
                <w:pPr>
                  <w:pStyle w:val="NormalWeb"/>
                  <w:spacing w:before="0" w:beforeAutospacing="0" w:after="160" w:afterAutospacing="0"/>
                  <w:jc w:val="both"/>
                </w:pPr>
              </w:pPrChange>
            </w:pPr>
            <w:ins w:id="304"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05" w:author="Mateus Berardo de Souza Terra" w:date="2016-02-09T11:47:00Z"/>
                <w:color w:val="000000"/>
              </w:rPr>
              <w:pPrChange w:id="306" w:author="Mateus Berardo de Souza Terra" w:date="2016-02-09T11:47:00Z">
                <w:pPr>
                  <w:pStyle w:val="NormalWeb"/>
                  <w:spacing w:before="0" w:beforeAutospacing="0" w:after="160" w:afterAutospacing="0"/>
                  <w:jc w:val="both"/>
                </w:pPr>
              </w:pPrChange>
            </w:pPr>
            <w:ins w:id="307"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08" w:author="Mateus Berardo de Souza Terra" w:date="2016-02-09T11:47:00Z">
                <w:pPr>
                  <w:pStyle w:val="NormalWeb"/>
                  <w:spacing w:before="0" w:beforeAutospacing="0" w:after="160" w:afterAutospacing="0"/>
                  <w:jc w:val="both"/>
                </w:pPr>
              </w:pPrChange>
            </w:pPr>
            <w:ins w:id="309" w:author="Mateus Berardo de Souza Terra" w:date="2016-02-09T11:47:00Z">
              <w:r>
                <w:rPr>
                  <w:color w:val="000000"/>
                </w:rPr>
                <w:t>Pino.definirModo(botao, E</w:t>
              </w:r>
            </w:ins>
            <w:ins w:id="31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2" w:author="Mateus Berardo de Souza Terra" w:date="2016-02-09T11:46:00Z"/>
                <w:color w:val="000000"/>
              </w:rPr>
              <w:pPrChange w:id="313" w:author="Mateus Berardo de Souza Terra" w:date="2016-02-09T11:46:00Z">
                <w:pPr>
                  <w:pStyle w:val="NormalWeb"/>
                  <w:spacing w:before="0" w:beforeAutospacing="0" w:after="160" w:afterAutospacing="0"/>
                  <w:jc w:val="both"/>
                </w:pPr>
              </w:pPrChange>
            </w:pPr>
            <w:ins w:id="314" w:author="Mateus Berardo de Souza Terra" w:date="2016-02-09T11:45:00Z">
              <w:r>
                <w:rPr>
                  <w:color w:val="000000"/>
                </w:rPr>
                <w:t>//Projeto 2</w:t>
              </w:r>
            </w:ins>
            <w:r>
              <w:rPr>
                <w:color w:val="000000"/>
              </w:rPr>
              <w:t>.1</w:t>
            </w:r>
            <w:ins w:id="315" w:author="Mateus Berardo de Souza Terra" w:date="2016-02-09T11:45:00Z">
              <w:r>
                <w:rPr>
                  <w:color w:val="000000"/>
                </w:rPr>
                <w:t xml:space="preserve"> </w:t>
              </w:r>
            </w:ins>
            <w:ins w:id="316" w:author="Mateus Berardo de Souza Terra" w:date="2016-02-09T11:46:00Z">
              <w:r>
                <w:rPr>
                  <w:color w:val="000000"/>
                </w:rPr>
                <w:t>–</w:t>
              </w:r>
            </w:ins>
            <w:ins w:id="317" w:author="Mateus Berardo de Souza Terra" w:date="2016-02-09T11:45:00Z">
              <w:r>
                <w:rPr>
                  <w:color w:val="000000"/>
                </w:rPr>
                <w:t xml:space="preserve"> </w:t>
              </w:r>
            </w:ins>
            <w:ins w:id="318"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19" w:author="Mateus Berardo de Souza Terra" w:date="2016-02-09T11:46:00Z"/>
                <w:color w:val="000000"/>
              </w:rPr>
              <w:pPrChange w:id="32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1" w:author="Mateus Berardo de Souza Terra" w:date="2016-02-09T11:46:00Z"/>
                <w:color w:val="000000"/>
              </w:rPr>
              <w:pPrChange w:id="322" w:author="Mateus Berardo de Souza Terra" w:date="2016-02-09T11:46:00Z">
                <w:pPr>
                  <w:pStyle w:val="NormalWeb"/>
                  <w:spacing w:before="0" w:beforeAutospacing="0" w:after="160" w:afterAutospacing="0"/>
                  <w:jc w:val="both"/>
                </w:pPr>
              </w:pPrChange>
            </w:pPr>
            <w:r>
              <w:rPr>
                <w:color w:val="000000"/>
              </w:rPr>
              <w:t xml:space="preserve">Constante </w:t>
            </w:r>
            <w:ins w:id="323"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24" w:author="Mateus Berardo de Souza Terra" w:date="2016-02-09T11:46:00Z">
                <w:pPr>
                  <w:pStyle w:val="NormalWeb"/>
                  <w:spacing w:before="0" w:beforeAutospacing="0" w:after="160" w:afterAutospacing="0"/>
                  <w:jc w:val="both"/>
                </w:pPr>
              </w:pPrChange>
            </w:pPr>
            <w:r>
              <w:rPr>
                <w:color w:val="000000"/>
              </w:rPr>
              <w:t xml:space="preserve">Constante </w:t>
            </w:r>
            <w:ins w:id="325" w:author="Mateus Berardo de Souza Terra" w:date="2016-02-09T11:46:00Z">
              <w:r>
                <w:rPr>
                  <w:color w:val="000000"/>
                </w:rPr>
                <w:t xml:space="preserve">Numero </w:t>
              </w:r>
            </w:ins>
            <w:ins w:id="326" w:author="Mateus Berardo de Souza Terra" w:date="2016-02-09T11:45:00Z">
              <w:r>
                <w:rPr>
                  <w:color w:val="000000"/>
                </w:rPr>
                <w:t xml:space="preserve"> </w:t>
              </w:r>
            </w:ins>
            <w:ins w:id="327"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28" w:author="Mateus Berardo de Souza Terra" w:date="2016-02-09T11:47:00Z"/>
                <w:color w:val="000000"/>
              </w:rPr>
              <w:pPrChange w:id="32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0" w:author="Mateus Berardo de Souza Terra" w:date="2016-02-09T11:47:00Z"/>
                <w:color w:val="000000"/>
              </w:rPr>
              <w:pPrChange w:id="331" w:author="Mateus Berardo de Souza Terra" w:date="2016-02-09T11:46:00Z">
                <w:pPr>
                  <w:pStyle w:val="NormalWeb"/>
                  <w:spacing w:before="0" w:beforeAutospacing="0" w:after="160" w:afterAutospacing="0"/>
                  <w:jc w:val="both"/>
                </w:pPr>
              </w:pPrChange>
            </w:pPr>
            <w:ins w:id="332"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33" w:author="Mateus Berardo de Souza Terra" w:date="2016-02-09T11:47:00Z"/>
                <w:color w:val="000000"/>
              </w:rPr>
              <w:pPrChange w:id="334" w:author="Mateus Berardo de Souza Terra" w:date="2016-02-09T11:47:00Z">
                <w:pPr>
                  <w:pStyle w:val="NormalWeb"/>
                  <w:spacing w:before="0" w:beforeAutospacing="0" w:after="160" w:afterAutospacing="0"/>
                  <w:jc w:val="both"/>
                </w:pPr>
              </w:pPrChange>
            </w:pPr>
            <w:ins w:id="335"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36" w:author="Mateus Berardo de Souza Terra" w:date="2016-02-09T11:47:00Z">
                <w:pPr>
                  <w:pStyle w:val="NormalWeb"/>
                  <w:spacing w:before="0" w:beforeAutospacing="0" w:after="160" w:afterAutospacing="0"/>
                  <w:jc w:val="both"/>
                </w:pPr>
              </w:pPrChange>
            </w:pPr>
            <w:ins w:id="337" w:author="Mateus Berardo de Souza Terra" w:date="2016-02-09T11:47:00Z">
              <w:r>
                <w:rPr>
                  <w:color w:val="000000"/>
                </w:rPr>
                <w:t>Pino.definirModo(botao, E</w:t>
              </w:r>
            </w:ins>
            <w:ins w:id="338" w:author="Mateus Berardo de Souza Terra" w:date="2016-02-09T11:48:00Z">
              <w:r>
                <w:rPr>
                  <w:color w:val="000000"/>
                </w:rPr>
                <w:t>ntrada</w:t>
              </w:r>
            </w:ins>
            <w:r>
              <w:rPr>
                <w:color w:val="000000"/>
              </w:rPr>
              <w:t>_PULLUP</w:t>
            </w:r>
            <w:ins w:id="33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1" w:author="Mateus Berardo de Souza Terra" w:date="2016-02-08T22:22:00Z"/>
          <w:b/>
          <w:color w:val="000000"/>
          <w:sz w:val="36"/>
          <w:szCs w:val="36"/>
          <w:u w:val="single"/>
        </w:rPr>
        <w:pPrChange w:id="34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43" w:author="Mateus Berardo de Souza Terra" w:date="2016-02-08T22:22:00Z"/>
          <w:color w:val="000000"/>
        </w:rPr>
        <w:pPrChange w:id="34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4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4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4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4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4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0" w:author="Mateus Berardo de Souza Terra" w:date="2016-02-08T22:23:00Z">
          <w:pPr>
            <w:pStyle w:val="NormalWeb"/>
            <w:shd w:val="clear" w:color="auto" w:fill="FFFFFF"/>
            <w:spacing w:before="0" w:beforeAutospacing="0" w:after="160" w:afterAutospacing="0"/>
            <w:ind w:left="1080"/>
            <w:jc w:val="both"/>
          </w:pPr>
        </w:pPrChange>
      </w:pPr>
      <w:ins w:id="351" w:author="granix pacheco" w:date="2016-02-08T11:18:00Z">
        <w:del w:id="352"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53"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54"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55"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56"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57"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58"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59"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0" w:author="Mateus Berardo de Souza Terra" w:date="2016-02-07T16:33:00Z">
        <w:r w:rsidR="00B4777A" w:rsidRPr="007D7E6F">
          <w:rPr>
            <w:color w:val="000000"/>
          </w:rPr>
          <w:t>simples</w:t>
        </w:r>
      </w:ins>
      <w:r w:rsidR="001508B9">
        <w:rPr>
          <w:color w:val="000000"/>
        </w:rPr>
        <w:t xml:space="preserve"> ou duplas</w:t>
      </w:r>
      <w:del w:id="361"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2" w:author="Mateus Berardo de Souza Terra" w:date="2016-02-07T16:33:00Z">
        <w:r w:rsidR="00B4777A" w:rsidRPr="007D7E6F">
          <w:rPr>
            <w:color w:val="000000"/>
          </w:rPr>
          <w:t>‘’</w:t>
        </w:r>
      </w:ins>
      <w:r w:rsidR="001508B9">
        <w:rPr>
          <w:color w:val="000000"/>
        </w:rPr>
        <w:t xml:space="preserve"> ou “”</w:t>
      </w:r>
      <w:del w:id="363"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64" w:author="Mateus Berardo de Souza Terra" w:date="2016-02-07T16:33:00Z">
        <w:r w:rsidR="00B4777A" w:rsidRPr="007D7E6F">
          <w:rPr>
            <w:color w:val="000000"/>
          </w:rPr>
          <w:t>‘</w:t>
        </w:r>
      </w:ins>
      <w:del w:id="365" w:author="Mateus Berardo de Souza Terra" w:date="2016-02-07T16:33:00Z">
        <w:r w:rsidRPr="007D7E6F" w:rsidDel="00B4777A">
          <w:rPr>
            <w:color w:val="000000"/>
          </w:rPr>
          <w:delText>“</w:delText>
        </w:r>
      </w:del>
      <w:r w:rsidRPr="007D7E6F">
        <w:rPr>
          <w:color w:val="000000"/>
        </w:rPr>
        <w:t>oi</w:t>
      </w:r>
      <w:ins w:id="366" w:author="Mateus Berardo de Souza Terra" w:date="2016-02-07T16:33:00Z">
        <w:r w:rsidR="00B4777A" w:rsidRPr="007D7E6F">
          <w:rPr>
            <w:color w:val="000000"/>
          </w:rPr>
          <w:t>’</w:t>
        </w:r>
      </w:ins>
      <w:del w:id="367"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68"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69"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0"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1"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72" w:author="granix pacheco" w:date="2016-02-07T10:36:00Z">
        <w:r w:rsidRPr="007D7E6F" w:rsidDel="00354A3E">
          <w:rPr>
            <w:color w:val="000000"/>
          </w:rPr>
          <w:delText>.</w:delText>
        </w:r>
      </w:del>
      <w:ins w:id="373"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74"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75"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76"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77"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78"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79"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0"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1"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82"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83"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84"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85"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86"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87" w:author="granix pacheco" w:date="2016-02-07T08:59:00Z"/>
          <w:color w:val="000000"/>
        </w:rPr>
        <w:pPrChange w:id="388" w:author="granix pacheco" w:date="2016-02-07T08:59:00Z">
          <w:pPr>
            <w:pStyle w:val="NormalWeb"/>
            <w:shd w:val="clear" w:color="auto" w:fill="FFFFFF"/>
            <w:spacing w:before="0" w:beforeAutospacing="0" w:after="160" w:afterAutospacing="0"/>
            <w:jc w:val="both"/>
          </w:pPr>
        </w:pPrChange>
      </w:pPr>
      <w:ins w:id="389" w:author="granix pacheco" w:date="2016-02-07T08:55:00Z">
        <w:r w:rsidRPr="007D7E6F">
          <w:rPr>
            <w:b/>
            <w:color w:val="000000"/>
          </w:rPr>
          <w:t xml:space="preserve">Nota: </w:t>
        </w:r>
      </w:ins>
      <w:ins w:id="390" w:author="granix pacheco" w:date="2016-02-07T08:56:00Z">
        <w:r w:rsidRPr="007D7E6F">
          <w:rPr>
            <w:color w:val="000000"/>
          </w:rPr>
          <w:t xml:space="preserve">Quando estamos falando de programação os símbolos da divisão e da multiplicação costumam ser </w:t>
        </w:r>
      </w:ins>
      <w:ins w:id="391" w:author="granix pacheco" w:date="2016-02-07T08:57:00Z">
        <w:r w:rsidRPr="007D7E6F">
          <w:rPr>
            <w:color w:val="000000"/>
          </w:rPr>
          <w:t>substituídos</w:t>
        </w:r>
      </w:ins>
      <w:ins w:id="392" w:author="granix pacheco" w:date="2016-02-07T08:56:00Z">
        <w:r w:rsidRPr="007D7E6F">
          <w:rPr>
            <w:color w:val="000000"/>
          </w:rPr>
          <w:t xml:space="preserve"> </w:t>
        </w:r>
      </w:ins>
      <w:ins w:id="393"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394" w:author="granix pacheco" w:date="2016-02-07T09:01:00Z"/>
          <w:color w:val="000000"/>
        </w:rPr>
        <w:pPrChange w:id="395" w:author="granix pacheco" w:date="2016-02-07T09:00:00Z">
          <w:pPr>
            <w:pStyle w:val="NormalWeb"/>
            <w:shd w:val="clear" w:color="auto" w:fill="FFFFFF"/>
            <w:spacing w:before="0" w:beforeAutospacing="0" w:after="160" w:afterAutospacing="0"/>
            <w:jc w:val="both"/>
          </w:pPr>
        </w:pPrChange>
      </w:pPr>
      <w:ins w:id="396" w:author="granix pacheco" w:date="2016-02-07T08:59:00Z">
        <w:r w:rsidRPr="007D7E6F">
          <w:rPr>
            <w:b/>
            <w:color w:val="000000"/>
          </w:rPr>
          <w:t>Nota:</w:t>
        </w:r>
        <w:r w:rsidRPr="007D7E6F">
          <w:rPr>
            <w:color w:val="000000"/>
          </w:rPr>
          <w:t xml:space="preserve"> </w:t>
        </w:r>
      </w:ins>
      <w:ins w:id="397"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398" w:author="granix pacheco" w:date="2016-02-07T08:57:00Z"/>
          <w:color w:val="000000"/>
        </w:rPr>
        <w:pPrChange w:id="399" w:author="granix pacheco" w:date="2016-02-07T09:00:00Z">
          <w:pPr>
            <w:pStyle w:val="NormalWeb"/>
            <w:shd w:val="clear" w:color="auto" w:fill="FFFFFF"/>
            <w:spacing w:before="0" w:beforeAutospacing="0" w:after="160" w:afterAutospacing="0"/>
            <w:jc w:val="both"/>
          </w:pPr>
        </w:pPrChange>
      </w:pPr>
      <w:ins w:id="400"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1"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02" w:author="granix pacheco" w:date="2016-02-07T09:03:00Z"/>
          <w:color w:val="000000"/>
        </w:rPr>
        <w:pPrChange w:id="403"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04"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05"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06" w:author="granix pacheco" w:date="2016-02-07T09:02:00Z"/>
          <w:color w:val="000000"/>
        </w:rPr>
        <w:pPrChange w:id="407"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08" w:author="granix pacheco" w:date="2016-02-07T09:02:00Z"/>
          <w:color w:val="000000"/>
        </w:rPr>
        <w:pPrChange w:id="409"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12"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13"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14"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15"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16"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17"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18"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19"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0" w:author="Mateus Berardo de Souza Terra" w:date="2016-02-08T22:04:00Z">
              <w:r>
                <w:rPr>
                  <w:color w:val="000000"/>
                </w:rPr>
                <w:t>e</w:t>
              </w:r>
            </w:ins>
            <w:del w:id="421"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22"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23" w:author="granix pacheco" w:date="2016-02-07T09:04:00Z">
              <w:r w:rsidR="00344057" w:rsidRPr="007D7E6F">
                <w:rPr>
                  <w:color w:val="000000"/>
                </w:rPr>
                <w:t xml:space="preserve"> B</w:t>
              </w:r>
            </w:ins>
            <w:del w:id="424" w:author="granix pacheco" w:date="2016-02-07T09:04:00Z">
              <w:r w:rsidRPr="007D7E6F" w:rsidDel="00344057">
                <w:rPr>
                  <w:color w:val="000000"/>
                </w:rPr>
                <w:delText>b</w:delText>
              </w:r>
            </w:del>
            <w:r w:rsidRPr="007D7E6F">
              <w:rPr>
                <w:color w:val="000000"/>
              </w:rPr>
              <w:t>loco que será repetido</w:t>
            </w:r>
            <w:ins w:id="425"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26"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27"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28" w:author="granix pacheco" w:date="2016-02-07T09:13:00Z"/>
          <w:color w:val="000000"/>
        </w:rPr>
        <w:pPrChange w:id="429" w:author="granix pacheco" w:date="2016-02-07T09:13:00Z">
          <w:pPr>
            <w:pStyle w:val="NormalWeb"/>
            <w:shd w:val="clear" w:color="auto" w:fill="FFFFFF"/>
            <w:spacing w:before="0" w:beforeAutospacing="0" w:after="160" w:afterAutospacing="0"/>
            <w:ind w:left="1080"/>
            <w:jc w:val="both"/>
          </w:pPr>
        </w:pPrChange>
      </w:pPr>
      <w:ins w:id="430" w:author="granix pacheco" w:date="2016-02-07T09:04:00Z">
        <w:r w:rsidRPr="007D7E6F">
          <w:rPr>
            <w:color w:val="000000"/>
          </w:rPr>
          <w:t xml:space="preserve">Os operadores lógicos são usados quando uma </w:t>
        </w:r>
      </w:ins>
      <w:ins w:id="431" w:author="granix pacheco" w:date="2016-02-07T09:05:00Z">
        <w:r w:rsidRPr="007D7E6F">
          <w:rPr>
            <w:color w:val="000000"/>
          </w:rPr>
          <w:t>expressão</w:t>
        </w:r>
      </w:ins>
      <w:ins w:id="432" w:author="granix pacheco" w:date="2016-02-07T09:04:00Z">
        <w:r w:rsidRPr="007D7E6F">
          <w:rPr>
            <w:color w:val="000000"/>
          </w:rPr>
          <w:t xml:space="preserve"> </w:t>
        </w:r>
      </w:ins>
      <w:ins w:id="433" w:author="granix pacheco" w:date="2016-02-07T09:05:00Z">
        <w:r w:rsidRPr="007D7E6F">
          <w:rPr>
            <w:color w:val="000000"/>
          </w:rPr>
          <w:t xml:space="preserve">booleana não é o suficiente para a tomada de decisões, </w:t>
        </w:r>
      </w:ins>
      <w:ins w:id="434" w:author="granix pacheco" w:date="2016-02-07T09:08:00Z">
        <w:r w:rsidR="00467F98" w:rsidRPr="007D7E6F">
          <w:rPr>
            <w:color w:val="000000"/>
          </w:rPr>
          <w:t>então</w:t>
        </w:r>
      </w:ins>
      <w:ins w:id="435" w:author="granix pacheco" w:date="2016-02-07T09:05:00Z">
        <w:r w:rsidRPr="007D7E6F">
          <w:rPr>
            <w:color w:val="000000"/>
          </w:rPr>
          <w:t xml:space="preserve">, por meio deles, </w:t>
        </w:r>
      </w:ins>
      <w:ins w:id="436" w:author="granix pacheco" w:date="2016-02-07T09:08:00Z">
        <w:r w:rsidR="00467F98" w:rsidRPr="007D7E6F">
          <w:rPr>
            <w:color w:val="000000"/>
          </w:rPr>
          <w:t>nós</w:t>
        </w:r>
      </w:ins>
      <w:ins w:id="437" w:author="granix pacheco" w:date="2016-02-07T09:05:00Z">
        <w:r w:rsidRPr="007D7E6F">
          <w:rPr>
            <w:color w:val="000000"/>
          </w:rPr>
          <w:t xml:space="preserve"> podemos ter mais do que uma expressão booleana com apenas uma </w:t>
        </w:r>
      </w:ins>
      <w:ins w:id="438" w:author="granix pacheco" w:date="2016-02-07T09:06:00Z">
        <w:r w:rsidRPr="007D7E6F">
          <w:rPr>
            <w:color w:val="000000"/>
          </w:rPr>
          <w:t>saída</w:t>
        </w:r>
      </w:ins>
      <w:ins w:id="439" w:author="granix pacheco" w:date="2016-02-07T09:05:00Z">
        <w:r w:rsidRPr="007D7E6F">
          <w:rPr>
            <w:color w:val="000000"/>
          </w:rPr>
          <w:t>.</w:t>
        </w:r>
      </w:ins>
      <w:ins w:id="440" w:author="granix pacheco" w:date="2016-02-07T09:06:00Z">
        <w:r w:rsidR="00467F98" w:rsidRPr="007D7E6F">
          <w:rPr>
            <w:color w:val="000000"/>
          </w:rPr>
          <w:t xml:space="preserve"> Um jeito interessante de pensar nesses problemas é voltando ao exemplo do guarda-chuva. </w:t>
        </w:r>
      </w:ins>
      <w:ins w:id="441" w:author="granix pacheco" w:date="2016-02-07T09:07:00Z">
        <w:r w:rsidR="00467F98" w:rsidRPr="007D7E6F">
          <w:rPr>
            <w:color w:val="000000"/>
          </w:rPr>
          <w:t>Eu estou saindo de casa, se estiver ensolarado eu não</w:t>
        </w:r>
      </w:ins>
      <w:ins w:id="442" w:author="granix pacheco" w:date="2016-02-07T09:08:00Z">
        <w:r w:rsidR="00467F98" w:rsidRPr="007D7E6F">
          <w:rPr>
            <w:color w:val="000000"/>
          </w:rPr>
          <w:t xml:space="preserve"> irei</w:t>
        </w:r>
      </w:ins>
      <w:ins w:id="443" w:author="granix pacheco" w:date="2016-02-07T09:07:00Z">
        <w:r w:rsidR="00467F98" w:rsidRPr="007D7E6F">
          <w:rPr>
            <w:color w:val="000000"/>
          </w:rPr>
          <w:t xml:space="preserve"> </w:t>
        </w:r>
      </w:ins>
      <w:ins w:id="444" w:author="granix pacheco" w:date="2016-02-07T09:08:00Z">
        <w:r w:rsidR="00467F98" w:rsidRPr="007D7E6F">
          <w:rPr>
            <w:color w:val="000000"/>
          </w:rPr>
          <w:t>pegar</w:t>
        </w:r>
      </w:ins>
      <w:ins w:id="445" w:author="granix pacheco" w:date="2016-02-07T09:07:00Z">
        <w:r w:rsidR="00467F98" w:rsidRPr="007D7E6F">
          <w:rPr>
            <w:color w:val="000000"/>
          </w:rPr>
          <w:t xml:space="preserve"> o </w:t>
        </w:r>
      </w:ins>
      <w:ins w:id="446" w:author="granix pacheco" w:date="2016-02-07T09:08:00Z">
        <w:r w:rsidR="00467F98" w:rsidRPr="007D7E6F">
          <w:rPr>
            <w:color w:val="000000"/>
          </w:rPr>
          <w:t>guarda-chuva</w:t>
        </w:r>
      </w:ins>
      <w:ins w:id="447" w:author="granix pacheco" w:date="2016-02-07T09:07:00Z">
        <w:r w:rsidR="00467F98" w:rsidRPr="007D7E6F">
          <w:rPr>
            <w:color w:val="000000"/>
          </w:rPr>
          <w:t>, mas caso esteja chovendo ou pareça que vai chover, devo pega-lo.</w:t>
        </w:r>
      </w:ins>
      <w:ins w:id="448" w:author="granix pacheco" w:date="2016-02-07T09:09:00Z">
        <w:r w:rsidR="00467F98" w:rsidRPr="007D7E6F">
          <w:rPr>
            <w:color w:val="000000"/>
          </w:rPr>
          <w:t xml:space="preserve"> </w:t>
        </w:r>
      </w:ins>
      <w:ins w:id="449"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0" w:author="Mateus Berardo de Souza Terra" w:date="2016-02-08T20:05:00Z">
            <w:rPr>
              <w:b/>
              <w:color w:val="000000"/>
              <w:sz w:val="32"/>
              <w:szCs w:val="32"/>
            </w:rPr>
          </w:rPrChange>
        </w:rPr>
        <w:pPrChange w:id="451"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52" w:author="granix pacheco" w:date="2016-02-07T09:17:00Z">
              <w:r w:rsidRPr="007D7E6F" w:rsidDel="002F0B8B">
                <w:rPr>
                  <w:color w:val="000000"/>
                </w:rPr>
                <w:delText xml:space="preserve">&amp;&amp; </w:delText>
              </w:r>
            </w:del>
            <w:ins w:id="453"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54"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55" w:author="granix pacheco" w:date="2016-02-07T09:20:00Z"/>
          <w:color w:val="000000"/>
        </w:rPr>
      </w:pPr>
      <w:ins w:id="456"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57" w:author="granix pacheco" w:date="2016-02-07T09:16:00Z">
        <w:r w:rsidR="002F0B8B" w:rsidRPr="007D7E6F">
          <w:rPr>
            <w:color w:val="000000"/>
          </w:rPr>
          <w:t xml:space="preserve">o caso </w:t>
        </w:r>
      </w:ins>
      <w:ins w:id="458" w:author="granix pacheco" w:date="2016-02-07T09:17:00Z">
        <w:r w:rsidR="002F0B8B" w:rsidRPr="007D7E6F">
          <w:rPr>
            <w:color w:val="000000"/>
          </w:rPr>
          <w:t xml:space="preserve">2 &gt; 1 e 2&gt;=2 podemos observar duas expressões booleanas. Como </w:t>
        </w:r>
      </w:ins>
      <w:ins w:id="459" w:author="granix pacheco" w:date="2016-02-07T09:18:00Z">
        <w:r w:rsidR="002F0B8B" w:rsidRPr="007D7E6F">
          <w:rPr>
            <w:color w:val="000000"/>
          </w:rPr>
          <w:t>já</w:t>
        </w:r>
      </w:ins>
      <w:ins w:id="460" w:author="granix pacheco" w:date="2016-02-07T09:17:00Z">
        <w:r w:rsidR="002F0B8B" w:rsidRPr="007D7E6F">
          <w:rPr>
            <w:color w:val="000000"/>
          </w:rPr>
          <w:t xml:space="preserve"> </w:t>
        </w:r>
      </w:ins>
      <w:ins w:id="461" w:author="granix pacheco" w:date="2016-02-07T09:18:00Z">
        <w:r w:rsidR="002F0B8B" w:rsidRPr="007D7E6F">
          <w:rPr>
            <w:color w:val="000000"/>
          </w:rPr>
          <w:t>sabemos resolv</w:t>
        </w:r>
        <w:del w:id="462" w:author="Mateus Berardo de Souza Terra" w:date="2016-02-08T19:06:00Z">
          <w:r w:rsidR="002F0B8B" w:rsidRPr="007D7E6F" w:rsidDel="008D4450">
            <w:rPr>
              <w:color w:val="000000"/>
            </w:rPr>
            <w:delText>e</w:delText>
          </w:r>
        </w:del>
      </w:ins>
      <w:ins w:id="463" w:author="Mateus Berardo de Souza Terra" w:date="2016-02-08T19:06:00Z">
        <w:r w:rsidR="008D4450" w:rsidRPr="007D7E6F">
          <w:rPr>
            <w:color w:val="000000"/>
          </w:rPr>
          <w:t>ê</w:t>
        </w:r>
      </w:ins>
      <w:ins w:id="464" w:author="granix pacheco" w:date="2016-02-07T09:18:00Z">
        <w:r w:rsidR="002F0B8B" w:rsidRPr="007D7E6F">
          <w:rPr>
            <w:color w:val="000000"/>
          </w:rPr>
          <w:t>-las podemos dizer que o problema fica Verdadeiro e Verdadeiro. Podemos observar</w:t>
        </w:r>
      </w:ins>
      <w:ins w:id="465" w:author="granix pacheco" w:date="2016-02-07T09:19:00Z">
        <w:r w:rsidR="002F0B8B" w:rsidRPr="007D7E6F">
          <w:rPr>
            <w:color w:val="000000"/>
          </w:rPr>
          <w:t xml:space="preserve"> que</w:t>
        </w:r>
      </w:ins>
      <w:ins w:id="466" w:author="granix pacheco" w:date="2016-02-07T09:18:00Z">
        <w:r w:rsidR="002F0B8B" w:rsidRPr="007D7E6F">
          <w:rPr>
            <w:color w:val="000000"/>
          </w:rPr>
          <w:t xml:space="preserve">, ambas as </w:t>
        </w:r>
      </w:ins>
      <w:ins w:id="467" w:author="granix pacheco" w:date="2016-02-07T09:19:00Z">
        <w:r w:rsidR="002F0B8B" w:rsidRPr="007D7E6F">
          <w:rPr>
            <w:color w:val="000000"/>
          </w:rPr>
          <w:t>expressões</w:t>
        </w:r>
      </w:ins>
      <w:ins w:id="468" w:author="granix pacheco" w:date="2016-02-07T09:18:00Z">
        <w:r w:rsidR="002F0B8B" w:rsidRPr="007D7E6F">
          <w:rPr>
            <w:color w:val="000000"/>
          </w:rPr>
          <w:t xml:space="preserve"> </w:t>
        </w:r>
      </w:ins>
      <w:ins w:id="469"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0"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1"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72"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73" w:author="Mateus Berardo de Souza Terra" w:date="2016-02-08T19:06:00Z">
        <w:r w:rsidRPr="007D7E6F">
          <w:rPr>
            <w:b/>
            <w:color w:val="000000"/>
            <w:sz w:val="32"/>
            <w:szCs w:val="32"/>
          </w:rPr>
          <w:t>Funções</w:t>
        </w:r>
      </w:ins>
      <w:del w:id="474"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75"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76"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t xml:space="preserve">     //</w:t>
            </w:r>
            <w:ins w:id="477" w:author="granix pacheco" w:date="2016-02-07T08:38:00Z">
              <w:r w:rsidR="002E0F1F" w:rsidRPr="007D7E6F">
                <w:rPr>
                  <w:color w:val="000000"/>
                </w:rPr>
                <w:t xml:space="preserve"> </w:t>
              </w:r>
            </w:ins>
            <w:ins w:id="478" w:author="granix pacheco" w:date="2016-02-07T08:39:00Z">
              <w:r w:rsidR="002E0F1F" w:rsidRPr="007D7E6F">
                <w:rPr>
                  <w:color w:val="000000"/>
                </w:rPr>
                <w:t>B</w:t>
              </w:r>
            </w:ins>
            <w:del w:id="479" w:author="granix pacheco" w:date="2016-02-07T08:39:00Z">
              <w:r w:rsidRPr="007D7E6F" w:rsidDel="002E0F1F">
                <w:rPr>
                  <w:color w:val="000000"/>
                </w:rPr>
                <w:delText>b</w:delText>
              </w:r>
            </w:del>
            <w:ins w:id="480" w:author="granix pacheco" w:date="2016-02-07T08:39:00Z">
              <w:r w:rsidR="002E0F1F" w:rsidRPr="007D7E6F">
                <w:rPr>
                  <w:color w:val="000000"/>
                </w:rPr>
                <w:t>l</w:t>
              </w:r>
            </w:ins>
            <w:del w:id="481" w:author="granix pacheco" w:date="2016-02-07T08:39:00Z">
              <w:r w:rsidRPr="007D7E6F" w:rsidDel="002E0F1F">
                <w:rPr>
                  <w:color w:val="000000"/>
                </w:rPr>
                <w:delText>l</w:delText>
              </w:r>
            </w:del>
            <w:r w:rsidRPr="007D7E6F">
              <w:rPr>
                <w:color w:val="000000"/>
              </w:rPr>
              <w:t>oco de instruções da função ou método</w:t>
            </w:r>
            <w:ins w:id="482"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83" w:author="granix pacheco" w:date="2016-02-08T09:46:00Z">
        <w:r w:rsidR="00F03805" w:rsidRPr="007D7E6F">
          <w:rPr>
            <w:color w:val="000000"/>
          </w:rPr>
          <w:t>a</w:t>
        </w:r>
      </w:ins>
      <w:del w:id="484"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85"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86"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87"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88" w:author="granix pacheco" w:date="2016-02-07T09:38:00Z"/>
          <w:b/>
          <w:sz w:val="36"/>
          <w:szCs w:val="36"/>
          <w:u w:val="single"/>
          <w:rPrChange w:id="489" w:author="Mateus Berardo de Souza Terra" w:date="2016-02-08T20:05:00Z">
            <w:rPr>
              <w:ins w:id="490" w:author="granix pacheco" w:date="2016-02-07T09:38:00Z"/>
              <w:b/>
              <w:color w:val="000000"/>
              <w:sz w:val="36"/>
              <w:szCs w:val="36"/>
              <w:u w:val="single"/>
            </w:rPr>
          </w:rPrChange>
        </w:rPr>
        <w:pPrChange w:id="491"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92" w:author="granix pacheco" w:date="2016-02-08T13:45:00Z"/>
          <w:b/>
          <w:sz w:val="36"/>
          <w:szCs w:val="36"/>
          <w:u w:val="single"/>
        </w:rPr>
        <w:pPrChange w:id="493" w:author="Mateus Berardo de Souza Terra" w:date="2016-02-08T22:25:00Z">
          <w:pPr>
            <w:pStyle w:val="NormalWeb"/>
            <w:shd w:val="clear" w:color="auto" w:fill="FFFFFF"/>
            <w:spacing w:before="0" w:beforeAutospacing="0" w:after="160" w:afterAutospacing="0"/>
            <w:jc w:val="both"/>
          </w:pPr>
        </w:pPrChange>
      </w:pPr>
      <w:ins w:id="494" w:author="granix pacheco" w:date="2016-02-07T09:39:00Z">
        <w:r w:rsidRPr="007D7E6F">
          <w:rPr>
            <w:b/>
            <w:sz w:val="36"/>
            <w:szCs w:val="36"/>
            <w:u w:val="single"/>
          </w:rPr>
          <w:t>In</w:t>
        </w:r>
        <w:r w:rsidR="006220FC" w:rsidRPr="007D7E6F">
          <w:rPr>
            <w:b/>
            <w:sz w:val="36"/>
            <w:szCs w:val="36"/>
            <w:u w:val="single"/>
            <w:rPrChange w:id="495" w:author="Mateus Berardo de Souza Terra" w:date="2016-02-08T20:05:00Z">
              <w:rPr>
                <w:b/>
                <w:color w:val="000000"/>
                <w:sz w:val="36"/>
                <w:szCs w:val="36"/>
                <w:u w:val="single"/>
              </w:rPr>
            </w:rPrChange>
          </w:rPr>
          <w:t>trodução</w:t>
        </w:r>
      </w:ins>
      <w:ins w:id="496" w:author="granix pacheco" w:date="2016-02-07T09:38:00Z">
        <w:r w:rsidR="006220FC" w:rsidRPr="007D7E6F">
          <w:rPr>
            <w:b/>
            <w:sz w:val="36"/>
            <w:szCs w:val="36"/>
            <w:u w:val="single"/>
            <w:rPrChange w:id="497" w:author="Mateus Berardo de Souza Terra" w:date="2016-02-08T20:05:00Z">
              <w:rPr>
                <w:b/>
                <w:color w:val="000000"/>
                <w:sz w:val="36"/>
                <w:szCs w:val="36"/>
                <w:u w:val="single"/>
              </w:rPr>
            </w:rPrChange>
          </w:rPr>
          <w:t xml:space="preserve"> a eletrônica </w:t>
        </w:r>
      </w:ins>
      <w:ins w:id="498" w:author="granix pacheco" w:date="2016-02-07T09:39:00Z">
        <w:r w:rsidR="006220FC" w:rsidRPr="007D7E6F">
          <w:rPr>
            <w:b/>
            <w:sz w:val="36"/>
            <w:szCs w:val="36"/>
            <w:u w:val="single"/>
            <w:rPrChange w:id="499"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0" w:author="granix pacheco" w:date="2016-02-07T09:39:00Z"/>
          <w:b/>
          <w:sz w:val="36"/>
          <w:szCs w:val="36"/>
          <w:u w:val="single"/>
        </w:rPr>
        <w:pPrChange w:id="501"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02" w:author="granix pacheco" w:date="2016-02-07T09:44:00Z"/>
        </w:rPr>
      </w:pPr>
      <w:ins w:id="503" w:author="granix pacheco" w:date="2016-02-07T09:39:00Z">
        <w:r w:rsidRPr="007D7E6F">
          <w:tab/>
          <w:t>Uma parte muito</w:t>
        </w:r>
      </w:ins>
      <w:ins w:id="504" w:author="granix pacheco" w:date="2016-02-07T09:40:00Z">
        <w:r w:rsidRPr="007D7E6F">
          <w:t xml:space="preserve"> importante da robótica é a parte da </w:t>
        </w:r>
      </w:ins>
      <w:ins w:id="505" w:author="granix pacheco" w:date="2016-02-07T09:41:00Z">
        <w:r w:rsidRPr="007D7E6F">
          <w:t>eletrônica</w:t>
        </w:r>
      </w:ins>
      <w:ins w:id="506" w:author="Mateus Berardo de Souza Terra" w:date="2016-02-08T19:07:00Z">
        <w:r w:rsidR="008D4450" w:rsidRPr="007D7E6F">
          <w:t>, ou o hardware,</w:t>
        </w:r>
      </w:ins>
      <w:ins w:id="507" w:author="granix pacheco" w:date="2016-02-07T09:40:00Z">
        <w:r w:rsidRPr="007D7E6F">
          <w:t xml:space="preserve"> </w:t>
        </w:r>
      </w:ins>
      <w:ins w:id="508" w:author="granix pacheco" w:date="2016-02-07T09:41:00Z">
        <w:r w:rsidRPr="007D7E6F">
          <w:t xml:space="preserve">pois ela que é capaz de interagir com o meio externo ao robô. </w:t>
        </w:r>
      </w:ins>
      <w:ins w:id="509" w:author="granix pacheco" w:date="2016-02-07T09:42:00Z">
        <w:r w:rsidRPr="007D7E6F">
          <w:t>É por meio de atuadores (motores e servomotores) e sensores que ele ser</w:t>
        </w:r>
      </w:ins>
      <w:ins w:id="510" w:author="granix pacheco" w:date="2016-02-07T09:43:00Z">
        <w:r w:rsidRPr="007D7E6F">
          <w:t xml:space="preserve">á capaz de analisar e se locomover interagindo com o ambiente a sua volta. </w:t>
        </w:r>
      </w:ins>
      <w:ins w:id="511" w:author="granix pacheco" w:date="2016-02-07T09:44:00Z">
        <w:r w:rsidRPr="007D7E6F">
          <w:t xml:space="preserve">Esse é um assunto muito amplo e que pode requerer muitos cálculos, mas como esse material possui apenas caráter introdutório iremos abordar apenas as partes realmente </w:t>
        </w:r>
      </w:ins>
      <w:ins w:id="512" w:author="granix pacheco" w:date="2016-02-07T09:45:00Z">
        <w:r w:rsidRPr="007D7E6F">
          <w:t>necessárias</w:t>
        </w:r>
      </w:ins>
      <w:ins w:id="513"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14" w:author="granix pacheco" w:date="2016-02-07T09:45:00Z">
          <w:pPr>
            <w:pStyle w:val="NormalWeb"/>
            <w:shd w:val="clear" w:color="auto" w:fill="FFFFFF"/>
            <w:spacing w:before="0" w:beforeAutospacing="0" w:after="160" w:afterAutospacing="0"/>
            <w:jc w:val="both"/>
          </w:pPr>
        </w:pPrChange>
      </w:pPr>
      <w:r>
        <w:t>Unidades</w:t>
      </w:r>
      <w:ins w:id="515"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16"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17" w:author="granix pacheco" w:date="2016-02-08T14:13:00Z"/>
        </w:rPr>
        <w:pPrChange w:id="518" w:author="Mateus Berardo de Souza Terra" w:date="2016-02-08T19:08:00Z">
          <w:pPr>
            <w:pStyle w:val="NormalWeb"/>
            <w:shd w:val="clear" w:color="auto" w:fill="FFFFFF"/>
            <w:spacing w:before="0" w:beforeAutospacing="0" w:after="160" w:afterAutospacing="0"/>
            <w:jc w:val="both"/>
          </w:pPr>
        </w:pPrChange>
      </w:pPr>
      <w:ins w:id="519"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0" w:author="granix pacheco" w:date="2016-02-07T09:47:00Z"/>
        </w:rPr>
        <w:pPrChange w:id="521" w:author="granix pacheco" w:date="2016-02-07T09:45:00Z">
          <w:pPr>
            <w:pStyle w:val="NormalWeb"/>
            <w:shd w:val="clear" w:color="auto" w:fill="FFFFFF"/>
            <w:spacing w:before="0" w:beforeAutospacing="0" w:after="160" w:afterAutospacing="0"/>
            <w:jc w:val="both"/>
          </w:pPr>
        </w:pPrChange>
      </w:pPr>
      <w:ins w:id="522"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23" w:author="granix pacheco" w:date="2016-02-07T09:45:00Z"/>
        </w:rPr>
        <w:pPrChange w:id="524" w:author="granix pacheco" w:date="2016-02-07T09:45:00Z">
          <w:pPr>
            <w:pStyle w:val="NormalWeb"/>
            <w:shd w:val="clear" w:color="auto" w:fill="FFFFFF"/>
            <w:spacing w:before="0" w:beforeAutospacing="0" w:after="160" w:afterAutospacing="0"/>
            <w:jc w:val="both"/>
          </w:pPr>
        </w:pPrChange>
      </w:pPr>
      <w:ins w:id="525"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26" w:author="granix pacheco" w:date="2016-02-07T09:45:00Z"/>
        </w:rPr>
        <w:pPrChange w:id="527" w:author="granix pacheco" w:date="2016-02-07T09:45:00Z">
          <w:pPr>
            <w:pStyle w:val="NormalWeb"/>
            <w:shd w:val="clear" w:color="auto" w:fill="FFFFFF"/>
            <w:spacing w:before="0" w:beforeAutospacing="0" w:after="160" w:afterAutospacing="0"/>
            <w:jc w:val="both"/>
          </w:pPr>
        </w:pPrChange>
      </w:pPr>
      <w:ins w:id="528" w:author="granix pacheco" w:date="2016-02-07T09:45:00Z">
        <w:r w:rsidRPr="007D7E6F">
          <w:t>Capacitores</w:t>
        </w:r>
      </w:ins>
      <w:ins w:id="529"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0" w:author="granix pacheco" w:date="2016-02-07T09:45:00Z"/>
        </w:rPr>
        <w:pPrChange w:id="531" w:author="granix pacheco" w:date="2016-02-07T09:45:00Z">
          <w:pPr>
            <w:pStyle w:val="NormalWeb"/>
            <w:shd w:val="clear" w:color="auto" w:fill="FFFFFF"/>
            <w:spacing w:before="0" w:beforeAutospacing="0" w:after="160" w:afterAutospacing="0"/>
            <w:jc w:val="both"/>
          </w:pPr>
        </w:pPrChange>
      </w:pPr>
      <w:ins w:id="532" w:author="granix pacheco" w:date="2016-02-07T09:45:00Z">
        <w:r w:rsidRPr="007D7E6F">
          <w:t>Diodos</w:t>
        </w:r>
      </w:ins>
      <w:ins w:id="533"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34" w:author="granix pacheco" w:date="2016-02-08T08:39:00Z"/>
        </w:rPr>
        <w:pPrChange w:id="535" w:author="Mateus Berardo de Souza Terra" w:date="2016-02-08T22:04:00Z">
          <w:pPr>
            <w:pStyle w:val="NormalWeb"/>
            <w:shd w:val="clear" w:color="auto" w:fill="FFFFFF"/>
            <w:spacing w:before="0" w:beforeAutospacing="0" w:after="160" w:afterAutospacing="0"/>
            <w:jc w:val="both"/>
          </w:pPr>
        </w:pPrChange>
      </w:pPr>
      <w:ins w:id="536" w:author="granix pacheco" w:date="2016-02-07T09:45:00Z">
        <w:r w:rsidRPr="007D7E6F">
          <w:t>LEDs</w:t>
        </w:r>
      </w:ins>
      <w:ins w:id="537"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38"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39" w:author="granix pacheco" w:date="2016-02-08T14:11:00Z"/>
          <w:b/>
          <w:sz w:val="32"/>
          <w:szCs w:val="32"/>
        </w:rPr>
        <w:pPrChange w:id="540" w:author="Mateus Berardo de Souza Terra" w:date="2016-02-08T22:25:00Z">
          <w:pPr>
            <w:pStyle w:val="NormalWeb"/>
            <w:shd w:val="clear" w:color="auto" w:fill="FFFFFF"/>
            <w:spacing w:before="0" w:beforeAutospacing="0" w:after="160" w:afterAutospacing="0"/>
            <w:jc w:val="both"/>
          </w:pPr>
        </w:pPrChange>
      </w:pPr>
      <w:ins w:id="541" w:author="granix pacheco" w:date="2016-02-08T08:36:00Z">
        <w:r w:rsidRPr="007D7E6F">
          <w:rPr>
            <w:b/>
            <w:sz w:val="32"/>
            <w:szCs w:val="32"/>
            <w:rPrChange w:id="542"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43" w:author="Mateus Berardo de Souza Terra" w:date="2016-02-08T19:21:00Z"/>
        </w:rPr>
        <w:pPrChange w:id="544" w:author="Mateus Berardo de Souza Terra" w:date="2016-02-08T19:18:00Z">
          <w:pPr>
            <w:pStyle w:val="NormalWeb"/>
            <w:shd w:val="clear" w:color="auto" w:fill="FFFFFF"/>
            <w:spacing w:before="0" w:beforeAutospacing="0" w:after="160" w:afterAutospacing="0"/>
            <w:jc w:val="both"/>
          </w:pPr>
        </w:pPrChange>
      </w:pPr>
      <w:ins w:id="545" w:author="Mateus Berardo de Souza Terra" w:date="2016-02-08T19:16:00Z">
        <w:r w:rsidRPr="007D7E6F">
          <w:t xml:space="preserve">Um resistor é um componente que </w:t>
        </w:r>
      </w:ins>
      <w:ins w:id="546" w:author="Mateus Berardo de Souza Terra" w:date="2016-02-08T19:17:00Z">
        <w:r w:rsidRPr="007D7E6F">
          <w:t>apresenta uma certa dificuldade ou resistência à passagem de corrente</w:t>
        </w:r>
      </w:ins>
      <w:ins w:id="547" w:author="Mateus Berardo de Souza Terra" w:date="2016-02-08T19:18:00Z">
        <w:r w:rsidRPr="007D7E6F">
          <w:t>. Os resistores são amplamente utilizados em circuitos, seja para regular tens</w:t>
        </w:r>
      </w:ins>
      <w:ins w:id="548" w:author="Mateus Berardo de Souza Terra" w:date="2016-02-08T19:19:00Z">
        <w:r w:rsidRPr="007D7E6F">
          <w:t xml:space="preserve">ão ou corrente. </w:t>
        </w:r>
      </w:ins>
      <w:ins w:id="549" w:author="Mateus Berardo de Souza Terra" w:date="2016-02-08T19:20:00Z">
        <w:r w:rsidRPr="007D7E6F">
          <w:t>A resistência de um resistor é medida em ohms. Para identificar os diferentes resistores de acordo com a resistência s</w:t>
        </w:r>
      </w:ins>
      <w:ins w:id="550"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1" w:author="Mateus Berardo de Souza Terra" w:date="2016-02-08T19:41:00Z"/>
        </w:rPr>
        <w:pPrChange w:id="552" w:author="Mateus Berardo de Souza Terra" w:date="2016-02-08T19:18:00Z">
          <w:pPr>
            <w:pStyle w:val="NormalWeb"/>
            <w:shd w:val="clear" w:color="auto" w:fill="FFFFFF"/>
            <w:spacing w:before="0" w:beforeAutospacing="0" w:after="160" w:afterAutospacing="0"/>
            <w:jc w:val="both"/>
          </w:pPr>
        </w:pPrChange>
      </w:pPr>
      <w:ins w:id="553"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54" w:author="Mateus Berardo de Souza Terra" w:date="2016-02-08T22:01:00Z"/>
        </w:rPr>
      </w:pPr>
      <w:ins w:id="555"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56" w:author="Mateus Berardo de Souza Terra" w:date="2016-02-08T22:01:00Z"/>
        </w:rPr>
      </w:pPr>
      <w:ins w:id="557"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58" w:author="Mateus Berardo de Souza Terra" w:date="2016-02-08T22:01:00Z"/>
        </w:rPr>
      </w:pPr>
      <w:ins w:id="559"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0" w:author="Mateus Berardo de Souza Terra" w:date="2016-02-08T22:01:00Z"/>
        </w:rPr>
      </w:pPr>
      <w:ins w:id="561"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62" w:author="Mateus Berardo de Souza Terra" w:date="2016-02-08T22:01:00Z"/>
        </w:rPr>
      </w:pPr>
    </w:p>
    <w:p w14:paraId="33754A67" w14:textId="77777777" w:rsidR="00A76C84" w:rsidRDefault="00A76C84" w:rsidP="00A76C84">
      <w:pPr>
        <w:pStyle w:val="NormalWeb"/>
        <w:shd w:val="clear" w:color="auto" w:fill="FFFFFF"/>
        <w:ind w:firstLine="720"/>
        <w:jc w:val="both"/>
        <w:rPr>
          <w:ins w:id="563" w:author="Mateus Berardo de Souza Terra" w:date="2016-02-08T22:01:00Z"/>
        </w:rPr>
      </w:pPr>
    </w:p>
    <w:p w14:paraId="35B40FAF" w14:textId="77777777" w:rsidR="00A76C84" w:rsidRDefault="00A76C84">
      <w:pPr>
        <w:pStyle w:val="NormalWeb"/>
        <w:shd w:val="clear" w:color="auto" w:fill="FFFFFF"/>
        <w:ind w:left="1440"/>
        <w:jc w:val="both"/>
        <w:rPr>
          <w:ins w:id="564"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65" w:author="Mateus Berardo de Souza Terra" w:date="2016-02-08T22:01:00Z"/>
        </w:rPr>
      </w:pPr>
      <w:ins w:id="566"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67" w:author="Mateus Berardo de Souza Terra" w:date="2016-02-08T22:01:00Z"/>
        </w:rPr>
      </w:pPr>
      <w:ins w:id="568" w:author="Mateus Berardo de Souza Terra" w:date="2016-02-08T22:01:00Z">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69" w:author="Mateus Berardo de Souza Terra" w:date="2016-02-08T22:01:00Z"/>
        </w:rPr>
      </w:pPr>
    </w:p>
    <w:p w14:paraId="27DD95CB" w14:textId="77777777" w:rsidR="00A76C84" w:rsidRDefault="00A76C84" w:rsidP="00A76C84">
      <w:pPr>
        <w:pStyle w:val="NormalWeb"/>
        <w:shd w:val="clear" w:color="auto" w:fill="FFFFFF"/>
        <w:ind w:firstLine="720"/>
        <w:jc w:val="both"/>
        <w:rPr>
          <w:ins w:id="570" w:author="Mateus Berardo de Souza Terra" w:date="2016-02-08T22:01:00Z"/>
        </w:rPr>
      </w:pPr>
    </w:p>
    <w:p w14:paraId="7AC84B88" w14:textId="77777777" w:rsidR="00A76C84" w:rsidRDefault="00A76C84">
      <w:pPr>
        <w:pStyle w:val="NormalWeb"/>
        <w:shd w:val="clear" w:color="auto" w:fill="FFFFFF"/>
        <w:ind w:firstLine="720"/>
        <w:jc w:val="both"/>
        <w:rPr>
          <w:ins w:id="571"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72" w:author="Mateus Berardo de Souza Terra" w:date="2016-02-08T22:01:00Z"/>
        </w:rPr>
      </w:pPr>
      <w:ins w:id="573"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74" w:author="Mateus Berardo de Souza Terra" w:date="2016-02-08T22:01:00Z"/>
        </w:rPr>
      </w:pPr>
    </w:p>
    <w:p w14:paraId="3B443347" w14:textId="77BB0FA3" w:rsidR="00A76C84" w:rsidRDefault="00A76C84" w:rsidP="00A76C84">
      <w:pPr>
        <w:pStyle w:val="NormalWeb"/>
        <w:shd w:val="clear" w:color="auto" w:fill="FFFFFF"/>
        <w:ind w:firstLine="720"/>
        <w:jc w:val="both"/>
        <w:rPr>
          <w:ins w:id="575" w:author="Mateus Berardo de Souza Terra" w:date="2016-02-08T22:01:00Z"/>
        </w:rPr>
      </w:pPr>
      <w:ins w:id="576"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77" w:author="Mateus Berardo de Souza Terra" w:date="2016-02-08T22:01:00Z"/>
        </w:rPr>
      </w:pPr>
    </w:p>
    <w:p w14:paraId="5D8B76BD" w14:textId="77777777" w:rsidR="00A76C84" w:rsidRDefault="00A76C84" w:rsidP="00A76C84">
      <w:pPr>
        <w:pStyle w:val="NormalWeb"/>
        <w:shd w:val="clear" w:color="auto" w:fill="FFFFFF"/>
        <w:ind w:firstLine="720"/>
        <w:jc w:val="both"/>
        <w:rPr>
          <w:ins w:id="578" w:author="Mateus Berardo de Souza Terra" w:date="2016-02-08T22:01:00Z"/>
        </w:rPr>
      </w:pPr>
    </w:p>
    <w:p w14:paraId="4A571CB5" w14:textId="77777777" w:rsidR="00A76C84" w:rsidRDefault="00A76C84">
      <w:pPr>
        <w:pStyle w:val="NormalWeb"/>
        <w:shd w:val="clear" w:color="auto" w:fill="FFFFFF"/>
        <w:ind w:firstLine="720"/>
        <w:jc w:val="both"/>
        <w:rPr>
          <w:ins w:id="579"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0" w:author="Mateus Berardo de Souza Terra" w:date="2016-02-08T22:01:00Z"/>
        </w:rPr>
        <w:pPrChange w:id="581"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82" w:author="Mateus Berardo de Souza Terra" w:date="2016-02-08T22:01:00Z"/>
        </w:rPr>
        <w:pPrChange w:id="583"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84" w:author="granix pacheco" w:date="2016-02-08T14:38:00Z"/>
          <w:rPrChange w:id="585" w:author="Mateus Berardo de Souza Terra" w:date="2016-02-08T20:05:00Z">
            <w:rPr>
              <w:ins w:id="586" w:author="granix pacheco" w:date="2016-02-08T14:38:00Z"/>
              <w:b/>
              <w:sz w:val="32"/>
              <w:szCs w:val="32"/>
            </w:rPr>
          </w:rPrChange>
        </w:rPr>
        <w:pPrChange w:id="587" w:author="Mateus Berardo de Souza Terra" w:date="2016-02-08T19:25:00Z">
          <w:pPr>
            <w:pStyle w:val="NormalWeb"/>
            <w:shd w:val="clear" w:color="auto" w:fill="FFFFFF"/>
            <w:spacing w:before="0" w:beforeAutospacing="0" w:after="160" w:afterAutospacing="0"/>
            <w:jc w:val="both"/>
          </w:pPr>
        </w:pPrChange>
      </w:pPr>
      <w:ins w:id="588"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89" w:author="Mateus Berardo de Souza Terra" w:date="2016-02-08T19:23:00Z">
        <w:r w:rsidRPr="007D7E6F">
          <w:t>Devido a suas propriedades, tais resistores são utilizados como sensores na rob</w:t>
        </w:r>
      </w:ins>
      <w:ins w:id="590" w:author="Mateus Berardo de Souza Terra" w:date="2016-02-08T19:24:00Z">
        <w:r w:rsidRPr="007D7E6F">
          <w:t>ótica. Depois de alguns capítulos, você perceberá que grande parte dos sensores são resistivos.</w:t>
        </w:r>
      </w:ins>
      <w:ins w:id="591" w:author="Mateus Berardo de Souza Terra" w:date="2016-02-08T19:25:00Z">
        <w:r w:rsidRPr="007D7E6F">
          <w:t xml:space="preserve"> Agora falaremos um pouco sobre o LDR e sobre o </w:t>
        </w:r>
      </w:ins>
      <w:ins w:id="592"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593"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594" w:author="granix pacheco" w:date="2016-02-08T14:13:00Z"/>
          <w:b/>
          <w:sz w:val="32"/>
          <w:szCs w:val="32"/>
        </w:rPr>
        <w:pPrChange w:id="595" w:author="Mateus Berardo de Souza Terra" w:date="2016-02-08T22:25:00Z">
          <w:pPr>
            <w:pStyle w:val="NormalWeb"/>
            <w:shd w:val="clear" w:color="auto" w:fill="FFFFFF"/>
            <w:spacing w:before="0" w:beforeAutospacing="0" w:after="160" w:afterAutospacing="0"/>
            <w:jc w:val="both"/>
          </w:pPr>
        </w:pPrChange>
      </w:pPr>
      <w:ins w:id="596" w:author="granix pacheco" w:date="2016-02-08T14:11:00Z">
        <w:r w:rsidRPr="007D7E6F">
          <w:rPr>
            <w:b/>
            <w:sz w:val="32"/>
            <w:szCs w:val="32"/>
          </w:rPr>
          <w:t>LDR:</w:t>
        </w:r>
      </w:ins>
    </w:p>
    <w:p w14:paraId="2A490940" w14:textId="356925F5" w:rsidR="0059787C" w:rsidRPr="007D7E6F" w:rsidRDefault="0059787C">
      <w:pPr>
        <w:ind w:firstLine="720"/>
        <w:jc w:val="both"/>
        <w:rPr>
          <w:ins w:id="597" w:author="granix pacheco" w:date="2016-02-08T14:29:00Z"/>
          <w:rFonts w:ascii="Times New Roman" w:eastAsia="Times New Roman" w:hAnsi="Times New Roman" w:cs="Times New Roman"/>
          <w:color w:val="222222"/>
          <w:sz w:val="24"/>
          <w:szCs w:val="24"/>
          <w:lang w:eastAsia="pt-BR"/>
          <w:rPrChange w:id="598" w:author="Mateus Berardo de Souza Terra" w:date="2016-02-08T20:05:00Z">
            <w:rPr>
              <w:ins w:id="599" w:author="granix pacheco" w:date="2016-02-08T14:29:00Z"/>
              <w:rFonts w:ascii="Arial" w:eastAsia="Times New Roman" w:hAnsi="Arial" w:cs="Arial"/>
              <w:color w:val="222222"/>
              <w:sz w:val="27"/>
              <w:szCs w:val="27"/>
              <w:lang w:val="pt-PT" w:eastAsia="pt-BR"/>
            </w:rPr>
          </w:rPrChange>
        </w:rPr>
        <w:pPrChange w:id="600" w:author="granix pacheco" w:date="2016-02-08T14:34:00Z">
          <w:pPr/>
        </w:pPrChange>
      </w:pPr>
      <w:ins w:id="601" w:author="granix pacheco" w:date="2016-02-08T14:31:00Z">
        <w:r w:rsidRPr="007D7E6F">
          <w:rPr>
            <w:rFonts w:ascii="Times New Roman" w:eastAsia="Times New Roman" w:hAnsi="Times New Roman" w:cs="Times New Roman"/>
            <w:color w:val="222222"/>
            <w:sz w:val="24"/>
            <w:szCs w:val="24"/>
            <w:lang w:eastAsia="pt-BR"/>
            <w:rPrChange w:id="602"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03" w:author="Mateus Berardo de Souza Terra" w:date="2016-02-08T20:05:00Z">
              <w:rPr>
                <w:b/>
                <w:bCs/>
                <w:i/>
                <w:iCs/>
                <w:lang w:val="pt-PT"/>
              </w:rPr>
            </w:rPrChange>
          </w:rPr>
          <w:t>L</w:t>
        </w:r>
        <w:r w:rsidRPr="007D7E6F">
          <w:rPr>
            <w:rFonts w:ascii="Times New Roman" w:hAnsi="Times New Roman" w:cs="Times New Roman"/>
            <w:iCs/>
            <w:sz w:val="24"/>
            <w:szCs w:val="24"/>
            <w:rPrChange w:id="604" w:author="Mateus Berardo de Souza Terra" w:date="2016-02-08T20:05:00Z">
              <w:rPr>
                <w:i/>
                <w:iCs/>
                <w:lang w:val="pt-PT"/>
              </w:rPr>
            </w:rPrChange>
          </w:rPr>
          <w:t xml:space="preserve">ight </w:t>
        </w:r>
        <w:del w:id="605" w:author="Mateus Berardo de Souza Terra" w:date="2016-02-08T19:26:00Z">
          <w:r w:rsidRPr="007D7E6F" w:rsidDel="00105911">
            <w:rPr>
              <w:rFonts w:ascii="Times New Roman" w:hAnsi="Times New Roman" w:cs="Times New Roman"/>
              <w:bCs/>
              <w:iCs/>
              <w:sz w:val="24"/>
              <w:szCs w:val="24"/>
              <w:rPrChange w:id="606"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07" w:author="Mateus Berardo de Souza Terra" w:date="2016-02-08T20:05:00Z">
                <w:rPr>
                  <w:i/>
                  <w:iCs/>
                  <w:lang w:val="pt-PT"/>
                </w:rPr>
              </w:rPrChange>
            </w:rPr>
            <w:delText>ependent</w:delText>
          </w:r>
        </w:del>
      </w:ins>
      <w:ins w:id="608"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09" w:author="granix pacheco" w:date="2016-02-08T14:31:00Z">
        <w:r w:rsidRPr="007D7E6F">
          <w:rPr>
            <w:rFonts w:ascii="Times New Roman" w:hAnsi="Times New Roman" w:cs="Times New Roman"/>
            <w:iCs/>
            <w:sz w:val="24"/>
            <w:szCs w:val="24"/>
            <w:rPrChange w:id="610"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1" w:author="Mateus Berardo de Souza Terra" w:date="2016-02-08T20:05:00Z">
              <w:rPr>
                <w:b/>
                <w:bCs/>
                <w:i/>
                <w:iCs/>
                <w:lang w:val="pt-PT"/>
              </w:rPr>
            </w:rPrChange>
          </w:rPr>
          <w:t>R</w:t>
        </w:r>
        <w:r w:rsidRPr="007D7E6F">
          <w:rPr>
            <w:rFonts w:ascii="Times New Roman" w:hAnsi="Times New Roman" w:cs="Times New Roman"/>
            <w:iCs/>
            <w:sz w:val="24"/>
            <w:szCs w:val="24"/>
            <w:rPrChange w:id="612" w:author="Mateus Berardo de Souza Terra" w:date="2016-02-08T20:05:00Z">
              <w:rPr>
                <w:i/>
                <w:iCs/>
                <w:lang w:val="pt-PT"/>
              </w:rPr>
            </w:rPrChange>
          </w:rPr>
          <w:t xml:space="preserve">esistor) é um </w:t>
        </w:r>
      </w:ins>
      <w:ins w:id="613" w:author="granix pacheco" w:date="2016-02-08T14:32:00Z">
        <w:r w:rsidRPr="007D7E6F">
          <w:rPr>
            <w:rStyle w:val="no-conversion"/>
            <w:rFonts w:ascii="Times New Roman" w:hAnsi="Times New Roman" w:cs="Times New Roman"/>
            <w:bCs/>
            <w:sz w:val="24"/>
            <w:szCs w:val="24"/>
            <w:rPrChange w:id="614"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15" w:author="Mateus Berardo de Souza Terra" w:date="2016-02-08T20:05:00Z">
              <w:rPr>
                <w:rStyle w:val="no-conversion"/>
                <w:lang w:val="pt-PT"/>
              </w:rPr>
            </w:rPrChange>
          </w:rPr>
          <w:t xml:space="preserve"> ou </w:t>
        </w:r>
        <w:del w:id="616" w:author="Mateus Berardo de Souza Terra" w:date="2016-02-08T19:17:00Z">
          <w:r w:rsidRPr="007D7E6F" w:rsidDel="006D3AB1">
            <w:rPr>
              <w:rStyle w:val="no-conversion"/>
              <w:rFonts w:ascii="Times New Roman" w:hAnsi="Times New Roman" w:cs="Times New Roman"/>
              <w:bCs/>
              <w:sz w:val="24"/>
              <w:szCs w:val="24"/>
              <w:rPrChange w:id="617" w:author="Mateus Berardo de Souza Terra" w:date="2016-02-08T20:05:00Z">
                <w:rPr>
                  <w:rStyle w:val="no-conversion"/>
                  <w:b/>
                  <w:bCs/>
                  <w:lang w:val="pt-PT"/>
                </w:rPr>
              </w:rPrChange>
            </w:rPr>
            <w:delText>Fotoresistência</w:delText>
          </w:r>
        </w:del>
      </w:ins>
      <w:ins w:id="618" w:author="Mateus Berardo de Souza Terra" w:date="2016-02-08T19:17:00Z">
        <w:r w:rsidR="006D3AB1" w:rsidRPr="007D7E6F">
          <w:rPr>
            <w:rStyle w:val="no-conversion"/>
            <w:rFonts w:ascii="Times New Roman" w:hAnsi="Times New Roman" w:cs="Times New Roman"/>
            <w:bCs/>
            <w:sz w:val="24"/>
            <w:szCs w:val="24"/>
          </w:rPr>
          <w:t>Fotoresistência</w:t>
        </w:r>
      </w:ins>
      <w:ins w:id="619" w:author="granix pacheco" w:date="2016-02-08T14:32:00Z">
        <w:r w:rsidRPr="007D7E6F">
          <w:rPr>
            <w:rStyle w:val="no-conversion"/>
            <w:rFonts w:ascii="Times New Roman" w:hAnsi="Times New Roman" w:cs="Times New Roman"/>
            <w:bCs/>
            <w:sz w:val="24"/>
            <w:szCs w:val="24"/>
            <w:rPrChange w:id="620"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21" w:author="granix pacheco" w:date="2016-02-08T14:33:00Z">
        <w:r w:rsidR="00E96E41" w:rsidRPr="007D7E6F">
          <w:rPr>
            <w:rStyle w:val="no-conversion"/>
            <w:rFonts w:ascii="Times New Roman" w:hAnsi="Times New Roman" w:cs="Times New Roman"/>
            <w:bCs/>
            <w:sz w:val="24"/>
            <w:szCs w:val="24"/>
            <w:rPrChange w:id="622" w:author="Mateus Berardo de Souza Terra" w:date="2016-02-08T20:05:00Z">
              <w:rPr>
                <w:rStyle w:val="no-conversion"/>
                <w:rFonts w:ascii="Times New Roman" w:hAnsi="Times New Roman" w:cs="Times New Roman"/>
                <w:bCs/>
                <w:sz w:val="24"/>
                <w:szCs w:val="24"/>
                <w:lang w:val="pt-PT"/>
              </w:rPr>
            </w:rPrChange>
          </w:rPr>
          <w:t xml:space="preserve">a sua </w:t>
        </w:r>
        <w:del w:id="623" w:author="Mateus Berardo de Souza Terra" w:date="2016-02-08T19:17:00Z">
          <w:r w:rsidR="00E96E41" w:rsidRPr="007D7E6F" w:rsidDel="006D3AB1">
            <w:rPr>
              <w:rStyle w:val="no-conversion"/>
              <w:rFonts w:ascii="Times New Roman" w:hAnsi="Times New Roman" w:cs="Times New Roman"/>
              <w:bCs/>
              <w:sz w:val="24"/>
              <w:szCs w:val="24"/>
              <w:rPrChange w:id="624" w:author="Mateus Berardo de Souza Terra" w:date="2016-02-08T20:05:00Z">
                <w:rPr>
                  <w:rStyle w:val="no-conversion"/>
                  <w:rFonts w:ascii="Times New Roman" w:hAnsi="Times New Roman" w:cs="Times New Roman"/>
                  <w:bCs/>
                  <w:sz w:val="24"/>
                  <w:szCs w:val="24"/>
                  <w:lang w:val="pt-PT"/>
                </w:rPr>
              </w:rPrChange>
            </w:rPr>
            <w:delText>resistencia</w:delText>
          </w:r>
        </w:del>
      </w:ins>
      <w:ins w:id="625" w:author="Mateus Berardo de Souza Terra" w:date="2016-02-08T19:17:00Z">
        <w:r w:rsidR="006D3AB1" w:rsidRPr="007D7E6F">
          <w:rPr>
            <w:rStyle w:val="no-conversion"/>
            <w:rFonts w:ascii="Times New Roman" w:hAnsi="Times New Roman" w:cs="Times New Roman"/>
            <w:bCs/>
            <w:sz w:val="24"/>
            <w:szCs w:val="24"/>
          </w:rPr>
          <w:t>resistência</w:t>
        </w:r>
      </w:ins>
      <w:ins w:id="626" w:author="granix pacheco" w:date="2016-02-08T14:33:00Z">
        <w:r w:rsidR="00E96E41" w:rsidRPr="007D7E6F">
          <w:rPr>
            <w:rStyle w:val="no-conversion"/>
            <w:rFonts w:ascii="Times New Roman" w:hAnsi="Times New Roman" w:cs="Times New Roman"/>
            <w:bCs/>
            <w:sz w:val="24"/>
            <w:szCs w:val="24"/>
            <w:rPrChange w:id="627" w:author="Mateus Berardo de Souza Terra" w:date="2016-02-08T20:05:00Z">
              <w:rPr>
                <w:rStyle w:val="no-conversion"/>
                <w:rFonts w:ascii="Times New Roman" w:hAnsi="Times New Roman" w:cs="Times New Roman"/>
                <w:bCs/>
                <w:sz w:val="24"/>
                <w:szCs w:val="24"/>
                <w:lang w:val="pt-PT"/>
              </w:rPr>
            </w:rPrChange>
          </w:rPr>
          <w:t xml:space="preserve"> em funç</w:t>
        </w:r>
      </w:ins>
      <w:ins w:id="628" w:author="granix pacheco" w:date="2016-02-08T14:35:00Z">
        <w:r w:rsidR="00E96E41"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ã</w:t>
        </w:r>
      </w:ins>
      <w:ins w:id="630" w:author="granix pacheco" w:date="2016-02-08T14:33:00Z">
        <w:r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32" w:author="granix pacheco" w:date="2016-02-08T14:34:00Z">
        <w:r w:rsidR="00E96E41" w:rsidRPr="007D7E6F">
          <w:rPr>
            <w:rFonts w:ascii="Times New Roman" w:hAnsi="Times New Roman" w:cs="Times New Roman"/>
            <w:sz w:val="24"/>
            <w:szCs w:val="24"/>
            <w:rPrChange w:id="633" w:author="Mateus Berardo de Souza Terra" w:date="2016-02-08T20:05:00Z">
              <w:rPr>
                <w:lang w:val="pt-PT"/>
              </w:rPr>
            </w:rPrChange>
          </w:rPr>
          <w:t>Tipicamente, à medida que a intensidade da luz aumenta, a sua resistência diminui</w:t>
        </w:r>
      </w:ins>
      <w:ins w:id="634" w:author="Mateus Berardo de Souza Terra" w:date="2016-02-08T19:25:00Z">
        <w:r w:rsidR="00105911" w:rsidRPr="007D7E6F">
          <w:rPr>
            <w:rFonts w:ascii="Times New Roman" w:hAnsi="Times New Roman" w:cs="Times New Roman"/>
            <w:sz w:val="24"/>
            <w:szCs w:val="24"/>
          </w:rPr>
          <w:t>, permitindo que mais corrente flua por ele</w:t>
        </w:r>
      </w:ins>
      <w:ins w:id="635" w:author="granix pacheco" w:date="2016-02-08T14:34:00Z">
        <w:r w:rsidR="00E96E41" w:rsidRPr="007D7E6F">
          <w:rPr>
            <w:rFonts w:ascii="Times New Roman" w:hAnsi="Times New Roman" w:cs="Times New Roman"/>
            <w:sz w:val="24"/>
            <w:szCs w:val="24"/>
            <w:rPrChange w:id="636" w:author="Mateus Berardo de Souza Terra" w:date="2016-02-08T20:05:00Z">
              <w:rPr>
                <w:lang w:val="pt-PT"/>
              </w:rPr>
            </w:rPrChange>
          </w:rPr>
          <w:t>.</w:t>
        </w:r>
      </w:ins>
      <w:ins w:id="637" w:author="granix pacheco" w:date="2016-02-08T14:35:00Z">
        <w:r w:rsidR="00E96E41" w:rsidRPr="007D7E6F">
          <w:rPr>
            <w:rFonts w:ascii="Times New Roman" w:hAnsi="Times New Roman" w:cs="Times New Roman"/>
            <w:sz w:val="24"/>
            <w:szCs w:val="24"/>
            <w:rPrChange w:id="638" w:author="Mateus Berardo de Souza Terra" w:date="2016-02-08T20:05:00Z">
              <w:rPr>
                <w:rFonts w:ascii="Times New Roman" w:hAnsi="Times New Roman" w:cs="Times New Roman"/>
                <w:sz w:val="24"/>
                <w:szCs w:val="24"/>
                <w:lang w:val="pt-PT"/>
              </w:rPr>
            </w:rPrChange>
          </w:rPr>
          <w:t xml:space="preserve"> Ele pode ser usado para confecç</w:t>
        </w:r>
      </w:ins>
      <w:ins w:id="639" w:author="Mateus Berardo de Souza Terra" w:date="2016-02-08T19:08:00Z">
        <w:r w:rsidR="008D4450" w:rsidRPr="007D7E6F">
          <w:rPr>
            <w:rFonts w:ascii="Times New Roman" w:hAnsi="Times New Roman" w:cs="Times New Roman"/>
            <w:sz w:val="24"/>
            <w:szCs w:val="24"/>
            <w:rPrChange w:id="640" w:author="Mateus Berardo de Souza Terra" w:date="2016-02-08T20:05:00Z">
              <w:rPr>
                <w:rFonts w:ascii="Times New Roman" w:hAnsi="Times New Roman" w:cs="Times New Roman"/>
                <w:sz w:val="24"/>
                <w:szCs w:val="24"/>
                <w:lang w:val="pt-PT"/>
              </w:rPr>
            </w:rPrChange>
          </w:rPr>
          <w:t>ã</w:t>
        </w:r>
      </w:ins>
      <w:ins w:id="641" w:author="granix pacheco" w:date="2016-02-08T14:35:00Z">
        <w:del w:id="642" w:author="Mateus Berardo de Souza Terra" w:date="2016-02-08T19:08:00Z">
          <w:r w:rsidR="00E96E41" w:rsidRPr="007D7E6F" w:rsidDel="008D4450">
            <w:rPr>
              <w:rFonts w:ascii="Times New Roman" w:hAnsi="Times New Roman" w:cs="Times New Roman"/>
              <w:sz w:val="24"/>
              <w:szCs w:val="24"/>
              <w:rPrChange w:id="643"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44" w:author="Mateus Berardo de Souza Terra" w:date="2016-02-08T20:05:00Z">
              <w:rPr>
                <w:rFonts w:ascii="Times New Roman" w:hAnsi="Times New Roman" w:cs="Times New Roman"/>
                <w:sz w:val="24"/>
                <w:szCs w:val="24"/>
                <w:lang w:val="pt-PT"/>
              </w:rPr>
            </w:rPrChange>
          </w:rPr>
          <w:t>o de sensores</w:t>
        </w:r>
      </w:ins>
      <w:ins w:id="645" w:author="Mateus Berardo de Souza Terra" w:date="2016-02-08T19:09:00Z">
        <w:r w:rsidR="008D4450" w:rsidRPr="007D7E6F">
          <w:rPr>
            <w:rFonts w:ascii="Times New Roman" w:hAnsi="Times New Roman" w:cs="Times New Roman"/>
            <w:sz w:val="24"/>
            <w:szCs w:val="24"/>
          </w:rPr>
          <w:t xml:space="preserve"> de luminosidade ou de reflexão</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w:t>
        </w:r>
      </w:ins>
      <w:ins w:id="648"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49"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0" w:author="granix pacheco" w:date="2016-02-08T14:29:00Z"/>
          <w:rFonts w:ascii="Arial" w:eastAsia="Times New Roman" w:hAnsi="Arial" w:cs="Arial"/>
          <w:color w:val="222222"/>
          <w:sz w:val="27"/>
          <w:szCs w:val="27"/>
          <w:lang w:eastAsia="pt-BR"/>
          <w:rPrChange w:id="651" w:author="Mateus Berardo de Souza Terra" w:date="2016-02-08T20:05:00Z">
            <w:rPr>
              <w:ins w:id="652" w:author="granix pacheco" w:date="2016-02-08T14:29:00Z"/>
              <w:rFonts w:ascii="Arial" w:eastAsia="Times New Roman" w:hAnsi="Arial" w:cs="Arial"/>
              <w:color w:val="222222"/>
              <w:sz w:val="27"/>
              <w:szCs w:val="27"/>
              <w:lang w:val="pt-PT" w:eastAsia="pt-BR"/>
            </w:rPr>
          </w:rPrChange>
        </w:rPr>
        <w:pPrChange w:id="653" w:author="granix pacheco" w:date="2016-02-08T14:36:00Z">
          <w:pPr/>
        </w:pPrChange>
      </w:pPr>
      <w:ins w:id="654" w:author="granix pacheco" w:date="2016-02-08T14:28:00Z">
        <w:r w:rsidRPr="004A7414">
          <w:rPr>
            <w:noProof/>
            <w:color w:val="0000FF"/>
            <w:lang w:eastAsia="pt-BR"/>
            <w:rPrChange w:id="655" w:author="Unknown">
              <w:rPr>
                <w:noProof/>
                <w:lang w:eastAsia="pt-BR"/>
              </w:rPr>
            </w:rPrChange>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56" w:author="granix pacheco" w:date="2016-02-08T14:29:00Z">
        <w:r w:rsidRPr="004A7414">
          <w:rPr>
            <w:rFonts w:ascii="Arial" w:eastAsia="Times New Roman" w:hAnsi="Arial" w:cs="Arial"/>
            <w:noProof/>
            <w:color w:val="0000FF"/>
            <w:sz w:val="27"/>
            <w:szCs w:val="27"/>
            <w:lang w:eastAsia="pt-BR"/>
            <w:rPrChange w:id="657" w:author="Unknown">
              <w:rPr>
                <w:noProof/>
                <w:lang w:eastAsia="pt-BR"/>
              </w:rPr>
            </w:rPrChange>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58" w:author="granix pacheco" w:date="2016-02-08T14:28:00Z"/>
          <w:b/>
          <w:sz w:val="32"/>
          <w:szCs w:val="32"/>
        </w:rPr>
        <w:pPrChange w:id="659"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0" w:author="granix pacheco" w:date="2016-02-08T14:13:00Z"/>
          <w:b/>
          <w:sz w:val="32"/>
          <w:szCs w:val="32"/>
        </w:rPr>
        <w:pPrChange w:id="661"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2" w:author="granix pacheco" w:date="2016-02-08T14:19:00Z"/>
          <w:b/>
          <w:sz w:val="32"/>
          <w:szCs w:val="32"/>
        </w:rPr>
        <w:pPrChange w:id="663" w:author="Mateus Berardo de Souza Terra" w:date="2016-02-08T22:26:00Z">
          <w:pPr>
            <w:pStyle w:val="NormalWeb"/>
            <w:shd w:val="clear" w:color="auto" w:fill="FFFFFF"/>
            <w:spacing w:before="0" w:beforeAutospacing="0" w:after="160" w:afterAutospacing="0"/>
            <w:jc w:val="both"/>
          </w:pPr>
        </w:pPrChange>
      </w:pPr>
      <w:ins w:id="664"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65" w:author="granix pacheco" w:date="2016-02-08T14:23:00Z"/>
          <w:rStyle w:val="ya-q-full-text"/>
        </w:rPr>
        <w:pPrChange w:id="666" w:author="granix pacheco" w:date="2016-02-08T14:21:00Z">
          <w:pPr>
            <w:pStyle w:val="NormalWeb"/>
            <w:shd w:val="clear" w:color="auto" w:fill="FFFFFF"/>
            <w:spacing w:before="0" w:beforeAutospacing="0" w:after="160" w:afterAutospacing="0"/>
            <w:jc w:val="both"/>
          </w:pPr>
        </w:pPrChange>
      </w:pPr>
      <w:ins w:id="667" w:author="granix pacheco" w:date="2016-02-08T14:19:00Z">
        <w:r w:rsidRPr="007D7E6F">
          <w:rPr>
            <w:rFonts w:eastAsiaTheme="minorHAnsi"/>
          </w:rPr>
          <w:t xml:space="preserve">Um buzzer </w:t>
        </w:r>
      </w:ins>
      <w:ins w:id="668" w:author="granix pacheco" w:date="2016-02-08T14:20:00Z">
        <w:r w:rsidRPr="007D7E6F">
          <w:rPr>
            <w:rFonts w:eastAsiaTheme="minorHAnsi"/>
          </w:rPr>
          <w:t>é um componente capaz de produzir sons na frequência recebida atuando de maneira semelhante a uma caixa de som, porem com um consumo menor.</w:t>
        </w:r>
      </w:ins>
      <w:ins w:id="669" w:author="granix pacheco" w:date="2016-02-08T14:21:00Z">
        <w:r w:rsidRPr="007D7E6F">
          <w:rPr>
            <w:rFonts w:eastAsiaTheme="minorHAnsi"/>
          </w:rPr>
          <w:t xml:space="preserve"> Ele possui polaridade </w:t>
        </w:r>
      </w:ins>
      <w:ins w:id="670" w:author="granix pacheco" w:date="2016-02-08T15:40:00Z">
        <w:r w:rsidR="00463E0F" w:rsidRPr="007D7E6F">
          <w:rPr>
            <w:rFonts w:eastAsiaTheme="minorHAnsi"/>
          </w:rPr>
          <w:t>definida (a</w:t>
        </w:r>
      </w:ins>
      <w:ins w:id="671" w:author="granix pacheco" w:date="2016-02-08T15:39:00Z">
        <w:r w:rsidR="00463E0F" w:rsidRPr="007D7E6F">
          <w:rPr>
            <w:rFonts w:eastAsiaTheme="minorHAnsi"/>
          </w:rPr>
          <w:t xml:space="preserve"> perna mais longa é o positivo)</w:t>
        </w:r>
      </w:ins>
      <w:ins w:id="672" w:author="granix pacheco" w:date="2016-02-08T14:21:00Z">
        <w:r w:rsidRPr="007D7E6F">
          <w:rPr>
            <w:rFonts w:eastAsiaTheme="minorHAnsi"/>
          </w:rPr>
          <w:t xml:space="preserve"> e é composto</w:t>
        </w:r>
      </w:ins>
      <w:ins w:id="673" w:author="granix pacheco" w:date="2016-02-08T14:22:00Z">
        <w:r w:rsidRPr="007D7E6F">
          <w:rPr>
            <w:rFonts w:eastAsiaTheme="minorHAnsi"/>
          </w:rPr>
          <w:t xml:space="preserve"> </w:t>
        </w:r>
        <w:r w:rsidRPr="007D7E6F">
          <w:rPr>
            <w:rStyle w:val="ya-q-full-text"/>
          </w:rPr>
          <w:t xml:space="preserve">2 camadas de metal e uma camada interna de cristal </w:t>
        </w:r>
      </w:ins>
      <w:ins w:id="674" w:author="granix pacheco" w:date="2016-02-08T14:24:00Z">
        <w:r w:rsidRPr="007D7E6F">
          <w:rPr>
            <w:rStyle w:val="ya-q-full-text"/>
          </w:rPr>
          <w:t>piezoeléctrico</w:t>
        </w:r>
      </w:ins>
      <w:ins w:id="675"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76" w:author="granix pacheco" w:date="2016-02-08T13:19:00Z"/>
          <w:rPrChange w:id="677" w:author="Mateus Berardo de Souza Terra" w:date="2016-02-08T20:05:00Z">
            <w:rPr>
              <w:ins w:id="678" w:author="granix pacheco" w:date="2016-02-08T13:19:00Z"/>
              <w:b/>
              <w:sz w:val="32"/>
              <w:szCs w:val="32"/>
            </w:rPr>
          </w:rPrChange>
        </w:rPr>
        <w:pPrChange w:id="679"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0" w:author="granix pacheco" w:date="2016-02-08T14:23:00Z"/>
          <w:rFonts w:ascii="Arial" w:eastAsia="Times New Roman" w:hAnsi="Arial" w:cs="Arial"/>
          <w:color w:val="222222"/>
          <w:sz w:val="27"/>
          <w:szCs w:val="27"/>
          <w:lang w:eastAsia="pt-BR"/>
          <w:rPrChange w:id="681" w:author="Mateus Berardo de Souza Terra" w:date="2016-02-08T20:05:00Z">
            <w:rPr>
              <w:ins w:id="682" w:author="granix pacheco" w:date="2016-02-08T14:23:00Z"/>
              <w:rFonts w:ascii="Arial" w:eastAsia="Times New Roman" w:hAnsi="Arial" w:cs="Arial"/>
              <w:color w:val="222222"/>
              <w:sz w:val="27"/>
              <w:szCs w:val="27"/>
              <w:lang w:val="pt-PT" w:eastAsia="pt-BR"/>
            </w:rPr>
          </w:rPrChange>
        </w:rPr>
        <w:pPrChange w:id="683" w:author="granix pacheco" w:date="2016-02-08T14:24:00Z">
          <w:pPr/>
        </w:pPrChange>
      </w:pPr>
      <w:ins w:id="684" w:author="granix pacheco" w:date="2016-02-08T14:17:00Z">
        <w:r w:rsidRPr="004A7414">
          <w:rPr>
            <w:noProof/>
            <w:color w:val="0000FF"/>
            <w:lang w:eastAsia="pt-BR"/>
            <w:rPrChange w:id="685" w:author="Unknown">
              <w:rPr>
                <w:noProof/>
                <w:lang w:eastAsia="pt-BR"/>
              </w:rPr>
            </w:rPrChange>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86" w:author="granix pacheco" w:date="2016-02-08T14:23:00Z">
        <w:r w:rsidRPr="004A7414">
          <w:rPr>
            <w:rFonts w:ascii="Arial" w:eastAsia="Times New Roman" w:hAnsi="Arial" w:cs="Arial"/>
            <w:noProof/>
            <w:color w:val="0000FF"/>
            <w:sz w:val="27"/>
            <w:szCs w:val="27"/>
            <w:lang w:eastAsia="pt-BR"/>
            <w:rPrChange w:id="687" w:author="Unknown">
              <w:rPr>
                <w:noProof/>
                <w:lang w:eastAsia="pt-BR"/>
              </w:rPr>
            </w:rPrChange>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88"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89" w:author="granix pacheco" w:date="2016-02-08T08:36:00Z"/>
          <w:b/>
          <w:sz w:val="32"/>
          <w:szCs w:val="32"/>
          <w:rPrChange w:id="690" w:author="Mateus Berardo de Souza Terra" w:date="2016-02-08T20:05:00Z">
            <w:rPr>
              <w:ins w:id="691"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2" w:author="granix pacheco" w:date="2016-02-08T12:43:00Z"/>
          <w:b/>
          <w:sz w:val="32"/>
          <w:szCs w:val="32"/>
        </w:rPr>
        <w:pPrChange w:id="693" w:author="Mateus Berardo de Souza Terra" w:date="2016-02-08T22:26:00Z">
          <w:pPr>
            <w:pStyle w:val="NormalWeb"/>
            <w:shd w:val="clear" w:color="auto" w:fill="FFFFFF"/>
            <w:spacing w:before="0" w:beforeAutospacing="0" w:after="160" w:afterAutospacing="0"/>
            <w:jc w:val="both"/>
          </w:pPr>
        </w:pPrChange>
      </w:pPr>
      <w:ins w:id="694" w:author="granix pacheco" w:date="2016-02-08T08:36:00Z">
        <w:r w:rsidRPr="007D7E6F">
          <w:rPr>
            <w:b/>
            <w:sz w:val="32"/>
            <w:szCs w:val="32"/>
            <w:rPrChange w:id="695" w:author="Mateus Berardo de Souza Terra" w:date="2016-02-08T20:05:00Z">
              <w:rPr/>
            </w:rPrChange>
          </w:rPr>
          <w:t>Interruptores</w:t>
        </w:r>
      </w:ins>
      <w:ins w:id="696" w:author="granix pacheco" w:date="2016-02-08T12:43:00Z">
        <w:r w:rsidR="00887086" w:rsidRPr="007D7E6F">
          <w:rPr>
            <w:b/>
            <w:sz w:val="32"/>
            <w:szCs w:val="32"/>
          </w:rPr>
          <w:t xml:space="preserve"> e botões</w:t>
        </w:r>
      </w:ins>
      <w:ins w:id="697" w:author="granix pacheco" w:date="2016-02-08T08:36:00Z">
        <w:r w:rsidRPr="007D7E6F">
          <w:rPr>
            <w:b/>
            <w:sz w:val="32"/>
            <w:szCs w:val="32"/>
            <w:rPrChange w:id="698"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699" w:author="granix pacheco" w:date="2016-02-08T13:29:00Z"/>
        </w:rPr>
        <w:pPrChange w:id="700" w:author="granix pacheco" w:date="2016-02-08T13:29:00Z">
          <w:pPr>
            <w:pStyle w:val="NormalWeb"/>
            <w:shd w:val="clear" w:color="auto" w:fill="FFFFFF"/>
            <w:spacing w:before="0" w:beforeAutospacing="0" w:after="160" w:afterAutospacing="0"/>
            <w:jc w:val="both"/>
          </w:pPr>
        </w:pPrChange>
      </w:pPr>
      <w:ins w:id="701" w:author="granix pacheco" w:date="2016-02-08T12:44:00Z">
        <w:r w:rsidRPr="007D7E6F">
          <w:t>Componente responsável por manter o circuito aberto ou fechado</w:t>
        </w:r>
        <w:del w:id="702"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3" w:author="granix pacheco" w:date="2016-02-08T12:45:00Z"/>
        </w:rPr>
      </w:pPr>
      <w:ins w:id="704" w:author="granix pacheco" w:date="2016-02-08T14:24:00Z">
        <w:r w:rsidRPr="007D7E6F">
          <w:t xml:space="preserve">                     </w:t>
        </w:r>
        <w:r w:rsidRPr="004A7414">
          <w:rPr>
            <w:rFonts w:ascii="Arial" w:hAnsi="Arial" w:cs="Arial"/>
            <w:noProof/>
            <w:color w:val="0000FF"/>
            <w:sz w:val="27"/>
            <w:szCs w:val="27"/>
            <w:lang w:eastAsia="pt-BR"/>
            <w:rPrChange w:id="705" w:author="Unknown">
              <w:rPr>
                <w:noProof/>
                <w:lang w:eastAsia="pt-BR"/>
              </w:rPr>
            </w:rPrChange>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06" w:author="granix pacheco" w:date="2016-02-08T12:45:00Z">
        <w:r w:rsidR="00895C46" w:rsidRPr="004A7414">
          <w:rPr>
            <w:rFonts w:ascii="Arial" w:hAnsi="Arial" w:cs="Arial"/>
            <w:noProof/>
            <w:color w:val="0000FF"/>
            <w:sz w:val="27"/>
            <w:szCs w:val="27"/>
            <w:lang w:eastAsia="pt-BR"/>
            <w:rPrChange w:id="707" w:author="Unknown">
              <w:rPr>
                <w:noProof/>
                <w:lang w:eastAsia="pt-BR"/>
              </w:rPr>
            </w:rPrChange>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08" w:author="granix pacheco" w:date="2016-02-08T12:45:00Z"/>
        </w:rPr>
        <w:pPrChange w:id="709"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0" w:author="granix pacheco" w:date="2016-02-08T08:36:00Z"/>
        </w:rPr>
        <w:pPrChange w:id="711"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12" w:author="granix pacheco" w:date="2016-02-08T08:36:00Z">
        <w:r w:rsidRPr="007D7E6F">
          <w:rPr>
            <w:b/>
            <w:sz w:val="32"/>
            <w:szCs w:val="32"/>
            <w:rPrChange w:id="713"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0"/>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14" w:author="granix pacheco" w:date="2016-02-08T13:19:00Z"/>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ins w:id="715" w:author="granix pacheco" w:date="2016-02-08T08:36:00Z"/>
          <w:b/>
          <w:sz w:val="32"/>
          <w:szCs w:val="32"/>
          <w:rPrChange w:id="716" w:author="Mateus Berardo de Souza Terra" w:date="2016-02-08T20:05:00Z">
            <w:rPr>
              <w:ins w:id="717"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18" w:author="granix pacheco" w:date="2016-02-08T13:10:00Z"/>
          <w:b/>
          <w:sz w:val="32"/>
          <w:szCs w:val="32"/>
        </w:rPr>
        <w:pPrChange w:id="719"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0" w:author="granix pacheco" w:date="2016-02-08T08:36:00Z">
        <w:r w:rsidRPr="007D7E6F">
          <w:rPr>
            <w:b/>
            <w:sz w:val="32"/>
            <w:szCs w:val="32"/>
            <w:rPrChange w:id="721"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2" w:author="granix pacheco" w:date="2016-02-08T13:11:00Z"/>
          <w:bCs/>
        </w:rPr>
        <w:pPrChange w:id="723" w:author="granix pacheco" w:date="2016-02-08T13:11:00Z">
          <w:pPr>
            <w:pStyle w:val="NormalWeb"/>
            <w:numPr>
              <w:numId w:val="25"/>
            </w:numPr>
            <w:shd w:val="clear" w:color="auto" w:fill="FFFFFF"/>
            <w:spacing w:before="0" w:beforeAutospacing="0" w:after="160" w:afterAutospacing="0"/>
            <w:ind w:left="720" w:hanging="360"/>
            <w:jc w:val="both"/>
          </w:pPr>
        </w:pPrChange>
      </w:pPr>
      <w:ins w:id="724" w:author="granix pacheco" w:date="2016-02-08T13:10:00Z">
        <w:r w:rsidRPr="007D7E6F">
          <w:rPr>
            <w:bCs/>
            <w:rPrChange w:id="725"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26" w:author="Mateus Berardo de Souza Terra" w:date="2016-02-08T19:11:00Z">
        <w:r w:rsidR="006D3AB1" w:rsidRPr="007D7E6F">
          <w:rPr>
            <w:bCs/>
          </w:rPr>
          <w:t>tensão</w:t>
        </w:r>
      </w:ins>
      <w:ins w:id="727" w:author="granix pacheco" w:date="2016-02-08T13:10:00Z">
        <w:del w:id="728" w:author="Mateus Berardo de Souza Terra" w:date="2016-02-08T19:11:00Z">
          <w:r w:rsidRPr="007D7E6F" w:rsidDel="006D3AB1">
            <w:rPr>
              <w:bCs/>
              <w:rPrChange w:id="729" w:author="Mateus Berardo de Souza Terra" w:date="2016-02-08T20:05:00Z">
                <w:rPr>
                  <w:rFonts w:ascii="Arial" w:hAnsi="Arial" w:cs="Arial"/>
                  <w:b/>
                  <w:bCs/>
                  <w:color w:val="555555"/>
                  <w:sz w:val="19"/>
                  <w:szCs w:val="19"/>
                </w:rPr>
              </w:rPrChange>
            </w:rPr>
            <w:delText>corrente</w:delText>
          </w:r>
        </w:del>
        <w:r w:rsidRPr="007D7E6F">
          <w:rPr>
            <w:bCs/>
            <w:rPrChange w:id="730"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1" w:author="granix pacheco" w:date="2016-02-08T13:19:00Z"/>
          <w:rFonts w:ascii="Arial" w:hAnsi="Arial" w:cs="Arial"/>
          <w:color w:val="222222"/>
          <w:sz w:val="27"/>
          <w:szCs w:val="27"/>
          <w:rPrChange w:id="732" w:author="Mateus Berardo de Souza Terra" w:date="2016-02-08T20:05:00Z">
            <w:rPr>
              <w:ins w:id="733" w:author="granix pacheco" w:date="2016-02-08T13:19:00Z"/>
              <w:rFonts w:ascii="Arial" w:hAnsi="Arial" w:cs="Arial"/>
              <w:color w:val="222222"/>
              <w:sz w:val="27"/>
              <w:szCs w:val="27"/>
              <w:lang w:val="pt-PT"/>
            </w:rPr>
          </w:rPrChange>
        </w:rPr>
      </w:pPr>
      <w:ins w:id="734" w:author="granix pacheco" w:date="2016-02-08T13:19:00Z">
        <w:r w:rsidRPr="007D7E6F">
          <w:rPr>
            <w:rFonts w:ascii="Arial" w:hAnsi="Arial" w:cs="Arial"/>
            <w:color w:val="222222"/>
            <w:sz w:val="27"/>
            <w:szCs w:val="27"/>
            <w:rPrChange w:id="735"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Change w:id="736" w:author="Unknown">
              <w:rPr>
                <w:noProof/>
                <w:lang w:eastAsia="pt-BR"/>
              </w:rPr>
            </w:rPrChange>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37" w:author="granix pacheco" w:date="2016-02-08T13:18:00Z">
        <w:r w:rsidRPr="007D7E6F">
          <w:rPr>
            <w:rFonts w:ascii="Arial" w:hAnsi="Arial" w:cs="Arial"/>
            <w:color w:val="222222"/>
            <w:sz w:val="27"/>
            <w:szCs w:val="27"/>
            <w:rPrChange w:id="73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Change w:id="739" w:author="Unknown">
              <w:rPr>
                <w:noProof/>
                <w:lang w:eastAsia="pt-BR"/>
              </w:rPr>
            </w:rPrChange>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0" w:author="granix pacheco" w:date="2016-02-08T13:17:00Z"/>
          <w:rFonts w:ascii="Arial" w:eastAsia="Times New Roman" w:hAnsi="Arial" w:cs="Arial"/>
          <w:vanish/>
          <w:color w:val="222222"/>
          <w:sz w:val="27"/>
          <w:szCs w:val="27"/>
          <w:lang w:eastAsia="pt-BR"/>
          <w:rPrChange w:id="741" w:author="Mateus Berardo de Souza Terra" w:date="2016-02-08T20:05:00Z">
            <w:rPr>
              <w:ins w:id="742" w:author="granix pacheco" w:date="2016-02-08T13:17:00Z"/>
              <w:rFonts w:ascii="Arial" w:eastAsia="Times New Roman" w:hAnsi="Arial" w:cs="Arial"/>
              <w:vanish/>
              <w:color w:val="222222"/>
              <w:sz w:val="27"/>
              <w:szCs w:val="27"/>
              <w:lang w:val="pt-PT" w:eastAsia="pt-BR"/>
            </w:rPr>
          </w:rPrChange>
        </w:rPr>
      </w:pPr>
      <w:ins w:id="743" w:author="granix pacheco" w:date="2016-02-08T13:17:00Z">
        <w:r w:rsidRPr="007D7E6F">
          <w:rPr>
            <w:rFonts w:ascii="Arial" w:hAnsi="Arial" w:cs="Arial"/>
            <w:vanish/>
            <w:color w:val="222222"/>
            <w:sz w:val="27"/>
            <w:szCs w:val="27"/>
            <w:rPrChange w:id="744"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45"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6" w:author="granix pacheco" w:date="2016-02-08T13:17:00Z"/>
          <w:rFonts w:ascii="Arial" w:eastAsia="Times New Roman" w:hAnsi="Arial" w:cs="Arial"/>
          <w:vanish/>
          <w:color w:val="222222"/>
          <w:sz w:val="27"/>
          <w:szCs w:val="27"/>
          <w:lang w:eastAsia="pt-BR"/>
          <w:rPrChange w:id="747" w:author="Mateus Berardo de Souza Terra" w:date="2016-02-08T20:05:00Z">
            <w:rPr>
              <w:ins w:id="748" w:author="granix pacheco" w:date="2016-02-08T13:17:00Z"/>
              <w:rFonts w:ascii="Arial" w:eastAsia="Times New Roman" w:hAnsi="Arial" w:cs="Arial"/>
              <w:vanish/>
              <w:color w:val="222222"/>
              <w:sz w:val="27"/>
              <w:szCs w:val="27"/>
              <w:lang w:val="pt-PT" w:eastAsia="pt-BR"/>
            </w:rPr>
          </w:rPrChange>
        </w:rPr>
      </w:pPr>
      <w:ins w:id="749" w:author="granix pacheco" w:date="2016-02-08T13:17:00Z">
        <w:r w:rsidRPr="007D7E6F">
          <w:rPr>
            <w:rFonts w:ascii="Arial" w:hAnsi="Arial" w:cs="Arial"/>
            <w:vanish/>
            <w:color w:val="222222"/>
            <w:sz w:val="27"/>
            <w:szCs w:val="27"/>
            <w:rPrChange w:id="75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51"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2" w:author="Mateus Berardo de Souza Terra" w:date="2016-02-08T22:27:00Z"/>
          <w:b/>
          <w:sz w:val="32"/>
          <w:szCs w:val="32"/>
        </w:rPr>
        <w:pPrChange w:id="753"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4" w:author="Mateus Berardo de Souza Terra" w:date="2016-02-08T22:27:00Z"/>
        </w:rPr>
        <w:pPrChange w:id="755"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6"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6" w:author="granix pacheco" w:date="2016-02-08T11:47:00Z"/>
          <w:b/>
          <w:sz w:val="32"/>
          <w:szCs w:val="32"/>
        </w:rPr>
        <w:pPrChange w:id="767" w:author="Mateus Berardo de Souza Terra" w:date="2016-02-08T22:28:00Z">
          <w:pPr>
            <w:pStyle w:val="NormalWeb"/>
            <w:shd w:val="clear" w:color="auto" w:fill="FFFFFF"/>
            <w:spacing w:before="0" w:beforeAutospacing="0" w:after="160" w:afterAutospacing="0"/>
            <w:jc w:val="both"/>
          </w:pPr>
        </w:pPrChange>
      </w:pPr>
      <w:ins w:id="768" w:author="granix pacheco" w:date="2016-02-08T08:36:00Z">
        <w:r w:rsidRPr="007D7E6F">
          <w:rPr>
            <w:b/>
            <w:sz w:val="32"/>
            <w:szCs w:val="32"/>
            <w:rPrChange w:id="769" w:author="Mateus Berardo de Souza Terra" w:date="2016-02-08T20:05:00Z">
              <w:rPr/>
            </w:rPrChange>
          </w:rPr>
          <w:t>LEDs:</w:t>
        </w:r>
      </w:ins>
      <w:ins w:id="770"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1" w:author="granix pacheco" w:date="2016-02-08T12:12:00Z"/>
          <w:rStyle w:val="Forte"/>
          <w:b w:val="0"/>
        </w:rPr>
        <w:pPrChange w:id="772" w:author="granix pacheco" w:date="2016-02-08T12:11:00Z">
          <w:pPr>
            <w:pStyle w:val="NormalWeb"/>
            <w:shd w:val="clear" w:color="auto" w:fill="FFFFFF"/>
            <w:spacing w:before="0" w:beforeAutospacing="0" w:after="160" w:afterAutospacing="0"/>
            <w:jc w:val="both"/>
          </w:pPr>
        </w:pPrChange>
      </w:pPr>
      <w:ins w:id="773" w:author="granix pacheco" w:date="2016-02-08T11:47:00Z">
        <w:r w:rsidRPr="007D7E6F">
          <w:rPr>
            <w:rPrChange w:id="774" w:author="Mateus Berardo de Souza Terra" w:date="2016-02-08T20:05:00Z">
              <w:rPr>
                <w:b/>
                <w:bCs/>
              </w:rPr>
            </w:rPrChange>
          </w:rPr>
          <w:t xml:space="preserve">Um </w:t>
        </w:r>
      </w:ins>
      <w:ins w:id="775" w:author="granix pacheco" w:date="2016-02-08T11:51:00Z">
        <w:r w:rsidRPr="007D7E6F">
          <w:t>LED (</w:t>
        </w:r>
      </w:ins>
      <w:ins w:id="776" w:author="Mateus Berardo de Souza Terra" w:date="2016-02-08T19:11:00Z">
        <w:r w:rsidR="006D3AB1" w:rsidRPr="007D7E6F">
          <w:rPr>
            <w:rStyle w:val="Forte"/>
            <w:b w:val="0"/>
          </w:rPr>
          <w:t>L</w:t>
        </w:r>
      </w:ins>
      <w:ins w:id="777" w:author="granix pacheco" w:date="2016-02-08T11:48:00Z">
        <w:del w:id="778" w:author="Mateus Berardo de Souza Terra" w:date="2016-02-08T19:11:00Z">
          <w:r w:rsidRPr="007D7E6F" w:rsidDel="006D3AB1">
            <w:rPr>
              <w:rStyle w:val="Forte"/>
              <w:b w:val="0"/>
              <w:rPrChange w:id="779" w:author="Mateus Berardo de Souza Terra" w:date="2016-02-08T20:05:00Z">
                <w:rPr>
                  <w:rStyle w:val="Forte"/>
                </w:rPr>
              </w:rPrChange>
            </w:rPr>
            <w:delText>l</w:delText>
          </w:r>
        </w:del>
        <w:r w:rsidRPr="007D7E6F">
          <w:rPr>
            <w:rStyle w:val="Forte"/>
            <w:b w:val="0"/>
            <w:rPrChange w:id="780" w:author="Mateus Berardo de Souza Terra" w:date="2016-02-08T20:05:00Z">
              <w:rPr>
                <w:rStyle w:val="Forte"/>
              </w:rPr>
            </w:rPrChange>
          </w:rPr>
          <w:t xml:space="preserve">ight </w:t>
        </w:r>
      </w:ins>
      <w:ins w:id="781" w:author="Mateus Berardo de Souza Terra" w:date="2016-02-08T19:11:00Z">
        <w:r w:rsidR="006D3AB1" w:rsidRPr="007D7E6F">
          <w:rPr>
            <w:rStyle w:val="Forte"/>
            <w:b w:val="0"/>
          </w:rPr>
          <w:t>E</w:t>
        </w:r>
      </w:ins>
      <w:ins w:id="782" w:author="granix pacheco" w:date="2016-02-08T11:48:00Z">
        <w:del w:id="783" w:author="Mateus Berardo de Souza Terra" w:date="2016-02-08T19:11:00Z">
          <w:r w:rsidRPr="007D7E6F" w:rsidDel="006D3AB1">
            <w:rPr>
              <w:rStyle w:val="Forte"/>
              <w:b w:val="0"/>
              <w:rPrChange w:id="784" w:author="Mateus Berardo de Souza Terra" w:date="2016-02-08T20:05:00Z">
                <w:rPr>
                  <w:rStyle w:val="Forte"/>
                </w:rPr>
              </w:rPrChange>
            </w:rPr>
            <w:delText>e</w:delText>
          </w:r>
        </w:del>
        <w:r w:rsidRPr="007D7E6F">
          <w:rPr>
            <w:rStyle w:val="Forte"/>
            <w:b w:val="0"/>
            <w:rPrChange w:id="785" w:author="Mateus Berardo de Souza Terra" w:date="2016-02-08T20:05:00Z">
              <w:rPr>
                <w:rStyle w:val="Forte"/>
              </w:rPr>
            </w:rPrChange>
          </w:rPr>
          <w:t xml:space="preserve">mitting </w:t>
        </w:r>
      </w:ins>
      <w:ins w:id="786" w:author="Mateus Berardo de Souza Terra" w:date="2016-02-08T19:11:00Z">
        <w:r w:rsidR="006D3AB1" w:rsidRPr="007D7E6F">
          <w:rPr>
            <w:rStyle w:val="Forte"/>
            <w:b w:val="0"/>
          </w:rPr>
          <w:t>D</w:t>
        </w:r>
      </w:ins>
      <w:ins w:id="787" w:author="granix pacheco" w:date="2016-02-08T11:48:00Z">
        <w:del w:id="788" w:author="Mateus Berardo de Souza Terra" w:date="2016-02-08T19:11:00Z">
          <w:r w:rsidRPr="007D7E6F" w:rsidDel="006D3AB1">
            <w:rPr>
              <w:rStyle w:val="Forte"/>
              <w:b w:val="0"/>
              <w:rPrChange w:id="789" w:author="Mateus Berardo de Souza Terra" w:date="2016-02-08T20:05:00Z">
                <w:rPr>
                  <w:rStyle w:val="Forte"/>
                </w:rPr>
              </w:rPrChange>
            </w:rPr>
            <w:delText>d</w:delText>
          </w:r>
        </w:del>
        <w:r w:rsidRPr="007D7E6F">
          <w:rPr>
            <w:rStyle w:val="Forte"/>
            <w:b w:val="0"/>
            <w:rPrChange w:id="790" w:author="Mateus Berardo de Souza Terra" w:date="2016-02-08T20:05:00Z">
              <w:rPr>
                <w:rStyle w:val="Forte"/>
              </w:rPr>
            </w:rPrChange>
          </w:rPr>
          <w:t>iode</w:t>
        </w:r>
      </w:ins>
      <w:ins w:id="791" w:author="granix pacheco" w:date="2016-02-08T11:49:00Z">
        <w:r w:rsidRPr="007D7E6F">
          <w:rPr>
            <w:rStyle w:val="Forte"/>
            <w:b w:val="0"/>
            <w:rPrChange w:id="792"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3" w:author="granix pacheco" w:date="2016-02-08T11:50:00Z">
        <w:r w:rsidRPr="007D7E6F">
          <w:rPr>
            <w:rStyle w:val="Forte"/>
            <w:b w:val="0"/>
          </w:rPr>
          <w:t xml:space="preserve">é capaz de emitir luz </w:t>
        </w:r>
      </w:ins>
      <w:ins w:id="794" w:author="granix pacheco" w:date="2016-02-08T11:52:00Z">
        <w:r w:rsidRPr="007D7E6F">
          <w:rPr>
            <w:rStyle w:val="Forte"/>
            <w:b w:val="0"/>
          </w:rPr>
          <w:t xml:space="preserve">própria </w:t>
        </w:r>
      </w:ins>
      <w:ins w:id="795" w:author="granix pacheco" w:date="2016-02-08T11:50:00Z">
        <w:r w:rsidRPr="007D7E6F">
          <w:rPr>
            <w:rStyle w:val="Forte"/>
            <w:b w:val="0"/>
          </w:rPr>
          <w:t>como uma pequena lâmpada.</w:t>
        </w:r>
      </w:ins>
      <w:ins w:id="796" w:author="granix pacheco" w:date="2016-02-08T11:52:00Z">
        <w:r w:rsidRPr="007D7E6F">
          <w:rPr>
            <w:rStyle w:val="Forte"/>
            <w:b w:val="0"/>
          </w:rPr>
          <w:t xml:space="preserve"> </w:t>
        </w:r>
      </w:ins>
      <w:ins w:id="797" w:author="granix pacheco" w:date="2016-02-08T12:01:00Z">
        <w:r w:rsidRPr="007D7E6F">
          <w:rPr>
            <w:rStyle w:val="Forte"/>
            <w:b w:val="0"/>
          </w:rPr>
          <w:t>Ele é um semicondutor e</w:t>
        </w:r>
      </w:ins>
      <w:ins w:id="798" w:author="granix pacheco" w:date="2016-02-08T12:02:00Z">
        <w:r w:rsidRPr="007D7E6F">
          <w:rPr>
            <w:rStyle w:val="Forte"/>
            <w:b w:val="0"/>
          </w:rPr>
          <w:t xml:space="preserve"> a sua</w:t>
        </w:r>
      </w:ins>
      <w:ins w:id="799" w:author="granix pacheco" w:date="2016-02-08T11:54:00Z">
        <w:r w:rsidRPr="007D7E6F">
          <w:rPr>
            <w:rStyle w:val="Forte"/>
            <w:b w:val="0"/>
          </w:rPr>
          <w:t xml:space="preserve"> simbologia </w:t>
        </w:r>
      </w:ins>
      <w:ins w:id="800" w:author="granix pacheco" w:date="2016-02-08T11:55:00Z">
        <w:r w:rsidRPr="007D7E6F">
          <w:rPr>
            <w:rStyle w:val="Forte"/>
            <w:b w:val="0"/>
          </w:rPr>
          <w:t>está</w:t>
        </w:r>
      </w:ins>
      <w:ins w:id="801"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2" w:author="granix pacheco" w:date="2016-02-08T12:11:00Z">
        <w:r w:rsidR="002308BC" w:rsidRPr="007D7E6F">
          <w:rPr>
            <w:noProof/>
            <w:lang w:eastAsia="pt-BR"/>
            <w:rPrChange w:id="803"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4"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05"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6" w:author="Mateus Berardo de Souza Terra" w:date="2016-02-08T22:28:00Z"/>
          <w:b/>
          <w:sz w:val="36"/>
          <w:szCs w:val="36"/>
          <w:u w:val="single"/>
        </w:rPr>
      </w:pPr>
      <w:ins w:id="807" w:author="granix pacheco" w:date="2016-02-08T08:34:00Z">
        <w:r w:rsidRPr="007D7E6F">
          <w:rPr>
            <w:b/>
            <w:sz w:val="36"/>
            <w:szCs w:val="36"/>
            <w:u w:val="single"/>
          </w:rPr>
          <w:t>Materiais</w:t>
        </w:r>
      </w:ins>
      <w:ins w:id="808"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09" w:author="granix pacheco" w:date="2016-02-07T09:50:00Z"/>
          <w:del w:id="810" w:author="Mateus Berardo de Souza Terra" w:date="2016-02-08T22:28:00Z"/>
          <w:b/>
          <w:sz w:val="36"/>
          <w:szCs w:val="36"/>
          <w:u w:val="single"/>
        </w:rPr>
        <w:pPrChange w:id="811"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2"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3" w:author="granix pacheco" w:date="2016-02-08T12:18:00Z"/>
          <w:sz w:val="32"/>
          <w:szCs w:val="32"/>
        </w:rPr>
        <w:pPrChange w:id="814" w:author="Mateus Berardo de Souza Terra" w:date="2016-02-08T22:29:00Z">
          <w:pPr>
            <w:pStyle w:val="NormalWeb"/>
            <w:shd w:val="clear" w:color="auto" w:fill="FFFFFF"/>
            <w:spacing w:before="0" w:beforeAutospacing="0" w:after="160" w:afterAutospacing="0"/>
            <w:jc w:val="both"/>
          </w:pPr>
        </w:pPrChange>
      </w:pPr>
      <w:ins w:id="815" w:author="granix pacheco" w:date="2016-02-08T12:18:00Z">
        <w:del w:id="816" w:author="Mateus Berardo de Souza Terra" w:date="2016-02-08T22:28:00Z">
          <w:r w:rsidRPr="007D7E6F" w:rsidDel="00743F38">
            <w:rPr>
              <w:sz w:val="32"/>
              <w:szCs w:val="32"/>
            </w:rPr>
            <w:tab/>
          </w:r>
        </w:del>
      </w:ins>
      <w:ins w:id="817" w:author="granix pacheco" w:date="2016-02-08T13:21:00Z">
        <w:del w:id="818" w:author="Mateus Berardo de Souza Terra" w:date="2016-02-08T22:28:00Z">
          <w:r w:rsidR="00895C46" w:rsidRPr="007D7E6F" w:rsidDel="00743F38">
            <w:rPr>
              <w:sz w:val="32"/>
              <w:szCs w:val="32"/>
            </w:rPr>
            <w:delText xml:space="preserve"> </w:delText>
          </w:r>
        </w:del>
      </w:ins>
      <w:ins w:id="819" w:author="granix pacheco" w:date="2016-02-08T12:18:00Z">
        <w:del w:id="820" w:author="Mateus Berardo de Souza Terra" w:date="2016-02-08T22:28:00Z">
          <w:r w:rsidRPr="007D7E6F" w:rsidDel="00743F38">
            <w:rPr>
              <w:b/>
              <w:sz w:val="32"/>
              <w:szCs w:val="32"/>
              <w:rPrChange w:id="821" w:author="Mateus Berardo de Souza Terra" w:date="2016-02-08T20:05:00Z">
                <w:rPr>
                  <w:sz w:val="32"/>
                  <w:szCs w:val="32"/>
                </w:rPr>
              </w:rPrChange>
            </w:rPr>
            <w:delText>7.1</w:delText>
          </w:r>
          <w:r w:rsidRPr="007D7E6F" w:rsidDel="00743F38">
            <w:rPr>
              <w:sz w:val="32"/>
              <w:szCs w:val="32"/>
            </w:rPr>
            <w:delText xml:space="preserve"> </w:delText>
          </w:r>
        </w:del>
      </w:ins>
      <w:ins w:id="822" w:author="granix pacheco" w:date="2016-02-08T13:21:00Z">
        <w:del w:id="823" w:author="Mateus Berardo de Souza Terra" w:date="2016-02-08T22:28:00Z">
          <w:r w:rsidR="00895C46" w:rsidRPr="007D7E6F" w:rsidDel="00743F38">
            <w:rPr>
              <w:sz w:val="32"/>
              <w:szCs w:val="32"/>
            </w:rPr>
            <w:delText xml:space="preserve">     </w:delText>
          </w:r>
        </w:del>
      </w:ins>
      <w:ins w:id="824" w:author="granix pacheco" w:date="2016-02-08T12:18:00Z">
        <w:r w:rsidRPr="007D7E6F">
          <w:rPr>
            <w:b/>
            <w:sz w:val="32"/>
            <w:szCs w:val="32"/>
            <w:rPrChange w:id="825"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6" w:author="granix pacheco" w:date="2016-02-08T12:29:00Z"/>
        </w:rPr>
      </w:pPr>
      <w:ins w:id="827" w:author="granix pacheco" w:date="2016-02-08T12:18:00Z">
        <w:r w:rsidRPr="007D7E6F">
          <w:rPr>
            <w:sz w:val="32"/>
            <w:szCs w:val="32"/>
          </w:rPr>
          <w:tab/>
        </w:r>
      </w:ins>
      <w:ins w:id="828" w:author="granix pacheco" w:date="2016-02-08T12:19:00Z">
        <w:r w:rsidRPr="007D7E6F">
          <w:rPr>
            <w:rPrChange w:id="829" w:author="Mateus Berardo de Souza Terra" w:date="2016-02-08T20:05:00Z">
              <w:rPr>
                <w:sz w:val="32"/>
                <w:szCs w:val="32"/>
              </w:rPr>
            </w:rPrChange>
          </w:rPr>
          <w:t>Também conhecida como brea</w:t>
        </w:r>
      </w:ins>
      <w:r w:rsidR="00385CC7">
        <w:t>d</w:t>
      </w:r>
      <w:ins w:id="830" w:author="granix pacheco" w:date="2016-02-08T12:20:00Z">
        <w:r w:rsidRPr="007D7E6F">
          <w:t xml:space="preserve">board, é uma maneira simples e eficaz de se realizar simulações de circuitos sem o uso de soldas, recomendada para prototipagem. </w:t>
        </w:r>
      </w:ins>
      <w:ins w:id="831" w:author="granix pacheco" w:date="2016-02-08T12:21:00Z">
        <w:r w:rsidRPr="007D7E6F">
          <w:t xml:space="preserve">Caracteriza-se como uma placa de </w:t>
        </w:r>
      </w:ins>
      <w:ins w:id="832" w:author="granix pacheco" w:date="2016-02-08T12:22:00Z">
        <w:r w:rsidRPr="007D7E6F">
          <w:t>plástico</w:t>
        </w:r>
      </w:ins>
      <w:ins w:id="833" w:author="granix pacheco" w:date="2016-02-08T12:21:00Z">
        <w:r w:rsidRPr="007D7E6F">
          <w:t xml:space="preserve"> </w:t>
        </w:r>
      </w:ins>
      <w:ins w:id="834" w:author="granix pacheco" w:date="2016-02-08T12:22:00Z">
        <w:r w:rsidRPr="007D7E6F">
          <w:t>com diversos orifícios, abaixo desses orifícios encontra-se uma malha metálica q</w:t>
        </w:r>
      </w:ins>
      <w:ins w:id="835" w:author="granix pacheco" w:date="2016-02-08T12:23:00Z">
        <w:r w:rsidRPr="007D7E6F">
          <w:t>ue</w:t>
        </w:r>
      </w:ins>
      <w:ins w:id="836" w:author="granix pacheco" w:date="2016-02-08T12:22:00Z">
        <w:r w:rsidRPr="007D7E6F">
          <w:t xml:space="preserve"> realiza as </w:t>
        </w:r>
      </w:ins>
      <w:ins w:id="837" w:author="granix pacheco" w:date="2016-02-08T12:23:00Z">
        <w:r w:rsidRPr="007D7E6F">
          <w:t>l</w:t>
        </w:r>
      </w:ins>
      <w:ins w:id="838" w:author="granix pacheco" w:date="2016-02-08T12:22:00Z">
        <w:r w:rsidRPr="007D7E6F">
          <w:t xml:space="preserve">igações como </w:t>
        </w:r>
      </w:ins>
      <w:ins w:id="839" w:author="granix pacheco" w:date="2016-02-08T12:23:00Z">
        <w:r w:rsidRPr="007D7E6F">
          <w:t xml:space="preserve">é </w:t>
        </w:r>
      </w:ins>
      <w:ins w:id="840" w:author="granix pacheco" w:date="2016-02-08T12:22:00Z">
        <w:r w:rsidRPr="007D7E6F">
          <w:t>indicado no diagrama ab</w:t>
        </w:r>
      </w:ins>
      <w:ins w:id="841" w:author="granix pacheco" w:date="2016-02-08T12:23:00Z">
        <w:r w:rsidRPr="007D7E6F">
          <w:t>a</w:t>
        </w:r>
      </w:ins>
      <w:ins w:id="842" w:author="granix pacheco" w:date="2016-02-08T12:22:00Z">
        <w:r w:rsidRPr="007D7E6F">
          <w:t>ixo</w:t>
        </w:r>
      </w:ins>
      <w:ins w:id="843"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4" w:author="granix pacheco" w:date="2016-02-08T12:29:00Z"/>
        </w:rPr>
      </w:pPr>
      <w:ins w:id="845" w:author="granix pacheco" w:date="2016-02-08T12:28:00Z">
        <w:r w:rsidRPr="004A7414">
          <w:rPr>
            <w:rFonts w:ascii="Arial" w:hAnsi="Arial" w:cs="Arial"/>
            <w:noProof/>
            <w:color w:val="0000FF"/>
            <w:sz w:val="27"/>
            <w:szCs w:val="27"/>
            <w:lang w:eastAsia="pt-BR"/>
            <w:rPrChange w:id="846" w:author="Unknown">
              <w:rPr>
                <w:noProof/>
                <w:lang w:eastAsia="pt-BR"/>
              </w:rPr>
            </w:rPrChange>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9"/>
                      </pic:cNvPr>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7" w:author="granix pacheco" w:date="2016-02-08T12:27:00Z">
        <w:r w:rsidRPr="007D7E6F">
          <w:rPr>
            <w:rFonts w:ascii="Arial" w:hAnsi="Arial" w:cs="Arial"/>
            <w:noProof/>
            <w:color w:val="0000FF"/>
            <w:sz w:val="27"/>
            <w:szCs w:val="27"/>
            <w:lang w:eastAsia="pt-BR"/>
            <w:rPrChange w:id="848"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49"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0"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51"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2"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3" w:author="granix pacheco" w:date="2016-02-08T14:09:00Z"/>
          <w:rFonts w:ascii="Arial" w:hAnsi="Arial" w:cs="Arial"/>
          <w:color w:val="222222"/>
          <w:sz w:val="27"/>
          <w:szCs w:val="27"/>
          <w:rPrChange w:id="854" w:author="Mateus Berardo de Souza Terra" w:date="2016-02-08T20:05:00Z">
            <w:rPr>
              <w:ins w:id="855" w:author="granix pacheco" w:date="2016-02-08T14:09:00Z"/>
              <w:rFonts w:ascii="Arial" w:hAnsi="Arial" w:cs="Arial"/>
              <w:color w:val="222222"/>
              <w:sz w:val="27"/>
              <w:szCs w:val="27"/>
              <w:lang w:val="pt-PT"/>
            </w:rPr>
          </w:rPrChange>
        </w:rPr>
      </w:pPr>
      <w:ins w:id="856" w:author="granix pacheco" w:date="2016-02-08T12:28:00Z">
        <w:r w:rsidRPr="007D7E6F">
          <w:rPr>
            <w:rFonts w:ascii="Arial" w:hAnsi="Arial" w:cs="Arial"/>
            <w:color w:val="222222"/>
            <w:sz w:val="27"/>
            <w:szCs w:val="27"/>
            <w:rPrChange w:id="857"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8" w:author="granix pacheco" w:date="2016-02-08T12:18:00Z"/>
          <w:rPrChange w:id="859" w:author="Mateus Berardo de Souza Terra" w:date="2016-02-08T20:05:00Z">
            <w:rPr>
              <w:ins w:id="860"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61" w:author="granix pacheco" w:date="2016-02-08T12:30:00Z"/>
          <w:b/>
          <w:sz w:val="32"/>
          <w:szCs w:val="32"/>
          <w:rPrChange w:id="862" w:author="Mateus Berardo de Souza Terra" w:date="2016-02-08T20:05:00Z">
            <w:rPr>
              <w:ins w:id="863" w:author="granix pacheco" w:date="2016-02-08T12:30:00Z"/>
              <w:sz w:val="32"/>
              <w:szCs w:val="32"/>
            </w:rPr>
          </w:rPrChange>
        </w:rPr>
        <w:pPrChange w:id="864" w:author="Mateus Berardo de Souza Terra" w:date="2016-02-08T22:29:00Z">
          <w:pPr>
            <w:pStyle w:val="NormalWeb"/>
            <w:shd w:val="clear" w:color="auto" w:fill="FFFFFF"/>
            <w:spacing w:before="0" w:beforeAutospacing="0" w:after="160" w:afterAutospacing="0"/>
            <w:jc w:val="both"/>
          </w:pPr>
        </w:pPrChange>
      </w:pPr>
      <w:ins w:id="865" w:author="granix pacheco" w:date="2016-02-08T12:18:00Z">
        <w:r w:rsidRPr="007D7E6F">
          <w:rPr>
            <w:b/>
            <w:sz w:val="32"/>
            <w:szCs w:val="32"/>
            <w:rPrChange w:id="866"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7" w:author="granix pacheco" w:date="2016-02-08T12:37:00Z"/>
        </w:rPr>
        <w:pPrChange w:id="868" w:author="granix pacheco" w:date="2016-02-08T12:33:00Z">
          <w:pPr>
            <w:pStyle w:val="NormalWeb"/>
            <w:shd w:val="clear" w:color="auto" w:fill="FFFFFF"/>
            <w:spacing w:before="0" w:beforeAutospacing="0" w:after="160" w:afterAutospacing="0"/>
            <w:jc w:val="both"/>
          </w:pPr>
        </w:pPrChange>
      </w:pPr>
      <w:ins w:id="869" w:author="granix pacheco" w:date="2016-02-08T12:38:00Z">
        <w:r w:rsidRPr="004A7414">
          <w:rPr>
            <w:rFonts w:ascii="Arial" w:hAnsi="Arial" w:cs="Arial"/>
            <w:noProof/>
            <w:color w:val="0000FF"/>
            <w:sz w:val="27"/>
            <w:szCs w:val="27"/>
            <w:lang w:eastAsia="pt-BR"/>
            <w:rPrChange w:id="870"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5"/>
                      </pic:cNvPr>
                      <pic:cNvPicPr>
                        <a:picLocks noChangeAspect="1" noChangeArrowheads="1"/>
                      </pic:cNvPicPr>
                    </pic:nvPicPr>
                    <pic:blipFill rotWithShape="1">
                      <a:blip r:embed="rId66">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1" w:author="granix pacheco" w:date="2016-02-08T12:31:00Z">
        <w:r w:rsidRPr="007D7E6F">
          <w:rPr>
            <w:rPrChange w:id="872" w:author="Mateus Berardo de Souza Terra" w:date="2016-02-08T20:05:00Z">
              <w:rPr>
                <w:sz w:val="32"/>
                <w:szCs w:val="32"/>
              </w:rPr>
            </w:rPrChange>
          </w:rPr>
          <w:t>É um ap</w:t>
        </w:r>
        <w:r w:rsidRPr="007D7E6F">
          <w:t>arelho</w:t>
        </w:r>
      </w:ins>
      <w:ins w:id="873" w:author="granix pacheco" w:date="2016-02-08T12:32:00Z">
        <w:r w:rsidRPr="007D7E6F">
          <w:rPr>
            <w:rPrChange w:id="874" w:author="Mateus Berardo de Souza Terra" w:date="2016-02-08T20:05:00Z">
              <w:rPr>
                <w:sz w:val="32"/>
                <w:szCs w:val="32"/>
              </w:rPr>
            </w:rPrChange>
          </w:rPr>
          <w:t xml:space="preserve"> capaz de gera</w:t>
        </w:r>
        <w:r w:rsidRPr="007D7E6F">
          <w:t>r corrente continua (CC) a partir da corrente alternada</w:t>
        </w:r>
      </w:ins>
      <w:ins w:id="875" w:author="granix pacheco" w:date="2016-02-08T12:33:00Z">
        <w:r w:rsidRPr="007D7E6F">
          <w:t xml:space="preserve"> (AC)</w:t>
        </w:r>
      </w:ins>
      <w:ins w:id="876" w:author="granix pacheco" w:date="2016-02-08T12:32:00Z">
        <w:r w:rsidRPr="007D7E6F">
          <w:t xml:space="preserve"> de uma tomada</w:t>
        </w:r>
      </w:ins>
      <w:ins w:id="877" w:author="granix pacheco" w:date="2016-02-08T12:33:00Z">
        <w:r w:rsidRPr="007D7E6F">
          <w:t xml:space="preserve">. </w:t>
        </w:r>
      </w:ins>
      <w:ins w:id="878"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9" w:author="granix pacheco" w:date="2016-02-08T12:18:00Z"/>
          <w:rPrChange w:id="880" w:author="Mateus Berardo de Souza Terra" w:date="2016-02-08T20:05:00Z">
            <w:rPr>
              <w:ins w:id="881" w:author="granix pacheco" w:date="2016-02-08T12:18:00Z"/>
              <w:sz w:val="32"/>
              <w:szCs w:val="32"/>
            </w:rPr>
          </w:rPrChange>
        </w:rPr>
        <w:pPrChange w:id="88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3" w:author="granix pacheco" w:date="2016-02-08T12:38:00Z"/>
          <w:rFonts w:ascii="Arial" w:hAnsi="Arial" w:cs="Arial"/>
          <w:noProof/>
          <w:color w:val="0000FF"/>
          <w:sz w:val="27"/>
          <w:szCs w:val="27"/>
          <w:lang w:eastAsia="pt-BR"/>
        </w:rPr>
        <w:pPrChange w:id="884" w:author="granix pacheco" w:date="2016-02-08T08:28:00Z">
          <w:pPr>
            <w:pStyle w:val="NormalWeb"/>
            <w:shd w:val="clear" w:color="auto" w:fill="FFFFFF"/>
            <w:spacing w:before="0" w:beforeAutospacing="0" w:after="160" w:afterAutospacing="0"/>
            <w:jc w:val="both"/>
          </w:pPr>
        </w:pPrChange>
      </w:pPr>
      <w:ins w:id="885"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6" w:author="granix pacheco" w:date="2016-02-08T08:36:00Z"/>
          <w:sz w:val="32"/>
          <w:szCs w:val="32"/>
          <w:rPrChange w:id="887" w:author="Mateus Berardo de Souza Terra" w:date="2016-02-08T20:05:00Z">
            <w:rPr>
              <w:ins w:id="888" w:author="granix pacheco" w:date="2016-02-08T08:36:00Z"/>
              <w:b/>
              <w:sz w:val="36"/>
              <w:szCs w:val="36"/>
              <w:u w:val="single"/>
            </w:rPr>
          </w:rPrChange>
        </w:rPr>
        <w:pPrChange w:id="889"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90" w:author="granix pacheco" w:date="2016-02-08T13:21:00Z"/>
          <w:b/>
          <w:sz w:val="36"/>
          <w:szCs w:val="36"/>
          <w:u w:val="single"/>
        </w:rPr>
        <w:pPrChange w:id="891"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92" w:author="granix pacheco" w:date="2016-02-08T16:13:00Z"/>
          <w:b/>
          <w:sz w:val="36"/>
          <w:szCs w:val="36"/>
          <w:u w:val="single"/>
        </w:rPr>
        <w:pPrChange w:id="893"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4" w:author="granix pacheco" w:date="2016-02-08T08:36:00Z"/>
          <w:b/>
          <w:sz w:val="36"/>
          <w:szCs w:val="36"/>
          <w:u w:val="single"/>
        </w:rPr>
        <w:pPrChange w:id="895"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6"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7"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8" w:author="granix pacheco" w:date="2016-02-08T08:59:00Z"/>
          <w:b/>
          <w:sz w:val="32"/>
          <w:szCs w:val="32"/>
          <w:rPrChange w:id="899" w:author="Mateus Berardo de Souza Terra" w:date="2016-02-08T20:05:00Z">
            <w:rPr>
              <w:ins w:id="900" w:author="granix pacheco" w:date="2016-02-08T08:59:00Z"/>
              <w:b/>
              <w:sz w:val="36"/>
              <w:szCs w:val="36"/>
              <w:u w:val="single"/>
            </w:rPr>
          </w:rPrChange>
        </w:rPr>
        <w:pPrChange w:id="901" w:author="Mateus Berardo de Souza Terra" w:date="2016-02-08T22:30:00Z">
          <w:pPr>
            <w:pStyle w:val="NormalWeb"/>
            <w:shd w:val="clear" w:color="auto" w:fill="FFFFFF"/>
            <w:spacing w:before="0" w:beforeAutospacing="0" w:after="160" w:afterAutospacing="0"/>
            <w:jc w:val="both"/>
          </w:pPr>
        </w:pPrChange>
      </w:pPr>
      <w:ins w:id="902" w:author="granix pacheco" w:date="2016-02-08T08:59:00Z">
        <w:r w:rsidRPr="007D7E6F">
          <w:rPr>
            <w:b/>
            <w:sz w:val="32"/>
            <w:szCs w:val="32"/>
            <w:rPrChange w:id="903" w:author="Mateus Berardo de Souza Terra" w:date="2016-02-08T20:05:00Z">
              <w:rPr>
                <w:b/>
                <w:sz w:val="36"/>
                <w:szCs w:val="36"/>
                <w:u w:val="single"/>
              </w:rPr>
            </w:rPrChange>
          </w:rPr>
          <w:t xml:space="preserve">Valor </w:t>
        </w:r>
      </w:ins>
      <w:ins w:id="904" w:author="granix pacheco" w:date="2016-02-08T11:31:00Z">
        <w:r w:rsidR="0017119E" w:rsidRPr="007D7E6F">
          <w:rPr>
            <w:b/>
            <w:sz w:val="32"/>
            <w:szCs w:val="32"/>
            <w:rPrChange w:id="905" w:author="Mateus Berardo de Souza Terra" w:date="2016-02-08T20:05:00Z">
              <w:rPr>
                <w:b/>
                <w:sz w:val="32"/>
                <w:szCs w:val="32"/>
                <w:u w:val="single"/>
              </w:rPr>
            </w:rPrChange>
          </w:rPr>
          <w:t xml:space="preserve">de </w:t>
        </w:r>
      </w:ins>
      <w:ins w:id="906" w:author="granix pacheco" w:date="2016-02-08T08:59:00Z">
        <w:r w:rsidRPr="007D7E6F">
          <w:rPr>
            <w:b/>
            <w:sz w:val="32"/>
            <w:szCs w:val="32"/>
            <w:rPrChange w:id="907"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8" w:author="granix pacheco" w:date="2016-02-08T09:52:00Z"/>
        </w:rPr>
        <w:pPrChange w:id="909" w:author="granix pacheco" w:date="2016-02-08T09:55:00Z">
          <w:pPr>
            <w:pStyle w:val="NormalWeb"/>
            <w:shd w:val="clear" w:color="auto" w:fill="FFFFFF"/>
            <w:spacing w:before="0" w:beforeAutospacing="0" w:after="160" w:afterAutospacing="0"/>
            <w:jc w:val="both"/>
          </w:pPr>
        </w:pPrChange>
      </w:pPr>
      <w:ins w:id="910" w:author="granix pacheco" w:date="2016-02-08T09:51:00Z">
        <w:r w:rsidRPr="007D7E6F">
          <w:t>A unidade de medida de resistência é o ohm</w:t>
        </w:r>
      </w:ins>
      <w:ins w:id="911" w:author="granix pacheco" w:date="2016-02-08T09:53:00Z">
        <w:r w:rsidR="0070445C" w:rsidRPr="007D7E6F">
          <w:t>, representado pelo símbolo grego Ômega</w:t>
        </w:r>
      </w:ins>
      <w:ins w:id="912" w:author="granix pacheco" w:date="2016-02-08T09:51:00Z">
        <w:r w:rsidRPr="007D7E6F">
          <w:t>.</w:t>
        </w:r>
      </w:ins>
      <w:ins w:id="913" w:author="granix pacheco" w:date="2016-02-08T09:52:00Z">
        <w:r w:rsidRPr="007D7E6F">
          <w:t xml:space="preserve"> Para saber a resistência de um resistor basta </w:t>
        </w:r>
      </w:ins>
      <w:ins w:id="914" w:author="granix pacheco" w:date="2016-02-08T09:54:00Z">
        <w:r w:rsidR="0070445C" w:rsidRPr="007D7E6F">
          <w:t>ler as duas primeiras faixas e multiplicar esse valor pela terceira. A quarta mostra a tolerância do resistor</w:t>
        </w:r>
      </w:ins>
      <w:ins w:id="915" w:author="granix pacheco" w:date="2016-02-08T10:05:00Z">
        <w:r w:rsidR="00FA772E" w:rsidRPr="007D7E6F">
          <w:t xml:space="preserve"> que </w:t>
        </w:r>
      </w:ins>
      <w:ins w:id="916" w:author="granix pacheco" w:date="2016-02-08T10:06:00Z">
        <w:r w:rsidR="00FA772E" w:rsidRPr="007D7E6F">
          <w:t>é o valor de sua variação em relação ao valor nominal</w:t>
        </w:r>
      </w:ins>
      <w:ins w:id="917" w:author="granix pacheco" w:date="2016-02-08T09:54:00Z">
        <w:r w:rsidR="0070445C" w:rsidRPr="007D7E6F">
          <w:t>.</w:t>
        </w:r>
      </w:ins>
      <w:ins w:id="918" w:author="granix pacheco" w:date="2016-02-08T12:24:00Z">
        <w:r w:rsidR="001C7BBA" w:rsidRPr="007D7E6F">
          <w:t xml:space="preserve"> Alguns resistores </w:t>
        </w:r>
      </w:ins>
      <w:ins w:id="919"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20" w:author="granix pacheco" w:date="2016-02-08T09:55:00Z"/>
        </w:rPr>
        <w:pPrChange w:id="921" w:author="granix pacheco" w:date="2016-02-08T09:51:00Z">
          <w:pPr>
            <w:pStyle w:val="NormalWeb"/>
            <w:shd w:val="clear" w:color="auto" w:fill="FFFFFF"/>
            <w:spacing w:before="0" w:beforeAutospacing="0" w:after="160" w:afterAutospacing="0"/>
            <w:jc w:val="both"/>
          </w:pPr>
        </w:pPrChange>
      </w:pPr>
      <w:ins w:id="922" w:author="granix pacheco" w:date="2016-02-08T09:55:00Z">
        <w:r w:rsidRPr="004A7414">
          <w:rPr>
            <w:rFonts w:ascii="Arial" w:hAnsi="Arial" w:cs="Arial"/>
            <w:noProof/>
            <w:lang w:eastAsia="pt-BR"/>
            <w:rPrChange w:id="923"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4"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5" w:author="granix pacheco" w:date="2016-02-08T09:56:00Z"/>
              </w:rPr>
              <w:pPrChange w:id="926" w:author="Mateus Berardo de Souza Terra" w:date="2016-02-08T22:31:00Z">
                <w:pPr>
                  <w:pStyle w:val="NormalWeb"/>
                  <w:spacing w:before="0" w:beforeAutospacing="0" w:after="160" w:afterAutospacing="0"/>
                  <w:jc w:val="both"/>
                </w:pPr>
              </w:pPrChange>
            </w:pPr>
            <w:ins w:id="927"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8" w:author="granix pacheco" w:date="2016-02-08T09:56:00Z"/>
              </w:rPr>
              <w:pPrChange w:id="929" w:author="Mateus Berardo de Souza Terra" w:date="2016-02-08T22:31:00Z">
                <w:pPr>
                  <w:pStyle w:val="NormalWeb"/>
                  <w:spacing w:before="0" w:beforeAutospacing="0" w:after="160" w:afterAutospacing="0"/>
                  <w:jc w:val="both"/>
                </w:pPr>
              </w:pPrChange>
            </w:pPr>
            <w:ins w:id="930"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31" w:author="granix pacheco" w:date="2016-02-08T09:56:00Z"/>
              </w:rPr>
              <w:pPrChange w:id="932" w:author="Mateus Berardo de Souza Terra" w:date="2016-02-08T22:31:00Z">
                <w:pPr>
                  <w:pStyle w:val="NormalWeb"/>
                  <w:spacing w:before="0" w:beforeAutospacing="0" w:after="160" w:afterAutospacing="0"/>
                  <w:jc w:val="both"/>
                </w:pPr>
              </w:pPrChange>
            </w:pPr>
            <w:ins w:id="933"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4" w:author="granix pacheco" w:date="2016-02-08T10:01:00Z"/>
              </w:rPr>
              <w:pPrChange w:id="935" w:author="Mateus Berardo de Souza Terra" w:date="2016-02-08T22:31:00Z">
                <w:pPr>
                  <w:pStyle w:val="NormalWeb"/>
                  <w:spacing w:before="0" w:beforeAutospacing="0" w:after="160" w:afterAutospacing="0"/>
                  <w:jc w:val="both"/>
                </w:pPr>
              </w:pPrChange>
            </w:pPr>
            <w:ins w:id="936"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7" w:author="granix pacheco" w:date="2016-02-08T09:56:00Z"/>
              </w:rPr>
              <w:pPrChange w:id="938" w:author="Mateus Berardo de Souza Terra" w:date="2016-02-08T22:31:00Z">
                <w:pPr>
                  <w:pStyle w:val="NormalWeb"/>
                  <w:spacing w:before="0" w:beforeAutospacing="0" w:after="160" w:afterAutospacing="0"/>
                  <w:jc w:val="both"/>
                </w:pPr>
              </w:pPrChange>
            </w:pPr>
            <w:ins w:id="939" w:author="granix pacheco" w:date="2016-02-08T09:56:00Z">
              <w:r w:rsidRPr="007D7E6F">
                <w:t>Tolerância</w:t>
              </w:r>
            </w:ins>
          </w:p>
        </w:tc>
      </w:tr>
      <w:tr w:rsidR="0070445C" w:rsidRPr="007D7E6F" w14:paraId="155231DB" w14:textId="77777777" w:rsidTr="003B25A9">
        <w:trPr>
          <w:ins w:id="940"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41" w:author="granix pacheco" w:date="2016-02-08T10:01:00Z"/>
              </w:rPr>
              <w:pPrChange w:id="942" w:author="Mateus Berardo de Souza Terra" w:date="2016-02-08T22:31:00Z">
                <w:pPr>
                  <w:pStyle w:val="NormalWeb"/>
                  <w:spacing w:before="0" w:beforeAutospacing="0" w:after="160" w:afterAutospacing="0"/>
                  <w:jc w:val="both"/>
                </w:pPr>
              </w:pPrChange>
            </w:pPr>
            <w:ins w:id="943"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4" w:author="granix pacheco" w:date="2016-02-08T10:01:00Z"/>
              </w:rPr>
              <w:pPrChange w:id="945" w:author="Mateus Berardo de Souza Terra" w:date="2016-02-08T22:31:00Z">
                <w:pPr>
                  <w:pStyle w:val="NormalWeb"/>
                  <w:spacing w:before="0" w:beforeAutospacing="0" w:after="160" w:afterAutospacing="0"/>
                  <w:jc w:val="both"/>
                </w:pPr>
              </w:pPrChange>
            </w:pPr>
            <w:ins w:id="946"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7" w:author="granix pacheco" w:date="2016-02-08T10:01:00Z"/>
              </w:rPr>
              <w:pPrChange w:id="948" w:author="Mateus Berardo de Souza Terra" w:date="2016-02-08T22:31:00Z">
                <w:pPr>
                  <w:pStyle w:val="NormalWeb"/>
                  <w:spacing w:before="0" w:beforeAutospacing="0" w:after="160" w:afterAutospacing="0"/>
                  <w:jc w:val="both"/>
                </w:pPr>
              </w:pPrChange>
            </w:pPr>
            <w:ins w:id="949"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50" w:author="granix pacheco" w:date="2016-02-08T10:01:00Z"/>
              </w:rPr>
              <w:pPrChange w:id="951" w:author="Mateus Berardo de Souza Terra" w:date="2016-02-08T22:31:00Z">
                <w:pPr>
                  <w:pStyle w:val="NormalWeb"/>
                  <w:spacing w:before="0" w:beforeAutospacing="0" w:after="160" w:afterAutospacing="0"/>
                  <w:jc w:val="both"/>
                </w:pPr>
              </w:pPrChange>
            </w:pPr>
            <w:ins w:id="952"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53" w:author="granix pacheco" w:date="2016-02-08T10:01:00Z"/>
              </w:rPr>
              <w:pPrChange w:id="954" w:author="Mateus Berardo de Souza Terra" w:date="2016-02-08T22:31:00Z">
                <w:pPr>
                  <w:pStyle w:val="NormalWeb"/>
                  <w:spacing w:before="0" w:beforeAutospacing="0" w:after="160" w:afterAutospacing="0"/>
                  <w:jc w:val="both"/>
                </w:pPr>
              </w:pPrChange>
            </w:pPr>
            <w:ins w:id="955" w:author="granix pacheco" w:date="2016-02-08T10:04:00Z">
              <w:r w:rsidRPr="007D7E6F">
                <w:t>10%</w:t>
              </w:r>
            </w:ins>
          </w:p>
        </w:tc>
      </w:tr>
      <w:tr w:rsidR="0070445C" w:rsidRPr="007D7E6F" w14:paraId="48118C94" w14:textId="77777777" w:rsidTr="003B25A9">
        <w:trPr>
          <w:ins w:id="956"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7" w:author="granix pacheco" w:date="2016-02-08T09:56:00Z"/>
              </w:rPr>
              <w:pPrChange w:id="958" w:author="Mateus Berardo de Souza Terra" w:date="2016-02-08T22:31:00Z">
                <w:pPr>
                  <w:pStyle w:val="NormalWeb"/>
                  <w:spacing w:before="0" w:beforeAutospacing="0" w:after="160" w:afterAutospacing="0"/>
                  <w:jc w:val="both"/>
                </w:pPr>
              </w:pPrChange>
            </w:pPr>
            <w:ins w:id="959"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60" w:author="granix pacheco" w:date="2016-02-08T09:56:00Z"/>
              </w:rPr>
              <w:pPrChange w:id="961" w:author="Mateus Berardo de Souza Terra" w:date="2016-02-08T22:31:00Z">
                <w:pPr>
                  <w:pStyle w:val="NormalWeb"/>
                  <w:spacing w:before="0" w:beforeAutospacing="0" w:after="160" w:afterAutospacing="0"/>
                  <w:jc w:val="both"/>
                </w:pPr>
              </w:pPrChange>
            </w:pPr>
            <w:ins w:id="962"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63" w:author="granix pacheco" w:date="2016-02-08T09:56:00Z"/>
              </w:rPr>
              <w:pPrChange w:id="964" w:author="Mateus Berardo de Souza Terra" w:date="2016-02-08T22:31:00Z">
                <w:pPr>
                  <w:pStyle w:val="NormalWeb"/>
                  <w:spacing w:before="0" w:beforeAutospacing="0" w:after="160" w:afterAutospacing="0"/>
                  <w:jc w:val="both"/>
                </w:pPr>
              </w:pPrChange>
            </w:pPr>
            <w:ins w:id="965"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6" w:author="granix pacheco" w:date="2016-02-08T10:01:00Z"/>
              </w:rPr>
              <w:pPrChange w:id="967" w:author="Mateus Berardo de Souza Terra" w:date="2016-02-08T22:31:00Z">
                <w:pPr>
                  <w:pStyle w:val="NormalWeb"/>
                  <w:spacing w:before="0" w:beforeAutospacing="0" w:after="160" w:afterAutospacing="0"/>
                  <w:jc w:val="both"/>
                </w:pPr>
              </w:pPrChange>
            </w:pPr>
            <w:ins w:id="968"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9" w:author="granix pacheco" w:date="2016-02-08T09:56:00Z"/>
              </w:rPr>
              <w:pPrChange w:id="970" w:author="Mateus Berardo de Souza Terra" w:date="2016-02-08T22:31:00Z">
                <w:pPr>
                  <w:pStyle w:val="NormalWeb"/>
                  <w:spacing w:before="0" w:beforeAutospacing="0" w:after="160" w:afterAutospacing="0"/>
                  <w:jc w:val="both"/>
                </w:pPr>
              </w:pPrChange>
            </w:pPr>
            <w:ins w:id="971" w:author="granix pacheco" w:date="2016-02-08T10:04:00Z">
              <w:r w:rsidRPr="007D7E6F">
                <w:t>5%</w:t>
              </w:r>
            </w:ins>
          </w:p>
        </w:tc>
      </w:tr>
      <w:tr w:rsidR="0070445C" w:rsidRPr="007D7E6F" w14:paraId="163158D9" w14:textId="77777777" w:rsidTr="003B25A9">
        <w:trPr>
          <w:ins w:id="972"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73" w:author="granix pacheco" w:date="2016-02-08T09:56:00Z"/>
              </w:rPr>
              <w:pPrChange w:id="974" w:author="Mateus Berardo de Souza Terra" w:date="2016-02-08T22:31:00Z">
                <w:pPr>
                  <w:pStyle w:val="NormalWeb"/>
                  <w:spacing w:before="0" w:beforeAutospacing="0" w:after="160" w:afterAutospacing="0"/>
                  <w:jc w:val="both"/>
                </w:pPr>
              </w:pPrChange>
            </w:pPr>
            <w:ins w:id="975"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6" w:author="granix pacheco" w:date="2016-02-08T09:56:00Z"/>
              </w:rPr>
              <w:pPrChange w:id="977" w:author="Mateus Berardo de Souza Terra" w:date="2016-02-08T22:31:00Z">
                <w:pPr>
                  <w:pStyle w:val="NormalWeb"/>
                  <w:spacing w:before="0" w:beforeAutospacing="0" w:after="160" w:afterAutospacing="0"/>
                  <w:jc w:val="both"/>
                </w:pPr>
              </w:pPrChange>
            </w:pPr>
            <w:ins w:id="978"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9" w:author="granix pacheco" w:date="2016-02-08T09:56:00Z"/>
              </w:rPr>
              <w:pPrChange w:id="980" w:author="Mateus Berardo de Souza Terra" w:date="2016-02-08T22:31:00Z">
                <w:pPr>
                  <w:pStyle w:val="NormalWeb"/>
                  <w:spacing w:before="0" w:beforeAutospacing="0" w:after="160" w:afterAutospacing="0"/>
                  <w:jc w:val="both"/>
                </w:pPr>
              </w:pPrChange>
            </w:pPr>
            <w:ins w:id="981"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82" w:author="granix pacheco" w:date="2016-02-08T10:01:00Z"/>
              </w:rPr>
              <w:pPrChange w:id="983" w:author="Mateus Berardo de Souza Terra" w:date="2016-02-08T22:31:00Z">
                <w:pPr>
                  <w:pStyle w:val="NormalWeb"/>
                  <w:spacing w:before="0" w:beforeAutospacing="0" w:after="160" w:afterAutospacing="0"/>
                  <w:jc w:val="both"/>
                </w:pPr>
              </w:pPrChange>
            </w:pPr>
            <w:ins w:id="984"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5" w:author="granix pacheco" w:date="2016-02-08T09:56:00Z"/>
              </w:rPr>
              <w:pPrChange w:id="986" w:author="Mateus Berardo de Souza Terra" w:date="2016-02-08T22:31:00Z">
                <w:pPr>
                  <w:pStyle w:val="NormalWeb"/>
                  <w:spacing w:before="0" w:beforeAutospacing="0" w:after="160" w:afterAutospacing="0"/>
                  <w:jc w:val="both"/>
                </w:pPr>
              </w:pPrChange>
            </w:pPr>
            <w:ins w:id="987" w:author="granix pacheco" w:date="2016-02-08T10:04:00Z">
              <w:r w:rsidRPr="007D7E6F">
                <w:t>4%</w:t>
              </w:r>
            </w:ins>
          </w:p>
        </w:tc>
      </w:tr>
      <w:tr w:rsidR="0070445C" w:rsidRPr="007D7E6F" w14:paraId="46EC4489" w14:textId="77777777" w:rsidTr="003B25A9">
        <w:trPr>
          <w:ins w:id="988"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9" w:author="granix pacheco" w:date="2016-02-08T09:56:00Z"/>
              </w:rPr>
              <w:pPrChange w:id="990" w:author="Mateus Berardo de Souza Terra" w:date="2016-02-08T22:31:00Z">
                <w:pPr>
                  <w:pStyle w:val="NormalWeb"/>
                  <w:spacing w:before="0" w:beforeAutospacing="0" w:after="160" w:afterAutospacing="0"/>
                  <w:jc w:val="both"/>
                </w:pPr>
              </w:pPrChange>
            </w:pPr>
            <w:ins w:id="991"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92" w:author="granix pacheco" w:date="2016-02-08T09:56:00Z"/>
              </w:rPr>
              <w:pPrChange w:id="993" w:author="Mateus Berardo de Souza Terra" w:date="2016-02-08T22:31:00Z">
                <w:pPr>
                  <w:pStyle w:val="NormalWeb"/>
                  <w:spacing w:before="0" w:beforeAutospacing="0" w:after="160" w:afterAutospacing="0"/>
                  <w:jc w:val="both"/>
                </w:pPr>
              </w:pPrChange>
            </w:pPr>
            <w:ins w:id="994"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5" w:author="granix pacheco" w:date="2016-02-08T09:56:00Z"/>
              </w:rPr>
              <w:pPrChange w:id="996" w:author="Mateus Berardo de Souza Terra" w:date="2016-02-08T22:31:00Z">
                <w:pPr>
                  <w:pStyle w:val="NormalWeb"/>
                  <w:spacing w:before="0" w:beforeAutospacing="0" w:after="160" w:afterAutospacing="0"/>
                  <w:jc w:val="both"/>
                </w:pPr>
              </w:pPrChange>
            </w:pPr>
            <w:ins w:id="997"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8" w:author="granix pacheco" w:date="2016-02-08T10:01:00Z"/>
              </w:rPr>
              <w:pPrChange w:id="999" w:author="Mateus Berardo de Souza Terra" w:date="2016-02-08T22:31:00Z">
                <w:pPr>
                  <w:pStyle w:val="NormalWeb"/>
                  <w:spacing w:before="0" w:beforeAutospacing="0" w:after="160" w:afterAutospacing="0"/>
                  <w:jc w:val="both"/>
                </w:pPr>
              </w:pPrChange>
            </w:pPr>
            <w:ins w:id="1000"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01" w:author="granix pacheco" w:date="2016-02-08T09:56:00Z"/>
              </w:rPr>
              <w:pPrChange w:id="1002" w:author="Mateus Berardo de Souza Terra" w:date="2016-02-08T22:31:00Z">
                <w:pPr>
                  <w:pStyle w:val="NormalWeb"/>
                  <w:spacing w:before="0" w:beforeAutospacing="0" w:after="160" w:afterAutospacing="0"/>
                  <w:jc w:val="both"/>
                </w:pPr>
              </w:pPrChange>
            </w:pPr>
            <w:ins w:id="1003" w:author="granix pacheco" w:date="2016-02-08T10:04:00Z">
              <w:r w:rsidRPr="007D7E6F">
                <w:t>3%</w:t>
              </w:r>
            </w:ins>
          </w:p>
        </w:tc>
      </w:tr>
      <w:tr w:rsidR="0070445C" w:rsidRPr="007D7E6F" w14:paraId="3EA9F942" w14:textId="77777777" w:rsidTr="003B25A9">
        <w:trPr>
          <w:ins w:id="1004"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5" w:author="granix pacheco" w:date="2016-02-08T09:56:00Z"/>
              </w:rPr>
              <w:pPrChange w:id="1006" w:author="Mateus Berardo de Souza Terra" w:date="2016-02-08T22:31:00Z">
                <w:pPr>
                  <w:pStyle w:val="NormalWeb"/>
                  <w:spacing w:before="0" w:beforeAutospacing="0" w:after="160" w:afterAutospacing="0"/>
                  <w:jc w:val="both"/>
                </w:pPr>
              </w:pPrChange>
            </w:pPr>
            <w:ins w:id="1007"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8" w:author="granix pacheco" w:date="2016-02-08T09:56:00Z"/>
              </w:rPr>
              <w:pPrChange w:id="1009" w:author="Mateus Berardo de Souza Terra" w:date="2016-02-08T22:31:00Z">
                <w:pPr>
                  <w:pStyle w:val="NormalWeb"/>
                  <w:spacing w:before="0" w:beforeAutospacing="0" w:after="160" w:afterAutospacing="0"/>
                  <w:jc w:val="both"/>
                </w:pPr>
              </w:pPrChange>
            </w:pPr>
            <w:ins w:id="1010"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11" w:author="granix pacheco" w:date="2016-02-08T09:56:00Z"/>
              </w:rPr>
              <w:pPrChange w:id="1012" w:author="Mateus Berardo de Souza Terra" w:date="2016-02-08T22:31:00Z">
                <w:pPr>
                  <w:pStyle w:val="NormalWeb"/>
                  <w:spacing w:before="0" w:beforeAutospacing="0" w:after="160" w:afterAutospacing="0"/>
                  <w:jc w:val="both"/>
                </w:pPr>
              </w:pPrChange>
            </w:pPr>
            <w:ins w:id="1013" w:author="granix pacheco" w:date="2016-02-08T10:02:00Z">
              <w:r w:rsidRPr="007D7E6F">
                <w:t>1</w:t>
              </w:r>
            </w:ins>
            <w:ins w:id="1014" w:author="granix pacheco" w:date="2016-02-08T10:03:00Z">
              <w:r w:rsidR="00892EE5" w:rsidRPr="007D7E6F">
                <w:t>.</w:t>
              </w:r>
            </w:ins>
            <w:ins w:id="1015"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6" w:author="granix pacheco" w:date="2016-02-08T10:01:00Z"/>
              </w:rPr>
              <w:pPrChange w:id="1017" w:author="Mateus Berardo de Souza Terra" w:date="2016-02-08T22:31:00Z">
                <w:pPr>
                  <w:pStyle w:val="NormalWeb"/>
                  <w:spacing w:before="0" w:beforeAutospacing="0" w:after="160" w:afterAutospacing="0"/>
                  <w:jc w:val="both"/>
                </w:pPr>
              </w:pPrChange>
            </w:pPr>
            <w:ins w:id="1018"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9" w:author="granix pacheco" w:date="2016-02-08T09:56:00Z"/>
              </w:rPr>
              <w:pPrChange w:id="1020" w:author="Mateus Berardo de Souza Terra" w:date="2016-02-08T22:31:00Z">
                <w:pPr>
                  <w:pStyle w:val="NormalWeb"/>
                  <w:spacing w:before="0" w:beforeAutospacing="0" w:after="160" w:afterAutospacing="0"/>
                  <w:jc w:val="both"/>
                </w:pPr>
              </w:pPrChange>
            </w:pPr>
            <w:ins w:id="1021" w:author="granix pacheco" w:date="2016-02-08T10:04:00Z">
              <w:r w:rsidRPr="007D7E6F">
                <w:t>2%</w:t>
              </w:r>
            </w:ins>
          </w:p>
        </w:tc>
      </w:tr>
      <w:tr w:rsidR="0070445C" w:rsidRPr="007D7E6F" w14:paraId="70D378A2" w14:textId="77777777" w:rsidTr="003B25A9">
        <w:trPr>
          <w:ins w:id="1022"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23" w:author="granix pacheco" w:date="2016-02-08T09:56:00Z"/>
              </w:rPr>
              <w:pPrChange w:id="1024" w:author="Mateus Berardo de Souza Terra" w:date="2016-02-08T22:31:00Z">
                <w:pPr>
                  <w:pStyle w:val="NormalWeb"/>
                  <w:spacing w:before="0" w:beforeAutospacing="0" w:after="160" w:afterAutospacing="0"/>
                  <w:jc w:val="both"/>
                </w:pPr>
              </w:pPrChange>
            </w:pPr>
            <w:ins w:id="1025"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6" w:author="granix pacheco" w:date="2016-02-08T09:56:00Z"/>
              </w:rPr>
              <w:pPrChange w:id="1027" w:author="Mateus Berardo de Souza Terra" w:date="2016-02-08T22:31:00Z">
                <w:pPr>
                  <w:pStyle w:val="NormalWeb"/>
                  <w:spacing w:before="0" w:beforeAutospacing="0" w:after="160" w:afterAutospacing="0"/>
                  <w:jc w:val="both"/>
                </w:pPr>
              </w:pPrChange>
            </w:pPr>
            <w:ins w:id="1028"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9" w:author="granix pacheco" w:date="2016-02-08T09:56:00Z"/>
              </w:rPr>
              <w:pPrChange w:id="1030" w:author="Mateus Berardo de Souza Terra" w:date="2016-02-08T22:31:00Z">
                <w:pPr>
                  <w:pStyle w:val="NormalWeb"/>
                  <w:spacing w:before="0" w:beforeAutospacing="0" w:after="160" w:afterAutospacing="0"/>
                  <w:jc w:val="both"/>
                </w:pPr>
              </w:pPrChange>
            </w:pPr>
            <w:ins w:id="1031" w:author="granix pacheco" w:date="2016-02-08T10:02:00Z">
              <w:r w:rsidRPr="007D7E6F">
                <w:t>10</w:t>
              </w:r>
            </w:ins>
            <w:ins w:id="1032" w:author="granix pacheco" w:date="2016-02-08T10:03:00Z">
              <w:r w:rsidR="00892EE5" w:rsidRPr="007D7E6F">
                <w:t>.</w:t>
              </w:r>
            </w:ins>
            <w:ins w:id="1033"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4" w:author="granix pacheco" w:date="2016-02-08T10:01:00Z"/>
              </w:rPr>
              <w:pPrChange w:id="1035" w:author="Mateus Berardo de Souza Terra" w:date="2016-02-08T22:31:00Z">
                <w:pPr>
                  <w:pStyle w:val="NormalWeb"/>
                  <w:spacing w:before="0" w:beforeAutospacing="0" w:after="160" w:afterAutospacing="0"/>
                  <w:jc w:val="both"/>
                </w:pPr>
              </w:pPrChange>
            </w:pPr>
            <w:ins w:id="1036"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7" w:author="granix pacheco" w:date="2016-02-08T09:56:00Z"/>
              </w:rPr>
              <w:pPrChange w:id="1038" w:author="Mateus Berardo de Souza Terra" w:date="2016-02-08T22:31:00Z">
                <w:pPr>
                  <w:pStyle w:val="NormalWeb"/>
                  <w:spacing w:before="0" w:beforeAutospacing="0" w:after="160" w:afterAutospacing="0"/>
                  <w:jc w:val="both"/>
                </w:pPr>
              </w:pPrChange>
            </w:pPr>
            <w:ins w:id="1039" w:author="granix pacheco" w:date="2016-02-08T10:04:00Z">
              <w:r w:rsidRPr="007D7E6F">
                <w:t>1%</w:t>
              </w:r>
            </w:ins>
          </w:p>
        </w:tc>
      </w:tr>
      <w:tr w:rsidR="0070445C" w:rsidRPr="007D7E6F" w14:paraId="6B57D16F" w14:textId="77777777" w:rsidTr="003B25A9">
        <w:trPr>
          <w:ins w:id="1040"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41" w:author="granix pacheco" w:date="2016-02-08T09:56:00Z"/>
              </w:rPr>
              <w:pPrChange w:id="1042" w:author="Mateus Berardo de Souza Terra" w:date="2016-02-08T22:31:00Z">
                <w:pPr>
                  <w:pStyle w:val="NormalWeb"/>
                  <w:spacing w:before="0" w:beforeAutospacing="0" w:after="160" w:afterAutospacing="0"/>
                  <w:jc w:val="both"/>
                </w:pPr>
              </w:pPrChange>
            </w:pPr>
            <w:ins w:id="1043"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4" w:author="granix pacheco" w:date="2016-02-08T09:56:00Z"/>
              </w:rPr>
              <w:pPrChange w:id="1045" w:author="Mateus Berardo de Souza Terra" w:date="2016-02-08T22:31:00Z">
                <w:pPr>
                  <w:pStyle w:val="NormalWeb"/>
                  <w:spacing w:before="0" w:beforeAutospacing="0" w:after="160" w:afterAutospacing="0"/>
                  <w:jc w:val="both"/>
                </w:pPr>
              </w:pPrChange>
            </w:pPr>
            <w:ins w:id="1046"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7" w:author="granix pacheco" w:date="2016-02-08T09:56:00Z"/>
              </w:rPr>
              <w:pPrChange w:id="1048" w:author="Mateus Berardo de Souza Terra" w:date="2016-02-08T22:31:00Z">
                <w:pPr>
                  <w:pStyle w:val="NormalWeb"/>
                  <w:spacing w:before="0" w:beforeAutospacing="0" w:after="160" w:afterAutospacing="0"/>
                  <w:jc w:val="both"/>
                </w:pPr>
              </w:pPrChange>
            </w:pPr>
            <w:ins w:id="1049"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50" w:author="granix pacheco" w:date="2016-02-08T10:01:00Z"/>
              </w:rPr>
              <w:pPrChange w:id="1051" w:author="Mateus Berardo de Souza Terra" w:date="2016-02-08T22:31:00Z">
                <w:pPr>
                  <w:pStyle w:val="NormalWeb"/>
                  <w:spacing w:before="0" w:beforeAutospacing="0" w:after="160" w:afterAutospacing="0"/>
                  <w:jc w:val="both"/>
                </w:pPr>
              </w:pPrChange>
            </w:pPr>
            <w:ins w:id="1052"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53" w:author="granix pacheco" w:date="2016-02-08T09:56:00Z"/>
              </w:rPr>
              <w:pPrChange w:id="1054" w:author="Mateus Berardo de Souza Terra" w:date="2016-02-08T22:31:00Z">
                <w:pPr>
                  <w:pStyle w:val="NormalWeb"/>
                  <w:spacing w:before="0" w:beforeAutospacing="0" w:after="160" w:afterAutospacing="0"/>
                  <w:jc w:val="both"/>
                </w:pPr>
              </w:pPrChange>
            </w:pPr>
            <w:ins w:id="1055" w:author="granix pacheco" w:date="2016-02-08T10:07:00Z">
              <w:r w:rsidRPr="007D7E6F">
                <w:t>-</w:t>
              </w:r>
            </w:ins>
          </w:p>
        </w:tc>
      </w:tr>
      <w:tr w:rsidR="0070445C" w:rsidRPr="007D7E6F" w14:paraId="0A6C8C92" w14:textId="77777777" w:rsidTr="003B25A9">
        <w:trPr>
          <w:ins w:id="1056"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7" w:author="granix pacheco" w:date="2016-02-08T09:56:00Z"/>
              </w:rPr>
              <w:pPrChange w:id="1058" w:author="Mateus Berardo de Souza Terra" w:date="2016-02-08T22:31:00Z">
                <w:pPr>
                  <w:pStyle w:val="NormalWeb"/>
                  <w:spacing w:before="0" w:beforeAutospacing="0" w:after="160" w:afterAutospacing="0"/>
                  <w:jc w:val="both"/>
                </w:pPr>
              </w:pPrChange>
            </w:pPr>
            <w:ins w:id="1059"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60" w:author="granix pacheco" w:date="2016-02-08T09:56:00Z"/>
              </w:rPr>
              <w:pPrChange w:id="1061" w:author="Mateus Berardo de Souza Terra" w:date="2016-02-08T22:31:00Z">
                <w:pPr>
                  <w:pStyle w:val="NormalWeb"/>
                  <w:spacing w:before="0" w:beforeAutospacing="0" w:after="160" w:afterAutospacing="0"/>
                  <w:jc w:val="both"/>
                </w:pPr>
              </w:pPrChange>
            </w:pPr>
            <w:ins w:id="1062"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63" w:author="granix pacheco" w:date="2016-02-08T09:56:00Z"/>
              </w:rPr>
              <w:pPrChange w:id="1064" w:author="Mateus Berardo de Souza Terra" w:date="2016-02-08T22:31:00Z">
                <w:pPr>
                  <w:pStyle w:val="NormalWeb"/>
                  <w:spacing w:before="0" w:beforeAutospacing="0" w:after="160" w:afterAutospacing="0"/>
                  <w:jc w:val="both"/>
                </w:pPr>
              </w:pPrChange>
            </w:pPr>
            <w:ins w:id="1065" w:author="granix pacheco" w:date="2016-02-08T10:02:00Z">
              <w:r w:rsidRPr="007D7E6F">
                <w:t>1000</w:t>
              </w:r>
            </w:ins>
            <w:ins w:id="1066" w:author="granix pacheco" w:date="2016-02-08T10:03:00Z">
              <w:r w:rsidRPr="007D7E6F">
                <w:t>.</w:t>
              </w:r>
            </w:ins>
            <w:ins w:id="1067"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8" w:author="granix pacheco" w:date="2016-02-08T10:01:00Z"/>
              </w:rPr>
              <w:pPrChange w:id="1069" w:author="Mateus Berardo de Souza Terra" w:date="2016-02-08T22:31:00Z">
                <w:pPr>
                  <w:pStyle w:val="NormalWeb"/>
                  <w:spacing w:before="0" w:beforeAutospacing="0" w:after="160" w:afterAutospacing="0"/>
                  <w:jc w:val="both"/>
                </w:pPr>
              </w:pPrChange>
            </w:pPr>
            <w:ins w:id="1070"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71" w:author="granix pacheco" w:date="2016-02-08T09:56:00Z"/>
              </w:rPr>
              <w:pPrChange w:id="1072" w:author="Mateus Berardo de Souza Terra" w:date="2016-02-08T22:31:00Z">
                <w:pPr>
                  <w:pStyle w:val="NormalWeb"/>
                  <w:spacing w:before="0" w:beforeAutospacing="0" w:after="160" w:afterAutospacing="0"/>
                  <w:jc w:val="both"/>
                </w:pPr>
              </w:pPrChange>
            </w:pPr>
            <w:ins w:id="1073" w:author="granix pacheco" w:date="2016-02-08T10:07:00Z">
              <w:r w:rsidRPr="007D7E6F">
                <w:t>-</w:t>
              </w:r>
            </w:ins>
          </w:p>
        </w:tc>
      </w:tr>
      <w:tr w:rsidR="0070445C" w:rsidRPr="007D7E6F" w14:paraId="259C0E32" w14:textId="77777777" w:rsidTr="003B25A9">
        <w:trPr>
          <w:ins w:id="1074"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5" w:author="granix pacheco" w:date="2016-02-08T09:56:00Z"/>
              </w:rPr>
              <w:pPrChange w:id="1076" w:author="Mateus Berardo de Souza Terra" w:date="2016-02-08T22:31:00Z">
                <w:pPr>
                  <w:pStyle w:val="NormalWeb"/>
                  <w:spacing w:before="0" w:beforeAutospacing="0" w:after="160" w:afterAutospacing="0"/>
                  <w:jc w:val="both"/>
                </w:pPr>
              </w:pPrChange>
            </w:pPr>
            <w:ins w:id="1077"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8" w:author="granix pacheco" w:date="2016-02-08T09:56:00Z"/>
              </w:rPr>
              <w:pPrChange w:id="1079" w:author="Mateus Berardo de Souza Terra" w:date="2016-02-08T22:31:00Z">
                <w:pPr>
                  <w:pStyle w:val="NormalWeb"/>
                  <w:spacing w:before="0" w:beforeAutospacing="0" w:after="160" w:afterAutospacing="0"/>
                  <w:jc w:val="both"/>
                </w:pPr>
              </w:pPrChange>
            </w:pPr>
            <w:ins w:id="1080"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81" w:author="granix pacheco" w:date="2016-02-08T09:56:00Z"/>
              </w:rPr>
              <w:pPrChange w:id="1082" w:author="Mateus Berardo de Souza Terra" w:date="2016-02-08T22:31:00Z">
                <w:pPr>
                  <w:pStyle w:val="NormalWeb"/>
                  <w:spacing w:before="0" w:beforeAutospacing="0" w:after="160" w:afterAutospacing="0"/>
                  <w:jc w:val="both"/>
                </w:pPr>
              </w:pPrChange>
            </w:pPr>
            <w:ins w:id="1083"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4" w:author="granix pacheco" w:date="2016-02-08T10:01:00Z"/>
              </w:rPr>
              <w:pPrChange w:id="1085" w:author="Mateus Berardo de Souza Terra" w:date="2016-02-08T22:31:00Z">
                <w:pPr>
                  <w:pStyle w:val="NormalWeb"/>
                  <w:spacing w:before="0" w:beforeAutospacing="0" w:after="160" w:afterAutospacing="0"/>
                  <w:jc w:val="both"/>
                </w:pPr>
              </w:pPrChange>
            </w:pPr>
            <w:ins w:id="1086"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7" w:author="granix pacheco" w:date="2016-02-08T09:56:00Z"/>
              </w:rPr>
              <w:pPrChange w:id="1088" w:author="Mateus Berardo de Souza Terra" w:date="2016-02-08T22:31:00Z">
                <w:pPr>
                  <w:pStyle w:val="NormalWeb"/>
                  <w:spacing w:before="0" w:beforeAutospacing="0" w:after="160" w:afterAutospacing="0"/>
                  <w:jc w:val="both"/>
                </w:pPr>
              </w:pPrChange>
            </w:pPr>
            <w:ins w:id="1089" w:author="granix pacheco" w:date="2016-02-08T10:07:00Z">
              <w:r w:rsidRPr="007D7E6F">
                <w:t>-</w:t>
              </w:r>
            </w:ins>
          </w:p>
        </w:tc>
      </w:tr>
      <w:tr w:rsidR="0070445C" w:rsidRPr="007D7E6F" w14:paraId="0F136FC9" w14:textId="77777777" w:rsidTr="003B25A9">
        <w:trPr>
          <w:ins w:id="1090"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91" w:author="granix pacheco" w:date="2016-02-08T09:56:00Z"/>
              </w:rPr>
              <w:pPrChange w:id="1092" w:author="Mateus Berardo de Souza Terra" w:date="2016-02-08T22:31:00Z">
                <w:pPr>
                  <w:pStyle w:val="NormalWeb"/>
                  <w:spacing w:before="0" w:beforeAutospacing="0" w:after="160" w:afterAutospacing="0"/>
                  <w:jc w:val="both"/>
                </w:pPr>
              </w:pPrChange>
            </w:pPr>
            <w:ins w:id="1093"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4" w:author="granix pacheco" w:date="2016-02-08T09:56:00Z"/>
              </w:rPr>
              <w:pPrChange w:id="1095" w:author="Mateus Berardo de Souza Terra" w:date="2016-02-08T22:31:00Z">
                <w:pPr>
                  <w:pStyle w:val="NormalWeb"/>
                  <w:spacing w:before="0" w:beforeAutospacing="0" w:after="160" w:afterAutospacing="0"/>
                  <w:jc w:val="both"/>
                </w:pPr>
              </w:pPrChange>
            </w:pPr>
            <w:ins w:id="1096"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7" w:author="granix pacheco" w:date="2016-02-08T09:56:00Z"/>
              </w:rPr>
              <w:pPrChange w:id="1098" w:author="Mateus Berardo de Souza Terra" w:date="2016-02-08T22:31:00Z">
                <w:pPr>
                  <w:pStyle w:val="NormalWeb"/>
                  <w:spacing w:before="0" w:beforeAutospacing="0" w:after="160" w:afterAutospacing="0"/>
                  <w:jc w:val="both"/>
                </w:pPr>
              </w:pPrChange>
            </w:pPr>
            <w:ins w:id="1099"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00" w:author="granix pacheco" w:date="2016-02-08T10:01:00Z"/>
              </w:rPr>
              <w:pPrChange w:id="1101" w:author="Mateus Berardo de Souza Terra" w:date="2016-02-08T22:31:00Z">
                <w:pPr>
                  <w:pStyle w:val="NormalWeb"/>
                  <w:spacing w:before="0" w:beforeAutospacing="0" w:after="160" w:afterAutospacing="0"/>
                  <w:jc w:val="both"/>
                </w:pPr>
              </w:pPrChange>
            </w:pPr>
            <w:ins w:id="1102"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03" w:author="granix pacheco" w:date="2016-02-08T09:56:00Z"/>
              </w:rPr>
              <w:pPrChange w:id="1104" w:author="Mateus Berardo de Souza Terra" w:date="2016-02-08T22:31:00Z">
                <w:pPr>
                  <w:pStyle w:val="NormalWeb"/>
                  <w:spacing w:before="0" w:beforeAutospacing="0" w:after="160" w:afterAutospacing="0"/>
                  <w:jc w:val="both"/>
                </w:pPr>
              </w:pPrChange>
            </w:pPr>
            <w:ins w:id="1105" w:author="granix pacheco" w:date="2016-02-08T10:07:00Z">
              <w:r w:rsidRPr="007D7E6F">
                <w:t>-</w:t>
              </w:r>
            </w:ins>
          </w:p>
        </w:tc>
      </w:tr>
      <w:tr w:rsidR="0070445C" w:rsidRPr="007D7E6F" w14:paraId="48B2C436" w14:textId="77777777" w:rsidTr="003B25A9">
        <w:trPr>
          <w:ins w:id="1106"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7" w:author="granix pacheco" w:date="2016-02-08T09:56:00Z"/>
              </w:rPr>
              <w:pPrChange w:id="1108" w:author="Mateus Berardo de Souza Terra" w:date="2016-02-08T22:31:00Z">
                <w:pPr>
                  <w:pStyle w:val="NormalWeb"/>
                  <w:spacing w:before="0" w:beforeAutospacing="0" w:after="160" w:afterAutospacing="0"/>
                  <w:jc w:val="both"/>
                </w:pPr>
              </w:pPrChange>
            </w:pPr>
            <w:ins w:id="1109"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10" w:author="granix pacheco" w:date="2016-02-08T09:56:00Z"/>
              </w:rPr>
              <w:pPrChange w:id="1111" w:author="Mateus Berardo de Souza Terra" w:date="2016-02-08T22:31:00Z">
                <w:pPr>
                  <w:pStyle w:val="NormalWeb"/>
                  <w:spacing w:before="0" w:beforeAutospacing="0" w:after="160" w:afterAutospacing="0"/>
                  <w:jc w:val="both"/>
                </w:pPr>
              </w:pPrChange>
            </w:pPr>
            <w:ins w:id="1112"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13" w:author="granix pacheco" w:date="2016-02-08T09:56:00Z"/>
              </w:rPr>
              <w:pPrChange w:id="1114" w:author="Mateus Berardo de Souza Terra" w:date="2016-02-08T22:31:00Z">
                <w:pPr>
                  <w:pStyle w:val="NormalWeb"/>
                  <w:spacing w:before="0" w:beforeAutospacing="0" w:after="160" w:afterAutospacing="0"/>
                  <w:jc w:val="both"/>
                </w:pPr>
              </w:pPrChange>
            </w:pPr>
            <w:ins w:id="1115"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6" w:author="granix pacheco" w:date="2016-02-08T10:01:00Z"/>
              </w:rPr>
              <w:pPrChange w:id="1117" w:author="Mateus Berardo de Souza Terra" w:date="2016-02-08T22:31:00Z">
                <w:pPr>
                  <w:pStyle w:val="NormalWeb"/>
                  <w:spacing w:before="0" w:beforeAutospacing="0" w:after="160" w:afterAutospacing="0"/>
                  <w:jc w:val="both"/>
                </w:pPr>
              </w:pPrChange>
            </w:pPr>
            <w:ins w:id="1118"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9" w:author="granix pacheco" w:date="2016-02-08T09:56:00Z"/>
              </w:rPr>
              <w:pPrChange w:id="1120" w:author="Mateus Berardo de Souza Terra" w:date="2016-02-08T22:31:00Z">
                <w:pPr>
                  <w:pStyle w:val="NormalWeb"/>
                  <w:spacing w:before="0" w:beforeAutospacing="0" w:after="160" w:afterAutospacing="0"/>
                  <w:jc w:val="both"/>
                </w:pPr>
              </w:pPrChange>
            </w:pPr>
            <w:ins w:id="1121"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22" w:author="granix pacheco" w:date="2016-02-08T08:59:00Z"/>
          <w:rPrChange w:id="1123" w:author="Mateus Berardo de Souza Terra" w:date="2016-02-08T20:05:00Z">
            <w:rPr>
              <w:ins w:id="1124"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5" w:author="granix pacheco" w:date="2016-02-08T08:59:00Z"/>
          <w:b/>
          <w:sz w:val="32"/>
          <w:szCs w:val="32"/>
          <w:rPrChange w:id="1126" w:author="Mateus Berardo de Souza Terra" w:date="2016-02-08T20:05:00Z">
            <w:rPr>
              <w:ins w:id="1127" w:author="granix pacheco" w:date="2016-02-08T08:59:00Z"/>
              <w:b/>
              <w:sz w:val="36"/>
              <w:szCs w:val="36"/>
              <w:u w:val="single"/>
            </w:rPr>
          </w:rPrChange>
        </w:rPr>
        <w:pPrChange w:id="1128"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9" w:author="granix pacheco" w:date="2016-02-08T08:59:00Z">
        <w:r w:rsidRPr="007D7E6F">
          <w:rPr>
            <w:b/>
            <w:sz w:val="32"/>
            <w:szCs w:val="32"/>
            <w:rPrChange w:id="1130"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31" w:author="granix pacheco" w:date="2016-02-08T09:13:00Z"/>
        </w:rPr>
        <w:pPrChange w:id="1132" w:author="granix pacheco" w:date="2016-02-08T09:02:00Z">
          <w:pPr>
            <w:pStyle w:val="NormalWeb"/>
            <w:shd w:val="clear" w:color="auto" w:fill="FFFFFF"/>
            <w:spacing w:before="0" w:beforeAutospacing="0" w:after="160" w:afterAutospacing="0"/>
            <w:jc w:val="both"/>
          </w:pPr>
        </w:pPrChange>
      </w:pPr>
      <w:ins w:id="1133" w:author="granix pacheco" w:date="2016-02-08T09:00:00Z">
        <w:r w:rsidRPr="007D7E6F">
          <w:t xml:space="preserve">A </w:t>
        </w:r>
      </w:ins>
      <w:ins w:id="1134" w:author="granix pacheco" w:date="2016-02-08T09:02:00Z">
        <w:r w:rsidRPr="007D7E6F">
          <w:t>memória</w:t>
        </w:r>
      </w:ins>
      <w:ins w:id="1135" w:author="granix pacheco" w:date="2016-02-08T09:00:00Z">
        <w:r w:rsidRPr="007D7E6F">
          <w:t xml:space="preserve"> do computador </w:t>
        </w:r>
      </w:ins>
      <w:ins w:id="1136" w:author="granix pacheco" w:date="2016-02-08T09:01:00Z">
        <w:r w:rsidRPr="007D7E6F">
          <w:t>não</w:t>
        </w:r>
      </w:ins>
      <w:ins w:id="1137" w:author="granix pacheco" w:date="2016-02-08T09:00:00Z">
        <w:r w:rsidRPr="007D7E6F">
          <w:t xml:space="preserve"> </w:t>
        </w:r>
      </w:ins>
      <w:ins w:id="1138" w:author="granix pacheco" w:date="2016-02-08T09:01:00Z">
        <w:r w:rsidRPr="007D7E6F">
          <w:t xml:space="preserve">é capaz de armazenar diretamente caracteres, tendo que </w:t>
        </w:r>
      </w:ins>
      <w:ins w:id="1139" w:author="granix pacheco" w:date="2016-02-08T09:08:00Z">
        <w:r w:rsidRPr="007D7E6F">
          <w:t>os armazena</w:t>
        </w:r>
      </w:ins>
      <w:ins w:id="1140" w:author="Mateus Berardo de Souza Terra" w:date="2016-02-08T19:13:00Z">
        <w:r w:rsidR="006D3AB1" w:rsidRPr="007D7E6F">
          <w:t>r</w:t>
        </w:r>
      </w:ins>
      <w:ins w:id="1141" w:author="granix pacheco" w:date="2016-02-08T09:08:00Z">
        <w:del w:id="1142" w:author="Mateus Berardo de Souza Terra" w:date="2016-02-08T19:13:00Z">
          <w:r w:rsidRPr="007D7E6F" w:rsidDel="006D3AB1">
            <w:delText>s</w:delText>
          </w:r>
        </w:del>
      </w:ins>
      <w:ins w:id="1143" w:author="granix pacheco" w:date="2016-02-08T09:01:00Z">
        <w:r w:rsidRPr="007D7E6F">
          <w:t xml:space="preserve"> na forma de </w:t>
        </w:r>
      </w:ins>
      <w:ins w:id="1144" w:author="granix pacheco" w:date="2016-02-08T09:02:00Z">
        <w:r w:rsidRPr="007D7E6F">
          <w:t>números</w:t>
        </w:r>
      </w:ins>
      <w:ins w:id="1145" w:author="granix pacheco" w:date="2016-02-08T09:08:00Z">
        <w:r w:rsidRPr="007D7E6F">
          <w:t xml:space="preserve">. </w:t>
        </w:r>
      </w:ins>
      <w:ins w:id="1146" w:author="granix pacheco" w:date="2016-02-08T09:09:00Z">
        <w:r w:rsidRPr="007D7E6F">
          <w:rPr>
            <w:color w:val="303030"/>
            <w:rPrChange w:id="1147" w:author="Mateus Berardo de Souza Terra" w:date="2016-02-08T20:05:00Z">
              <w:rPr>
                <w:rFonts w:ascii="Arial" w:hAnsi="Arial" w:cs="Arial"/>
                <w:color w:val="303030"/>
                <w:sz w:val="19"/>
                <w:szCs w:val="19"/>
                <w:lang w:val="pt-PT"/>
              </w:rPr>
            </w:rPrChange>
          </w:rPr>
          <w:t xml:space="preserve">Cada </w:t>
        </w:r>
        <w:del w:id="1148" w:author="Mateus Berardo de Souza Terra" w:date="2016-02-08T19:13:00Z">
          <w:r w:rsidRPr="007D7E6F" w:rsidDel="006D3AB1">
            <w:rPr>
              <w:color w:val="303030"/>
              <w:rPrChange w:id="1149" w:author="Mateus Berardo de Souza Terra" w:date="2016-02-08T20:05:00Z">
                <w:rPr>
                  <w:rFonts w:ascii="Arial" w:hAnsi="Arial" w:cs="Arial"/>
                  <w:color w:val="303030"/>
                  <w:sz w:val="19"/>
                  <w:szCs w:val="19"/>
                  <w:lang w:val="pt-PT"/>
                </w:rPr>
              </w:rPrChange>
            </w:rPr>
            <w:delText>caracter</w:delText>
          </w:r>
        </w:del>
      </w:ins>
      <w:ins w:id="1150" w:author="Mateus Berardo de Souza Terra" w:date="2016-02-08T19:13:00Z">
        <w:r w:rsidR="006D3AB1" w:rsidRPr="007D7E6F">
          <w:rPr>
            <w:color w:val="303030"/>
          </w:rPr>
          <w:t>caractere</w:t>
        </w:r>
      </w:ins>
      <w:ins w:id="1151" w:author="granix pacheco" w:date="2016-02-08T09:09:00Z">
        <w:r w:rsidRPr="007D7E6F">
          <w:rPr>
            <w:color w:val="303030"/>
            <w:rPrChange w:id="1152"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53" w:author="Mateus Berardo de Souza Terra" w:date="2016-02-08T20:05:00Z">
              <w:rPr>
                <w:rFonts w:ascii="Arial" w:hAnsi="Arial" w:cs="Arial"/>
                <w:b/>
                <w:bCs/>
                <w:color w:val="303030"/>
                <w:sz w:val="19"/>
                <w:szCs w:val="19"/>
                <w:lang w:val="pt-PT"/>
              </w:rPr>
            </w:rPrChange>
          </w:rPr>
          <w:t>código ASCII</w:t>
        </w:r>
        <w:r w:rsidRPr="007D7E6F">
          <w:rPr>
            <w:color w:val="303030"/>
            <w:rPrChange w:id="1154" w:author="Mateus Berardo de Souza Terra" w:date="2016-02-08T20:05:00Z">
              <w:rPr>
                <w:rFonts w:ascii="Arial" w:hAnsi="Arial" w:cs="Arial"/>
                <w:color w:val="303030"/>
                <w:sz w:val="19"/>
                <w:szCs w:val="19"/>
                <w:lang w:val="pt-PT"/>
              </w:rPr>
            </w:rPrChange>
          </w:rPr>
          <w:t xml:space="preserve"> (</w:t>
        </w:r>
        <w:r w:rsidRPr="007D7E6F">
          <w:rPr>
            <w:i/>
            <w:iCs/>
            <w:color w:val="303030"/>
            <w:rPrChange w:id="1155"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6" w:author="Mateus Berardo de Souza Terra" w:date="2016-02-08T20:05:00Z">
              <w:rPr>
                <w:rFonts w:ascii="Arial" w:hAnsi="Arial" w:cs="Arial"/>
                <w:color w:val="303030"/>
                <w:sz w:val="19"/>
                <w:szCs w:val="19"/>
                <w:lang w:val="pt-PT"/>
              </w:rPr>
            </w:rPrChange>
          </w:rPr>
          <w:t xml:space="preserve"> - Código Americano </w:t>
        </w:r>
      </w:ins>
      <w:ins w:id="1157" w:author="Mateus Berardo de Souza Terra" w:date="2016-02-08T19:13:00Z">
        <w:r w:rsidR="006D3AB1" w:rsidRPr="007D7E6F">
          <w:rPr>
            <w:color w:val="303030"/>
          </w:rPr>
          <w:t>Padrão</w:t>
        </w:r>
      </w:ins>
      <w:ins w:id="1158" w:author="granix pacheco" w:date="2016-02-08T09:09:00Z">
        <w:del w:id="1159" w:author="Mateus Berardo de Souza Terra" w:date="2016-02-08T19:13:00Z">
          <w:r w:rsidRPr="007D7E6F" w:rsidDel="006D3AB1">
            <w:rPr>
              <w:color w:val="303030"/>
              <w:rPrChange w:id="1160"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61" w:author="Mateus Berardo de Souza Terra" w:date="2016-02-08T20:05:00Z">
                <w:rPr>
                  <w:color w:val="303030"/>
                  <w:lang w:val="pt-PT"/>
                </w:rPr>
              </w:rPrChange>
            </w:rPr>
            <w:delText>ard</w:delText>
          </w:r>
        </w:del>
        <w:r w:rsidR="005979C4" w:rsidRPr="007D7E6F">
          <w:rPr>
            <w:color w:val="303030"/>
            <w:rPrChange w:id="1162" w:author="Mateus Berardo de Souza Terra" w:date="2016-02-08T20:05:00Z">
              <w:rPr>
                <w:color w:val="303030"/>
                <w:lang w:val="pt-PT"/>
              </w:rPr>
            </w:rPrChange>
          </w:rPr>
          <w:t xml:space="preserve"> para a Troca de Informações</w:t>
        </w:r>
        <w:r w:rsidRPr="007D7E6F">
          <w:rPr>
            <w:color w:val="303030"/>
            <w:rPrChange w:id="1163"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4" w:author="Mateus Berardo de Souza Terra" w:date="2016-02-08T20:05:00Z">
              <w:rPr>
                <w:rFonts w:ascii="Arial" w:hAnsi="Arial" w:cs="Arial"/>
                <w:color w:val="303030"/>
                <w:sz w:val="19"/>
                <w:szCs w:val="19"/>
                <w:lang w:val="pt-PT"/>
              </w:rPr>
            </w:rPrChange>
          </w:rPr>
          <w:t xml:space="preserve"> </w:t>
        </w:r>
      </w:ins>
      <w:ins w:id="1165" w:author="granix pacheco" w:date="2016-02-08T09:01:00Z">
        <w:r w:rsidRPr="007D7E6F">
          <w:t xml:space="preserve"> </w:t>
        </w:r>
      </w:ins>
      <w:ins w:id="1166" w:author="granix pacheco" w:date="2016-02-08T09:10:00Z">
        <w:r w:rsidR="005979C4" w:rsidRPr="007D7E6F">
          <w:t>Existem versões estendidas desse código, mas aqui trataremos da sua versão básica que possui 7 bits</w:t>
        </w:r>
      </w:ins>
      <w:ins w:id="1167"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8" w:author="granix pacheco" w:date="2016-02-08T09:18:00Z"/>
          <w:color w:val="303030"/>
          <w:rPrChange w:id="1169" w:author="Mateus Berardo de Souza Terra" w:date="2016-02-08T20:05:00Z">
            <w:rPr>
              <w:ins w:id="1170" w:author="granix pacheco" w:date="2016-02-08T09:18:00Z"/>
              <w:color w:val="303030"/>
              <w:lang w:val="pt-PT"/>
            </w:rPr>
          </w:rPrChange>
        </w:rPr>
        <w:pPrChange w:id="1171" w:author="granix pacheco" w:date="2016-02-08T09:02:00Z">
          <w:pPr>
            <w:pStyle w:val="NormalWeb"/>
            <w:shd w:val="clear" w:color="auto" w:fill="FFFFFF"/>
            <w:spacing w:before="0" w:beforeAutospacing="0" w:after="160" w:afterAutospacing="0"/>
            <w:jc w:val="both"/>
          </w:pPr>
        </w:pPrChange>
      </w:pPr>
      <w:ins w:id="1172" w:author="granix pacheco" w:date="2016-02-08T09:13:00Z">
        <w:r w:rsidRPr="007D7E6F">
          <w:t xml:space="preserve">Nessa tabela o código 0 a 31 não são realmente caracteres, sendo chamados de </w:t>
        </w:r>
      </w:ins>
      <w:ins w:id="1173" w:author="granix pacheco" w:date="2016-02-08T09:14:00Z">
        <w:r w:rsidRPr="007D7E6F">
          <w:rPr>
            <w:i/>
          </w:rPr>
          <w:t>caracteres de controle</w:t>
        </w:r>
        <w:r w:rsidRPr="007D7E6F">
          <w:t xml:space="preserve">. </w:t>
        </w:r>
      </w:ins>
      <w:ins w:id="1174" w:author="granix pacheco" w:date="2016-02-08T09:17:00Z">
        <w:r w:rsidRPr="007D7E6F">
          <w:rPr>
            <w:color w:val="303030"/>
            <w:rPrChange w:id="1175" w:author="Mateus Berardo de Souza Terra" w:date="2016-02-08T20:05:00Z">
              <w:rPr>
                <w:rFonts w:ascii="Arial" w:hAnsi="Arial" w:cs="Arial"/>
                <w:color w:val="303030"/>
                <w:sz w:val="19"/>
                <w:szCs w:val="19"/>
                <w:lang w:val="pt-PT"/>
              </w:rPr>
            </w:rPrChange>
          </w:rPr>
          <w:t xml:space="preserve">Os códigos 65 a 90 representam as </w:t>
        </w:r>
      </w:ins>
      <w:ins w:id="1176" w:author="granix pacheco" w:date="2016-02-08T09:21:00Z">
        <w:r w:rsidR="000A53C1" w:rsidRPr="007D7E6F">
          <w:rPr>
            <w:color w:val="303030"/>
            <w:rPrChange w:id="1177" w:author="Mateus Berardo de Souza Terra" w:date="2016-02-08T20:05:00Z">
              <w:rPr>
                <w:color w:val="303030"/>
                <w:lang w:val="pt-PT"/>
              </w:rPr>
            </w:rPrChange>
          </w:rPr>
          <w:t xml:space="preserve">letras </w:t>
        </w:r>
      </w:ins>
      <w:ins w:id="1178" w:author="granix pacheco" w:date="2016-02-08T09:17:00Z">
        <w:r w:rsidRPr="007D7E6F">
          <w:rPr>
            <w:color w:val="303030"/>
            <w:rPrChange w:id="1179" w:author="Mateus Berardo de Souza Terra" w:date="2016-02-08T20:05:00Z">
              <w:rPr>
                <w:rFonts w:ascii="Arial" w:hAnsi="Arial" w:cs="Arial"/>
                <w:color w:val="303030"/>
                <w:sz w:val="19"/>
                <w:szCs w:val="19"/>
                <w:lang w:val="pt-PT"/>
              </w:rPr>
            </w:rPrChange>
          </w:rPr>
          <w:t xml:space="preserve">maiúsculas e os códigos 97 a 122 representam as </w:t>
        </w:r>
      </w:ins>
      <w:ins w:id="1180" w:author="granix pacheco" w:date="2016-02-08T09:21:00Z">
        <w:r w:rsidR="000A53C1" w:rsidRPr="007D7E6F">
          <w:rPr>
            <w:color w:val="303030"/>
            <w:rPrChange w:id="1181" w:author="Mateus Berardo de Souza Terra" w:date="2016-02-08T20:05:00Z">
              <w:rPr>
                <w:color w:val="303030"/>
                <w:lang w:val="pt-PT"/>
              </w:rPr>
            </w:rPrChange>
          </w:rPr>
          <w:t xml:space="preserve">letras </w:t>
        </w:r>
      </w:ins>
      <w:ins w:id="1182" w:author="granix pacheco" w:date="2016-02-08T09:17:00Z">
        <w:r w:rsidRPr="007D7E6F">
          <w:rPr>
            <w:color w:val="303030"/>
            <w:rPrChange w:id="1183" w:author="Mateus Berardo de Souza Terra" w:date="2016-02-08T20:05:00Z">
              <w:rPr>
                <w:rFonts w:ascii="Arial" w:hAnsi="Arial" w:cs="Arial"/>
                <w:color w:val="303030"/>
                <w:sz w:val="19"/>
                <w:szCs w:val="19"/>
                <w:lang w:val="pt-PT"/>
              </w:rPr>
            </w:rPrChange>
          </w:rPr>
          <w:t>minúsculas.</w:t>
        </w:r>
      </w:ins>
      <w:ins w:id="1184" w:author="granix pacheco" w:date="2016-02-08T09:25:00Z">
        <w:r w:rsidR="000A53C1" w:rsidRPr="007D7E6F">
          <w:rPr>
            <w:color w:val="303030"/>
            <w:rPrChange w:id="1185" w:author="Mateus Berardo de Souza Terra" w:date="2016-02-08T20:05:00Z">
              <w:rPr>
                <w:color w:val="303030"/>
                <w:lang w:val="pt-PT"/>
              </w:rPr>
            </w:rPrChange>
          </w:rPr>
          <w:t xml:space="preserve"> </w:t>
        </w:r>
      </w:ins>
      <w:ins w:id="1186" w:author="Mateus Berardo de Souza Terra" w:date="2016-02-08T22:07:00Z">
        <w:r w:rsidR="00A76C84">
          <w:rPr>
            <w:color w:val="303030"/>
          </w:rPr>
          <w:t>Abaixo representamos a tabela a partir do código 32.</w:t>
        </w:r>
      </w:ins>
      <w:ins w:id="1187" w:author="granix pacheco" w:date="2016-02-08T09:25:00Z">
        <w:del w:id="1188" w:author="Mateus Berardo de Souza Terra" w:date="2016-02-08T22:07:00Z">
          <w:r w:rsidR="000A53C1" w:rsidRPr="007D7E6F" w:rsidDel="00A76C84">
            <w:rPr>
              <w:color w:val="303030"/>
              <w:rPrChange w:id="1189" w:author="Mateus Berardo de Souza Terra" w:date="2016-02-08T20:05:00Z">
                <w:rPr>
                  <w:color w:val="303030"/>
                  <w:lang w:val="pt-PT"/>
                </w:rPr>
              </w:rPrChange>
            </w:rPr>
            <w:delText>O</w:delText>
          </w:r>
        </w:del>
        <w:r w:rsidR="000A53C1" w:rsidRPr="007D7E6F">
          <w:rPr>
            <w:color w:val="303030"/>
            <w:rPrChange w:id="1190" w:author="Mateus Berardo de Souza Terra" w:date="2016-02-08T20:05:00Z">
              <w:rPr>
                <w:color w:val="303030"/>
                <w:lang w:val="pt-PT"/>
              </w:rPr>
            </w:rPrChange>
          </w:rPr>
          <w:t xml:space="preserve"> </w:t>
        </w:r>
        <w:del w:id="1191" w:author="Mateus Berardo de Souza Terra" w:date="2016-02-08T19:14:00Z">
          <w:r w:rsidR="000A53C1" w:rsidRPr="007D7E6F" w:rsidDel="006D3AB1">
            <w:rPr>
              <w:color w:val="303030"/>
              <w:rPrChange w:id="1192" w:author="Mateus Berardo de Souza Terra" w:date="2016-02-08T20:05:00Z">
                <w:rPr>
                  <w:color w:val="303030"/>
                  <w:lang w:val="pt-PT"/>
                </w:rPr>
              </w:rPrChange>
            </w:rPr>
            <w:delText>codigo</w:delText>
          </w:r>
        </w:del>
        <w:del w:id="1193" w:author="Mateus Berardo de Souza Terra" w:date="2016-02-08T22:07:00Z">
          <w:r w:rsidR="000A53C1" w:rsidRPr="007D7E6F" w:rsidDel="00A76C84">
            <w:rPr>
              <w:color w:val="303030"/>
              <w:rPrChange w:id="1194" w:author="Mateus Berardo de Souza Terra" w:date="2016-02-08T20:05:00Z">
                <w:rPr>
                  <w:color w:val="303030"/>
                  <w:lang w:val="pt-PT"/>
                </w:rPr>
              </w:rPrChange>
            </w:rPr>
            <w:delText xml:space="preserve"> 32 representa o espaço.</w:delText>
          </w:r>
        </w:del>
      </w:ins>
      <w:ins w:id="1195" w:author="granix pacheco" w:date="2016-02-08T09:26:00Z">
        <w:del w:id="1196" w:author="Mateus Berardo de Souza Terra" w:date="2016-02-08T22:07:00Z">
          <w:r w:rsidR="000A53C1" w:rsidRPr="007D7E6F" w:rsidDel="00A76C84">
            <w:rPr>
              <w:color w:val="303030"/>
              <w:rPrChange w:id="1197" w:author="Mateus Berardo de Souza Terra" w:date="2016-02-08T20:05:00Z">
                <w:rPr>
                  <w:color w:val="303030"/>
                  <w:lang w:val="pt-PT"/>
                </w:rPr>
              </w:rPrChange>
            </w:rPr>
            <w:delText xml:space="preserve"> </w:delText>
          </w:r>
        </w:del>
        <w:del w:id="1198" w:author="Mateus Berardo de Souza Terra" w:date="2016-02-08T19:16:00Z">
          <w:r w:rsidR="000A53C1" w:rsidRPr="007D7E6F" w:rsidDel="006D3AB1">
            <w:rPr>
              <w:color w:val="303030"/>
              <w:rPrChange w:id="1199" w:author="Mateus Berardo de Souza Terra" w:date="2016-02-08T20:05:00Z">
                <w:rPr>
                  <w:color w:val="303030"/>
                  <w:lang w:val="pt-PT"/>
                </w:rPr>
              </w:rPrChange>
            </w:rPr>
            <w:delText>Infelizmente pelo tamanho dessa tabela n</w:delText>
          </w:r>
        </w:del>
        <w:del w:id="1200" w:author="Mateus Berardo de Souza Terra" w:date="2016-02-08T19:14:00Z">
          <w:r w:rsidR="000A53C1" w:rsidRPr="007D7E6F" w:rsidDel="006D3AB1">
            <w:rPr>
              <w:color w:val="303030"/>
              <w:rPrChange w:id="1201" w:author="Mateus Berardo de Souza Terra" w:date="2016-02-08T20:05:00Z">
                <w:rPr>
                  <w:color w:val="303030"/>
                  <w:lang w:val="pt-PT"/>
                </w:rPr>
              </w:rPrChange>
            </w:rPr>
            <w:delText>o</w:delText>
          </w:r>
        </w:del>
        <w:del w:id="1202" w:author="Mateus Berardo de Souza Terra" w:date="2016-02-08T19:16:00Z">
          <w:r w:rsidR="000A53C1" w:rsidRPr="007D7E6F" w:rsidDel="006D3AB1">
            <w:rPr>
              <w:color w:val="303030"/>
              <w:rPrChange w:id="1203" w:author="Mateus Berardo de Souza Terra" w:date="2016-02-08T20:05:00Z">
                <w:rPr>
                  <w:color w:val="303030"/>
                  <w:lang w:val="pt-PT"/>
                </w:rPr>
              </w:rPrChange>
            </w:rPr>
            <w:delText xml:space="preserve">s iremos </w:delText>
          </w:r>
        </w:del>
        <w:del w:id="1204" w:author="Mateus Berardo de Souza Terra" w:date="2016-02-08T19:14:00Z">
          <w:r w:rsidR="000A53C1" w:rsidRPr="007D7E6F" w:rsidDel="006D3AB1">
            <w:rPr>
              <w:color w:val="303030"/>
              <w:rPrChange w:id="1205" w:author="Mateus Berardo de Souza Terra" w:date="2016-02-08T20:05:00Z">
                <w:rPr>
                  <w:color w:val="303030"/>
                  <w:lang w:val="pt-PT"/>
                </w:rPr>
              </w:rPrChange>
            </w:rPr>
            <w:delText>reprsentar</w:delText>
          </w:r>
        </w:del>
        <w:del w:id="1206" w:author="Mateus Berardo de Souza Terra" w:date="2016-02-08T19:16:00Z">
          <w:r w:rsidR="000A53C1" w:rsidRPr="007D7E6F" w:rsidDel="006D3AB1">
            <w:rPr>
              <w:color w:val="303030"/>
              <w:rPrChange w:id="1207"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8" w:author="Mateus Berardo de Souza Terra" w:date="2016-02-08T19:45:00Z"/>
          <w:color w:val="303030"/>
        </w:rPr>
      </w:pPr>
      <w:ins w:id="1209" w:author="granix pacheco" w:date="2016-02-08T09:18:00Z">
        <w:r w:rsidRPr="007D7E6F">
          <w:rPr>
            <w:b/>
            <w:color w:val="303030"/>
            <w:rPrChange w:id="1210" w:author="Mateus Berardo de Souza Terra" w:date="2016-02-08T20:05:00Z">
              <w:rPr>
                <w:b/>
                <w:color w:val="303030"/>
                <w:lang w:val="pt-PT"/>
              </w:rPr>
            </w:rPrChange>
          </w:rPr>
          <w:t>Nota:</w:t>
        </w:r>
        <w:r w:rsidRPr="007D7E6F">
          <w:rPr>
            <w:color w:val="303030"/>
            <w:rPrChange w:id="1211" w:author="Mateus Berardo de Souza Terra" w:date="2016-02-08T20:05:00Z">
              <w:rPr>
                <w:rFonts w:ascii="Arial" w:hAnsi="Arial" w:cs="Arial"/>
                <w:color w:val="303030"/>
                <w:sz w:val="19"/>
                <w:szCs w:val="19"/>
                <w:lang w:val="pt-PT"/>
              </w:rPr>
            </w:rPrChange>
          </w:rPr>
          <w:t xml:space="preserve"> Bastar somar ou subtrair 32 ao código ASCII</w:t>
        </w:r>
      </w:ins>
      <w:ins w:id="1212" w:author="granix pacheco" w:date="2016-02-08T09:19:00Z">
        <w:r w:rsidRPr="007D7E6F">
          <w:rPr>
            <w:color w:val="303030"/>
            <w:rPrChange w:id="1213" w:author="Mateus Berardo de Souza Terra" w:date="2016-02-08T20:05:00Z">
              <w:rPr>
                <w:color w:val="303030"/>
                <w:lang w:val="pt-PT"/>
              </w:rPr>
            </w:rPrChange>
          </w:rPr>
          <w:t xml:space="preserve"> </w:t>
        </w:r>
        <w:r w:rsidR="000A53C1" w:rsidRPr="007D7E6F">
          <w:rPr>
            <w:color w:val="303030"/>
            <w:rPrChange w:id="1214" w:author="Mateus Berardo de Souza Terra" w:date="2016-02-08T20:05:00Z">
              <w:rPr>
                <w:color w:val="303030"/>
                <w:lang w:val="pt-PT"/>
              </w:rPr>
            </w:rPrChange>
          </w:rPr>
          <w:t>para trocar entre as letras mai</w:t>
        </w:r>
      </w:ins>
      <w:ins w:id="1215" w:author="granix pacheco" w:date="2016-02-08T09:20:00Z">
        <w:r w:rsidR="000A53C1" w:rsidRPr="007D7E6F">
          <w:rPr>
            <w:color w:val="303030"/>
            <w:rPrChange w:id="1216" w:author="Mateus Berardo de Souza Terra" w:date="2016-02-08T20:05:00Z">
              <w:rPr>
                <w:color w:val="303030"/>
                <w:lang w:val="pt-PT"/>
              </w:rPr>
            </w:rPrChange>
          </w:rPr>
          <w:t>ú</w:t>
        </w:r>
      </w:ins>
      <w:ins w:id="1217" w:author="granix pacheco" w:date="2016-02-08T09:19:00Z">
        <w:r w:rsidR="000A53C1" w:rsidRPr="007D7E6F">
          <w:rPr>
            <w:color w:val="303030"/>
            <w:rPrChange w:id="1218" w:author="Mateus Berardo de Souza Terra" w:date="2016-02-08T20:05:00Z">
              <w:rPr>
                <w:color w:val="303030"/>
                <w:lang w:val="pt-PT"/>
              </w:rPr>
            </w:rPrChange>
          </w:rPr>
          <w:t>sculas e min</w:t>
        </w:r>
      </w:ins>
      <w:ins w:id="1219" w:author="granix pacheco" w:date="2016-02-08T09:20:00Z">
        <w:r w:rsidR="000A53C1" w:rsidRPr="007D7E6F">
          <w:rPr>
            <w:color w:val="303030"/>
            <w:rPrChange w:id="1220" w:author="Mateus Berardo de Souza Terra" w:date="2016-02-08T20:05:00Z">
              <w:rPr>
                <w:color w:val="303030"/>
                <w:lang w:val="pt-PT"/>
              </w:rPr>
            </w:rPrChange>
          </w:rPr>
          <w:t>ú</w:t>
        </w:r>
      </w:ins>
      <w:ins w:id="1221" w:author="granix pacheco" w:date="2016-02-08T09:19:00Z">
        <w:r w:rsidRPr="007D7E6F">
          <w:rPr>
            <w:color w:val="303030"/>
            <w:rPrChange w:id="1222" w:author="Mateus Berardo de Souza Terra" w:date="2016-02-08T20:05:00Z">
              <w:rPr>
                <w:color w:val="303030"/>
                <w:lang w:val="pt-PT"/>
              </w:rPr>
            </w:rPrChange>
          </w:rPr>
          <w:t>sculas. Isso representa a troca do 6</w:t>
        </w:r>
        <w:r w:rsidR="000A53C1" w:rsidRPr="007D7E6F">
          <w:rPr>
            <w:color w:val="303030"/>
            <w:rPrChange w:id="1223" w:author="Mateus Berardo de Souza Terra" w:date="2016-02-08T20:05:00Z">
              <w:rPr>
                <w:color w:val="303030"/>
                <w:lang w:val="pt-PT"/>
              </w:rPr>
            </w:rPrChange>
          </w:rPr>
          <w:t xml:space="preserve">° bit da </w:t>
        </w:r>
        <w:del w:id="1224" w:author="Mateus Berardo de Souza Terra" w:date="2016-02-08T19:14:00Z">
          <w:r w:rsidR="000A53C1" w:rsidRPr="007D7E6F" w:rsidDel="006D3AB1">
            <w:rPr>
              <w:color w:val="303030"/>
              <w:rPrChange w:id="1225" w:author="Mateus Berardo de Souza Terra" w:date="2016-02-08T20:05:00Z">
                <w:rPr>
                  <w:color w:val="303030"/>
                  <w:lang w:val="pt-PT"/>
                </w:rPr>
              </w:rPrChange>
            </w:rPr>
            <w:delText>representaçao</w:delText>
          </w:r>
        </w:del>
      </w:ins>
      <w:ins w:id="1226" w:author="Mateus Berardo de Souza Terra" w:date="2016-02-08T19:14:00Z">
        <w:r w:rsidR="006D3AB1" w:rsidRPr="007D7E6F">
          <w:rPr>
            <w:color w:val="303030"/>
          </w:rPr>
          <w:t>representação</w:t>
        </w:r>
      </w:ins>
      <w:ins w:id="1227" w:author="granix pacheco" w:date="2016-02-08T09:19:00Z">
        <w:r w:rsidR="000A53C1" w:rsidRPr="007D7E6F">
          <w:rPr>
            <w:color w:val="303030"/>
            <w:rPrChange w:id="1228" w:author="Mateus Berardo de Souza Terra" w:date="2016-02-08T20:05:00Z">
              <w:rPr>
                <w:color w:val="303030"/>
                <w:lang w:val="pt-PT"/>
              </w:rPr>
            </w:rPrChange>
          </w:rPr>
          <w:t xml:space="preserve"> binaria</w:t>
        </w:r>
      </w:ins>
      <w:ins w:id="1229" w:author="granix pacheco" w:date="2016-02-08T09:18:00Z">
        <w:r w:rsidRPr="007D7E6F">
          <w:rPr>
            <w:color w:val="303030"/>
            <w:rPrChange w:id="1230"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1"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2">
          <w:tblGrid>
            <w:gridCol w:w="1558"/>
            <w:gridCol w:w="1558"/>
            <w:gridCol w:w="1558"/>
            <w:gridCol w:w="1558"/>
            <w:gridCol w:w="1559"/>
            <w:gridCol w:w="1559"/>
          </w:tblGrid>
        </w:tblGridChange>
      </w:tblGrid>
      <w:tr w:rsidR="007D7E6F" w:rsidRPr="00A76C84" w14:paraId="63441F2A" w14:textId="77777777" w:rsidTr="00A76C84">
        <w:trPr>
          <w:trHeight w:val="20"/>
          <w:ins w:id="1233" w:author="Mateus Berardo de Souza Terra" w:date="2016-02-08T20:04:00Z"/>
        </w:trPr>
        <w:tc>
          <w:tcPr>
            <w:tcW w:w="1558" w:type="dxa"/>
            <w:tcPrChange w:id="1234"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5" w:author="Mateus Berardo de Souza Terra" w:date="2016-02-08T20:04:00Z"/>
                <w:color w:val="303030"/>
                <w:sz w:val="16"/>
                <w:szCs w:val="16"/>
                <w:rPrChange w:id="1236" w:author="Mateus Berardo de Souza Terra" w:date="2016-02-08T22:05:00Z">
                  <w:rPr>
                    <w:ins w:id="1237" w:author="Mateus Berardo de Souza Terra" w:date="2016-02-08T20:04:00Z"/>
                    <w:color w:val="303030"/>
                  </w:rPr>
                </w:rPrChange>
              </w:rPr>
              <w:pPrChange w:id="1238" w:author="Mateus Berardo de Souza Terra" w:date="2016-02-08T22:05:00Z">
                <w:pPr>
                  <w:pStyle w:val="NormalWeb"/>
                  <w:spacing w:before="0" w:beforeAutospacing="0" w:after="160" w:afterAutospacing="0"/>
                  <w:jc w:val="center"/>
                </w:pPr>
              </w:pPrChange>
            </w:pPr>
            <w:ins w:id="1239" w:author="Mateus Berardo de Souza Terra" w:date="2016-02-08T20:05:00Z">
              <w:r w:rsidRPr="00A76C84">
                <w:rPr>
                  <w:b/>
                  <w:color w:val="303030"/>
                  <w:sz w:val="16"/>
                  <w:szCs w:val="16"/>
                  <w:rPrChange w:id="1240" w:author="Mateus Berardo de Souza Terra" w:date="2016-02-08T22:05:00Z">
                    <w:rPr>
                      <w:b/>
                      <w:color w:val="303030"/>
                    </w:rPr>
                  </w:rPrChange>
                </w:rPr>
                <w:t>Código</w:t>
              </w:r>
            </w:ins>
          </w:p>
        </w:tc>
        <w:tc>
          <w:tcPr>
            <w:tcW w:w="1558" w:type="dxa"/>
            <w:tcPrChange w:id="1241"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2" w:author="Mateus Berardo de Souza Terra" w:date="2016-02-08T20:04:00Z"/>
                <w:color w:val="303030"/>
                <w:sz w:val="16"/>
                <w:szCs w:val="16"/>
                <w:rPrChange w:id="1243" w:author="Mateus Berardo de Souza Terra" w:date="2016-02-08T22:05:00Z">
                  <w:rPr>
                    <w:ins w:id="1244" w:author="Mateus Berardo de Souza Terra" w:date="2016-02-08T20:04:00Z"/>
                    <w:color w:val="303030"/>
                  </w:rPr>
                </w:rPrChange>
              </w:rPr>
              <w:pPrChange w:id="1245" w:author="Mateus Berardo de Souza Terra" w:date="2016-02-08T22:05:00Z">
                <w:pPr>
                  <w:pStyle w:val="NormalWeb"/>
                  <w:spacing w:before="0" w:beforeAutospacing="0" w:after="160" w:afterAutospacing="0"/>
                  <w:jc w:val="center"/>
                </w:pPr>
              </w:pPrChange>
            </w:pPr>
            <w:ins w:id="1246" w:author="Mateus Berardo de Souza Terra" w:date="2016-02-08T20:05:00Z">
              <w:r w:rsidRPr="00A76C84">
                <w:rPr>
                  <w:b/>
                  <w:color w:val="303030"/>
                  <w:sz w:val="16"/>
                  <w:szCs w:val="16"/>
                  <w:rPrChange w:id="1247" w:author="Mateus Berardo de Souza Terra" w:date="2016-02-08T22:05:00Z">
                    <w:rPr>
                      <w:b/>
                      <w:color w:val="303030"/>
                    </w:rPr>
                  </w:rPrChange>
                </w:rPr>
                <w:t>Caractere</w:t>
              </w:r>
            </w:ins>
          </w:p>
        </w:tc>
        <w:tc>
          <w:tcPr>
            <w:tcW w:w="1558" w:type="dxa"/>
            <w:tcPrChange w:id="1248"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49" w:author="Mateus Berardo de Souza Terra" w:date="2016-02-08T20:04:00Z"/>
                <w:color w:val="303030"/>
                <w:sz w:val="16"/>
                <w:szCs w:val="16"/>
                <w:rPrChange w:id="1250" w:author="Mateus Berardo de Souza Terra" w:date="2016-02-08T22:05:00Z">
                  <w:rPr>
                    <w:ins w:id="1251" w:author="Mateus Berardo de Souza Terra" w:date="2016-02-08T20:04:00Z"/>
                    <w:color w:val="303030"/>
                  </w:rPr>
                </w:rPrChange>
              </w:rPr>
              <w:pPrChange w:id="1252" w:author="Mateus Berardo de Souza Terra" w:date="2016-02-08T22:05:00Z">
                <w:pPr>
                  <w:pStyle w:val="NormalWeb"/>
                  <w:spacing w:before="0" w:beforeAutospacing="0" w:after="160" w:afterAutospacing="0"/>
                  <w:jc w:val="center"/>
                </w:pPr>
              </w:pPrChange>
            </w:pPr>
            <w:ins w:id="1253" w:author="Mateus Berardo de Souza Terra" w:date="2016-02-08T20:05:00Z">
              <w:r w:rsidRPr="00A76C84">
                <w:rPr>
                  <w:b/>
                  <w:color w:val="303030"/>
                  <w:sz w:val="16"/>
                  <w:szCs w:val="16"/>
                  <w:rPrChange w:id="1254" w:author="Mateus Berardo de Souza Terra" w:date="2016-02-08T22:05:00Z">
                    <w:rPr>
                      <w:b/>
                      <w:color w:val="303030"/>
                    </w:rPr>
                  </w:rPrChange>
                </w:rPr>
                <w:t>Código</w:t>
              </w:r>
            </w:ins>
          </w:p>
        </w:tc>
        <w:tc>
          <w:tcPr>
            <w:tcW w:w="1558" w:type="dxa"/>
            <w:tcPrChange w:id="1255"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6" w:author="Mateus Berardo de Souza Terra" w:date="2016-02-08T20:04:00Z"/>
                <w:color w:val="303030"/>
                <w:sz w:val="16"/>
                <w:szCs w:val="16"/>
                <w:rPrChange w:id="1257" w:author="Mateus Berardo de Souza Terra" w:date="2016-02-08T22:05:00Z">
                  <w:rPr>
                    <w:ins w:id="1258" w:author="Mateus Berardo de Souza Terra" w:date="2016-02-08T20:04:00Z"/>
                    <w:color w:val="303030"/>
                  </w:rPr>
                </w:rPrChange>
              </w:rPr>
              <w:pPrChange w:id="1259" w:author="Mateus Berardo de Souza Terra" w:date="2016-02-08T22:05:00Z">
                <w:pPr>
                  <w:pStyle w:val="NormalWeb"/>
                  <w:spacing w:before="0" w:beforeAutospacing="0" w:after="160" w:afterAutospacing="0"/>
                  <w:jc w:val="center"/>
                </w:pPr>
              </w:pPrChange>
            </w:pPr>
            <w:ins w:id="1260" w:author="Mateus Berardo de Souza Terra" w:date="2016-02-08T20:05:00Z">
              <w:r w:rsidRPr="00A76C84">
                <w:rPr>
                  <w:b/>
                  <w:color w:val="303030"/>
                  <w:sz w:val="16"/>
                  <w:szCs w:val="16"/>
                  <w:rPrChange w:id="1261" w:author="Mateus Berardo de Souza Terra" w:date="2016-02-08T22:05:00Z">
                    <w:rPr>
                      <w:b/>
                      <w:color w:val="303030"/>
                    </w:rPr>
                  </w:rPrChange>
                </w:rPr>
                <w:t>Caractere</w:t>
              </w:r>
            </w:ins>
          </w:p>
        </w:tc>
        <w:tc>
          <w:tcPr>
            <w:tcW w:w="1559" w:type="dxa"/>
            <w:tcPrChange w:id="1262"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3" w:author="Mateus Berardo de Souza Terra" w:date="2016-02-08T20:04:00Z"/>
                <w:color w:val="303030"/>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0:05:00Z">
              <w:r w:rsidRPr="00A76C84">
                <w:rPr>
                  <w:b/>
                  <w:color w:val="303030"/>
                  <w:sz w:val="16"/>
                  <w:szCs w:val="16"/>
                  <w:rPrChange w:id="1268" w:author="Mateus Berardo de Souza Terra" w:date="2016-02-08T22:05:00Z">
                    <w:rPr>
                      <w:b/>
                      <w:color w:val="303030"/>
                    </w:rPr>
                  </w:rPrChange>
                </w:rPr>
                <w:t>Código</w:t>
              </w:r>
            </w:ins>
          </w:p>
        </w:tc>
        <w:tc>
          <w:tcPr>
            <w:tcW w:w="1559" w:type="dxa"/>
            <w:tcPrChange w:id="1269"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0" w:author="Mateus Berardo de Souza Terra" w:date="2016-02-08T20:04:00Z"/>
                <w:color w:val="303030"/>
                <w:sz w:val="16"/>
                <w:szCs w:val="16"/>
                <w:rPrChange w:id="1271" w:author="Mateus Berardo de Souza Terra" w:date="2016-02-08T22:05:00Z">
                  <w:rPr>
                    <w:ins w:id="1272" w:author="Mateus Berardo de Souza Terra" w:date="2016-02-08T20:04:00Z"/>
                    <w:color w:val="303030"/>
                  </w:rPr>
                </w:rPrChange>
              </w:rPr>
              <w:pPrChange w:id="1273" w:author="Mateus Berardo de Souza Terra" w:date="2016-02-08T22:05:00Z">
                <w:pPr>
                  <w:pStyle w:val="NormalWeb"/>
                  <w:spacing w:before="0" w:beforeAutospacing="0" w:after="160" w:afterAutospacing="0"/>
                  <w:jc w:val="center"/>
                </w:pPr>
              </w:pPrChange>
            </w:pPr>
            <w:ins w:id="1274" w:author="Mateus Berardo de Souza Terra" w:date="2016-02-08T20:05:00Z">
              <w:r w:rsidRPr="00A76C84">
                <w:rPr>
                  <w:b/>
                  <w:color w:val="303030"/>
                  <w:sz w:val="16"/>
                  <w:szCs w:val="16"/>
                  <w:rPrChange w:id="1275" w:author="Mateus Berardo de Souza Terra" w:date="2016-02-08T22:05:00Z">
                    <w:rPr>
                      <w:b/>
                      <w:color w:val="303030"/>
                    </w:rPr>
                  </w:rPrChange>
                </w:rPr>
                <w:t>Caractere</w:t>
              </w:r>
            </w:ins>
          </w:p>
        </w:tc>
      </w:tr>
      <w:tr w:rsidR="00BA6212" w:rsidRPr="00A76C84" w14:paraId="315B0B07" w14:textId="77777777" w:rsidTr="00A76C84">
        <w:trPr>
          <w:trHeight w:val="20"/>
          <w:ins w:id="1276" w:author="Mateus Berardo de Souza Terra" w:date="2016-02-08T20:04:00Z"/>
        </w:trPr>
        <w:tc>
          <w:tcPr>
            <w:tcW w:w="1558" w:type="dxa"/>
            <w:tcPrChange w:id="1277"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78" w:author="Mateus Berardo de Souza Terra" w:date="2016-02-08T20:04:00Z"/>
                <w:color w:val="303030"/>
                <w:sz w:val="16"/>
                <w:szCs w:val="16"/>
                <w:rPrChange w:id="1279" w:author="Mateus Berardo de Souza Terra" w:date="2016-02-08T22:05:00Z">
                  <w:rPr>
                    <w:ins w:id="1280" w:author="Mateus Berardo de Souza Terra" w:date="2016-02-08T20:04:00Z"/>
                    <w:color w:val="303030"/>
                  </w:rPr>
                </w:rPrChange>
              </w:rPr>
              <w:pPrChange w:id="1281" w:author="Mateus Berardo de Souza Terra" w:date="2016-02-08T22:05:00Z">
                <w:pPr>
                  <w:pStyle w:val="NormalWeb"/>
                  <w:spacing w:before="0" w:beforeAutospacing="0" w:after="160" w:afterAutospacing="0"/>
                  <w:jc w:val="center"/>
                </w:pPr>
              </w:pPrChange>
            </w:pPr>
            <w:ins w:id="1282" w:author="Mateus Berardo de Souza Terra" w:date="2016-02-08T20:05:00Z">
              <w:r w:rsidRPr="00A76C84">
                <w:rPr>
                  <w:color w:val="303030"/>
                  <w:sz w:val="16"/>
                  <w:szCs w:val="16"/>
                  <w:rPrChange w:id="1283" w:author="Mateus Berardo de Souza Terra" w:date="2016-02-08T22:05:00Z">
                    <w:rPr>
                      <w:color w:val="303030"/>
                    </w:rPr>
                  </w:rPrChange>
                </w:rPr>
                <w:t>32</w:t>
              </w:r>
            </w:ins>
          </w:p>
        </w:tc>
        <w:tc>
          <w:tcPr>
            <w:tcW w:w="1558" w:type="dxa"/>
            <w:tcPrChange w:id="1284"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5" w:author="Mateus Berardo de Souza Terra" w:date="2016-02-08T20:04:00Z"/>
                <w:color w:val="303030"/>
                <w:sz w:val="16"/>
                <w:szCs w:val="16"/>
                <w:rPrChange w:id="1286" w:author="Mateus Berardo de Souza Terra" w:date="2016-02-08T22:05:00Z">
                  <w:rPr>
                    <w:ins w:id="1287" w:author="Mateus Berardo de Souza Terra" w:date="2016-02-08T20:04:00Z"/>
                    <w:color w:val="303030"/>
                  </w:rPr>
                </w:rPrChange>
              </w:rPr>
              <w:pPrChange w:id="1288" w:author="Mateus Berardo de Souza Terra" w:date="2016-02-08T22:05:00Z">
                <w:pPr>
                  <w:pStyle w:val="NormalWeb"/>
                  <w:spacing w:before="0" w:beforeAutospacing="0" w:after="160" w:afterAutospacing="0"/>
                  <w:jc w:val="center"/>
                </w:pPr>
              </w:pPrChange>
            </w:pPr>
            <w:ins w:id="1289" w:author="Mateus Berardo de Souza Terra" w:date="2016-02-08T22:10:00Z">
              <w:r>
                <w:rPr>
                  <w:color w:val="303030"/>
                  <w:sz w:val="16"/>
                  <w:szCs w:val="16"/>
                </w:rPr>
                <w:t>ESPAÇO</w:t>
              </w:r>
            </w:ins>
          </w:p>
        </w:tc>
        <w:tc>
          <w:tcPr>
            <w:tcW w:w="1558" w:type="dxa"/>
            <w:tcPrChange w:id="1290"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1" w:author="Mateus Berardo de Souza Terra" w:date="2016-02-08T20:04:00Z"/>
                <w:color w:val="303030"/>
                <w:sz w:val="16"/>
                <w:szCs w:val="16"/>
                <w:rPrChange w:id="1292" w:author="Mateus Berardo de Souza Terra" w:date="2016-02-08T22:05:00Z">
                  <w:rPr>
                    <w:ins w:id="1293" w:author="Mateus Berardo de Souza Terra" w:date="2016-02-08T20:04:00Z"/>
                    <w:color w:val="303030"/>
                  </w:rPr>
                </w:rPrChange>
              </w:rPr>
              <w:pPrChange w:id="1294" w:author="Mateus Berardo de Souza Terra" w:date="2016-02-08T22:05:00Z">
                <w:pPr>
                  <w:pStyle w:val="NormalWeb"/>
                  <w:spacing w:before="0" w:beforeAutospacing="0" w:after="160" w:afterAutospacing="0"/>
                  <w:jc w:val="center"/>
                </w:pPr>
              </w:pPrChange>
            </w:pPr>
            <w:ins w:id="1295" w:author="Mateus Berardo de Souza Terra" w:date="2016-02-08T22:09:00Z">
              <w:r>
                <w:rPr>
                  <w:color w:val="303030"/>
                  <w:sz w:val="16"/>
                  <w:szCs w:val="16"/>
                </w:rPr>
                <w:t>64</w:t>
              </w:r>
            </w:ins>
          </w:p>
        </w:tc>
        <w:tc>
          <w:tcPr>
            <w:tcW w:w="1558" w:type="dxa"/>
            <w:tcPrChange w:id="1296"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7" w:author="Mateus Berardo de Souza Terra" w:date="2016-02-08T20:04:00Z"/>
                <w:color w:val="303030"/>
                <w:sz w:val="16"/>
                <w:szCs w:val="16"/>
                <w:rPrChange w:id="1298" w:author="Mateus Berardo de Souza Terra" w:date="2016-02-08T22:05:00Z">
                  <w:rPr>
                    <w:ins w:id="1299" w:author="Mateus Berardo de Souza Terra" w:date="2016-02-08T20:04:00Z"/>
                    <w:color w:val="303030"/>
                  </w:rPr>
                </w:rPrChange>
              </w:rPr>
              <w:pPrChange w:id="1300" w:author="Mateus Berardo de Souza Terra" w:date="2016-02-08T22:05:00Z">
                <w:pPr>
                  <w:pStyle w:val="NormalWeb"/>
                  <w:spacing w:before="0" w:beforeAutospacing="0" w:after="160" w:afterAutospacing="0"/>
                  <w:jc w:val="center"/>
                </w:pPr>
              </w:pPrChange>
            </w:pPr>
            <w:ins w:id="1301" w:author="Mateus Berardo de Souza Terra" w:date="2016-02-08T22:12:00Z">
              <w:r>
                <w:rPr>
                  <w:color w:val="303030"/>
                  <w:sz w:val="16"/>
                  <w:szCs w:val="16"/>
                </w:rPr>
                <w:t>@</w:t>
              </w:r>
            </w:ins>
          </w:p>
        </w:tc>
        <w:tc>
          <w:tcPr>
            <w:tcW w:w="1559" w:type="dxa"/>
            <w:tcPrChange w:id="1302"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3" w:author="Mateus Berardo de Souza Terra" w:date="2016-02-08T20:04:00Z"/>
                <w:color w:val="303030"/>
                <w:sz w:val="16"/>
                <w:szCs w:val="16"/>
                <w:rPrChange w:id="1304" w:author="Mateus Berardo de Souza Terra" w:date="2016-02-08T22:05:00Z">
                  <w:rPr>
                    <w:ins w:id="1305" w:author="Mateus Berardo de Souza Terra" w:date="2016-02-08T20:04:00Z"/>
                    <w:color w:val="303030"/>
                  </w:rPr>
                </w:rPrChange>
              </w:rPr>
              <w:pPrChange w:id="1306" w:author="Mateus Berardo de Souza Terra" w:date="2016-02-08T22:05:00Z">
                <w:pPr>
                  <w:pStyle w:val="NormalWeb"/>
                  <w:spacing w:before="0" w:beforeAutospacing="0" w:after="160" w:afterAutospacing="0"/>
                  <w:jc w:val="center"/>
                </w:pPr>
              </w:pPrChange>
            </w:pPr>
            <w:ins w:id="1307" w:author="Mateus Berardo de Souza Terra" w:date="2016-02-08T22:09:00Z">
              <w:r>
                <w:rPr>
                  <w:color w:val="303030"/>
                  <w:sz w:val="16"/>
                  <w:szCs w:val="16"/>
                </w:rPr>
                <w:t>96</w:t>
              </w:r>
            </w:ins>
          </w:p>
        </w:tc>
        <w:tc>
          <w:tcPr>
            <w:tcW w:w="1559" w:type="dxa"/>
            <w:tcPrChange w:id="1308"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09" w:author="Mateus Berardo de Souza Terra" w:date="2016-02-08T20:04:00Z"/>
                <w:color w:val="303030"/>
                <w:sz w:val="16"/>
                <w:szCs w:val="16"/>
                <w:rPrChange w:id="1310" w:author="Mateus Berardo de Souza Terra" w:date="2016-02-08T22:05:00Z">
                  <w:rPr>
                    <w:ins w:id="1311" w:author="Mateus Berardo de Souza Terra" w:date="2016-02-08T20:04:00Z"/>
                    <w:color w:val="303030"/>
                  </w:rPr>
                </w:rPrChange>
              </w:rPr>
              <w:pPrChange w:id="1312" w:author="Mateus Berardo de Souza Terra" w:date="2016-02-08T22:05:00Z">
                <w:pPr>
                  <w:pStyle w:val="NormalWeb"/>
                  <w:spacing w:before="0" w:beforeAutospacing="0" w:after="160" w:afterAutospacing="0"/>
                  <w:jc w:val="center"/>
                </w:pPr>
              </w:pPrChange>
            </w:pPr>
            <w:ins w:id="1313" w:author="Mateus Berardo de Souza Terra" w:date="2016-02-08T22:12:00Z">
              <w:r>
                <w:rPr>
                  <w:color w:val="303030"/>
                  <w:sz w:val="16"/>
                  <w:szCs w:val="16"/>
                </w:rPr>
                <w:t>`</w:t>
              </w:r>
            </w:ins>
          </w:p>
        </w:tc>
      </w:tr>
      <w:tr w:rsidR="00BA6212" w:rsidRPr="00A76C84" w14:paraId="446314FF" w14:textId="77777777" w:rsidTr="00A76C84">
        <w:trPr>
          <w:trHeight w:val="20"/>
          <w:ins w:id="1314" w:author="Mateus Berardo de Souza Terra" w:date="2016-02-08T20:04:00Z"/>
        </w:trPr>
        <w:tc>
          <w:tcPr>
            <w:tcW w:w="1558" w:type="dxa"/>
            <w:tcPrChange w:id="1315"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6" w:author="Mateus Berardo de Souza Terra" w:date="2016-02-08T20:04:00Z"/>
                <w:color w:val="303030"/>
                <w:sz w:val="16"/>
                <w:szCs w:val="16"/>
                <w:rPrChange w:id="1317" w:author="Mateus Berardo de Souza Terra" w:date="2016-02-08T22:05:00Z">
                  <w:rPr>
                    <w:ins w:id="1318" w:author="Mateus Berardo de Souza Terra" w:date="2016-02-08T20:04:00Z"/>
                    <w:color w:val="303030"/>
                  </w:rPr>
                </w:rPrChange>
              </w:rPr>
              <w:pPrChange w:id="1319" w:author="Mateus Berardo de Souza Terra" w:date="2016-02-08T22:05:00Z">
                <w:pPr>
                  <w:pStyle w:val="NormalWeb"/>
                  <w:spacing w:before="0" w:beforeAutospacing="0" w:after="160" w:afterAutospacing="0"/>
                  <w:jc w:val="center"/>
                </w:pPr>
              </w:pPrChange>
            </w:pPr>
            <w:ins w:id="1320" w:author="Mateus Berardo de Souza Terra" w:date="2016-02-08T20:05:00Z">
              <w:r w:rsidRPr="00A76C84">
                <w:rPr>
                  <w:color w:val="303030"/>
                  <w:sz w:val="16"/>
                  <w:szCs w:val="16"/>
                  <w:rPrChange w:id="1321" w:author="Mateus Berardo de Souza Terra" w:date="2016-02-08T22:05:00Z">
                    <w:rPr>
                      <w:color w:val="303030"/>
                    </w:rPr>
                  </w:rPrChange>
                </w:rPr>
                <w:t>33</w:t>
              </w:r>
            </w:ins>
          </w:p>
        </w:tc>
        <w:tc>
          <w:tcPr>
            <w:tcW w:w="1558" w:type="dxa"/>
            <w:tcPrChange w:id="1322"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3" w:author="Mateus Berardo de Souza Terra" w:date="2016-02-08T20:04:00Z"/>
                <w:color w:val="303030"/>
                <w:sz w:val="16"/>
                <w:szCs w:val="16"/>
                <w:rPrChange w:id="1324" w:author="Mateus Berardo de Souza Terra" w:date="2016-02-08T22:05:00Z">
                  <w:rPr>
                    <w:ins w:id="1325" w:author="Mateus Berardo de Souza Terra" w:date="2016-02-08T20:04:00Z"/>
                    <w:color w:val="303030"/>
                  </w:rPr>
                </w:rPrChange>
              </w:rPr>
              <w:pPrChange w:id="1326" w:author="Mateus Berardo de Souza Terra" w:date="2016-02-08T22:05:00Z">
                <w:pPr>
                  <w:pStyle w:val="NormalWeb"/>
                  <w:spacing w:before="0" w:beforeAutospacing="0" w:after="160" w:afterAutospacing="0"/>
                  <w:jc w:val="center"/>
                </w:pPr>
              </w:pPrChange>
            </w:pPr>
            <w:ins w:id="1327" w:author="Mateus Berardo de Souza Terra" w:date="2016-02-08T22:13:00Z">
              <w:r>
                <w:rPr>
                  <w:color w:val="303030"/>
                  <w:sz w:val="16"/>
                  <w:szCs w:val="16"/>
                </w:rPr>
                <w:t>!</w:t>
              </w:r>
            </w:ins>
          </w:p>
        </w:tc>
        <w:tc>
          <w:tcPr>
            <w:tcW w:w="1558" w:type="dxa"/>
            <w:tcPrChange w:id="1328"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29" w:author="Mateus Berardo de Souza Terra" w:date="2016-02-08T20:04:00Z"/>
                <w:color w:val="303030"/>
                <w:sz w:val="16"/>
                <w:szCs w:val="16"/>
                <w:rPrChange w:id="1330" w:author="Mateus Berardo de Souza Terra" w:date="2016-02-08T22:05:00Z">
                  <w:rPr>
                    <w:ins w:id="1331" w:author="Mateus Berardo de Souza Terra" w:date="2016-02-08T20:04:00Z"/>
                    <w:color w:val="303030"/>
                  </w:rPr>
                </w:rPrChange>
              </w:rPr>
              <w:pPrChange w:id="1332" w:author="Mateus Berardo de Souza Terra" w:date="2016-02-08T22:05:00Z">
                <w:pPr>
                  <w:pStyle w:val="NormalWeb"/>
                  <w:spacing w:before="0" w:beforeAutospacing="0" w:after="160" w:afterAutospacing="0"/>
                  <w:jc w:val="center"/>
                </w:pPr>
              </w:pPrChange>
            </w:pPr>
            <w:ins w:id="1333" w:author="Mateus Berardo de Souza Terra" w:date="2016-02-08T22:09:00Z">
              <w:r>
                <w:rPr>
                  <w:color w:val="303030"/>
                  <w:sz w:val="16"/>
                  <w:szCs w:val="16"/>
                </w:rPr>
                <w:t>65</w:t>
              </w:r>
            </w:ins>
          </w:p>
        </w:tc>
        <w:tc>
          <w:tcPr>
            <w:tcW w:w="1558" w:type="dxa"/>
            <w:tcPrChange w:id="1334"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5" w:author="Mateus Berardo de Souza Terra" w:date="2016-02-08T20:04:00Z"/>
                <w:color w:val="303030"/>
                <w:sz w:val="16"/>
                <w:szCs w:val="16"/>
                <w:rPrChange w:id="1336" w:author="Mateus Berardo de Souza Terra" w:date="2016-02-08T22:05:00Z">
                  <w:rPr>
                    <w:ins w:id="1337" w:author="Mateus Berardo de Souza Terra" w:date="2016-02-08T20:04:00Z"/>
                    <w:color w:val="303030"/>
                  </w:rPr>
                </w:rPrChange>
              </w:rPr>
              <w:pPrChange w:id="1338" w:author="Mateus Berardo de Souza Terra" w:date="2016-02-08T22:05:00Z">
                <w:pPr>
                  <w:pStyle w:val="NormalWeb"/>
                  <w:spacing w:before="0" w:beforeAutospacing="0" w:after="160" w:afterAutospacing="0"/>
                  <w:jc w:val="center"/>
                </w:pPr>
              </w:pPrChange>
            </w:pPr>
            <w:ins w:id="1339" w:author="Mateus Berardo de Souza Terra" w:date="2016-02-08T22:10:00Z">
              <w:r>
                <w:rPr>
                  <w:color w:val="303030"/>
                  <w:sz w:val="16"/>
                  <w:szCs w:val="16"/>
                </w:rPr>
                <w:t>A</w:t>
              </w:r>
            </w:ins>
          </w:p>
        </w:tc>
        <w:tc>
          <w:tcPr>
            <w:tcW w:w="1559" w:type="dxa"/>
            <w:tcPrChange w:id="1340"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1" w:author="Mateus Berardo de Souza Terra" w:date="2016-02-08T20:04:00Z"/>
                <w:color w:val="303030"/>
                <w:sz w:val="16"/>
                <w:szCs w:val="16"/>
                <w:rPrChange w:id="1342" w:author="Mateus Berardo de Souza Terra" w:date="2016-02-08T22:05:00Z">
                  <w:rPr>
                    <w:ins w:id="1343" w:author="Mateus Berardo de Souza Terra" w:date="2016-02-08T20:04:00Z"/>
                    <w:color w:val="303030"/>
                  </w:rPr>
                </w:rPrChange>
              </w:rPr>
              <w:pPrChange w:id="1344" w:author="Mateus Berardo de Souza Terra" w:date="2016-02-08T22:05:00Z">
                <w:pPr>
                  <w:pStyle w:val="NormalWeb"/>
                  <w:spacing w:before="0" w:beforeAutospacing="0" w:after="160" w:afterAutospacing="0"/>
                  <w:jc w:val="center"/>
                </w:pPr>
              </w:pPrChange>
            </w:pPr>
            <w:ins w:id="1345" w:author="Mateus Berardo de Souza Terra" w:date="2016-02-08T22:09:00Z">
              <w:r>
                <w:rPr>
                  <w:color w:val="303030"/>
                  <w:sz w:val="16"/>
                  <w:szCs w:val="16"/>
                </w:rPr>
                <w:t>97</w:t>
              </w:r>
            </w:ins>
          </w:p>
        </w:tc>
        <w:tc>
          <w:tcPr>
            <w:tcW w:w="1559" w:type="dxa"/>
            <w:tcPrChange w:id="1346"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7" w:author="Mateus Berardo de Souza Terra" w:date="2016-02-08T20:04:00Z"/>
                <w:color w:val="303030"/>
                <w:sz w:val="16"/>
                <w:szCs w:val="16"/>
                <w:rPrChange w:id="1348" w:author="Mateus Berardo de Souza Terra" w:date="2016-02-08T22:05:00Z">
                  <w:rPr>
                    <w:ins w:id="1349" w:author="Mateus Berardo de Souza Terra" w:date="2016-02-08T20:04:00Z"/>
                    <w:color w:val="303030"/>
                  </w:rPr>
                </w:rPrChange>
              </w:rPr>
              <w:pPrChange w:id="1350" w:author="Mateus Berardo de Souza Terra" w:date="2016-02-08T22:05:00Z">
                <w:pPr>
                  <w:pStyle w:val="NormalWeb"/>
                  <w:spacing w:before="0" w:beforeAutospacing="0" w:after="160" w:afterAutospacing="0"/>
                  <w:jc w:val="center"/>
                </w:pPr>
              </w:pPrChange>
            </w:pPr>
            <w:ins w:id="1351" w:author="Mateus Berardo de Souza Terra" w:date="2016-02-08T22:10:00Z">
              <w:r>
                <w:rPr>
                  <w:color w:val="303030"/>
                  <w:sz w:val="16"/>
                  <w:szCs w:val="16"/>
                </w:rPr>
                <w:t>a</w:t>
              </w:r>
            </w:ins>
          </w:p>
        </w:tc>
      </w:tr>
      <w:tr w:rsidR="00BA6212" w:rsidRPr="00A76C84" w14:paraId="1C7F4A89" w14:textId="77777777" w:rsidTr="00A76C84">
        <w:trPr>
          <w:trHeight w:val="20"/>
          <w:ins w:id="1352" w:author="Mateus Berardo de Souza Terra" w:date="2016-02-08T20:04:00Z"/>
        </w:trPr>
        <w:tc>
          <w:tcPr>
            <w:tcW w:w="1558" w:type="dxa"/>
            <w:tcPrChange w:id="1353"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4" w:author="Mateus Berardo de Souza Terra" w:date="2016-02-08T20:04:00Z"/>
                <w:color w:val="303030"/>
                <w:sz w:val="16"/>
                <w:szCs w:val="16"/>
                <w:rPrChange w:id="1355" w:author="Mateus Berardo de Souza Terra" w:date="2016-02-08T22:05:00Z">
                  <w:rPr>
                    <w:ins w:id="1356" w:author="Mateus Berardo de Souza Terra" w:date="2016-02-08T20:04:00Z"/>
                    <w:color w:val="303030"/>
                  </w:rPr>
                </w:rPrChange>
              </w:rPr>
              <w:pPrChange w:id="1357" w:author="Mateus Berardo de Souza Terra" w:date="2016-02-08T22:05:00Z">
                <w:pPr>
                  <w:pStyle w:val="NormalWeb"/>
                  <w:spacing w:before="0" w:beforeAutospacing="0" w:after="160" w:afterAutospacing="0"/>
                  <w:jc w:val="center"/>
                </w:pPr>
              </w:pPrChange>
            </w:pPr>
            <w:ins w:id="1358" w:author="Mateus Berardo de Souza Terra" w:date="2016-02-08T20:05:00Z">
              <w:r w:rsidRPr="00A76C84">
                <w:rPr>
                  <w:color w:val="303030"/>
                  <w:sz w:val="16"/>
                  <w:szCs w:val="16"/>
                  <w:rPrChange w:id="1359" w:author="Mateus Berardo de Souza Terra" w:date="2016-02-08T22:05:00Z">
                    <w:rPr>
                      <w:color w:val="303030"/>
                    </w:rPr>
                  </w:rPrChange>
                </w:rPr>
                <w:t>34</w:t>
              </w:r>
            </w:ins>
          </w:p>
        </w:tc>
        <w:tc>
          <w:tcPr>
            <w:tcW w:w="1558" w:type="dxa"/>
            <w:tcPrChange w:id="1360"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1" w:author="Mateus Berardo de Souza Terra" w:date="2016-02-08T20:04:00Z"/>
                <w:color w:val="303030"/>
                <w:sz w:val="16"/>
                <w:szCs w:val="16"/>
                <w:rPrChange w:id="1362" w:author="Mateus Berardo de Souza Terra" w:date="2016-02-08T22:05:00Z">
                  <w:rPr>
                    <w:ins w:id="1363" w:author="Mateus Berardo de Souza Terra" w:date="2016-02-08T20:04:00Z"/>
                    <w:color w:val="303030"/>
                  </w:rPr>
                </w:rPrChange>
              </w:rPr>
              <w:pPrChange w:id="1364" w:author="Mateus Berardo de Souza Terra" w:date="2016-02-08T22:05:00Z">
                <w:pPr>
                  <w:pStyle w:val="NormalWeb"/>
                  <w:spacing w:before="0" w:beforeAutospacing="0" w:after="160" w:afterAutospacing="0"/>
                  <w:jc w:val="center"/>
                </w:pPr>
              </w:pPrChange>
            </w:pPr>
            <w:ins w:id="1365" w:author="Mateus Berardo de Souza Terra" w:date="2016-02-08T22:13:00Z">
              <w:r>
                <w:rPr>
                  <w:color w:val="303030"/>
                  <w:sz w:val="16"/>
                  <w:szCs w:val="16"/>
                </w:rPr>
                <w:t>“</w:t>
              </w:r>
            </w:ins>
          </w:p>
        </w:tc>
        <w:tc>
          <w:tcPr>
            <w:tcW w:w="1558" w:type="dxa"/>
            <w:tcPrChange w:id="1366"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7" w:author="Mateus Berardo de Souza Terra" w:date="2016-02-08T20:04:00Z"/>
                <w:color w:val="303030"/>
                <w:sz w:val="16"/>
                <w:szCs w:val="16"/>
                <w:rPrChange w:id="1368" w:author="Mateus Berardo de Souza Terra" w:date="2016-02-08T22:05:00Z">
                  <w:rPr>
                    <w:ins w:id="1369" w:author="Mateus Berardo de Souza Terra" w:date="2016-02-08T20:04:00Z"/>
                    <w:color w:val="303030"/>
                  </w:rPr>
                </w:rPrChange>
              </w:rPr>
              <w:pPrChange w:id="1370" w:author="Mateus Berardo de Souza Terra" w:date="2016-02-08T22:05:00Z">
                <w:pPr>
                  <w:pStyle w:val="NormalWeb"/>
                  <w:spacing w:before="0" w:beforeAutospacing="0" w:after="160" w:afterAutospacing="0"/>
                  <w:jc w:val="center"/>
                </w:pPr>
              </w:pPrChange>
            </w:pPr>
            <w:ins w:id="1371" w:author="Mateus Berardo de Souza Terra" w:date="2016-02-08T22:09:00Z">
              <w:r>
                <w:rPr>
                  <w:color w:val="303030"/>
                  <w:sz w:val="16"/>
                  <w:szCs w:val="16"/>
                </w:rPr>
                <w:t>66</w:t>
              </w:r>
            </w:ins>
          </w:p>
        </w:tc>
        <w:tc>
          <w:tcPr>
            <w:tcW w:w="1558" w:type="dxa"/>
            <w:tcPrChange w:id="1372"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3" w:author="Mateus Berardo de Souza Terra" w:date="2016-02-08T20:04:00Z"/>
                <w:color w:val="303030"/>
                <w:sz w:val="16"/>
                <w:szCs w:val="16"/>
                <w:rPrChange w:id="1374" w:author="Mateus Berardo de Souza Terra" w:date="2016-02-08T22:05:00Z">
                  <w:rPr>
                    <w:ins w:id="1375" w:author="Mateus Berardo de Souza Terra" w:date="2016-02-08T20:04:00Z"/>
                    <w:color w:val="303030"/>
                  </w:rPr>
                </w:rPrChange>
              </w:rPr>
              <w:pPrChange w:id="1376" w:author="Mateus Berardo de Souza Terra" w:date="2016-02-08T22:05:00Z">
                <w:pPr>
                  <w:pStyle w:val="NormalWeb"/>
                  <w:spacing w:before="0" w:beforeAutospacing="0" w:after="160" w:afterAutospacing="0"/>
                  <w:jc w:val="center"/>
                </w:pPr>
              </w:pPrChange>
            </w:pPr>
            <w:ins w:id="1377" w:author="Mateus Berardo de Souza Terra" w:date="2016-02-08T22:10:00Z">
              <w:r>
                <w:rPr>
                  <w:color w:val="303030"/>
                  <w:sz w:val="16"/>
                  <w:szCs w:val="16"/>
                </w:rPr>
                <w:t>B</w:t>
              </w:r>
            </w:ins>
          </w:p>
        </w:tc>
        <w:tc>
          <w:tcPr>
            <w:tcW w:w="1559" w:type="dxa"/>
            <w:tcPrChange w:id="1378"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79" w:author="Mateus Berardo de Souza Terra" w:date="2016-02-08T20:04:00Z"/>
                <w:color w:val="303030"/>
                <w:sz w:val="16"/>
                <w:szCs w:val="16"/>
                <w:rPrChange w:id="1380" w:author="Mateus Berardo de Souza Terra" w:date="2016-02-08T22:05:00Z">
                  <w:rPr>
                    <w:ins w:id="1381" w:author="Mateus Berardo de Souza Terra" w:date="2016-02-08T20:04:00Z"/>
                    <w:color w:val="303030"/>
                  </w:rPr>
                </w:rPrChange>
              </w:rPr>
              <w:pPrChange w:id="1382" w:author="Mateus Berardo de Souza Terra" w:date="2016-02-08T22:05:00Z">
                <w:pPr>
                  <w:pStyle w:val="NormalWeb"/>
                  <w:spacing w:before="0" w:beforeAutospacing="0" w:after="160" w:afterAutospacing="0"/>
                  <w:jc w:val="center"/>
                </w:pPr>
              </w:pPrChange>
            </w:pPr>
            <w:ins w:id="1383" w:author="Mateus Berardo de Souza Terra" w:date="2016-02-08T22:09:00Z">
              <w:r>
                <w:rPr>
                  <w:color w:val="303030"/>
                  <w:sz w:val="16"/>
                  <w:szCs w:val="16"/>
                </w:rPr>
                <w:t>98</w:t>
              </w:r>
            </w:ins>
          </w:p>
        </w:tc>
        <w:tc>
          <w:tcPr>
            <w:tcW w:w="1559" w:type="dxa"/>
            <w:tcPrChange w:id="1384"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5" w:author="Mateus Berardo de Souza Terra" w:date="2016-02-08T20:04:00Z"/>
                <w:color w:val="303030"/>
                <w:sz w:val="16"/>
                <w:szCs w:val="16"/>
                <w:rPrChange w:id="1386" w:author="Mateus Berardo de Souza Terra" w:date="2016-02-08T22:05:00Z">
                  <w:rPr>
                    <w:ins w:id="1387" w:author="Mateus Berardo de Souza Terra" w:date="2016-02-08T20:04:00Z"/>
                    <w:color w:val="303030"/>
                  </w:rPr>
                </w:rPrChange>
              </w:rPr>
              <w:pPrChange w:id="1388" w:author="Mateus Berardo de Souza Terra" w:date="2016-02-08T22:05:00Z">
                <w:pPr>
                  <w:pStyle w:val="NormalWeb"/>
                  <w:spacing w:before="0" w:beforeAutospacing="0" w:after="160" w:afterAutospacing="0"/>
                  <w:jc w:val="center"/>
                </w:pPr>
              </w:pPrChange>
            </w:pPr>
            <w:ins w:id="1389" w:author="Mateus Berardo de Souza Terra" w:date="2016-02-08T22:10:00Z">
              <w:r>
                <w:rPr>
                  <w:color w:val="303030"/>
                  <w:sz w:val="16"/>
                  <w:szCs w:val="16"/>
                </w:rPr>
                <w:t>b</w:t>
              </w:r>
            </w:ins>
          </w:p>
        </w:tc>
      </w:tr>
      <w:tr w:rsidR="00BA6212" w:rsidRPr="00A76C84" w14:paraId="04E8A33E" w14:textId="77777777" w:rsidTr="00A76C84">
        <w:trPr>
          <w:trHeight w:val="20"/>
          <w:ins w:id="1390" w:author="Mateus Berardo de Souza Terra" w:date="2016-02-08T20:04:00Z"/>
        </w:trPr>
        <w:tc>
          <w:tcPr>
            <w:tcW w:w="1558" w:type="dxa"/>
            <w:tcPrChange w:id="1391"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2" w:author="Mateus Berardo de Souza Terra" w:date="2016-02-08T20:04:00Z"/>
                <w:color w:val="303030"/>
                <w:sz w:val="16"/>
                <w:szCs w:val="16"/>
                <w:rPrChange w:id="1393" w:author="Mateus Berardo de Souza Terra" w:date="2016-02-08T22:05:00Z">
                  <w:rPr>
                    <w:ins w:id="1394" w:author="Mateus Berardo de Souza Terra" w:date="2016-02-08T20:04:00Z"/>
                    <w:color w:val="303030"/>
                  </w:rPr>
                </w:rPrChange>
              </w:rPr>
              <w:pPrChange w:id="1395" w:author="Mateus Berardo de Souza Terra" w:date="2016-02-08T22:05:00Z">
                <w:pPr>
                  <w:pStyle w:val="NormalWeb"/>
                  <w:spacing w:before="0" w:beforeAutospacing="0" w:after="160" w:afterAutospacing="0"/>
                  <w:jc w:val="center"/>
                </w:pPr>
              </w:pPrChange>
            </w:pPr>
            <w:ins w:id="1396" w:author="Mateus Berardo de Souza Terra" w:date="2016-02-08T20:05:00Z">
              <w:r w:rsidRPr="00A76C84">
                <w:rPr>
                  <w:color w:val="303030"/>
                  <w:sz w:val="16"/>
                  <w:szCs w:val="16"/>
                  <w:rPrChange w:id="1397" w:author="Mateus Berardo de Souza Terra" w:date="2016-02-08T22:05:00Z">
                    <w:rPr>
                      <w:color w:val="303030"/>
                    </w:rPr>
                  </w:rPrChange>
                </w:rPr>
                <w:t>35</w:t>
              </w:r>
            </w:ins>
          </w:p>
        </w:tc>
        <w:tc>
          <w:tcPr>
            <w:tcW w:w="1558" w:type="dxa"/>
            <w:tcPrChange w:id="1398"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399" w:author="Mateus Berardo de Souza Terra" w:date="2016-02-08T20:04:00Z"/>
                <w:color w:val="303030"/>
                <w:sz w:val="16"/>
                <w:szCs w:val="16"/>
                <w:rPrChange w:id="1400" w:author="Mateus Berardo de Souza Terra" w:date="2016-02-08T22:05:00Z">
                  <w:rPr>
                    <w:ins w:id="1401" w:author="Mateus Berardo de Souza Terra" w:date="2016-02-08T20:04:00Z"/>
                    <w:color w:val="303030"/>
                  </w:rPr>
                </w:rPrChange>
              </w:rPr>
              <w:pPrChange w:id="1402" w:author="Mateus Berardo de Souza Terra" w:date="2016-02-08T22:05:00Z">
                <w:pPr>
                  <w:pStyle w:val="NormalWeb"/>
                  <w:spacing w:before="0" w:beforeAutospacing="0" w:after="160" w:afterAutospacing="0"/>
                  <w:jc w:val="center"/>
                </w:pPr>
              </w:pPrChange>
            </w:pPr>
            <w:ins w:id="1403" w:author="Mateus Berardo de Souza Terra" w:date="2016-02-08T22:13:00Z">
              <w:r>
                <w:rPr>
                  <w:color w:val="303030"/>
                  <w:sz w:val="16"/>
                  <w:szCs w:val="16"/>
                </w:rPr>
                <w:t>#</w:t>
              </w:r>
            </w:ins>
          </w:p>
        </w:tc>
        <w:tc>
          <w:tcPr>
            <w:tcW w:w="1558" w:type="dxa"/>
            <w:tcPrChange w:id="1404"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5" w:author="Mateus Berardo de Souza Terra" w:date="2016-02-08T20:04:00Z"/>
                <w:color w:val="303030"/>
                <w:sz w:val="16"/>
                <w:szCs w:val="16"/>
                <w:rPrChange w:id="1406" w:author="Mateus Berardo de Souza Terra" w:date="2016-02-08T22:05:00Z">
                  <w:rPr>
                    <w:ins w:id="1407" w:author="Mateus Berardo de Souza Terra" w:date="2016-02-08T20:04:00Z"/>
                    <w:color w:val="303030"/>
                  </w:rPr>
                </w:rPrChange>
              </w:rPr>
              <w:pPrChange w:id="1408" w:author="Mateus Berardo de Souza Terra" w:date="2016-02-08T22:05:00Z">
                <w:pPr>
                  <w:pStyle w:val="NormalWeb"/>
                  <w:spacing w:before="0" w:beforeAutospacing="0" w:after="160" w:afterAutospacing="0"/>
                  <w:jc w:val="center"/>
                </w:pPr>
              </w:pPrChange>
            </w:pPr>
            <w:ins w:id="1409" w:author="Mateus Berardo de Souza Terra" w:date="2016-02-08T22:09:00Z">
              <w:r>
                <w:rPr>
                  <w:color w:val="303030"/>
                  <w:sz w:val="16"/>
                  <w:szCs w:val="16"/>
                </w:rPr>
                <w:t>67</w:t>
              </w:r>
            </w:ins>
          </w:p>
        </w:tc>
        <w:tc>
          <w:tcPr>
            <w:tcW w:w="1558" w:type="dxa"/>
            <w:tcPrChange w:id="1410"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1" w:author="Mateus Berardo de Souza Terra" w:date="2016-02-08T20:04:00Z"/>
                <w:color w:val="303030"/>
                <w:sz w:val="16"/>
                <w:szCs w:val="16"/>
                <w:rPrChange w:id="1412" w:author="Mateus Berardo de Souza Terra" w:date="2016-02-08T22:05:00Z">
                  <w:rPr>
                    <w:ins w:id="1413" w:author="Mateus Berardo de Souza Terra" w:date="2016-02-08T20:04:00Z"/>
                    <w:color w:val="303030"/>
                  </w:rPr>
                </w:rPrChange>
              </w:rPr>
              <w:pPrChange w:id="1414" w:author="Mateus Berardo de Souza Terra" w:date="2016-02-08T22:05:00Z">
                <w:pPr>
                  <w:pStyle w:val="NormalWeb"/>
                  <w:spacing w:before="0" w:beforeAutospacing="0" w:after="160" w:afterAutospacing="0"/>
                  <w:jc w:val="center"/>
                </w:pPr>
              </w:pPrChange>
            </w:pPr>
            <w:ins w:id="1415" w:author="Mateus Berardo de Souza Terra" w:date="2016-02-08T22:10:00Z">
              <w:r>
                <w:rPr>
                  <w:color w:val="303030"/>
                  <w:sz w:val="16"/>
                  <w:szCs w:val="16"/>
                </w:rPr>
                <w:t>C</w:t>
              </w:r>
            </w:ins>
          </w:p>
        </w:tc>
        <w:tc>
          <w:tcPr>
            <w:tcW w:w="1559" w:type="dxa"/>
            <w:tcPrChange w:id="1416"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7" w:author="Mateus Berardo de Souza Terra" w:date="2016-02-08T20:04:00Z"/>
                <w:color w:val="303030"/>
                <w:sz w:val="16"/>
                <w:szCs w:val="16"/>
                <w:rPrChange w:id="1418" w:author="Mateus Berardo de Souza Terra" w:date="2016-02-08T22:05:00Z">
                  <w:rPr>
                    <w:ins w:id="1419" w:author="Mateus Berardo de Souza Terra" w:date="2016-02-08T20:04:00Z"/>
                    <w:color w:val="303030"/>
                  </w:rPr>
                </w:rPrChange>
              </w:rPr>
              <w:pPrChange w:id="1420" w:author="Mateus Berardo de Souza Terra" w:date="2016-02-08T22:05:00Z">
                <w:pPr>
                  <w:pStyle w:val="NormalWeb"/>
                  <w:spacing w:before="0" w:beforeAutospacing="0" w:after="160" w:afterAutospacing="0"/>
                  <w:jc w:val="center"/>
                </w:pPr>
              </w:pPrChange>
            </w:pPr>
            <w:ins w:id="1421" w:author="Mateus Berardo de Souza Terra" w:date="2016-02-08T22:09:00Z">
              <w:r>
                <w:rPr>
                  <w:color w:val="303030"/>
                  <w:sz w:val="16"/>
                  <w:szCs w:val="16"/>
                </w:rPr>
                <w:t>99</w:t>
              </w:r>
            </w:ins>
          </w:p>
        </w:tc>
        <w:tc>
          <w:tcPr>
            <w:tcW w:w="1559" w:type="dxa"/>
            <w:tcPrChange w:id="1422"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3" w:author="Mateus Berardo de Souza Terra" w:date="2016-02-08T20:04:00Z"/>
                <w:color w:val="303030"/>
                <w:sz w:val="16"/>
                <w:szCs w:val="16"/>
                <w:rPrChange w:id="1424" w:author="Mateus Berardo de Souza Terra" w:date="2016-02-08T22:05:00Z">
                  <w:rPr>
                    <w:ins w:id="1425" w:author="Mateus Berardo de Souza Terra" w:date="2016-02-08T20:04:00Z"/>
                    <w:color w:val="303030"/>
                  </w:rPr>
                </w:rPrChange>
              </w:rPr>
              <w:pPrChange w:id="1426" w:author="Mateus Berardo de Souza Terra" w:date="2016-02-08T22:05:00Z">
                <w:pPr>
                  <w:pStyle w:val="NormalWeb"/>
                  <w:spacing w:before="0" w:beforeAutospacing="0" w:after="160" w:afterAutospacing="0"/>
                  <w:jc w:val="center"/>
                </w:pPr>
              </w:pPrChange>
            </w:pPr>
            <w:ins w:id="1427" w:author="Mateus Berardo de Souza Terra" w:date="2016-02-08T22:11:00Z">
              <w:r>
                <w:rPr>
                  <w:color w:val="303030"/>
                  <w:sz w:val="16"/>
                  <w:szCs w:val="16"/>
                </w:rPr>
                <w:t>c</w:t>
              </w:r>
            </w:ins>
          </w:p>
        </w:tc>
      </w:tr>
      <w:tr w:rsidR="00BA6212" w:rsidRPr="00A76C84" w14:paraId="1E3FEB31" w14:textId="77777777" w:rsidTr="00A76C84">
        <w:trPr>
          <w:trHeight w:val="20"/>
          <w:ins w:id="1428" w:author="Mateus Berardo de Souza Terra" w:date="2016-02-08T20:04:00Z"/>
        </w:trPr>
        <w:tc>
          <w:tcPr>
            <w:tcW w:w="1558" w:type="dxa"/>
            <w:tcPrChange w:id="1429"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0" w:author="Mateus Berardo de Souza Terra" w:date="2016-02-08T20:04:00Z"/>
                <w:color w:val="303030"/>
                <w:sz w:val="16"/>
                <w:szCs w:val="16"/>
                <w:rPrChange w:id="1431" w:author="Mateus Berardo de Souza Terra" w:date="2016-02-08T22:05:00Z">
                  <w:rPr>
                    <w:ins w:id="1432" w:author="Mateus Berardo de Souza Terra" w:date="2016-02-08T20:04:00Z"/>
                    <w:color w:val="303030"/>
                  </w:rPr>
                </w:rPrChange>
              </w:rPr>
              <w:pPrChange w:id="1433" w:author="Mateus Berardo de Souza Terra" w:date="2016-02-08T22:05:00Z">
                <w:pPr>
                  <w:pStyle w:val="NormalWeb"/>
                  <w:spacing w:before="0" w:beforeAutospacing="0" w:after="160" w:afterAutospacing="0"/>
                  <w:jc w:val="center"/>
                </w:pPr>
              </w:pPrChange>
            </w:pPr>
            <w:ins w:id="1434" w:author="Mateus Berardo de Souza Terra" w:date="2016-02-08T20:05:00Z">
              <w:r w:rsidRPr="00A76C84">
                <w:rPr>
                  <w:color w:val="303030"/>
                  <w:sz w:val="16"/>
                  <w:szCs w:val="16"/>
                  <w:rPrChange w:id="1435" w:author="Mateus Berardo de Souza Terra" w:date="2016-02-08T22:05:00Z">
                    <w:rPr>
                      <w:color w:val="303030"/>
                    </w:rPr>
                  </w:rPrChange>
                </w:rPr>
                <w:t>36</w:t>
              </w:r>
            </w:ins>
          </w:p>
        </w:tc>
        <w:tc>
          <w:tcPr>
            <w:tcW w:w="1558" w:type="dxa"/>
            <w:tcPrChange w:id="1436"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7" w:author="Mateus Berardo de Souza Terra" w:date="2016-02-08T20:04:00Z"/>
                <w:color w:val="303030"/>
                <w:sz w:val="16"/>
                <w:szCs w:val="16"/>
                <w:rPrChange w:id="1438" w:author="Mateus Berardo de Souza Terra" w:date="2016-02-08T22:05:00Z">
                  <w:rPr>
                    <w:ins w:id="1439" w:author="Mateus Berardo de Souza Terra" w:date="2016-02-08T20:04:00Z"/>
                    <w:color w:val="303030"/>
                  </w:rPr>
                </w:rPrChange>
              </w:rPr>
              <w:pPrChange w:id="1440" w:author="Mateus Berardo de Souza Terra" w:date="2016-02-08T22:05:00Z">
                <w:pPr>
                  <w:pStyle w:val="NormalWeb"/>
                  <w:spacing w:before="0" w:beforeAutospacing="0" w:after="160" w:afterAutospacing="0"/>
                  <w:jc w:val="center"/>
                </w:pPr>
              </w:pPrChange>
            </w:pPr>
            <w:ins w:id="1441" w:author="Mateus Berardo de Souza Terra" w:date="2016-02-08T22:13:00Z">
              <w:r>
                <w:rPr>
                  <w:color w:val="303030"/>
                  <w:sz w:val="16"/>
                  <w:szCs w:val="16"/>
                </w:rPr>
                <w:t>$</w:t>
              </w:r>
            </w:ins>
          </w:p>
        </w:tc>
        <w:tc>
          <w:tcPr>
            <w:tcW w:w="1558" w:type="dxa"/>
            <w:tcPrChange w:id="1442"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3" w:author="Mateus Berardo de Souza Terra" w:date="2016-02-08T20:04:00Z"/>
                <w:color w:val="303030"/>
                <w:sz w:val="16"/>
                <w:szCs w:val="16"/>
                <w:rPrChange w:id="1444" w:author="Mateus Berardo de Souza Terra" w:date="2016-02-08T22:05:00Z">
                  <w:rPr>
                    <w:ins w:id="1445" w:author="Mateus Berardo de Souza Terra" w:date="2016-02-08T20:04:00Z"/>
                    <w:color w:val="303030"/>
                  </w:rPr>
                </w:rPrChange>
              </w:rPr>
              <w:pPrChange w:id="1446" w:author="Mateus Berardo de Souza Terra" w:date="2016-02-08T22:05:00Z">
                <w:pPr>
                  <w:pStyle w:val="NormalWeb"/>
                  <w:spacing w:before="0" w:beforeAutospacing="0" w:after="160" w:afterAutospacing="0"/>
                  <w:jc w:val="center"/>
                </w:pPr>
              </w:pPrChange>
            </w:pPr>
            <w:ins w:id="1447" w:author="Mateus Berardo de Souza Terra" w:date="2016-02-08T22:09:00Z">
              <w:r>
                <w:rPr>
                  <w:color w:val="303030"/>
                  <w:sz w:val="16"/>
                  <w:szCs w:val="16"/>
                </w:rPr>
                <w:t>68</w:t>
              </w:r>
            </w:ins>
          </w:p>
        </w:tc>
        <w:tc>
          <w:tcPr>
            <w:tcW w:w="1558" w:type="dxa"/>
            <w:tcPrChange w:id="1448"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49" w:author="Mateus Berardo de Souza Terra" w:date="2016-02-08T20:04:00Z"/>
                <w:color w:val="303030"/>
                <w:sz w:val="16"/>
                <w:szCs w:val="16"/>
                <w:rPrChange w:id="1450" w:author="Mateus Berardo de Souza Terra" w:date="2016-02-08T22:05:00Z">
                  <w:rPr>
                    <w:ins w:id="1451" w:author="Mateus Berardo de Souza Terra" w:date="2016-02-08T20:04:00Z"/>
                    <w:color w:val="303030"/>
                  </w:rPr>
                </w:rPrChange>
              </w:rPr>
              <w:pPrChange w:id="1452" w:author="Mateus Berardo de Souza Terra" w:date="2016-02-08T22:05:00Z">
                <w:pPr>
                  <w:pStyle w:val="NormalWeb"/>
                  <w:spacing w:before="0" w:beforeAutospacing="0" w:after="160" w:afterAutospacing="0"/>
                  <w:jc w:val="center"/>
                </w:pPr>
              </w:pPrChange>
            </w:pPr>
            <w:ins w:id="1453" w:author="Mateus Berardo de Souza Terra" w:date="2016-02-08T22:10:00Z">
              <w:r>
                <w:rPr>
                  <w:color w:val="303030"/>
                  <w:sz w:val="16"/>
                  <w:szCs w:val="16"/>
                </w:rPr>
                <w:t>D</w:t>
              </w:r>
            </w:ins>
          </w:p>
        </w:tc>
        <w:tc>
          <w:tcPr>
            <w:tcW w:w="1559" w:type="dxa"/>
            <w:tcPrChange w:id="1454"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5" w:author="Mateus Berardo de Souza Terra" w:date="2016-02-08T20:04:00Z"/>
                <w:color w:val="303030"/>
                <w:sz w:val="16"/>
                <w:szCs w:val="16"/>
                <w:rPrChange w:id="1456" w:author="Mateus Berardo de Souza Terra" w:date="2016-02-08T22:05:00Z">
                  <w:rPr>
                    <w:ins w:id="1457" w:author="Mateus Berardo de Souza Terra" w:date="2016-02-08T20:04:00Z"/>
                    <w:color w:val="303030"/>
                  </w:rPr>
                </w:rPrChange>
              </w:rPr>
              <w:pPrChange w:id="1458" w:author="Mateus Berardo de Souza Terra" w:date="2016-02-08T22:05:00Z">
                <w:pPr>
                  <w:pStyle w:val="NormalWeb"/>
                  <w:spacing w:before="0" w:beforeAutospacing="0" w:after="160" w:afterAutospacing="0"/>
                  <w:jc w:val="center"/>
                </w:pPr>
              </w:pPrChange>
            </w:pPr>
            <w:ins w:id="1459" w:author="Mateus Berardo de Souza Terra" w:date="2016-02-08T22:09:00Z">
              <w:r>
                <w:rPr>
                  <w:color w:val="303030"/>
                  <w:sz w:val="16"/>
                  <w:szCs w:val="16"/>
                </w:rPr>
                <w:t>100</w:t>
              </w:r>
            </w:ins>
          </w:p>
        </w:tc>
        <w:tc>
          <w:tcPr>
            <w:tcW w:w="1559" w:type="dxa"/>
            <w:tcPrChange w:id="1460"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1" w:author="Mateus Berardo de Souza Terra" w:date="2016-02-08T20:04:00Z"/>
                <w:color w:val="303030"/>
                <w:sz w:val="16"/>
                <w:szCs w:val="16"/>
                <w:rPrChange w:id="1462" w:author="Mateus Berardo de Souza Terra" w:date="2016-02-08T22:05:00Z">
                  <w:rPr>
                    <w:ins w:id="1463" w:author="Mateus Berardo de Souza Terra" w:date="2016-02-08T20:04:00Z"/>
                    <w:color w:val="303030"/>
                  </w:rPr>
                </w:rPrChange>
              </w:rPr>
              <w:pPrChange w:id="1464" w:author="Mateus Berardo de Souza Terra" w:date="2016-02-08T22:05:00Z">
                <w:pPr>
                  <w:pStyle w:val="NormalWeb"/>
                  <w:spacing w:before="0" w:beforeAutospacing="0" w:after="160" w:afterAutospacing="0"/>
                  <w:jc w:val="center"/>
                </w:pPr>
              </w:pPrChange>
            </w:pPr>
            <w:ins w:id="1465" w:author="Mateus Berardo de Souza Terra" w:date="2016-02-08T22:11:00Z">
              <w:r>
                <w:rPr>
                  <w:color w:val="303030"/>
                  <w:sz w:val="16"/>
                  <w:szCs w:val="16"/>
                </w:rPr>
                <w:t>d</w:t>
              </w:r>
            </w:ins>
          </w:p>
        </w:tc>
      </w:tr>
      <w:tr w:rsidR="00BA6212" w:rsidRPr="00A76C84" w14:paraId="67AA5832" w14:textId="77777777" w:rsidTr="00A76C84">
        <w:trPr>
          <w:trHeight w:val="20"/>
          <w:ins w:id="1466" w:author="Mateus Berardo de Souza Terra" w:date="2016-02-08T20:04:00Z"/>
        </w:trPr>
        <w:tc>
          <w:tcPr>
            <w:tcW w:w="1558" w:type="dxa"/>
            <w:tcPrChange w:id="1467"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68" w:author="Mateus Berardo de Souza Terra" w:date="2016-02-08T20:04:00Z"/>
                <w:color w:val="303030"/>
                <w:sz w:val="16"/>
                <w:szCs w:val="16"/>
                <w:rPrChange w:id="1469" w:author="Mateus Berardo de Souza Terra" w:date="2016-02-08T22:05:00Z">
                  <w:rPr>
                    <w:ins w:id="1470" w:author="Mateus Berardo de Souza Terra" w:date="2016-02-08T20:04:00Z"/>
                    <w:color w:val="303030"/>
                  </w:rPr>
                </w:rPrChange>
              </w:rPr>
              <w:pPrChange w:id="1471" w:author="Mateus Berardo de Souza Terra" w:date="2016-02-08T22:05:00Z">
                <w:pPr>
                  <w:pStyle w:val="NormalWeb"/>
                  <w:spacing w:before="0" w:beforeAutospacing="0" w:after="160" w:afterAutospacing="0"/>
                  <w:jc w:val="center"/>
                </w:pPr>
              </w:pPrChange>
            </w:pPr>
            <w:ins w:id="1472" w:author="Mateus Berardo de Souza Terra" w:date="2016-02-08T20:05:00Z">
              <w:r w:rsidRPr="00A76C84">
                <w:rPr>
                  <w:color w:val="303030"/>
                  <w:sz w:val="16"/>
                  <w:szCs w:val="16"/>
                  <w:rPrChange w:id="1473" w:author="Mateus Berardo de Souza Terra" w:date="2016-02-08T22:05:00Z">
                    <w:rPr>
                      <w:color w:val="303030"/>
                    </w:rPr>
                  </w:rPrChange>
                </w:rPr>
                <w:t>37</w:t>
              </w:r>
            </w:ins>
          </w:p>
        </w:tc>
        <w:tc>
          <w:tcPr>
            <w:tcW w:w="1558" w:type="dxa"/>
            <w:tcPrChange w:id="1474"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5" w:author="Mateus Berardo de Souza Terra" w:date="2016-02-08T20:04:00Z"/>
                <w:color w:val="303030"/>
                <w:sz w:val="16"/>
                <w:szCs w:val="16"/>
                <w:rPrChange w:id="1476" w:author="Mateus Berardo de Souza Terra" w:date="2016-02-08T22:05:00Z">
                  <w:rPr>
                    <w:ins w:id="1477" w:author="Mateus Berardo de Souza Terra" w:date="2016-02-08T20:04:00Z"/>
                    <w:color w:val="303030"/>
                  </w:rPr>
                </w:rPrChange>
              </w:rPr>
              <w:pPrChange w:id="1478" w:author="Mateus Berardo de Souza Terra" w:date="2016-02-08T22:05:00Z">
                <w:pPr>
                  <w:pStyle w:val="NormalWeb"/>
                  <w:spacing w:before="0" w:beforeAutospacing="0" w:after="160" w:afterAutospacing="0"/>
                  <w:jc w:val="center"/>
                </w:pPr>
              </w:pPrChange>
            </w:pPr>
            <w:ins w:id="1479" w:author="Mateus Berardo de Souza Terra" w:date="2016-02-08T22:13:00Z">
              <w:r>
                <w:rPr>
                  <w:color w:val="303030"/>
                  <w:sz w:val="16"/>
                  <w:szCs w:val="16"/>
                </w:rPr>
                <w:t>%</w:t>
              </w:r>
            </w:ins>
          </w:p>
        </w:tc>
        <w:tc>
          <w:tcPr>
            <w:tcW w:w="1558" w:type="dxa"/>
            <w:tcPrChange w:id="1480"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1" w:author="Mateus Berardo de Souza Terra" w:date="2016-02-08T20:04:00Z"/>
                <w:color w:val="303030"/>
                <w:sz w:val="16"/>
                <w:szCs w:val="16"/>
                <w:rPrChange w:id="1482" w:author="Mateus Berardo de Souza Terra" w:date="2016-02-08T22:05:00Z">
                  <w:rPr>
                    <w:ins w:id="1483" w:author="Mateus Berardo de Souza Terra" w:date="2016-02-08T20:04:00Z"/>
                    <w:color w:val="303030"/>
                  </w:rPr>
                </w:rPrChange>
              </w:rPr>
              <w:pPrChange w:id="1484" w:author="Mateus Berardo de Souza Terra" w:date="2016-02-08T22:05:00Z">
                <w:pPr>
                  <w:pStyle w:val="NormalWeb"/>
                  <w:spacing w:before="0" w:beforeAutospacing="0" w:after="160" w:afterAutospacing="0"/>
                  <w:jc w:val="center"/>
                </w:pPr>
              </w:pPrChange>
            </w:pPr>
            <w:ins w:id="1485" w:author="Mateus Berardo de Souza Terra" w:date="2016-02-08T22:09:00Z">
              <w:r>
                <w:rPr>
                  <w:color w:val="303030"/>
                  <w:sz w:val="16"/>
                  <w:szCs w:val="16"/>
                </w:rPr>
                <w:t>69</w:t>
              </w:r>
            </w:ins>
          </w:p>
        </w:tc>
        <w:tc>
          <w:tcPr>
            <w:tcW w:w="1558" w:type="dxa"/>
            <w:tcPrChange w:id="1486"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7" w:author="Mateus Berardo de Souza Terra" w:date="2016-02-08T20:04:00Z"/>
                <w:color w:val="303030"/>
                <w:sz w:val="16"/>
                <w:szCs w:val="16"/>
                <w:rPrChange w:id="1488" w:author="Mateus Berardo de Souza Terra" w:date="2016-02-08T22:05:00Z">
                  <w:rPr>
                    <w:ins w:id="1489" w:author="Mateus Berardo de Souza Terra" w:date="2016-02-08T20:04:00Z"/>
                    <w:color w:val="303030"/>
                  </w:rPr>
                </w:rPrChange>
              </w:rPr>
              <w:pPrChange w:id="1490" w:author="Mateus Berardo de Souza Terra" w:date="2016-02-08T22:05:00Z">
                <w:pPr>
                  <w:pStyle w:val="NormalWeb"/>
                  <w:spacing w:before="0" w:beforeAutospacing="0" w:after="160" w:afterAutospacing="0"/>
                  <w:jc w:val="center"/>
                </w:pPr>
              </w:pPrChange>
            </w:pPr>
            <w:ins w:id="1491" w:author="Mateus Berardo de Souza Terra" w:date="2016-02-08T22:10:00Z">
              <w:r>
                <w:rPr>
                  <w:color w:val="303030"/>
                  <w:sz w:val="16"/>
                  <w:szCs w:val="16"/>
                </w:rPr>
                <w:t>E</w:t>
              </w:r>
            </w:ins>
          </w:p>
        </w:tc>
        <w:tc>
          <w:tcPr>
            <w:tcW w:w="1559" w:type="dxa"/>
            <w:tcPrChange w:id="1492"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3" w:author="Mateus Berardo de Souza Terra" w:date="2016-02-08T20:04:00Z"/>
                <w:color w:val="303030"/>
                <w:sz w:val="16"/>
                <w:szCs w:val="16"/>
                <w:rPrChange w:id="1494" w:author="Mateus Berardo de Souza Terra" w:date="2016-02-08T22:05:00Z">
                  <w:rPr>
                    <w:ins w:id="1495" w:author="Mateus Berardo de Souza Terra" w:date="2016-02-08T20:04:00Z"/>
                    <w:color w:val="303030"/>
                  </w:rPr>
                </w:rPrChange>
              </w:rPr>
              <w:pPrChange w:id="1496" w:author="Mateus Berardo de Souza Terra" w:date="2016-02-08T22:05:00Z">
                <w:pPr>
                  <w:pStyle w:val="NormalWeb"/>
                  <w:spacing w:before="0" w:beforeAutospacing="0" w:after="160" w:afterAutospacing="0"/>
                  <w:jc w:val="center"/>
                </w:pPr>
              </w:pPrChange>
            </w:pPr>
            <w:ins w:id="1497" w:author="Mateus Berardo de Souza Terra" w:date="2016-02-08T22:09:00Z">
              <w:r>
                <w:rPr>
                  <w:color w:val="303030"/>
                  <w:sz w:val="16"/>
                  <w:szCs w:val="16"/>
                </w:rPr>
                <w:t>101</w:t>
              </w:r>
            </w:ins>
          </w:p>
        </w:tc>
        <w:tc>
          <w:tcPr>
            <w:tcW w:w="1559" w:type="dxa"/>
            <w:tcPrChange w:id="1498"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499" w:author="Mateus Berardo de Souza Terra" w:date="2016-02-08T20:04:00Z"/>
                <w:color w:val="303030"/>
                <w:sz w:val="16"/>
                <w:szCs w:val="16"/>
                <w:rPrChange w:id="1500" w:author="Mateus Berardo de Souza Terra" w:date="2016-02-08T22:05:00Z">
                  <w:rPr>
                    <w:ins w:id="1501" w:author="Mateus Berardo de Souza Terra" w:date="2016-02-08T20:04:00Z"/>
                    <w:color w:val="303030"/>
                  </w:rPr>
                </w:rPrChange>
              </w:rPr>
              <w:pPrChange w:id="1502" w:author="Mateus Berardo de Souza Terra" w:date="2016-02-08T22:05:00Z">
                <w:pPr>
                  <w:pStyle w:val="NormalWeb"/>
                  <w:spacing w:before="0" w:beforeAutospacing="0" w:after="160" w:afterAutospacing="0"/>
                  <w:jc w:val="center"/>
                </w:pPr>
              </w:pPrChange>
            </w:pPr>
            <w:ins w:id="1503" w:author="Mateus Berardo de Souza Terra" w:date="2016-02-08T22:11:00Z">
              <w:r>
                <w:rPr>
                  <w:color w:val="303030"/>
                  <w:sz w:val="16"/>
                  <w:szCs w:val="16"/>
                </w:rPr>
                <w:t>e</w:t>
              </w:r>
            </w:ins>
          </w:p>
        </w:tc>
      </w:tr>
      <w:tr w:rsidR="00BA6212" w:rsidRPr="00A76C84" w14:paraId="12AF9775" w14:textId="77777777" w:rsidTr="00A76C84">
        <w:trPr>
          <w:trHeight w:val="20"/>
          <w:ins w:id="1504" w:author="Mateus Berardo de Souza Terra" w:date="2016-02-08T20:04:00Z"/>
        </w:trPr>
        <w:tc>
          <w:tcPr>
            <w:tcW w:w="1558" w:type="dxa"/>
            <w:tcPrChange w:id="1505"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6" w:author="Mateus Berardo de Souza Terra" w:date="2016-02-08T20:04:00Z"/>
                <w:color w:val="303030"/>
                <w:sz w:val="16"/>
                <w:szCs w:val="16"/>
                <w:rPrChange w:id="1507" w:author="Mateus Berardo de Souza Terra" w:date="2016-02-08T22:05:00Z">
                  <w:rPr>
                    <w:ins w:id="1508" w:author="Mateus Berardo de Souza Terra" w:date="2016-02-08T20:04:00Z"/>
                    <w:color w:val="303030"/>
                  </w:rPr>
                </w:rPrChange>
              </w:rPr>
              <w:pPrChange w:id="1509" w:author="Mateus Berardo de Souza Terra" w:date="2016-02-08T22:05:00Z">
                <w:pPr>
                  <w:pStyle w:val="NormalWeb"/>
                  <w:spacing w:before="0" w:beforeAutospacing="0" w:after="160" w:afterAutospacing="0"/>
                  <w:jc w:val="center"/>
                </w:pPr>
              </w:pPrChange>
            </w:pPr>
            <w:ins w:id="1510" w:author="Mateus Berardo de Souza Terra" w:date="2016-02-08T20:05:00Z">
              <w:r w:rsidRPr="00A76C84">
                <w:rPr>
                  <w:color w:val="303030"/>
                  <w:sz w:val="16"/>
                  <w:szCs w:val="16"/>
                  <w:rPrChange w:id="1511" w:author="Mateus Berardo de Souza Terra" w:date="2016-02-08T22:05:00Z">
                    <w:rPr>
                      <w:color w:val="303030"/>
                    </w:rPr>
                  </w:rPrChange>
                </w:rPr>
                <w:t>38</w:t>
              </w:r>
            </w:ins>
          </w:p>
        </w:tc>
        <w:tc>
          <w:tcPr>
            <w:tcW w:w="1558" w:type="dxa"/>
            <w:tcPrChange w:id="1512"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3" w:author="Mateus Berardo de Souza Terra" w:date="2016-02-08T20:04:00Z"/>
                <w:color w:val="303030"/>
                <w:sz w:val="16"/>
                <w:szCs w:val="16"/>
                <w:rPrChange w:id="1514" w:author="Mateus Berardo de Souza Terra" w:date="2016-02-08T22:13:00Z">
                  <w:rPr>
                    <w:ins w:id="1515" w:author="Mateus Berardo de Souza Terra" w:date="2016-02-08T20:04:00Z"/>
                    <w:color w:val="303030"/>
                  </w:rPr>
                </w:rPrChange>
              </w:rPr>
              <w:pPrChange w:id="1516" w:author="Mateus Berardo de Souza Terra" w:date="2016-02-08T22:05:00Z">
                <w:pPr>
                  <w:pStyle w:val="NormalWeb"/>
                  <w:spacing w:before="0" w:beforeAutospacing="0" w:after="160" w:afterAutospacing="0"/>
                  <w:jc w:val="center"/>
                </w:pPr>
              </w:pPrChange>
            </w:pPr>
            <w:ins w:id="1517" w:author="Mateus Berardo de Souza Terra" w:date="2016-02-08T22:13:00Z">
              <w:r>
                <w:rPr>
                  <w:color w:val="303030"/>
                  <w:sz w:val="16"/>
                  <w:szCs w:val="16"/>
                </w:rPr>
                <w:t>&amp;</w:t>
              </w:r>
            </w:ins>
          </w:p>
        </w:tc>
        <w:tc>
          <w:tcPr>
            <w:tcW w:w="1558" w:type="dxa"/>
            <w:tcPrChange w:id="1518"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19" w:author="Mateus Berardo de Souza Terra" w:date="2016-02-08T20:04:00Z"/>
                <w:color w:val="303030"/>
                <w:sz w:val="16"/>
                <w:szCs w:val="16"/>
                <w:rPrChange w:id="1520" w:author="Mateus Berardo de Souza Terra" w:date="2016-02-08T22:05:00Z">
                  <w:rPr>
                    <w:ins w:id="1521" w:author="Mateus Berardo de Souza Terra" w:date="2016-02-08T20:04:00Z"/>
                    <w:color w:val="303030"/>
                  </w:rPr>
                </w:rPrChange>
              </w:rPr>
              <w:pPrChange w:id="1522" w:author="Mateus Berardo de Souza Terra" w:date="2016-02-08T22:05:00Z">
                <w:pPr>
                  <w:pStyle w:val="NormalWeb"/>
                  <w:spacing w:before="0" w:beforeAutospacing="0" w:after="160" w:afterAutospacing="0"/>
                  <w:jc w:val="center"/>
                </w:pPr>
              </w:pPrChange>
            </w:pPr>
            <w:ins w:id="1523" w:author="Mateus Berardo de Souza Terra" w:date="2016-02-08T22:09:00Z">
              <w:r>
                <w:rPr>
                  <w:color w:val="303030"/>
                  <w:sz w:val="16"/>
                  <w:szCs w:val="16"/>
                </w:rPr>
                <w:t>70</w:t>
              </w:r>
            </w:ins>
          </w:p>
        </w:tc>
        <w:tc>
          <w:tcPr>
            <w:tcW w:w="1558" w:type="dxa"/>
            <w:tcPrChange w:id="1524"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5" w:author="Mateus Berardo de Souza Terra" w:date="2016-02-08T20:04:00Z"/>
                <w:color w:val="303030"/>
                <w:sz w:val="16"/>
                <w:szCs w:val="16"/>
                <w:rPrChange w:id="1526" w:author="Mateus Berardo de Souza Terra" w:date="2016-02-08T22:05:00Z">
                  <w:rPr>
                    <w:ins w:id="1527" w:author="Mateus Berardo de Souza Terra" w:date="2016-02-08T20:04:00Z"/>
                    <w:color w:val="303030"/>
                  </w:rPr>
                </w:rPrChange>
              </w:rPr>
              <w:pPrChange w:id="1528" w:author="Mateus Berardo de Souza Terra" w:date="2016-02-08T22:05:00Z">
                <w:pPr>
                  <w:pStyle w:val="NormalWeb"/>
                  <w:spacing w:before="0" w:beforeAutospacing="0" w:after="160" w:afterAutospacing="0"/>
                  <w:jc w:val="center"/>
                </w:pPr>
              </w:pPrChange>
            </w:pPr>
            <w:ins w:id="1529" w:author="Mateus Berardo de Souza Terra" w:date="2016-02-08T22:10:00Z">
              <w:r>
                <w:rPr>
                  <w:color w:val="303030"/>
                  <w:sz w:val="16"/>
                  <w:szCs w:val="16"/>
                </w:rPr>
                <w:t>F</w:t>
              </w:r>
            </w:ins>
          </w:p>
        </w:tc>
        <w:tc>
          <w:tcPr>
            <w:tcW w:w="1559" w:type="dxa"/>
            <w:tcPrChange w:id="1530"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1" w:author="Mateus Berardo de Souza Terra" w:date="2016-02-08T20:04:00Z"/>
                <w:color w:val="303030"/>
                <w:sz w:val="16"/>
                <w:szCs w:val="16"/>
                <w:rPrChange w:id="1532" w:author="Mateus Berardo de Souza Terra" w:date="2016-02-08T22:05:00Z">
                  <w:rPr>
                    <w:ins w:id="1533" w:author="Mateus Berardo de Souza Terra" w:date="2016-02-08T20:04:00Z"/>
                    <w:color w:val="303030"/>
                  </w:rPr>
                </w:rPrChange>
              </w:rPr>
              <w:pPrChange w:id="1534" w:author="Mateus Berardo de Souza Terra" w:date="2016-02-08T22:05:00Z">
                <w:pPr>
                  <w:pStyle w:val="NormalWeb"/>
                  <w:spacing w:before="0" w:beforeAutospacing="0" w:after="160" w:afterAutospacing="0"/>
                  <w:jc w:val="center"/>
                </w:pPr>
              </w:pPrChange>
            </w:pPr>
            <w:ins w:id="1535" w:author="Mateus Berardo de Souza Terra" w:date="2016-02-08T22:09:00Z">
              <w:r>
                <w:rPr>
                  <w:color w:val="303030"/>
                  <w:sz w:val="16"/>
                  <w:szCs w:val="16"/>
                </w:rPr>
                <w:t>102</w:t>
              </w:r>
            </w:ins>
          </w:p>
        </w:tc>
        <w:tc>
          <w:tcPr>
            <w:tcW w:w="1559" w:type="dxa"/>
            <w:tcPrChange w:id="1536"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7" w:author="Mateus Berardo de Souza Terra" w:date="2016-02-08T20:04:00Z"/>
                <w:color w:val="303030"/>
                <w:sz w:val="16"/>
                <w:szCs w:val="16"/>
                <w:rPrChange w:id="1538" w:author="Mateus Berardo de Souza Terra" w:date="2016-02-08T22:05:00Z">
                  <w:rPr>
                    <w:ins w:id="1539" w:author="Mateus Berardo de Souza Terra" w:date="2016-02-08T20:04:00Z"/>
                    <w:color w:val="303030"/>
                  </w:rPr>
                </w:rPrChange>
              </w:rPr>
              <w:pPrChange w:id="1540" w:author="Mateus Berardo de Souza Terra" w:date="2016-02-08T22:05:00Z">
                <w:pPr>
                  <w:pStyle w:val="NormalWeb"/>
                  <w:spacing w:before="0" w:beforeAutospacing="0" w:after="160" w:afterAutospacing="0"/>
                  <w:jc w:val="center"/>
                </w:pPr>
              </w:pPrChange>
            </w:pPr>
            <w:ins w:id="1541" w:author="Mateus Berardo de Souza Terra" w:date="2016-02-08T22:11:00Z">
              <w:r>
                <w:rPr>
                  <w:color w:val="303030"/>
                  <w:sz w:val="16"/>
                  <w:szCs w:val="16"/>
                </w:rPr>
                <w:t>f</w:t>
              </w:r>
            </w:ins>
          </w:p>
        </w:tc>
      </w:tr>
      <w:tr w:rsidR="00BA6212" w:rsidRPr="00A76C84" w14:paraId="0FFBDB9D" w14:textId="77777777" w:rsidTr="00A76C84">
        <w:trPr>
          <w:trHeight w:val="20"/>
          <w:ins w:id="1542" w:author="Mateus Berardo de Souza Terra" w:date="2016-02-08T20:04:00Z"/>
        </w:trPr>
        <w:tc>
          <w:tcPr>
            <w:tcW w:w="1558" w:type="dxa"/>
            <w:tcPrChange w:id="1543"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4" w:author="Mateus Berardo de Souza Terra" w:date="2016-02-08T20:04:00Z"/>
                <w:color w:val="303030"/>
                <w:sz w:val="16"/>
                <w:szCs w:val="16"/>
                <w:rPrChange w:id="1545" w:author="Mateus Berardo de Souza Terra" w:date="2016-02-08T22:05:00Z">
                  <w:rPr>
                    <w:ins w:id="1546" w:author="Mateus Berardo de Souza Terra" w:date="2016-02-08T20:04:00Z"/>
                    <w:color w:val="303030"/>
                  </w:rPr>
                </w:rPrChange>
              </w:rPr>
              <w:pPrChange w:id="1547" w:author="Mateus Berardo de Souza Terra" w:date="2016-02-08T22:05:00Z">
                <w:pPr>
                  <w:pStyle w:val="NormalWeb"/>
                  <w:spacing w:before="0" w:beforeAutospacing="0" w:after="160" w:afterAutospacing="0"/>
                  <w:jc w:val="center"/>
                </w:pPr>
              </w:pPrChange>
            </w:pPr>
            <w:ins w:id="1548" w:author="Mateus Berardo de Souza Terra" w:date="2016-02-08T20:05:00Z">
              <w:r w:rsidRPr="00A76C84">
                <w:rPr>
                  <w:color w:val="303030"/>
                  <w:sz w:val="16"/>
                  <w:szCs w:val="16"/>
                  <w:rPrChange w:id="1549" w:author="Mateus Berardo de Souza Terra" w:date="2016-02-08T22:05:00Z">
                    <w:rPr>
                      <w:color w:val="303030"/>
                    </w:rPr>
                  </w:rPrChange>
                </w:rPr>
                <w:t>39</w:t>
              </w:r>
            </w:ins>
          </w:p>
        </w:tc>
        <w:tc>
          <w:tcPr>
            <w:tcW w:w="1558" w:type="dxa"/>
            <w:tcPrChange w:id="1550"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1" w:author="Mateus Berardo de Souza Terra" w:date="2016-02-08T20:04:00Z"/>
                <w:color w:val="303030"/>
                <w:sz w:val="16"/>
                <w:szCs w:val="16"/>
                <w:rPrChange w:id="1552" w:author="Mateus Berardo de Souza Terra" w:date="2016-02-08T22:05:00Z">
                  <w:rPr>
                    <w:ins w:id="1553" w:author="Mateus Berardo de Souza Terra" w:date="2016-02-08T20:04:00Z"/>
                    <w:color w:val="303030"/>
                  </w:rPr>
                </w:rPrChange>
              </w:rPr>
              <w:pPrChange w:id="1554" w:author="Mateus Berardo de Souza Terra" w:date="2016-02-08T22:05:00Z">
                <w:pPr>
                  <w:pStyle w:val="NormalWeb"/>
                  <w:spacing w:before="0" w:beforeAutospacing="0" w:after="160" w:afterAutospacing="0"/>
                  <w:jc w:val="center"/>
                </w:pPr>
              </w:pPrChange>
            </w:pPr>
            <w:ins w:id="1555" w:author="Mateus Berardo de Souza Terra" w:date="2016-02-08T22:13:00Z">
              <w:r>
                <w:rPr>
                  <w:color w:val="303030"/>
                  <w:sz w:val="16"/>
                  <w:szCs w:val="16"/>
                </w:rPr>
                <w:t>‘</w:t>
              </w:r>
            </w:ins>
          </w:p>
        </w:tc>
        <w:tc>
          <w:tcPr>
            <w:tcW w:w="1558" w:type="dxa"/>
            <w:tcPrChange w:id="1556"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7" w:author="Mateus Berardo de Souza Terra" w:date="2016-02-08T20:04:00Z"/>
                <w:color w:val="303030"/>
                <w:sz w:val="16"/>
                <w:szCs w:val="16"/>
                <w:rPrChange w:id="1558" w:author="Mateus Berardo de Souza Terra" w:date="2016-02-08T22:05:00Z">
                  <w:rPr>
                    <w:ins w:id="1559" w:author="Mateus Berardo de Souza Terra" w:date="2016-02-08T20:04:00Z"/>
                    <w:color w:val="303030"/>
                  </w:rPr>
                </w:rPrChange>
              </w:rPr>
              <w:pPrChange w:id="1560" w:author="Mateus Berardo de Souza Terra" w:date="2016-02-08T22:05:00Z">
                <w:pPr>
                  <w:pStyle w:val="NormalWeb"/>
                  <w:spacing w:before="0" w:beforeAutospacing="0" w:after="160" w:afterAutospacing="0"/>
                  <w:jc w:val="center"/>
                </w:pPr>
              </w:pPrChange>
            </w:pPr>
            <w:ins w:id="1561" w:author="Mateus Berardo de Souza Terra" w:date="2016-02-08T22:09:00Z">
              <w:r>
                <w:rPr>
                  <w:color w:val="303030"/>
                  <w:sz w:val="16"/>
                  <w:szCs w:val="16"/>
                </w:rPr>
                <w:t>71</w:t>
              </w:r>
            </w:ins>
          </w:p>
        </w:tc>
        <w:tc>
          <w:tcPr>
            <w:tcW w:w="1558" w:type="dxa"/>
            <w:tcPrChange w:id="1562"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3" w:author="Mateus Berardo de Souza Terra" w:date="2016-02-08T20:04:00Z"/>
                <w:color w:val="303030"/>
                <w:sz w:val="16"/>
                <w:szCs w:val="16"/>
                <w:rPrChange w:id="1564" w:author="Mateus Berardo de Souza Terra" w:date="2016-02-08T22:05:00Z">
                  <w:rPr>
                    <w:ins w:id="1565" w:author="Mateus Berardo de Souza Terra" w:date="2016-02-08T20:04:00Z"/>
                    <w:color w:val="303030"/>
                  </w:rPr>
                </w:rPrChange>
              </w:rPr>
              <w:pPrChange w:id="1566" w:author="Mateus Berardo de Souza Terra" w:date="2016-02-08T22:05:00Z">
                <w:pPr>
                  <w:pStyle w:val="NormalWeb"/>
                  <w:spacing w:before="0" w:beforeAutospacing="0" w:after="160" w:afterAutospacing="0"/>
                  <w:jc w:val="center"/>
                </w:pPr>
              </w:pPrChange>
            </w:pPr>
            <w:ins w:id="1567" w:author="Mateus Berardo de Souza Terra" w:date="2016-02-08T22:10:00Z">
              <w:r>
                <w:rPr>
                  <w:color w:val="303030"/>
                  <w:sz w:val="16"/>
                  <w:szCs w:val="16"/>
                </w:rPr>
                <w:t>G</w:t>
              </w:r>
            </w:ins>
          </w:p>
        </w:tc>
        <w:tc>
          <w:tcPr>
            <w:tcW w:w="1559" w:type="dxa"/>
            <w:tcPrChange w:id="1568"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69" w:author="Mateus Berardo de Souza Terra" w:date="2016-02-08T20:04:00Z"/>
                <w:color w:val="303030"/>
                <w:sz w:val="16"/>
                <w:szCs w:val="16"/>
                <w:rPrChange w:id="1570" w:author="Mateus Berardo de Souza Terra" w:date="2016-02-08T22:05:00Z">
                  <w:rPr>
                    <w:ins w:id="1571" w:author="Mateus Berardo de Souza Terra" w:date="2016-02-08T20:04:00Z"/>
                    <w:color w:val="303030"/>
                  </w:rPr>
                </w:rPrChange>
              </w:rPr>
              <w:pPrChange w:id="1572" w:author="Mateus Berardo de Souza Terra" w:date="2016-02-08T22:05:00Z">
                <w:pPr>
                  <w:pStyle w:val="NormalWeb"/>
                  <w:spacing w:before="0" w:beforeAutospacing="0" w:after="160" w:afterAutospacing="0"/>
                  <w:jc w:val="center"/>
                </w:pPr>
              </w:pPrChange>
            </w:pPr>
            <w:ins w:id="1573" w:author="Mateus Berardo de Souza Terra" w:date="2016-02-08T22:09:00Z">
              <w:r>
                <w:rPr>
                  <w:color w:val="303030"/>
                  <w:sz w:val="16"/>
                  <w:szCs w:val="16"/>
                </w:rPr>
                <w:t>103</w:t>
              </w:r>
            </w:ins>
          </w:p>
        </w:tc>
        <w:tc>
          <w:tcPr>
            <w:tcW w:w="1559" w:type="dxa"/>
            <w:tcPrChange w:id="1574"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5" w:author="Mateus Berardo de Souza Terra" w:date="2016-02-08T20:04:00Z"/>
                <w:color w:val="303030"/>
                <w:sz w:val="16"/>
                <w:szCs w:val="16"/>
                <w:rPrChange w:id="1576" w:author="Mateus Berardo de Souza Terra" w:date="2016-02-08T22:05:00Z">
                  <w:rPr>
                    <w:ins w:id="1577" w:author="Mateus Berardo de Souza Terra" w:date="2016-02-08T20:04:00Z"/>
                    <w:color w:val="303030"/>
                  </w:rPr>
                </w:rPrChange>
              </w:rPr>
              <w:pPrChange w:id="1578" w:author="Mateus Berardo de Souza Terra" w:date="2016-02-08T22:05:00Z">
                <w:pPr>
                  <w:pStyle w:val="NormalWeb"/>
                  <w:spacing w:before="0" w:beforeAutospacing="0" w:after="160" w:afterAutospacing="0"/>
                  <w:jc w:val="center"/>
                </w:pPr>
              </w:pPrChange>
            </w:pPr>
            <w:ins w:id="1579" w:author="Mateus Berardo de Souza Terra" w:date="2016-02-08T22:11:00Z">
              <w:r>
                <w:rPr>
                  <w:color w:val="303030"/>
                  <w:sz w:val="16"/>
                  <w:szCs w:val="16"/>
                </w:rPr>
                <w:t>g</w:t>
              </w:r>
            </w:ins>
          </w:p>
        </w:tc>
      </w:tr>
      <w:tr w:rsidR="00BA6212" w:rsidRPr="00A76C84" w14:paraId="6A34DCE6" w14:textId="77777777" w:rsidTr="00A76C84">
        <w:trPr>
          <w:trHeight w:val="20"/>
          <w:ins w:id="1580" w:author="Mateus Berardo de Souza Terra" w:date="2016-02-08T20:04:00Z"/>
        </w:trPr>
        <w:tc>
          <w:tcPr>
            <w:tcW w:w="1558" w:type="dxa"/>
            <w:tcPrChange w:id="1581"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2" w:author="Mateus Berardo de Souza Terra" w:date="2016-02-08T20:04:00Z"/>
                <w:color w:val="303030"/>
                <w:sz w:val="16"/>
                <w:szCs w:val="16"/>
                <w:rPrChange w:id="1583" w:author="Mateus Berardo de Souza Terra" w:date="2016-02-08T22:05:00Z">
                  <w:rPr>
                    <w:ins w:id="1584" w:author="Mateus Berardo de Souza Terra" w:date="2016-02-08T20:04:00Z"/>
                    <w:color w:val="303030"/>
                  </w:rPr>
                </w:rPrChange>
              </w:rPr>
              <w:pPrChange w:id="1585" w:author="Mateus Berardo de Souza Terra" w:date="2016-02-08T22:05:00Z">
                <w:pPr>
                  <w:pStyle w:val="NormalWeb"/>
                  <w:spacing w:before="0" w:beforeAutospacing="0" w:after="160" w:afterAutospacing="0"/>
                  <w:jc w:val="center"/>
                </w:pPr>
              </w:pPrChange>
            </w:pPr>
            <w:ins w:id="1586" w:author="Mateus Berardo de Souza Terra" w:date="2016-02-08T20:05:00Z">
              <w:r w:rsidRPr="00A76C84">
                <w:rPr>
                  <w:color w:val="303030"/>
                  <w:sz w:val="16"/>
                  <w:szCs w:val="16"/>
                  <w:rPrChange w:id="1587" w:author="Mateus Berardo de Souza Terra" w:date="2016-02-08T22:05:00Z">
                    <w:rPr>
                      <w:color w:val="303030"/>
                    </w:rPr>
                  </w:rPrChange>
                </w:rPr>
                <w:t>40</w:t>
              </w:r>
            </w:ins>
          </w:p>
        </w:tc>
        <w:tc>
          <w:tcPr>
            <w:tcW w:w="1558" w:type="dxa"/>
            <w:tcPrChange w:id="1588"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89" w:author="Mateus Berardo de Souza Terra" w:date="2016-02-08T20:04:00Z"/>
                <w:color w:val="303030"/>
                <w:sz w:val="16"/>
                <w:szCs w:val="16"/>
                <w:rPrChange w:id="1590" w:author="Mateus Berardo de Souza Terra" w:date="2016-02-08T22:05:00Z">
                  <w:rPr>
                    <w:ins w:id="1591" w:author="Mateus Berardo de Souza Terra" w:date="2016-02-08T20:04:00Z"/>
                    <w:color w:val="303030"/>
                  </w:rPr>
                </w:rPrChange>
              </w:rPr>
              <w:pPrChange w:id="1592" w:author="Mateus Berardo de Souza Terra" w:date="2016-02-08T22:05:00Z">
                <w:pPr>
                  <w:pStyle w:val="NormalWeb"/>
                  <w:spacing w:before="0" w:beforeAutospacing="0" w:after="160" w:afterAutospacing="0"/>
                  <w:jc w:val="center"/>
                </w:pPr>
              </w:pPrChange>
            </w:pPr>
            <w:ins w:id="1593" w:author="Mateus Berardo de Souza Terra" w:date="2016-02-08T22:13:00Z">
              <w:r>
                <w:rPr>
                  <w:color w:val="303030"/>
                  <w:sz w:val="16"/>
                  <w:szCs w:val="16"/>
                </w:rPr>
                <w:t>(</w:t>
              </w:r>
            </w:ins>
          </w:p>
        </w:tc>
        <w:tc>
          <w:tcPr>
            <w:tcW w:w="1558" w:type="dxa"/>
            <w:tcPrChange w:id="1594"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5" w:author="Mateus Berardo de Souza Terra" w:date="2016-02-08T20:04:00Z"/>
                <w:color w:val="303030"/>
                <w:sz w:val="16"/>
                <w:szCs w:val="16"/>
                <w:rPrChange w:id="1596" w:author="Mateus Berardo de Souza Terra" w:date="2016-02-08T22:05:00Z">
                  <w:rPr>
                    <w:ins w:id="1597" w:author="Mateus Berardo de Souza Terra" w:date="2016-02-08T20:04:00Z"/>
                    <w:color w:val="303030"/>
                  </w:rPr>
                </w:rPrChange>
              </w:rPr>
              <w:pPrChange w:id="1598" w:author="Mateus Berardo de Souza Terra" w:date="2016-02-08T22:05:00Z">
                <w:pPr>
                  <w:pStyle w:val="NormalWeb"/>
                  <w:spacing w:before="0" w:beforeAutospacing="0" w:after="160" w:afterAutospacing="0"/>
                  <w:jc w:val="center"/>
                </w:pPr>
              </w:pPrChange>
            </w:pPr>
            <w:ins w:id="1599" w:author="Mateus Berardo de Souza Terra" w:date="2016-02-08T22:09:00Z">
              <w:r>
                <w:rPr>
                  <w:color w:val="303030"/>
                  <w:sz w:val="16"/>
                  <w:szCs w:val="16"/>
                </w:rPr>
                <w:t>72</w:t>
              </w:r>
            </w:ins>
          </w:p>
        </w:tc>
        <w:tc>
          <w:tcPr>
            <w:tcW w:w="1558" w:type="dxa"/>
            <w:tcPrChange w:id="1600"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1" w:author="Mateus Berardo de Souza Terra" w:date="2016-02-08T20:04:00Z"/>
                <w:color w:val="303030"/>
                <w:sz w:val="16"/>
                <w:szCs w:val="16"/>
                <w:rPrChange w:id="1602" w:author="Mateus Berardo de Souza Terra" w:date="2016-02-08T22:05:00Z">
                  <w:rPr>
                    <w:ins w:id="1603" w:author="Mateus Berardo de Souza Terra" w:date="2016-02-08T20:04:00Z"/>
                    <w:color w:val="303030"/>
                  </w:rPr>
                </w:rPrChange>
              </w:rPr>
              <w:pPrChange w:id="1604" w:author="Mateus Berardo de Souza Terra" w:date="2016-02-08T22:05:00Z">
                <w:pPr>
                  <w:pStyle w:val="NormalWeb"/>
                  <w:spacing w:before="0" w:beforeAutospacing="0" w:after="160" w:afterAutospacing="0"/>
                  <w:jc w:val="center"/>
                </w:pPr>
              </w:pPrChange>
            </w:pPr>
            <w:ins w:id="1605" w:author="Mateus Berardo de Souza Terra" w:date="2016-02-08T22:10:00Z">
              <w:r>
                <w:rPr>
                  <w:color w:val="303030"/>
                  <w:sz w:val="16"/>
                  <w:szCs w:val="16"/>
                </w:rPr>
                <w:t>H</w:t>
              </w:r>
            </w:ins>
          </w:p>
        </w:tc>
        <w:tc>
          <w:tcPr>
            <w:tcW w:w="1559" w:type="dxa"/>
            <w:tcPrChange w:id="1606"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7" w:author="Mateus Berardo de Souza Terra" w:date="2016-02-08T20:04:00Z"/>
                <w:color w:val="303030"/>
                <w:sz w:val="16"/>
                <w:szCs w:val="16"/>
                <w:rPrChange w:id="1608" w:author="Mateus Berardo de Souza Terra" w:date="2016-02-08T22:05:00Z">
                  <w:rPr>
                    <w:ins w:id="1609" w:author="Mateus Berardo de Souza Terra" w:date="2016-02-08T20:04:00Z"/>
                    <w:color w:val="303030"/>
                  </w:rPr>
                </w:rPrChange>
              </w:rPr>
              <w:pPrChange w:id="1610" w:author="Mateus Berardo de Souza Terra" w:date="2016-02-08T22:05:00Z">
                <w:pPr>
                  <w:pStyle w:val="NormalWeb"/>
                  <w:spacing w:before="0" w:beforeAutospacing="0" w:after="160" w:afterAutospacing="0"/>
                  <w:jc w:val="center"/>
                </w:pPr>
              </w:pPrChange>
            </w:pPr>
            <w:ins w:id="1611" w:author="Mateus Berardo de Souza Terra" w:date="2016-02-08T22:09:00Z">
              <w:r>
                <w:rPr>
                  <w:color w:val="303030"/>
                  <w:sz w:val="16"/>
                  <w:szCs w:val="16"/>
                </w:rPr>
                <w:t>104</w:t>
              </w:r>
            </w:ins>
          </w:p>
        </w:tc>
        <w:tc>
          <w:tcPr>
            <w:tcW w:w="1559" w:type="dxa"/>
            <w:tcPrChange w:id="1612"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3" w:author="Mateus Berardo de Souza Terra" w:date="2016-02-08T20:04:00Z"/>
                <w:color w:val="303030"/>
                <w:sz w:val="16"/>
                <w:szCs w:val="16"/>
                <w:rPrChange w:id="1614" w:author="Mateus Berardo de Souza Terra" w:date="2016-02-08T22:05:00Z">
                  <w:rPr>
                    <w:ins w:id="1615" w:author="Mateus Berardo de Souza Terra" w:date="2016-02-08T20:04:00Z"/>
                    <w:color w:val="303030"/>
                  </w:rPr>
                </w:rPrChange>
              </w:rPr>
              <w:pPrChange w:id="1616" w:author="Mateus Berardo de Souza Terra" w:date="2016-02-08T22:05:00Z">
                <w:pPr>
                  <w:pStyle w:val="NormalWeb"/>
                  <w:spacing w:before="0" w:beforeAutospacing="0" w:after="160" w:afterAutospacing="0"/>
                  <w:jc w:val="center"/>
                </w:pPr>
              </w:pPrChange>
            </w:pPr>
            <w:ins w:id="1617" w:author="Mateus Berardo de Souza Terra" w:date="2016-02-08T22:11:00Z">
              <w:r>
                <w:rPr>
                  <w:color w:val="303030"/>
                  <w:sz w:val="16"/>
                  <w:szCs w:val="16"/>
                </w:rPr>
                <w:t>h</w:t>
              </w:r>
            </w:ins>
          </w:p>
        </w:tc>
      </w:tr>
      <w:tr w:rsidR="00BA6212" w:rsidRPr="00A76C84" w14:paraId="34086214" w14:textId="77777777" w:rsidTr="00A76C84">
        <w:trPr>
          <w:trHeight w:val="20"/>
          <w:ins w:id="1618" w:author="Mateus Berardo de Souza Terra" w:date="2016-02-08T20:04:00Z"/>
        </w:trPr>
        <w:tc>
          <w:tcPr>
            <w:tcW w:w="1558" w:type="dxa"/>
            <w:tcPrChange w:id="1619"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0" w:author="Mateus Berardo de Souza Terra" w:date="2016-02-08T20:04:00Z"/>
                <w:color w:val="303030"/>
                <w:sz w:val="16"/>
                <w:szCs w:val="16"/>
                <w:rPrChange w:id="1621" w:author="Mateus Berardo de Souza Terra" w:date="2016-02-08T22:05:00Z">
                  <w:rPr>
                    <w:ins w:id="1622" w:author="Mateus Berardo de Souza Terra" w:date="2016-02-08T20:04:00Z"/>
                    <w:color w:val="303030"/>
                  </w:rPr>
                </w:rPrChange>
              </w:rPr>
              <w:pPrChange w:id="1623" w:author="Mateus Berardo de Souza Terra" w:date="2016-02-08T22:05:00Z">
                <w:pPr>
                  <w:pStyle w:val="NormalWeb"/>
                  <w:spacing w:before="0" w:beforeAutospacing="0" w:after="160" w:afterAutospacing="0"/>
                  <w:jc w:val="center"/>
                </w:pPr>
              </w:pPrChange>
            </w:pPr>
            <w:ins w:id="1624" w:author="Mateus Berardo de Souza Terra" w:date="2016-02-08T20:05:00Z">
              <w:r w:rsidRPr="00A76C84">
                <w:rPr>
                  <w:color w:val="303030"/>
                  <w:sz w:val="16"/>
                  <w:szCs w:val="16"/>
                  <w:rPrChange w:id="1625" w:author="Mateus Berardo de Souza Terra" w:date="2016-02-08T22:05:00Z">
                    <w:rPr>
                      <w:color w:val="303030"/>
                    </w:rPr>
                  </w:rPrChange>
                </w:rPr>
                <w:t>41</w:t>
              </w:r>
            </w:ins>
          </w:p>
        </w:tc>
        <w:tc>
          <w:tcPr>
            <w:tcW w:w="1558" w:type="dxa"/>
            <w:tcPrChange w:id="1626"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7" w:author="Mateus Berardo de Souza Terra" w:date="2016-02-08T20:04:00Z"/>
                <w:color w:val="303030"/>
                <w:sz w:val="16"/>
                <w:szCs w:val="16"/>
                <w:rPrChange w:id="1628" w:author="Mateus Berardo de Souza Terra" w:date="2016-02-08T22:05:00Z">
                  <w:rPr>
                    <w:ins w:id="1629" w:author="Mateus Berardo de Souza Terra" w:date="2016-02-08T20:04:00Z"/>
                    <w:color w:val="303030"/>
                  </w:rPr>
                </w:rPrChange>
              </w:rPr>
              <w:pPrChange w:id="1630" w:author="Mateus Berardo de Souza Terra" w:date="2016-02-08T22:05:00Z">
                <w:pPr>
                  <w:pStyle w:val="NormalWeb"/>
                  <w:spacing w:before="0" w:beforeAutospacing="0" w:after="160" w:afterAutospacing="0"/>
                  <w:jc w:val="center"/>
                </w:pPr>
              </w:pPrChange>
            </w:pPr>
            <w:ins w:id="1631" w:author="Mateus Berardo de Souza Terra" w:date="2016-02-08T22:13:00Z">
              <w:r>
                <w:rPr>
                  <w:color w:val="303030"/>
                  <w:sz w:val="16"/>
                  <w:szCs w:val="16"/>
                </w:rPr>
                <w:t>)</w:t>
              </w:r>
            </w:ins>
          </w:p>
        </w:tc>
        <w:tc>
          <w:tcPr>
            <w:tcW w:w="1558" w:type="dxa"/>
            <w:tcPrChange w:id="1632"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3" w:author="Mateus Berardo de Souza Terra" w:date="2016-02-08T20:04:00Z"/>
                <w:color w:val="303030"/>
                <w:sz w:val="16"/>
                <w:szCs w:val="16"/>
                <w:rPrChange w:id="1634" w:author="Mateus Berardo de Souza Terra" w:date="2016-02-08T22:05:00Z">
                  <w:rPr>
                    <w:ins w:id="1635" w:author="Mateus Berardo de Souza Terra" w:date="2016-02-08T20:04:00Z"/>
                    <w:color w:val="303030"/>
                  </w:rPr>
                </w:rPrChange>
              </w:rPr>
              <w:pPrChange w:id="1636" w:author="Mateus Berardo de Souza Terra" w:date="2016-02-08T22:05:00Z">
                <w:pPr>
                  <w:pStyle w:val="NormalWeb"/>
                  <w:spacing w:before="0" w:beforeAutospacing="0" w:after="160" w:afterAutospacing="0"/>
                  <w:jc w:val="center"/>
                </w:pPr>
              </w:pPrChange>
            </w:pPr>
            <w:ins w:id="1637" w:author="Mateus Berardo de Souza Terra" w:date="2016-02-08T22:09:00Z">
              <w:r>
                <w:rPr>
                  <w:color w:val="303030"/>
                  <w:sz w:val="16"/>
                  <w:szCs w:val="16"/>
                </w:rPr>
                <w:t>73</w:t>
              </w:r>
            </w:ins>
          </w:p>
        </w:tc>
        <w:tc>
          <w:tcPr>
            <w:tcW w:w="1558" w:type="dxa"/>
            <w:tcPrChange w:id="1638"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39" w:author="Mateus Berardo de Souza Terra" w:date="2016-02-08T20:04:00Z"/>
                <w:color w:val="303030"/>
                <w:sz w:val="16"/>
                <w:szCs w:val="16"/>
                <w:rPrChange w:id="1640" w:author="Mateus Berardo de Souza Terra" w:date="2016-02-08T22:05:00Z">
                  <w:rPr>
                    <w:ins w:id="1641" w:author="Mateus Berardo de Souza Terra" w:date="2016-02-08T20:04:00Z"/>
                    <w:color w:val="303030"/>
                  </w:rPr>
                </w:rPrChange>
              </w:rPr>
              <w:pPrChange w:id="1642" w:author="Mateus Berardo de Souza Terra" w:date="2016-02-08T22:05:00Z">
                <w:pPr>
                  <w:pStyle w:val="NormalWeb"/>
                  <w:spacing w:before="0" w:beforeAutospacing="0" w:after="160" w:afterAutospacing="0"/>
                  <w:jc w:val="center"/>
                </w:pPr>
              </w:pPrChange>
            </w:pPr>
            <w:ins w:id="1643" w:author="Mateus Berardo de Souza Terra" w:date="2016-02-08T22:10:00Z">
              <w:r>
                <w:rPr>
                  <w:color w:val="303030"/>
                  <w:sz w:val="16"/>
                  <w:szCs w:val="16"/>
                </w:rPr>
                <w:t>I</w:t>
              </w:r>
            </w:ins>
          </w:p>
        </w:tc>
        <w:tc>
          <w:tcPr>
            <w:tcW w:w="1559" w:type="dxa"/>
            <w:tcPrChange w:id="1644"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5" w:author="Mateus Berardo de Souza Terra" w:date="2016-02-08T20:04:00Z"/>
                <w:color w:val="303030"/>
                <w:sz w:val="16"/>
                <w:szCs w:val="16"/>
                <w:rPrChange w:id="1646" w:author="Mateus Berardo de Souza Terra" w:date="2016-02-08T22:05:00Z">
                  <w:rPr>
                    <w:ins w:id="1647" w:author="Mateus Berardo de Souza Terra" w:date="2016-02-08T20:04:00Z"/>
                    <w:color w:val="303030"/>
                  </w:rPr>
                </w:rPrChange>
              </w:rPr>
              <w:pPrChange w:id="1648" w:author="Mateus Berardo de Souza Terra" w:date="2016-02-08T22:05:00Z">
                <w:pPr>
                  <w:pStyle w:val="NormalWeb"/>
                  <w:spacing w:before="0" w:beforeAutospacing="0" w:after="160" w:afterAutospacing="0"/>
                  <w:jc w:val="center"/>
                </w:pPr>
              </w:pPrChange>
            </w:pPr>
            <w:ins w:id="1649" w:author="Mateus Berardo de Souza Terra" w:date="2016-02-08T22:09:00Z">
              <w:r>
                <w:rPr>
                  <w:color w:val="303030"/>
                  <w:sz w:val="16"/>
                  <w:szCs w:val="16"/>
                </w:rPr>
                <w:t>105</w:t>
              </w:r>
            </w:ins>
          </w:p>
        </w:tc>
        <w:tc>
          <w:tcPr>
            <w:tcW w:w="1559" w:type="dxa"/>
            <w:tcPrChange w:id="1650"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1" w:author="Mateus Berardo de Souza Terra" w:date="2016-02-08T20:04:00Z"/>
                <w:color w:val="303030"/>
                <w:sz w:val="16"/>
                <w:szCs w:val="16"/>
                <w:rPrChange w:id="1652" w:author="Mateus Berardo de Souza Terra" w:date="2016-02-08T22:05:00Z">
                  <w:rPr>
                    <w:ins w:id="1653" w:author="Mateus Berardo de Souza Terra" w:date="2016-02-08T20:04:00Z"/>
                    <w:color w:val="303030"/>
                  </w:rPr>
                </w:rPrChange>
              </w:rPr>
              <w:pPrChange w:id="1654" w:author="Mateus Berardo de Souza Terra" w:date="2016-02-08T22:05:00Z">
                <w:pPr>
                  <w:pStyle w:val="NormalWeb"/>
                  <w:spacing w:before="0" w:beforeAutospacing="0" w:after="160" w:afterAutospacing="0"/>
                  <w:jc w:val="center"/>
                </w:pPr>
              </w:pPrChange>
            </w:pPr>
            <w:ins w:id="1655" w:author="Mateus Berardo de Souza Terra" w:date="2016-02-08T22:11:00Z">
              <w:r>
                <w:rPr>
                  <w:color w:val="303030"/>
                  <w:sz w:val="16"/>
                  <w:szCs w:val="16"/>
                </w:rPr>
                <w:t>i</w:t>
              </w:r>
            </w:ins>
          </w:p>
        </w:tc>
      </w:tr>
      <w:tr w:rsidR="00BA6212" w:rsidRPr="00A76C84" w14:paraId="03DF4CA2" w14:textId="77777777" w:rsidTr="00A76C84">
        <w:trPr>
          <w:trHeight w:val="20"/>
          <w:ins w:id="1656" w:author="Mateus Berardo de Souza Terra" w:date="2016-02-08T20:04:00Z"/>
        </w:trPr>
        <w:tc>
          <w:tcPr>
            <w:tcW w:w="1558" w:type="dxa"/>
            <w:tcPrChange w:id="1657"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58" w:author="Mateus Berardo de Souza Terra" w:date="2016-02-08T20:04:00Z"/>
                <w:color w:val="303030"/>
                <w:sz w:val="16"/>
                <w:szCs w:val="16"/>
                <w:rPrChange w:id="1659" w:author="Mateus Berardo de Souza Terra" w:date="2016-02-08T22:05:00Z">
                  <w:rPr>
                    <w:ins w:id="1660" w:author="Mateus Berardo de Souza Terra" w:date="2016-02-08T20:04:00Z"/>
                    <w:color w:val="303030"/>
                  </w:rPr>
                </w:rPrChange>
              </w:rPr>
              <w:pPrChange w:id="1661" w:author="Mateus Berardo de Souza Terra" w:date="2016-02-08T22:05:00Z">
                <w:pPr>
                  <w:pStyle w:val="NormalWeb"/>
                  <w:spacing w:before="0" w:beforeAutospacing="0" w:after="160" w:afterAutospacing="0"/>
                  <w:jc w:val="center"/>
                </w:pPr>
              </w:pPrChange>
            </w:pPr>
            <w:ins w:id="1662" w:author="Mateus Berardo de Souza Terra" w:date="2016-02-08T20:05:00Z">
              <w:r w:rsidRPr="00A76C84">
                <w:rPr>
                  <w:color w:val="303030"/>
                  <w:sz w:val="16"/>
                  <w:szCs w:val="16"/>
                  <w:rPrChange w:id="1663" w:author="Mateus Berardo de Souza Terra" w:date="2016-02-08T22:05:00Z">
                    <w:rPr>
                      <w:color w:val="303030"/>
                    </w:rPr>
                  </w:rPrChange>
                </w:rPr>
                <w:t>42</w:t>
              </w:r>
            </w:ins>
          </w:p>
        </w:tc>
        <w:tc>
          <w:tcPr>
            <w:tcW w:w="1558" w:type="dxa"/>
            <w:tcPrChange w:id="1664"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5" w:author="Mateus Berardo de Souza Terra" w:date="2016-02-08T20:04:00Z"/>
                <w:color w:val="303030"/>
                <w:sz w:val="16"/>
                <w:szCs w:val="16"/>
                <w:rPrChange w:id="1666" w:author="Mateus Berardo de Souza Terra" w:date="2016-02-08T22:05:00Z">
                  <w:rPr>
                    <w:ins w:id="1667" w:author="Mateus Berardo de Souza Terra" w:date="2016-02-08T20:04:00Z"/>
                    <w:color w:val="303030"/>
                  </w:rPr>
                </w:rPrChange>
              </w:rPr>
              <w:pPrChange w:id="1668" w:author="Mateus Berardo de Souza Terra" w:date="2016-02-08T22:05:00Z">
                <w:pPr>
                  <w:pStyle w:val="NormalWeb"/>
                  <w:spacing w:before="0" w:beforeAutospacing="0" w:after="160" w:afterAutospacing="0"/>
                  <w:jc w:val="center"/>
                </w:pPr>
              </w:pPrChange>
            </w:pPr>
            <w:ins w:id="1669" w:author="Mateus Berardo de Souza Terra" w:date="2016-02-08T22:13:00Z">
              <w:r>
                <w:rPr>
                  <w:color w:val="303030"/>
                  <w:sz w:val="16"/>
                  <w:szCs w:val="16"/>
                </w:rPr>
                <w:t>*</w:t>
              </w:r>
            </w:ins>
          </w:p>
        </w:tc>
        <w:tc>
          <w:tcPr>
            <w:tcW w:w="1558" w:type="dxa"/>
            <w:tcPrChange w:id="1670"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1" w:author="Mateus Berardo de Souza Terra" w:date="2016-02-08T20:04:00Z"/>
                <w:color w:val="303030"/>
                <w:sz w:val="16"/>
                <w:szCs w:val="16"/>
                <w:rPrChange w:id="1672" w:author="Mateus Berardo de Souza Terra" w:date="2016-02-08T22:05:00Z">
                  <w:rPr>
                    <w:ins w:id="1673" w:author="Mateus Berardo de Souza Terra" w:date="2016-02-08T20:04:00Z"/>
                    <w:color w:val="303030"/>
                  </w:rPr>
                </w:rPrChange>
              </w:rPr>
              <w:pPrChange w:id="1674" w:author="Mateus Berardo de Souza Terra" w:date="2016-02-08T22:05:00Z">
                <w:pPr>
                  <w:pStyle w:val="NormalWeb"/>
                  <w:spacing w:before="0" w:beforeAutospacing="0" w:after="160" w:afterAutospacing="0"/>
                  <w:jc w:val="center"/>
                </w:pPr>
              </w:pPrChange>
            </w:pPr>
            <w:ins w:id="1675" w:author="Mateus Berardo de Souza Terra" w:date="2016-02-08T22:09:00Z">
              <w:r>
                <w:rPr>
                  <w:color w:val="303030"/>
                  <w:sz w:val="16"/>
                  <w:szCs w:val="16"/>
                </w:rPr>
                <w:t>74</w:t>
              </w:r>
            </w:ins>
          </w:p>
        </w:tc>
        <w:tc>
          <w:tcPr>
            <w:tcW w:w="1558" w:type="dxa"/>
            <w:tcPrChange w:id="1676"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7" w:author="Mateus Berardo de Souza Terra" w:date="2016-02-08T20:04:00Z"/>
                <w:color w:val="303030"/>
                <w:sz w:val="16"/>
                <w:szCs w:val="16"/>
                <w:rPrChange w:id="1678" w:author="Mateus Berardo de Souza Terra" w:date="2016-02-08T22:05:00Z">
                  <w:rPr>
                    <w:ins w:id="1679" w:author="Mateus Berardo de Souza Terra" w:date="2016-02-08T20:04:00Z"/>
                    <w:color w:val="303030"/>
                  </w:rPr>
                </w:rPrChange>
              </w:rPr>
              <w:pPrChange w:id="1680" w:author="Mateus Berardo de Souza Terra" w:date="2016-02-08T22:05:00Z">
                <w:pPr>
                  <w:pStyle w:val="NormalWeb"/>
                  <w:spacing w:before="0" w:beforeAutospacing="0" w:after="160" w:afterAutospacing="0"/>
                  <w:jc w:val="center"/>
                </w:pPr>
              </w:pPrChange>
            </w:pPr>
            <w:ins w:id="1681" w:author="Mateus Berardo de Souza Terra" w:date="2016-02-08T22:10:00Z">
              <w:r>
                <w:rPr>
                  <w:color w:val="303030"/>
                  <w:sz w:val="16"/>
                  <w:szCs w:val="16"/>
                </w:rPr>
                <w:t>J</w:t>
              </w:r>
            </w:ins>
          </w:p>
        </w:tc>
        <w:tc>
          <w:tcPr>
            <w:tcW w:w="1559" w:type="dxa"/>
            <w:tcPrChange w:id="1682"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3" w:author="Mateus Berardo de Souza Terra" w:date="2016-02-08T20:04:00Z"/>
                <w:color w:val="303030"/>
                <w:sz w:val="16"/>
                <w:szCs w:val="16"/>
                <w:u w:val="single"/>
                <w:rPrChange w:id="1684" w:author="Mateus Berardo de Souza Terra" w:date="2016-02-08T22:08:00Z">
                  <w:rPr>
                    <w:ins w:id="1685" w:author="Mateus Berardo de Souza Terra" w:date="2016-02-08T20:04:00Z"/>
                    <w:color w:val="303030"/>
                  </w:rPr>
                </w:rPrChange>
              </w:rPr>
              <w:pPrChange w:id="1686" w:author="Mateus Berardo de Souza Terra" w:date="2016-02-08T22:05:00Z">
                <w:pPr>
                  <w:pStyle w:val="NormalWeb"/>
                  <w:spacing w:before="0" w:beforeAutospacing="0" w:after="160" w:afterAutospacing="0"/>
                  <w:jc w:val="center"/>
                </w:pPr>
              </w:pPrChange>
            </w:pPr>
            <w:ins w:id="1687" w:author="Mateus Berardo de Souza Terra" w:date="2016-02-08T22:09:00Z">
              <w:r>
                <w:rPr>
                  <w:color w:val="303030"/>
                  <w:sz w:val="16"/>
                  <w:szCs w:val="16"/>
                </w:rPr>
                <w:t>106</w:t>
              </w:r>
            </w:ins>
          </w:p>
        </w:tc>
        <w:tc>
          <w:tcPr>
            <w:tcW w:w="1559" w:type="dxa"/>
            <w:tcPrChange w:id="1688"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89" w:author="Mateus Berardo de Souza Terra" w:date="2016-02-08T20:04:00Z"/>
                <w:color w:val="303030"/>
                <w:sz w:val="16"/>
                <w:szCs w:val="16"/>
                <w:rPrChange w:id="1690" w:author="Mateus Berardo de Souza Terra" w:date="2016-02-08T22:05:00Z">
                  <w:rPr>
                    <w:ins w:id="1691" w:author="Mateus Berardo de Souza Terra" w:date="2016-02-08T20:04:00Z"/>
                    <w:color w:val="303030"/>
                  </w:rPr>
                </w:rPrChange>
              </w:rPr>
              <w:pPrChange w:id="1692" w:author="Mateus Berardo de Souza Terra" w:date="2016-02-08T22:05:00Z">
                <w:pPr>
                  <w:pStyle w:val="NormalWeb"/>
                  <w:spacing w:before="0" w:beforeAutospacing="0" w:after="160" w:afterAutospacing="0"/>
                  <w:jc w:val="center"/>
                </w:pPr>
              </w:pPrChange>
            </w:pPr>
            <w:ins w:id="1693" w:author="Mateus Berardo de Souza Terra" w:date="2016-02-08T22:11:00Z">
              <w:r>
                <w:rPr>
                  <w:color w:val="303030"/>
                  <w:sz w:val="16"/>
                  <w:szCs w:val="16"/>
                </w:rPr>
                <w:t>j</w:t>
              </w:r>
            </w:ins>
          </w:p>
        </w:tc>
      </w:tr>
      <w:tr w:rsidR="00BA6212" w:rsidRPr="00A76C84" w14:paraId="363FA9CD" w14:textId="77777777" w:rsidTr="00A76C84">
        <w:trPr>
          <w:trHeight w:val="20"/>
          <w:ins w:id="1694" w:author="Mateus Berardo de Souza Terra" w:date="2016-02-08T20:04:00Z"/>
        </w:trPr>
        <w:tc>
          <w:tcPr>
            <w:tcW w:w="1558" w:type="dxa"/>
            <w:tcPrChange w:id="1695"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6" w:author="Mateus Berardo de Souza Terra" w:date="2016-02-08T20:04:00Z"/>
                <w:color w:val="303030"/>
                <w:sz w:val="16"/>
                <w:szCs w:val="16"/>
                <w:rPrChange w:id="1697" w:author="Mateus Berardo de Souza Terra" w:date="2016-02-08T22:05:00Z">
                  <w:rPr>
                    <w:ins w:id="1698" w:author="Mateus Berardo de Souza Terra" w:date="2016-02-08T20:04:00Z"/>
                    <w:color w:val="303030"/>
                  </w:rPr>
                </w:rPrChange>
              </w:rPr>
              <w:pPrChange w:id="1699" w:author="Mateus Berardo de Souza Terra" w:date="2016-02-08T22:05:00Z">
                <w:pPr>
                  <w:pStyle w:val="NormalWeb"/>
                  <w:spacing w:before="0" w:beforeAutospacing="0" w:after="160" w:afterAutospacing="0"/>
                  <w:jc w:val="center"/>
                </w:pPr>
              </w:pPrChange>
            </w:pPr>
            <w:ins w:id="1700" w:author="Mateus Berardo de Souza Terra" w:date="2016-02-08T20:05:00Z">
              <w:r w:rsidRPr="00A76C84">
                <w:rPr>
                  <w:color w:val="303030"/>
                  <w:sz w:val="16"/>
                  <w:szCs w:val="16"/>
                  <w:rPrChange w:id="1701" w:author="Mateus Berardo de Souza Terra" w:date="2016-02-08T22:05:00Z">
                    <w:rPr>
                      <w:color w:val="303030"/>
                    </w:rPr>
                  </w:rPrChange>
                </w:rPr>
                <w:t>43</w:t>
              </w:r>
            </w:ins>
          </w:p>
        </w:tc>
        <w:tc>
          <w:tcPr>
            <w:tcW w:w="1558" w:type="dxa"/>
            <w:tcPrChange w:id="1702"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3" w:author="Mateus Berardo de Souza Terra" w:date="2016-02-08T20:04:00Z"/>
                <w:color w:val="303030"/>
                <w:sz w:val="16"/>
                <w:szCs w:val="16"/>
                <w:rPrChange w:id="1704" w:author="Mateus Berardo de Souza Terra" w:date="2016-02-08T22:05:00Z">
                  <w:rPr>
                    <w:ins w:id="1705" w:author="Mateus Berardo de Souza Terra" w:date="2016-02-08T20:04:00Z"/>
                    <w:color w:val="303030"/>
                  </w:rPr>
                </w:rPrChange>
              </w:rPr>
              <w:pPrChange w:id="1706" w:author="Mateus Berardo de Souza Terra" w:date="2016-02-08T22:05:00Z">
                <w:pPr>
                  <w:pStyle w:val="NormalWeb"/>
                  <w:spacing w:before="0" w:beforeAutospacing="0" w:after="160" w:afterAutospacing="0"/>
                  <w:jc w:val="center"/>
                </w:pPr>
              </w:pPrChange>
            </w:pPr>
            <w:ins w:id="1707" w:author="Mateus Berardo de Souza Terra" w:date="2016-02-08T22:13:00Z">
              <w:r>
                <w:rPr>
                  <w:color w:val="303030"/>
                  <w:sz w:val="16"/>
                  <w:szCs w:val="16"/>
                </w:rPr>
                <w:t>+</w:t>
              </w:r>
            </w:ins>
          </w:p>
        </w:tc>
        <w:tc>
          <w:tcPr>
            <w:tcW w:w="1558" w:type="dxa"/>
            <w:tcPrChange w:id="1708"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09" w:author="Mateus Berardo de Souza Terra" w:date="2016-02-08T20:04:00Z"/>
                <w:color w:val="303030"/>
                <w:sz w:val="16"/>
                <w:szCs w:val="16"/>
                <w:rPrChange w:id="1710" w:author="Mateus Berardo de Souza Terra" w:date="2016-02-08T22:05:00Z">
                  <w:rPr>
                    <w:ins w:id="1711" w:author="Mateus Berardo de Souza Terra" w:date="2016-02-08T20:04:00Z"/>
                    <w:color w:val="303030"/>
                  </w:rPr>
                </w:rPrChange>
              </w:rPr>
              <w:pPrChange w:id="1712" w:author="Mateus Berardo de Souza Terra" w:date="2016-02-08T22:05:00Z">
                <w:pPr>
                  <w:pStyle w:val="NormalWeb"/>
                  <w:spacing w:before="0" w:beforeAutospacing="0" w:after="160" w:afterAutospacing="0"/>
                  <w:jc w:val="center"/>
                </w:pPr>
              </w:pPrChange>
            </w:pPr>
            <w:ins w:id="1713" w:author="Mateus Berardo de Souza Terra" w:date="2016-02-08T22:09:00Z">
              <w:r>
                <w:rPr>
                  <w:color w:val="303030"/>
                  <w:sz w:val="16"/>
                  <w:szCs w:val="16"/>
                </w:rPr>
                <w:t>75</w:t>
              </w:r>
            </w:ins>
          </w:p>
        </w:tc>
        <w:tc>
          <w:tcPr>
            <w:tcW w:w="1558" w:type="dxa"/>
            <w:tcPrChange w:id="1714"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5" w:author="Mateus Berardo de Souza Terra" w:date="2016-02-08T20:04:00Z"/>
                <w:color w:val="303030"/>
                <w:sz w:val="16"/>
                <w:szCs w:val="16"/>
                <w:rPrChange w:id="1716" w:author="Mateus Berardo de Souza Terra" w:date="2016-02-08T22:05:00Z">
                  <w:rPr>
                    <w:ins w:id="1717" w:author="Mateus Berardo de Souza Terra" w:date="2016-02-08T20:04:00Z"/>
                    <w:color w:val="303030"/>
                  </w:rPr>
                </w:rPrChange>
              </w:rPr>
              <w:pPrChange w:id="1718" w:author="Mateus Berardo de Souza Terra" w:date="2016-02-08T22:05:00Z">
                <w:pPr>
                  <w:pStyle w:val="NormalWeb"/>
                  <w:spacing w:before="0" w:beforeAutospacing="0" w:after="160" w:afterAutospacing="0"/>
                  <w:jc w:val="center"/>
                </w:pPr>
              </w:pPrChange>
            </w:pPr>
            <w:ins w:id="1719" w:author="Mateus Berardo de Souza Terra" w:date="2016-02-08T22:10:00Z">
              <w:r>
                <w:rPr>
                  <w:color w:val="303030"/>
                  <w:sz w:val="16"/>
                  <w:szCs w:val="16"/>
                </w:rPr>
                <w:t>K</w:t>
              </w:r>
            </w:ins>
          </w:p>
        </w:tc>
        <w:tc>
          <w:tcPr>
            <w:tcW w:w="1559" w:type="dxa"/>
            <w:tcPrChange w:id="1720"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1" w:author="Mateus Berardo de Souza Terra" w:date="2016-02-08T20:04:00Z"/>
                <w:color w:val="303030"/>
                <w:sz w:val="16"/>
                <w:szCs w:val="16"/>
                <w:rPrChange w:id="1722" w:author="Mateus Berardo de Souza Terra" w:date="2016-02-08T22:05:00Z">
                  <w:rPr>
                    <w:ins w:id="1723" w:author="Mateus Berardo de Souza Terra" w:date="2016-02-08T20:04:00Z"/>
                    <w:color w:val="303030"/>
                  </w:rPr>
                </w:rPrChange>
              </w:rPr>
              <w:pPrChange w:id="1724" w:author="Mateus Berardo de Souza Terra" w:date="2016-02-08T22:05:00Z">
                <w:pPr>
                  <w:pStyle w:val="NormalWeb"/>
                  <w:spacing w:before="0" w:beforeAutospacing="0" w:after="160" w:afterAutospacing="0"/>
                  <w:jc w:val="center"/>
                </w:pPr>
              </w:pPrChange>
            </w:pPr>
            <w:ins w:id="1725" w:author="Mateus Berardo de Souza Terra" w:date="2016-02-08T22:09:00Z">
              <w:r>
                <w:rPr>
                  <w:color w:val="303030"/>
                  <w:sz w:val="16"/>
                  <w:szCs w:val="16"/>
                </w:rPr>
                <w:t>107</w:t>
              </w:r>
            </w:ins>
          </w:p>
        </w:tc>
        <w:tc>
          <w:tcPr>
            <w:tcW w:w="1559" w:type="dxa"/>
            <w:tcPrChange w:id="1726"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7" w:author="Mateus Berardo de Souza Terra" w:date="2016-02-08T20:04:00Z"/>
                <w:color w:val="303030"/>
                <w:sz w:val="16"/>
                <w:szCs w:val="16"/>
                <w:rPrChange w:id="1728" w:author="Mateus Berardo de Souza Terra" w:date="2016-02-08T22:05:00Z">
                  <w:rPr>
                    <w:ins w:id="1729" w:author="Mateus Berardo de Souza Terra" w:date="2016-02-08T20:04:00Z"/>
                    <w:color w:val="303030"/>
                  </w:rPr>
                </w:rPrChange>
              </w:rPr>
              <w:pPrChange w:id="1730" w:author="Mateus Berardo de Souza Terra" w:date="2016-02-08T22:05:00Z">
                <w:pPr>
                  <w:pStyle w:val="NormalWeb"/>
                  <w:spacing w:before="0" w:beforeAutospacing="0" w:after="160" w:afterAutospacing="0"/>
                  <w:jc w:val="center"/>
                </w:pPr>
              </w:pPrChange>
            </w:pPr>
            <w:ins w:id="1731" w:author="Mateus Berardo de Souza Terra" w:date="2016-02-08T22:11:00Z">
              <w:r>
                <w:rPr>
                  <w:color w:val="303030"/>
                  <w:sz w:val="16"/>
                  <w:szCs w:val="16"/>
                </w:rPr>
                <w:t>k</w:t>
              </w:r>
            </w:ins>
          </w:p>
        </w:tc>
      </w:tr>
      <w:tr w:rsidR="00BA6212" w:rsidRPr="00A76C84" w14:paraId="41540D49" w14:textId="77777777" w:rsidTr="00A76C84">
        <w:trPr>
          <w:trHeight w:val="20"/>
          <w:ins w:id="1732" w:author="Mateus Berardo de Souza Terra" w:date="2016-02-08T20:04:00Z"/>
        </w:trPr>
        <w:tc>
          <w:tcPr>
            <w:tcW w:w="1558" w:type="dxa"/>
            <w:tcPrChange w:id="1733"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4" w:author="Mateus Berardo de Souza Terra" w:date="2016-02-08T20:04:00Z"/>
                <w:color w:val="303030"/>
                <w:sz w:val="16"/>
                <w:szCs w:val="16"/>
                <w:rPrChange w:id="1735" w:author="Mateus Berardo de Souza Terra" w:date="2016-02-08T22:05:00Z">
                  <w:rPr>
                    <w:ins w:id="1736" w:author="Mateus Berardo de Souza Terra" w:date="2016-02-08T20:04:00Z"/>
                    <w:color w:val="303030"/>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0:05:00Z">
              <w:r w:rsidRPr="00A76C84">
                <w:rPr>
                  <w:color w:val="303030"/>
                  <w:sz w:val="16"/>
                  <w:szCs w:val="16"/>
                  <w:rPrChange w:id="1739" w:author="Mateus Berardo de Souza Terra" w:date="2016-02-08T22:05:00Z">
                    <w:rPr>
                      <w:color w:val="303030"/>
                    </w:rPr>
                  </w:rPrChange>
                </w:rPr>
                <w:t>44</w:t>
              </w:r>
            </w:ins>
          </w:p>
        </w:tc>
        <w:tc>
          <w:tcPr>
            <w:tcW w:w="1558" w:type="dxa"/>
            <w:tcPrChange w:id="1740"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1" w:author="Mateus Berardo de Souza Terra" w:date="2016-02-08T20:04:00Z"/>
                <w:color w:val="303030"/>
                <w:sz w:val="16"/>
                <w:szCs w:val="16"/>
                <w:rPrChange w:id="1742" w:author="Mateus Berardo de Souza Terra" w:date="2016-02-08T22:05:00Z">
                  <w:rPr>
                    <w:ins w:id="1743" w:author="Mateus Berardo de Souza Terra" w:date="2016-02-08T20:04:00Z"/>
                    <w:color w:val="303030"/>
                  </w:rPr>
                </w:rPrChange>
              </w:rPr>
              <w:pPrChange w:id="1744" w:author="Mateus Berardo de Souza Terra" w:date="2016-02-08T22:05:00Z">
                <w:pPr>
                  <w:pStyle w:val="NormalWeb"/>
                  <w:spacing w:before="0" w:beforeAutospacing="0" w:after="160" w:afterAutospacing="0"/>
                  <w:jc w:val="center"/>
                </w:pPr>
              </w:pPrChange>
            </w:pPr>
            <w:ins w:id="1745" w:author="Mateus Berardo de Souza Terra" w:date="2016-02-08T22:13:00Z">
              <w:r>
                <w:rPr>
                  <w:color w:val="303030"/>
                  <w:sz w:val="16"/>
                  <w:szCs w:val="16"/>
                </w:rPr>
                <w:t>,</w:t>
              </w:r>
            </w:ins>
          </w:p>
        </w:tc>
        <w:tc>
          <w:tcPr>
            <w:tcW w:w="1558" w:type="dxa"/>
            <w:tcPrChange w:id="1746"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7" w:author="Mateus Berardo de Souza Terra" w:date="2016-02-08T20:04:00Z"/>
                <w:color w:val="303030"/>
                <w:sz w:val="16"/>
                <w:szCs w:val="16"/>
                <w:rPrChange w:id="1748" w:author="Mateus Berardo de Souza Terra" w:date="2016-02-08T22:05:00Z">
                  <w:rPr>
                    <w:ins w:id="1749" w:author="Mateus Berardo de Souza Terra" w:date="2016-02-08T20:04:00Z"/>
                    <w:color w:val="303030"/>
                  </w:rPr>
                </w:rPrChange>
              </w:rPr>
              <w:pPrChange w:id="1750" w:author="Mateus Berardo de Souza Terra" w:date="2016-02-08T22:05:00Z">
                <w:pPr>
                  <w:pStyle w:val="NormalWeb"/>
                  <w:spacing w:before="0" w:beforeAutospacing="0" w:after="160" w:afterAutospacing="0"/>
                  <w:jc w:val="center"/>
                </w:pPr>
              </w:pPrChange>
            </w:pPr>
            <w:ins w:id="1751" w:author="Mateus Berardo de Souza Terra" w:date="2016-02-08T22:09:00Z">
              <w:r>
                <w:rPr>
                  <w:color w:val="303030"/>
                  <w:sz w:val="16"/>
                  <w:szCs w:val="16"/>
                </w:rPr>
                <w:t>76</w:t>
              </w:r>
            </w:ins>
          </w:p>
        </w:tc>
        <w:tc>
          <w:tcPr>
            <w:tcW w:w="1558" w:type="dxa"/>
            <w:tcPrChange w:id="1752"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3" w:author="Mateus Berardo de Souza Terra" w:date="2016-02-08T20:04:00Z"/>
                <w:color w:val="303030"/>
                <w:sz w:val="16"/>
                <w:szCs w:val="16"/>
                <w:rPrChange w:id="1754" w:author="Mateus Berardo de Souza Terra" w:date="2016-02-08T22:05:00Z">
                  <w:rPr>
                    <w:ins w:id="1755" w:author="Mateus Berardo de Souza Terra" w:date="2016-02-08T20:04:00Z"/>
                    <w:color w:val="303030"/>
                  </w:rPr>
                </w:rPrChange>
              </w:rPr>
              <w:pPrChange w:id="1756" w:author="Mateus Berardo de Souza Terra" w:date="2016-02-08T22:05:00Z">
                <w:pPr>
                  <w:pStyle w:val="NormalWeb"/>
                  <w:spacing w:before="0" w:beforeAutospacing="0" w:after="160" w:afterAutospacing="0"/>
                  <w:jc w:val="center"/>
                </w:pPr>
              </w:pPrChange>
            </w:pPr>
            <w:ins w:id="1757" w:author="Mateus Berardo de Souza Terra" w:date="2016-02-08T22:10:00Z">
              <w:r>
                <w:rPr>
                  <w:color w:val="303030"/>
                  <w:sz w:val="16"/>
                  <w:szCs w:val="16"/>
                </w:rPr>
                <w:t>L</w:t>
              </w:r>
            </w:ins>
          </w:p>
        </w:tc>
        <w:tc>
          <w:tcPr>
            <w:tcW w:w="1559" w:type="dxa"/>
            <w:tcPrChange w:id="1758"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59" w:author="Mateus Berardo de Souza Terra" w:date="2016-02-08T20:04:00Z"/>
                <w:color w:val="303030"/>
                <w:sz w:val="16"/>
                <w:szCs w:val="16"/>
                <w:rPrChange w:id="1760" w:author="Mateus Berardo de Souza Terra" w:date="2016-02-08T22:05:00Z">
                  <w:rPr>
                    <w:ins w:id="1761" w:author="Mateus Berardo de Souza Terra" w:date="2016-02-08T20:04:00Z"/>
                    <w:color w:val="303030"/>
                  </w:rPr>
                </w:rPrChange>
              </w:rPr>
              <w:pPrChange w:id="1762" w:author="Mateus Berardo de Souza Terra" w:date="2016-02-08T22:05:00Z">
                <w:pPr>
                  <w:pStyle w:val="NormalWeb"/>
                  <w:spacing w:before="0" w:beforeAutospacing="0" w:after="160" w:afterAutospacing="0"/>
                  <w:jc w:val="center"/>
                </w:pPr>
              </w:pPrChange>
            </w:pPr>
            <w:ins w:id="1763" w:author="Mateus Berardo de Souza Terra" w:date="2016-02-08T22:09:00Z">
              <w:r>
                <w:rPr>
                  <w:color w:val="303030"/>
                  <w:sz w:val="16"/>
                  <w:szCs w:val="16"/>
                </w:rPr>
                <w:t>108</w:t>
              </w:r>
            </w:ins>
          </w:p>
        </w:tc>
        <w:tc>
          <w:tcPr>
            <w:tcW w:w="1559" w:type="dxa"/>
            <w:tcPrChange w:id="1764"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5" w:author="Mateus Berardo de Souza Terra" w:date="2016-02-08T20:04:00Z"/>
                <w:color w:val="303030"/>
                <w:sz w:val="16"/>
                <w:szCs w:val="16"/>
                <w:rPrChange w:id="1766" w:author="Mateus Berardo de Souza Terra" w:date="2016-02-08T22:05:00Z">
                  <w:rPr>
                    <w:ins w:id="1767" w:author="Mateus Berardo de Souza Terra" w:date="2016-02-08T20:04:00Z"/>
                    <w:color w:val="303030"/>
                  </w:rPr>
                </w:rPrChange>
              </w:rPr>
              <w:pPrChange w:id="1768" w:author="Mateus Berardo de Souza Terra" w:date="2016-02-08T22:05:00Z">
                <w:pPr>
                  <w:pStyle w:val="NormalWeb"/>
                  <w:spacing w:before="0" w:beforeAutospacing="0" w:after="160" w:afterAutospacing="0"/>
                  <w:jc w:val="center"/>
                </w:pPr>
              </w:pPrChange>
            </w:pPr>
            <w:ins w:id="1769" w:author="Mateus Berardo de Souza Terra" w:date="2016-02-08T22:11:00Z">
              <w:r>
                <w:rPr>
                  <w:color w:val="303030"/>
                  <w:sz w:val="16"/>
                  <w:szCs w:val="16"/>
                </w:rPr>
                <w:t>l</w:t>
              </w:r>
            </w:ins>
          </w:p>
        </w:tc>
      </w:tr>
      <w:tr w:rsidR="00BA6212" w:rsidRPr="00A76C84" w14:paraId="5D61B851" w14:textId="77777777" w:rsidTr="00A76C84">
        <w:trPr>
          <w:trHeight w:val="20"/>
          <w:ins w:id="1770" w:author="Mateus Berardo de Souza Terra" w:date="2016-02-08T20:04:00Z"/>
        </w:trPr>
        <w:tc>
          <w:tcPr>
            <w:tcW w:w="1558" w:type="dxa"/>
            <w:tcPrChange w:id="1771"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2" w:author="Mateus Berardo de Souza Terra" w:date="2016-02-08T20:04:00Z"/>
                <w:color w:val="303030"/>
                <w:sz w:val="16"/>
                <w:szCs w:val="16"/>
                <w:rPrChange w:id="1773" w:author="Mateus Berardo de Souza Terra" w:date="2016-02-08T22:05:00Z">
                  <w:rPr>
                    <w:ins w:id="1774" w:author="Mateus Berardo de Souza Terra" w:date="2016-02-08T20:04:00Z"/>
                    <w:color w:val="303030"/>
                  </w:rPr>
                </w:rPrChange>
              </w:rPr>
              <w:pPrChange w:id="1775" w:author="Mateus Berardo de Souza Terra" w:date="2016-02-08T22:05:00Z">
                <w:pPr>
                  <w:pStyle w:val="NormalWeb"/>
                  <w:spacing w:before="0" w:beforeAutospacing="0" w:after="160" w:afterAutospacing="0"/>
                  <w:jc w:val="center"/>
                </w:pPr>
              </w:pPrChange>
            </w:pPr>
            <w:ins w:id="1776" w:author="Mateus Berardo de Souza Terra" w:date="2016-02-08T20:05:00Z">
              <w:r w:rsidRPr="00A76C84">
                <w:rPr>
                  <w:color w:val="303030"/>
                  <w:sz w:val="16"/>
                  <w:szCs w:val="16"/>
                  <w:rPrChange w:id="1777" w:author="Mateus Berardo de Souza Terra" w:date="2016-02-08T22:05:00Z">
                    <w:rPr>
                      <w:color w:val="303030"/>
                    </w:rPr>
                  </w:rPrChange>
                </w:rPr>
                <w:t>45</w:t>
              </w:r>
            </w:ins>
          </w:p>
        </w:tc>
        <w:tc>
          <w:tcPr>
            <w:tcW w:w="1558" w:type="dxa"/>
            <w:tcPrChange w:id="1778"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79" w:author="Mateus Berardo de Souza Terra" w:date="2016-02-08T20:04:00Z"/>
                <w:color w:val="303030"/>
                <w:sz w:val="16"/>
                <w:szCs w:val="16"/>
                <w:rPrChange w:id="1780" w:author="Mateus Berardo de Souza Terra" w:date="2016-02-08T22:05:00Z">
                  <w:rPr>
                    <w:ins w:id="1781" w:author="Mateus Berardo de Souza Terra" w:date="2016-02-08T20:04:00Z"/>
                    <w:color w:val="303030"/>
                  </w:rPr>
                </w:rPrChange>
              </w:rPr>
              <w:pPrChange w:id="1782" w:author="Mateus Berardo de Souza Terra" w:date="2016-02-08T22:05:00Z">
                <w:pPr>
                  <w:pStyle w:val="NormalWeb"/>
                  <w:spacing w:before="0" w:beforeAutospacing="0" w:after="160" w:afterAutospacing="0"/>
                  <w:jc w:val="center"/>
                </w:pPr>
              </w:pPrChange>
            </w:pPr>
            <w:ins w:id="1783" w:author="Mateus Berardo de Souza Terra" w:date="2016-02-08T22:13:00Z">
              <w:r>
                <w:rPr>
                  <w:color w:val="303030"/>
                  <w:sz w:val="16"/>
                  <w:szCs w:val="16"/>
                </w:rPr>
                <w:t>-</w:t>
              </w:r>
            </w:ins>
          </w:p>
        </w:tc>
        <w:tc>
          <w:tcPr>
            <w:tcW w:w="1558" w:type="dxa"/>
            <w:tcPrChange w:id="1784"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5" w:author="Mateus Berardo de Souza Terra" w:date="2016-02-08T20:04:00Z"/>
                <w:color w:val="303030"/>
                <w:sz w:val="16"/>
                <w:szCs w:val="16"/>
                <w:rPrChange w:id="1786" w:author="Mateus Berardo de Souza Terra" w:date="2016-02-08T22:05:00Z">
                  <w:rPr>
                    <w:ins w:id="1787" w:author="Mateus Berardo de Souza Terra" w:date="2016-02-08T20:04:00Z"/>
                    <w:color w:val="303030"/>
                  </w:rPr>
                </w:rPrChange>
              </w:rPr>
              <w:pPrChange w:id="1788" w:author="Mateus Berardo de Souza Terra" w:date="2016-02-08T22:05:00Z">
                <w:pPr>
                  <w:pStyle w:val="NormalWeb"/>
                  <w:spacing w:before="0" w:beforeAutospacing="0" w:after="160" w:afterAutospacing="0"/>
                  <w:jc w:val="center"/>
                </w:pPr>
              </w:pPrChange>
            </w:pPr>
            <w:ins w:id="1789" w:author="Mateus Berardo de Souza Terra" w:date="2016-02-08T22:09:00Z">
              <w:r>
                <w:rPr>
                  <w:color w:val="303030"/>
                  <w:sz w:val="16"/>
                  <w:szCs w:val="16"/>
                </w:rPr>
                <w:t>77</w:t>
              </w:r>
            </w:ins>
          </w:p>
        </w:tc>
        <w:tc>
          <w:tcPr>
            <w:tcW w:w="1558" w:type="dxa"/>
            <w:tcPrChange w:id="1790"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1" w:author="Mateus Berardo de Souza Terra" w:date="2016-02-08T20:04:00Z"/>
                <w:color w:val="303030"/>
                <w:sz w:val="16"/>
                <w:szCs w:val="16"/>
                <w:rPrChange w:id="1792" w:author="Mateus Berardo de Souza Terra" w:date="2016-02-08T22:05:00Z">
                  <w:rPr>
                    <w:ins w:id="1793" w:author="Mateus Berardo de Souza Terra" w:date="2016-02-08T20:04:00Z"/>
                    <w:color w:val="303030"/>
                  </w:rPr>
                </w:rPrChange>
              </w:rPr>
              <w:pPrChange w:id="1794" w:author="Mateus Berardo de Souza Terra" w:date="2016-02-08T22:05:00Z">
                <w:pPr>
                  <w:pStyle w:val="NormalWeb"/>
                  <w:spacing w:before="0" w:beforeAutospacing="0" w:after="160" w:afterAutospacing="0"/>
                  <w:jc w:val="center"/>
                </w:pPr>
              </w:pPrChange>
            </w:pPr>
            <w:ins w:id="1795" w:author="Mateus Berardo de Souza Terra" w:date="2016-02-08T22:10:00Z">
              <w:r>
                <w:rPr>
                  <w:color w:val="303030"/>
                  <w:sz w:val="16"/>
                  <w:szCs w:val="16"/>
                </w:rPr>
                <w:t>M</w:t>
              </w:r>
            </w:ins>
          </w:p>
        </w:tc>
        <w:tc>
          <w:tcPr>
            <w:tcW w:w="1559" w:type="dxa"/>
            <w:tcPrChange w:id="1796"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7" w:author="Mateus Berardo de Souza Terra" w:date="2016-02-08T20:04:00Z"/>
                <w:color w:val="303030"/>
                <w:sz w:val="16"/>
                <w:szCs w:val="16"/>
                <w:rPrChange w:id="1798" w:author="Mateus Berardo de Souza Terra" w:date="2016-02-08T22:05:00Z">
                  <w:rPr>
                    <w:ins w:id="1799" w:author="Mateus Berardo de Souza Terra" w:date="2016-02-08T20:04:00Z"/>
                    <w:color w:val="303030"/>
                  </w:rPr>
                </w:rPrChange>
              </w:rPr>
              <w:pPrChange w:id="1800" w:author="Mateus Berardo de Souza Terra" w:date="2016-02-08T22:05:00Z">
                <w:pPr>
                  <w:pStyle w:val="NormalWeb"/>
                  <w:spacing w:before="0" w:beforeAutospacing="0" w:after="160" w:afterAutospacing="0"/>
                  <w:jc w:val="center"/>
                </w:pPr>
              </w:pPrChange>
            </w:pPr>
            <w:ins w:id="1801" w:author="Mateus Berardo de Souza Terra" w:date="2016-02-08T22:09:00Z">
              <w:r>
                <w:rPr>
                  <w:color w:val="303030"/>
                  <w:sz w:val="16"/>
                  <w:szCs w:val="16"/>
                </w:rPr>
                <w:t>109</w:t>
              </w:r>
            </w:ins>
          </w:p>
        </w:tc>
        <w:tc>
          <w:tcPr>
            <w:tcW w:w="1559" w:type="dxa"/>
            <w:tcPrChange w:id="1802"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3" w:author="Mateus Berardo de Souza Terra" w:date="2016-02-08T20:04:00Z"/>
                <w:color w:val="303030"/>
                <w:sz w:val="16"/>
                <w:szCs w:val="16"/>
                <w:rPrChange w:id="1804" w:author="Mateus Berardo de Souza Terra" w:date="2016-02-08T22:05:00Z">
                  <w:rPr>
                    <w:ins w:id="1805" w:author="Mateus Berardo de Souza Terra" w:date="2016-02-08T20:04:00Z"/>
                    <w:color w:val="303030"/>
                  </w:rPr>
                </w:rPrChange>
              </w:rPr>
              <w:pPrChange w:id="1806" w:author="Mateus Berardo de Souza Terra" w:date="2016-02-08T22:05:00Z">
                <w:pPr>
                  <w:pStyle w:val="NormalWeb"/>
                  <w:spacing w:before="0" w:beforeAutospacing="0" w:after="160" w:afterAutospacing="0"/>
                  <w:jc w:val="center"/>
                </w:pPr>
              </w:pPrChange>
            </w:pPr>
            <w:ins w:id="1807" w:author="Mateus Berardo de Souza Terra" w:date="2016-02-08T22:11:00Z">
              <w:r>
                <w:rPr>
                  <w:color w:val="303030"/>
                  <w:sz w:val="16"/>
                  <w:szCs w:val="16"/>
                </w:rPr>
                <w:t>m</w:t>
              </w:r>
            </w:ins>
          </w:p>
        </w:tc>
      </w:tr>
      <w:tr w:rsidR="00BA6212" w:rsidRPr="00A76C84" w14:paraId="5699DACE" w14:textId="77777777" w:rsidTr="00A76C84">
        <w:trPr>
          <w:trHeight w:val="20"/>
          <w:ins w:id="1808" w:author="Mateus Berardo de Souza Terra" w:date="2016-02-08T20:04:00Z"/>
        </w:trPr>
        <w:tc>
          <w:tcPr>
            <w:tcW w:w="1558" w:type="dxa"/>
            <w:tcPrChange w:id="1809"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0" w:author="Mateus Berardo de Souza Terra" w:date="2016-02-08T20:04:00Z"/>
                <w:color w:val="303030"/>
                <w:sz w:val="16"/>
                <w:szCs w:val="16"/>
                <w:rPrChange w:id="1811" w:author="Mateus Berardo de Souza Terra" w:date="2016-02-08T22:05:00Z">
                  <w:rPr>
                    <w:ins w:id="1812" w:author="Mateus Berardo de Souza Terra" w:date="2016-02-08T20:04:00Z"/>
                    <w:color w:val="303030"/>
                  </w:rPr>
                </w:rPrChange>
              </w:rPr>
              <w:pPrChange w:id="1813" w:author="Mateus Berardo de Souza Terra" w:date="2016-02-08T22:05:00Z">
                <w:pPr>
                  <w:pStyle w:val="NormalWeb"/>
                  <w:spacing w:before="0" w:beforeAutospacing="0" w:after="160" w:afterAutospacing="0"/>
                  <w:jc w:val="center"/>
                </w:pPr>
              </w:pPrChange>
            </w:pPr>
            <w:ins w:id="1814" w:author="Mateus Berardo de Souza Terra" w:date="2016-02-08T20:05:00Z">
              <w:r w:rsidRPr="00A76C84">
                <w:rPr>
                  <w:color w:val="303030"/>
                  <w:sz w:val="16"/>
                  <w:szCs w:val="16"/>
                  <w:rPrChange w:id="1815" w:author="Mateus Berardo de Souza Terra" w:date="2016-02-08T22:05:00Z">
                    <w:rPr>
                      <w:color w:val="303030"/>
                    </w:rPr>
                  </w:rPrChange>
                </w:rPr>
                <w:t>46</w:t>
              </w:r>
            </w:ins>
          </w:p>
        </w:tc>
        <w:tc>
          <w:tcPr>
            <w:tcW w:w="1558" w:type="dxa"/>
            <w:tcPrChange w:id="1816"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7" w:author="Mateus Berardo de Souza Terra" w:date="2016-02-08T20:04:00Z"/>
                <w:color w:val="303030"/>
                <w:sz w:val="16"/>
                <w:szCs w:val="16"/>
                <w:rPrChange w:id="1818" w:author="Mateus Berardo de Souza Terra" w:date="2016-02-08T22:05:00Z">
                  <w:rPr>
                    <w:ins w:id="1819" w:author="Mateus Berardo de Souza Terra" w:date="2016-02-08T20:04:00Z"/>
                    <w:color w:val="303030"/>
                  </w:rPr>
                </w:rPrChange>
              </w:rPr>
              <w:pPrChange w:id="1820" w:author="Mateus Berardo de Souza Terra" w:date="2016-02-08T22:05:00Z">
                <w:pPr>
                  <w:pStyle w:val="NormalWeb"/>
                  <w:spacing w:before="0" w:beforeAutospacing="0" w:after="160" w:afterAutospacing="0"/>
                  <w:jc w:val="center"/>
                </w:pPr>
              </w:pPrChange>
            </w:pPr>
            <w:ins w:id="1821" w:author="Mateus Berardo de Souza Terra" w:date="2016-02-08T22:13:00Z">
              <w:r>
                <w:rPr>
                  <w:color w:val="303030"/>
                  <w:sz w:val="16"/>
                  <w:szCs w:val="16"/>
                </w:rPr>
                <w:t>.</w:t>
              </w:r>
            </w:ins>
          </w:p>
        </w:tc>
        <w:tc>
          <w:tcPr>
            <w:tcW w:w="1558" w:type="dxa"/>
            <w:tcPrChange w:id="1822"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3" w:author="Mateus Berardo de Souza Terra" w:date="2016-02-08T20:04:00Z"/>
                <w:color w:val="303030"/>
                <w:sz w:val="16"/>
                <w:szCs w:val="16"/>
                <w:rPrChange w:id="1824" w:author="Mateus Berardo de Souza Terra" w:date="2016-02-08T22:05:00Z">
                  <w:rPr>
                    <w:ins w:id="1825" w:author="Mateus Berardo de Souza Terra" w:date="2016-02-08T20:04:00Z"/>
                    <w:color w:val="303030"/>
                  </w:rPr>
                </w:rPrChange>
              </w:rPr>
              <w:pPrChange w:id="1826" w:author="Mateus Berardo de Souza Terra" w:date="2016-02-08T22:05:00Z">
                <w:pPr>
                  <w:pStyle w:val="NormalWeb"/>
                  <w:spacing w:before="0" w:beforeAutospacing="0" w:after="160" w:afterAutospacing="0"/>
                  <w:jc w:val="center"/>
                </w:pPr>
              </w:pPrChange>
            </w:pPr>
            <w:ins w:id="1827" w:author="Mateus Berardo de Souza Terra" w:date="2016-02-08T22:09:00Z">
              <w:r>
                <w:rPr>
                  <w:color w:val="303030"/>
                  <w:sz w:val="16"/>
                  <w:szCs w:val="16"/>
                </w:rPr>
                <w:t>78</w:t>
              </w:r>
            </w:ins>
          </w:p>
        </w:tc>
        <w:tc>
          <w:tcPr>
            <w:tcW w:w="1558" w:type="dxa"/>
            <w:tcPrChange w:id="1828"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29" w:author="Mateus Berardo de Souza Terra" w:date="2016-02-08T20:04:00Z"/>
                <w:color w:val="303030"/>
                <w:sz w:val="16"/>
                <w:szCs w:val="16"/>
                <w:rPrChange w:id="1830" w:author="Mateus Berardo de Souza Terra" w:date="2016-02-08T22:05:00Z">
                  <w:rPr>
                    <w:ins w:id="1831" w:author="Mateus Berardo de Souza Terra" w:date="2016-02-08T20:04:00Z"/>
                    <w:color w:val="303030"/>
                  </w:rPr>
                </w:rPrChange>
              </w:rPr>
              <w:pPrChange w:id="1832" w:author="Mateus Berardo de Souza Terra" w:date="2016-02-08T22:05:00Z">
                <w:pPr>
                  <w:pStyle w:val="NormalWeb"/>
                  <w:spacing w:before="0" w:beforeAutospacing="0" w:after="160" w:afterAutospacing="0"/>
                  <w:jc w:val="center"/>
                </w:pPr>
              </w:pPrChange>
            </w:pPr>
            <w:ins w:id="1833" w:author="Mateus Berardo de Souza Terra" w:date="2016-02-08T22:10:00Z">
              <w:r>
                <w:rPr>
                  <w:color w:val="303030"/>
                  <w:sz w:val="16"/>
                  <w:szCs w:val="16"/>
                </w:rPr>
                <w:t>N</w:t>
              </w:r>
            </w:ins>
          </w:p>
        </w:tc>
        <w:tc>
          <w:tcPr>
            <w:tcW w:w="1559" w:type="dxa"/>
            <w:tcPrChange w:id="1834"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5" w:author="Mateus Berardo de Souza Terra" w:date="2016-02-08T20:04:00Z"/>
                <w:color w:val="303030"/>
                <w:sz w:val="16"/>
                <w:szCs w:val="16"/>
                <w:rPrChange w:id="1836" w:author="Mateus Berardo de Souza Terra" w:date="2016-02-08T22:05:00Z">
                  <w:rPr>
                    <w:ins w:id="1837" w:author="Mateus Berardo de Souza Terra" w:date="2016-02-08T20:04:00Z"/>
                    <w:color w:val="303030"/>
                  </w:rPr>
                </w:rPrChange>
              </w:rPr>
              <w:pPrChange w:id="1838" w:author="Mateus Berardo de Souza Terra" w:date="2016-02-08T22:05:00Z">
                <w:pPr>
                  <w:pStyle w:val="NormalWeb"/>
                  <w:spacing w:before="0" w:beforeAutospacing="0" w:after="160" w:afterAutospacing="0"/>
                  <w:jc w:val="center"/>
                </w:pPr>
              </w:pPrChange>
            </w:pPr>
            <w:ins w:id="1839" w:author="Mateus Berardo de Souza Terra" w:date="2016-02-08T22:09:00Z">
              <w:r>
                <w:rPr>
                  <w:color w:val="303030"/>
                  <w:sz w:val="16"/>
                  <w:szCs w:val="16"/>
                </w:rPr>
                <w:t>110</w:t>
              </w:r>
            </w:ins>
          </w:p>
        </w:tc>
        <w:tc>
          <w:tcPr>
            <w:tcW w:w="1559" w:type="dxa"/>
            <w:tcPrChange w:id="1840"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1" w:author="Mateus Berardo de Souza Terra" w:date="2016-02-08T20:04:00Z"/>
                <w:color w:val="303030"/>
                <w:sz w:val="16"/>
                <w:szCs w:val="16"/>
                <w:rPrChange w:id="1842" w:author="Mateus Berardo de Souza Terra" w:date="2016-02-08T22:05:00Z">
                  <w:rPr>
                    <w:ins w:id="1843" w:author="Mateus Berardo de Souza Terra" w:date="2016-02-08T20:04:00Z"/>
                    <w:color w:val="303030"/>
                  </w:rPr>
                </w:rPrChange>
              </w:rPr>
              <w:pPrChange w:id="1844" w:author="Mateus Berardo de Souza Terra" w:date="2016-02-08T22:05:00Z">
                <w:pPr>
                  <w:pStyle w:val="NormalWeb"/>
                  <w:spacing w:before="0" w:beforeAutospacing="0" w:after="160" w:afterAutospacing="0"/>
                  <w:jc w:val="center"/>
                </w:pPr>
              </w:pPrChange>
            </w:pPr>
            <w:ins w:id="1845" w:author="Mateus Berardo de Souza Terra" w:date="2016-02-08T22:11:00Z">
              <w:r>
                <w:rPr>
                  <w:color w:val="303030"/>
                  <w:sz w:val="16"/>
                  <w:szCs w:val="16"/>
                </w:rPr>
                <w:t>n</w:t>
              </w:r>
            </w:ins>
          </w:p>
        </w:tc>
      </w:tr>
      <w:tr w:rsidR="00BA6212" w:rsidRPr="00A76C84" w14:paraId="00FF0903" w14:textId="77777777" w:rsidTr="00A76C84">
        <w:trPr>
          <w:trHeight w:val="20"/>
          <w:ins w:id="1846" w:author="Mateus Berardo de Souza Terra" w:date="2016-02-08T20:04:00Z"/>
        </w:trPr>
        <w:tc>
          <w:tcPr>
            <w:tcW w:w="1558" w:type="dxa"/>
            <w:tcPrChange w:id="1847"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48" w:author="Mateus Berardo de Souza Terra" w:date="2016-02-08T20:04:00Z"/>
                <w:color w:val="303030"/>
                <w:sz w:val="16"/>
                <w:szCs w:val="16"/>
                <w:rPrChange w:id="1849" w:author="Mateus Berardo de Souza Terra" w:date="2016-02-08T22:05:00Z">
                  <w:rPr>
                    <w:ins w:id="1850" w:author="Mateus Berardo de Souza Terra" w:date="2016-02-08T20:04:00Z"/>
                    <w:color w:val="303030"/>
                  </w:rPr>
                </w:rPrChange>
              </w:rPr>
              <w:pPrChange w:id="1851" w:author="Mateus Berardo de Souza Terra" w:date="2016-02-08T22:05:00Z">
                <w:pPr>
                  <w:pStyle w:val="NormalWeb"/>
                  <w:spacing w:before="0" w:beforeAutospacing="0" w:after="160" w:afterAutospacing="0"/>
                  <w:jc w:val="center"/>
                </w:pPr>
              </w:pPrChange>
            </w:pPr>
            <w:ins w:id="1852" w:author="Mateus Berardo de Souza Terra" w:date="2016-02-08T20:05:00Z">
              <w:r w:rsidRPr="00A76C84">
                <w:rPr>
                  <w:color w:val="303030"/>
                  <w:sz w:val="16"/>
                  <w:szCs w:val="16"/>
                  <w:rPrChange w:id="1853" w:author="Mateus Berardo de Souza Terra" w:date="2016-02-08T22:05:00Z">
                    <w:rPr>
                      <w:color w:val="303030"/>
                    </w:rPr>
                  </w:rPrChange>
                </w:rPr>
                <w:t>47</w:t>
              </w:r>
            </w:ins>
          </w:p>
        </w:tc>
        <w:tc>
          <w:tcPr>
            <w:tcW w:w="1558" w:type="dxa"/>
            <w:tcPrChange w:id="1854"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5" w:author="Mateus Berardo de Souza Terra" w:date="2016-02-08T20:04:00Z"/>
                <w:color w:val="303030"/>
                <w:sz w:val="16"/>
                <w:szCs w:val="16"/>
                <w:rPrChange w:id="1856" w:author="Mateus Berardo de Souza Terra" w:date="2016-02-08T22:05:00Z">
                  <w:rPr>
                    <w:ins w:id="1857" w:author="Mateus Berardo de Souza Terra" w:date="2016-02-08T20:04:00Z"/>
                    <w:color w:val="303030"/>
                  </w:rPr>
                </w:rPrChange>
              </w:rPr>
              <w:pPrChange w:id="1858" w:author="Mateus Berardo de Souza Terra" w:date="2016-02-08T22:05:00Z">
                <w:pPr>
                  <w:pStyle w:val="NormalWeb"/>
                  <w:spacing w:before="0" w:beforeAutospacing="0" w:after="160" w:afterAutospacing="0"/>
                  <w:jc w:val="center"/>
                </w:pPr>
              </w:pPrChange>
            </w:pPr>
            <w:ins w:id="1859" w:author="Mateus Berardo de Souza Terra" w:date="2016-02-08T22:13:00Z">
              <w:r>
                <w:rPr>
                  <w:color w:val="303030"/>
                  <w:sz w:val="16"/>
                  <w:szCs w:val="16"/>
                </w:rPr>
                <w:t>/</w:t>
              </w:r>
            </w:ins>
          </w:p>
        </w:tc>
        <w:tc>
          <w:tcPr>
            <w:tcW w:w="1558" w:type="dxa"/>
            <w:tcPrChange w:id="1860"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1" w:author="Mateus Berardo de Souza Terra" w:date="2016-02-08T20:04:00Z"/>
                <w:color w:val="303030"/>
                <w:sz w:val="16"/>
                <w:szCs w:val="16"/>
                <w:rPrChange w:id="1862" w:author="Mateus Berardo de Souza Terra" w:date="2016-02-08T22:05:00Z">
                  <w:rPr>
                    <w:ins w:id="1863" w:author="Mateus Berardo de Souza Terra" w:date="2016-02-08T20:04:00Z"/>
                    <w:color w:val="303030"/>
                  </w:rPr>
                </w:rPrChange>
              </w:rPr>
              <w:pPrChange w:id="1864" w:author="Mateus Berardo de Souza Terra" w:date="2016-02-08T22:05:00Z">
                <w:pPr>
                  <w:pStyle w:val="NormalWeb"/>
                  <w:spacing w:before="0" w:beforeAutospacing="0" w:after="160" w:afterAutospacing="0"/>
                  <w:jc w:val="center"/>
                </w:pPr>
              </w:pPrChange>
            </w:pPr>
            <w:ins w:id="1865" w:author="Mateus Berardo de Souza Terra" w:date="2016-02-08T22:09:00Z">
              <w:r>
                <w:rPr>
                  <w:color w:val="303030"/>
                  <w:sz w:val="16"/>
                  <w:szCs w:val="16"/>
                </w:rPr>
                <w:t>79</w:t>
              </w:r>
            </w:ins>
          </w:p>
        </w:tc>
        <w:tc>
          <w:tcPr>
            <w:tcW w:w="1558" w:type="dxa"/>
            <w:tcPrChange w:id="1866"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7" w:author="Mateus Berardo de Souza Terra" w:date="2016-02-08T20:04:00Z"/>
                <w:color w:val="303030"/>
                <w:sz w:val="16"/>
                <w:szCs w:val="16"/>
                <w:rPrChange w:id="1868" w:author="Mateus Berardo de Souza Terra" w:date="2016-02-08T22:05:00Z">
                  <w:rPr>
                    <w:ins w:id="1869" w:author="Mateus Berardo de Souza Terra" w:date="2016-02-08T20:04:00Z"/>
                    <w:color w:val="303030"/>
                  </w:rPr>
                </w:rPrChange>
              </w:rPr>
              <w:pPrChange w:id="1870" w:author="Mateus Berardo de Souza Terra" w:date="2016-02-08T22:05:00Z">
                <w:pPr>
                  <w:pStyle w:val="NormalWeb"/>
                  <w:spacing w:before="0" w:beforeAutospacing="0" w:after="160" w:afterAutospacing="0"/>
                  <w:jc w:val="center"/>
                </w:pPr>
              </w:pPrChange>
            </w:pPr>
            <w:ins w:id="1871" w:author="Mateus Berardo de Souza Terra" w:date="2016-02-08T22:10:00Z">
              <w:r>
                <w:rPr>
                  <w:color w:val="303030"/>
                  <w:sz w:val="16"/>
                  <w:szCs w:val="16"/>
                </w:rPr>
                <w:t>O</w:t>
              </w:r>
            </w:ins>
          </w:p>
        </w:tc>
        <w:tc>
          <w:tcPr>
            <w:tcW w:w="1559" w:type="dxa"/>
            <w:tcPrChange w:id="1872"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3" w:author="Mateus Berardo de Souza Terra" w:date="2016-02-08T20:04:00Z"/>
                <w:color w:val="303030"/>
                <w:sz w:val="16"/>
                <w:szCs w:val="16"/>
                <w:rPrChange w:id="1874" w:author="Mateus Berardo de Souza Terra" w:date="2016-02-08T22:05:00Z">
                  <w:rPr>
                    <w:ins w:id="1875" w:author="Mateus Berardo de Souza Terra" w:date="2016-02-08T20:04:00Z"/>
                    <w:color w:val="303030"/>
                  </w:rPr>
                </w:rPrChange>
              </w:rPr>
              <w:pPrChange w:id="1876" w:author="Mateus Berardo de Souza Terra" w:date="2016-02-08T22:05:00Z">
                <w:pPr>
                  <w:pStyle w:val="NormalWeb"/>
                  <w:spacing w:before="0" w:beforeAutospacing="0" w:after="160" w:afterAutospacing="0"/>
                  <w:jc w:val="center"/>
                </w:pPr>
              </w:pPrChange>
            </w:pPr>
            <w:ins w:id="1877" w:author="Mateus Berardo de Souza Terra" w:date="2016-02-08T22:09:00Z">
              <w:r>
                <w:rPr>
                  <w:color w:val="303030"/>
                  <w:sz w:val="16"/>
                  <w:szCs w:val="16"/>
                </w:rPr>
                <w:t>111</w:t>
              </w:r>
            </w:ins>
          </w:p>
        </w:tc>
        <w:tc>
          <w:tcPr>
            <w:tcW w:w="1559" w:type="dxa"/>
            <w:tcPrChange w:id="1878"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79" w:author="Mateus Berardo de Souza Terra" w:date="2016-02-08T20:04:00Z"/>
                <w:color w:val="303030"/>
                <w:sz w:val="16"/>
                <w:szCs w:val="16"/>
                <w:rPrChange w:id="1880" w:author="Mateus Berardo de Souza Terra" w:date="2016-02-08T22:05:00Z">
                  <w:rPr>
                    <w:ins w:id="1881" w:author="Mateus Berardo de Souza Terra" w:date="2016-02-08T20:04:00Z"/>
                    <w:color w:val="303030"/>
                  </w:rPr>
                </w:rPrChange>
              </w:rPr>
              <w:pPrChange w:id="1882" w:author="Mateus Berardo de Souza Terra" w:date="2016-02-08T22:05:00Z">
                <w:pPr>
                  <w:pStyle w:val="NormalWeb"/>
                  <w:spacing w:before="0" w:beforeAutospacing="0" w:after="160" w:afterAutospacing="0"/>
                  <w:jc w:val="center"/>
                </w:pPr>
              </w:pPrChange>
            </w:pPr>
            <w:ins w:id="1883" w:author="Mateus Berardo de Souza Terra" w:date="2016-02-08T22:11:00Z">
              <w:r>
                <w:rPr>
                  <w:color w:val="303030"/>
                  <w:sz w:val="16"/>
                  <w:szCs w:val="16"/>
                </w:rPr>
                <w:t>o</w:t>
              </w:r>
            </w:ins>
          </w:p>
        </w:tc>
      </w:tr>
      <w:tr w:rsidR="00BA6212" w:rsidRPr="00A76C84" w14:paraId="32077213" w14:textId="77777777" w:rsidTr="00A76C84">
        <w:trPr>
          <w:trHeight w:val="20"/>
          <w:ins w:id="1884" w:author="Mateus Berardo de Souza Terra" w:date="2016-02-08T20:04:00Z"/>
        </w:trPr>
        <w:tc>
          <w:tcPr>
            <w:tcW w:w="1558" w:type="dxa"/>
            <w:tcPrChange w:id="1885"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6" w:author="Mateus Berardo de Souza Terra" w:date="2016-02-08T20:04:00Z"/>
                <w:color w:val="303030"/>
                <w:sz w:val="16"/>
                <w:szCs w:val="16"/>
                <w:rPrChange w:id="1887" w:author="Mateus Berardo de Souza Terra" w:date="2016-02-08T22:05:00Z">
                  <w:rPr>
                    <w:ins w:id="1888" w:author="Mateus Berardo de Souza Terra" w:date="2016-02-08T20:04:00Z"/>
                    <w:color w:val="303030"/>
                  </w:rPr>
                </w:rPrChange>
              </w:rPr>
              <w:pPrChange w:id="1889" w:author="Mateus Berardo de Souza Terra" w:date="2016-02-08T22:05:00Z">
                <w:pPr>
                  <w:pStyle w:val="NormalWeb"/>
                  <w:spacing w:before="0" w:beforeAutospacing="0" w:after="160" w:afterAutospacing="0"/>
                  <w:jc w:val="center"/>
                </w:pPr>
              </w:pPrChange>
            </w:pPr>
            <w:ins w:id="1890" w:author="Mateus Berardo de Souza Terra" w:date="2016-02-08T20:05:00Z">
              <w:r w:rsidRPr="00A76C84">
                <w:rPr>
                  <w:color w:val="303030"/>
                  <w:sz w:val="16"/>
                  <w:szCs w:val="16"/>
                  <w:rPrChange w:id="1891" w:author="Mateus Berardo de Souza Terra" w:date="2016-02-08T22:05:00Z">
                    <w:rPr>
                      <w:color w:val="303030"/>
                    </w:rPr>
                  </w:rPrChange>
                </w:rPr>
                <w:t>48</w:t>
              </w:r>
            </w:ins>
          </w:p>
        </w:tc>
        <w:tc>
          <w:tcPr>
            <w:tcW w:w="1558" w:type="dxa"/>
            <w:tcPrChange w:id="1892"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3" w:author="Mateus Berardo de Souza Terra" w:date="2016-02-08T20:04:00Z"/>
                <w:color w:val="303030"/>
                <w:sz w:val="16"/>
                <w:szCs w:val="16"/>
                <w:rPrChange w:id="1894" w:author="Mateus Berardo de Souza Terra" w:date="2016-02-08T22:05:00Z">
                  <w:rPr>
                    <w:ins w:id="1895" w:author="Mateus Berardo de Souza Terra" w:date="2016-02-08T20:04:00Z"/>
                    <w:color w:val="303030"/>
                  </w:rPr>
                </w:rPrChange>
              </w:rPr>
              <w:pPrChange w:id="1896" w:author="Mateus Berardo de Souza Terra" w:date="2016-02-08T22:05:00Z">
                <w:pPr>
                  <w:pStyle w:val="NormalWeb"/>
                  <w:spacing w:before="0" w:beforeAutospacing="0" w:after="160" w:afterAutospacing="0"/>
                  <w:jc w:val="center"/>
                </w:pPr>
              </w:pPrChange>
            </w:pPr>
            <w:ins w:id="1897" w:author="Mateus Berardo de Souza Terra" w:date="2016-02-08T22:13:00Z">
              <w:r>
                <w:rPr>
                  <w:color w:val="303030"/>
                  <w:sz w:val="16"/>
                  <w:szCs w:val="16"/>
                </w:rPr>
                <w:t>0</w:t>
              </w:r>
            </w:ins>
          </w:p>
        </w:tc>
        <w:tc>
          <w:tcPr>
            <w:tcW w:w="1558" w:type="dxa"/>
            <w:tcPrChange w:id="1898"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899" w:author="Mateus Berardo de Souza Terra" w:date="2016-02-08T20:04:00Z"/>
                <w:color w:val="303030"/>
                <w:sz w:val="16"/>
                <w:szCs w:val="16"/>
                <w:rPrChange w:id="1900" w:author="Mateus Berardo de Souza Terra" w:date="2016-02-08T22:05:00Z">
                  <w:rPr>
                    <w:ins w:id="1901" w:author="Mateus Berardo de Souza Terra" w:date="2016-02-08T20:04:00Z"/>
                    <w:color w:val="303030"/>
                  </w:rPr>
                </w:rPrChange>
              </w:rPr>
              <w:pPrChange w:id="1902" w:author="Mateus Berardo de Souza Terra" w:date="2016-02-08T22:05:00Z">
                <w:pPr>
                  <w:pStyle w:val="NormalWeb"/>
                  <w:spacing w:before="0" w:beforeAutospacing="0" w:after="160" w:afterAutospacing="0"/>
                  <w:jc w:val="center"/>
                </w:pPr>
              </w:pPrChange>
            </w:pPr>
            <w:ins w:id="1903" w:author="Mateus Berardo de Souza Terra" w:date="2016-02-08T22:09:00Z">
              <w:r>
                <w:rPr>
                  <w:color w:val="303030"/>
                  <w:sz w:val="16"/>
                  <w:szCs w:val="16"/>
                </w:rPr>
                <w:t>80</w:t>
              </w:r>
            </w:ins>
          </w:p>
        </w:tc>
        <w:tc>
          <w:tcPr>
            <w:tcW w:w="1558" w:type="dxa"/>
            <w:tcPrChange w:id="1904"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5" w:author="Mateus Berardo de Souza Terra" w:date="2016-02-08T20:04:00Z"/>
                <w:color w:val="303030"/>
                <w:sz w:val="16"/>
                <w:szCs w:val="16"/>
                <w:rPrChange w:id="1906" w:author="Mateus Berardo de Souza Terra" w:date="2016-02-08T22:05:00Z">
                  <w:rPr>
                    <w:ins w:id="1907" w:author="Mateus Berardo de Souza Terra" w:date="2016-02-08T20:04:00Z"/>
                    <w:color w:val="303030"/>
                  </w:rPr>
                </w:rPrChange>
              </w:rPr>
              <w:pPrChange w:id="1908" w:author="Mateus Berardo de Souza Terra" w:date="2016-02-08T22:05:00Z">
                <w:pPr>
                  <w:pStyle w:val="NormalWeb"/>
                  <w:spacing w:before="0" w:beforeAutospacing="0" w:after="160" w:afterAutospacing="0"/>
                  <w:jc w:val="center"/>
                </w:pPr>
              </w:pPrChange>
            </w:pPr>
            <w:ins w:id="1909" w:author="Mateus Berardo de Souza Terra" w:date="2016-02-08T22:10:00Z">
              <w:r>
                <w:rPr>
                  <w:color w:val="303030"/>
                  <w:sz w:val="16"/>
                  <w:szCs w:val="16"/>
                </w:rPr>
                <w:t>P</w:t>
              </w:r>
            </w:ins>
          </w:p>
        </w:tc>
        <w:tc>
          <w:tcPr>
            <w:tcW w:w="1559" w:type="dxa"/>
            <w:tcPrChange w:id="1910"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1" w:author="Mateus Berardo de Souza Terra" w:date="2016-02-08T20:04:00Z"/>
                <w:color w:val="303030"/>
                <w:sz w:val="16"/>
                <w:szCs w:val="16"/>
                <w:rPrChange w:id="1912" w:author="Mateus Berardo de Souza Terra" w:date="2016-02-08T22:05:00Z">
                  <w:rPr>
                    <w:ins w:id="1913" w:author="Mateus Berardo de Souza Terra" w:date="2016-02-08T20:04:00Z"/>
                    <w:color w:val="303030"/>
                  </w:rPr>
                </w:rPrChange>
              </w:rPr>
              <w:pPrChange w:id="1914" w:author="Mateus Berardo de Souza Terra" w:date="2016-02-08T22:05:00Z">
                <w:pPr>
                  <w:pStyle w:val="NormalWeb"/>
                  <w:spacing w:before="0" w:beforeAutospacing="0" w:after="160" w:afterAutospacing="0"/>
                  <w:jc w:val="center"/>
                </w:pPr>
              </w:pPrChange>
            </w:pPr>
            <w:ins w:id="1915" w:author="Mateus Berardo de Souza Terra" w:date="2016-02-08T22:09:00Z">
              <w:r>
                <w:rPr>
                  <w:color w:val="303030"/>
                  <w:sz w:val="16"/>
                  <w:szCs w:val="16"/>
                </w:rPr>
                <w:t>112</w:t>
              </w:r>
            </w:ins>
          </w:p>
        </w:tc>
        <w:tc>
          <w:tcPr>
            <w:tcW w:w="1559" w:type="dxa"/>
            <w:tcPrChange w:id="1916"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7" w:author="Mateus Berardo de Souza Terra" w:date="2016-02-08T20:04:00Z"/>
                <w:color w:val="303030"/>
                <w:sz w:val="16"/>
                <w:szCs w:val="16"/>
                <w:rPrChange w:id="1918" w:author="Mateus Berardo de Souza Terra" w:date="2016-02-08T22:05:00Z">
                  <w:rPr>
                    <w:ins w:id="1919" w:author="Mateus Berardo de Souza Terra" w:date="2016-02-08T20:04:00Z"/>
                    <w:color w:val="303030"/>
                  </w:rPr>
                </w:rPrChange>
              </w:rPr>
              <w:pPrChange w:id="1920" w:author="Mateus Berardo de Souza Terra" w:date="2016-02-08T22:05:00Z">
                <w:pPr>
                  <w:pStyle w:val="NormalWeb"/>
                  <w:spacing w:before="0" w:beforeAutospacing="0" w:after="160" w:afterAutospacing="0"/>
                  <w:jc w:val="center"/>
                </w:pPr>
              </w:pPrChange>
            </w:pPr>
            <w:ins w:id="1921" w:author="Mateus Berardo de Souza Terra" w:date="2016-02-08T22:11:00Z">
              <w:r>
                <w:rPr>
                  <w:color w:val="303030"/>
                  <w:sz w:val="16"/>
                  <w:szCs w:val="16"/>
                </w:rPr>
                <w:t>p</w:t>
              </w:r>
            </w:ins>
          </w:p>
        </w:tc>
      </w:tr>
      <w:tr w:rsidR="00BA6212" w:rsidRPr="00A76C84" w14:paraId="1E117F82" w14:textId="77777777" w:rsidTr="00A76C84">
        <w:trPr>
          <w:trHeight w:val="20"/>
          <w:ins w:id="1922" w:author="Mateus Berardo de Souza Terra" w:date="2016-02-08T20:04:00Z"/>
        </w:trPr>
        <w:tc>
          <w:tcPr>
            <w:tcW w:w="1558" w:type="dxa"/>
            <w:tcPrChange w:id="1923"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4" w:author="Mateus Berardo de Souza Terra" w:date="2016-02-08T20:04:00Z"/>
                <w:color w:val="303030"/>
                <w:sz w:val="16"/>
                <w:szCs w:val="16"/>
                <w:rPrChange w:id="1925" w:author="Mateus Berardo de Souza Terra" w:date="2016-02-08T22:05:00Z">
                  <w:rPr>
                    <w:ins w:id="1926" w:author="Mateus Berardo de Souza Terra" w:date="2016-02-08T20:04:00Z"/>
                    <w:color w:val="303030"/>
                  </w:rPr>
                </w:rPrChange>
              </w:rPr>
              <w:pPrChange w:id="1927" w:author="Mateus Berardo de Souza Terra" w:date="2016-02-08T22:05:00Z">
                <w:pPr>
                  <w:pStyle w:val="NormalWeb"/>
                  <w:spacing w:before="0" w:beforeAutospacing="0" w:after="160" w:afterAutospacing="0"/>
                  <w:jc w:val="center"/>
                </w:pPr>
              </w:pPrChange>
            </w:pPr>
            <w:ins w:id="1928" w:author="Mateus Berardo de Souza Terra" w:date="2016-02-08T20:05:00Z">
              <w:r w:rsidRPr="00A76C84">
                <w:rPr>
                  <w:color w:val="303030"/>
                  <w:sz w:val="16"/>
                  <w:szCs w:val="16"/>
                  <w:rPrChange w:id="1929" w:author="Mateus Berardo de Souza Terra" w:date="2016-02-08T22:05:00Z">
                    <w:rPr>
                      <w:color w:val="303030"/>
                    </w:rPr>
                  </w:rPrChange>
                </w:rPr>
                <w:t>49</w:t>
              </w:r>
            </w:ins>
          </w:p>
        </w:tc>
        <w:tc>
          <w:tcPr>
            <w:tcW w:w="1558" w:type="dxa"/>
            <w:tcPrChange w:id="1930"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1" w:author="Mateus Berardo de Souza Terra" w:date="2016-02-08T20:04:00Z"/>
                <w:color w:val="303030"/>
                <w:sz w:val="16"/>
                <w:szCs w:val="16"/>
                <w:rPrChange w:id="1932" w:author="Mateus Berardo de Souza Terra" w:date="2016-02-08T22:05:00Z">
                  <w:rPr>
                    <w:ins w:id="1933" w:author="Mateus Berardo de Souza Terra" w:date="2016-02-08T20:04:00Z"/>
                    <w:color w:val="303030"/>
                  </w:rPr>
                </w:rPrChange>
              </w:rPr>
              <w:pPrChange w:id="1934" w:author="Mateus Berardo de Souza Terra" w:date="2016-02-08T22:05:00Z">
                <w:pPr>
                  <w:pStyle w:val="NormalWeb"/>
                  <w:spacing w:before="0" w:beforeAutospacing="0" w:after="160" w:afterAutospacing="0"/>
                  <w:jc w:val="center"/>
                </w:pPr>
              </w:pPrChange>
            </w:pPr>
            <w:ins w:id="1935" w:author="Mateus Berardo de Souza Terra" w:date="2016-02-08T22:13:00Z">
              <w:r>
                <w:rPr>
                  <w:color w:val="303030"/>
                  <w:sz w:val="16"/>
                  <w:szCs w:val="16"/>
                </w:rPr>
                <w:t>1</w:t>
              </w:r>
            </w:ins>
          </w:p>
        </w:tc>
        <w:tc>
          <w:tcPr>
            <w:tcW w:w="1558" w:type="dxa"/>
            <w:tcPrChange w:id="1936"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7" w:author="Mateus Berardo de Souza Terra" w:date="2016-02-08T20:04:00Z"/>
                <w:color w:val="303030"/>
                <w:sz w:val="16"/>
                <w:szCs w:val="16"/>
                <w:rPrChange w:id="1938" w:author="Mateus Berardo de Souza Terra" w:date="2016-02-08T22:05:00Z">
                  <w:rPr>
                    <w:ins w:id="1939" w:author="Mateus Berardo de Souza Terra" w:date="2016-02-08T20:04:00Z"/>
                    <w:color w:val="303030"/>
                  </w:rPr>
                </w:rPrChange>
              </w:rPr>
              <w:pPrChange w:id="1940" w:author="Mateus Berardo de Souza Terra" w:date="2016-02-08T22:05:00Z">
                <w:pPr>
                  <w:pStyle w:val="NormalWeb"/>
                  <w:spacing w:before="0" w:beforeAutospacing="0" w:after="160" w:afterAutospacing="0"/>
                  <w:jc w:val="center"/>
                </w:pPr>
              </w:pPrChange>
            </w:pPr>
            <w:ins w:id="1941" w:author="Mateus Berardo de Souza Terra" w:date="2016-02-08T22:09:00Z">
              <w:r>
                <w:rPr>
                  <w:color w:val="303030"/>
                  <w:sz w:val="16"/>
                  <w:szCs w:val="16"/>
                </w:rPr>
                <w:t>81</w:t>
              </w:r>
            </w:ins>
          </w:p>
        </w:tc>
        <w:tc>
          <w:tcPr>
            <w:tcW w:w="1558" w:type="dxa"/>
            <w:tcPrChange w:id="1942"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3" w:author="Mateus Berardo de Souza Terra" w:date="2016-02-08T20:04:00Z"/>
                <w:color w:val="303030"/>
                <w:sz w:val="16"/>
                <w:szCs w:val="16"/>
                <w:rPrChange w:id="1944" w:author="Mateus Berardo de Souza Terra" w:date="2016-02-08T22:05:00Z">
                  <w:rPr>
                    <w:ins w:id="1945" w:author="Mateus Berardo de Souza Terra" w:date="2016-02-08T20:04:00Z"/>
                    <w:color w:val="303030"/>
                  </w:rPr>
                </w:rPrChange>
              </w:rPr>
              <w:pPrChange w:id="1946" w:author="Mateus Berardo de Souza Terra" w:date="2016-02-08T22:05:00Z">
                <w:pPr>
                  <w:pStyle w:val="NormalWeb"/>
                  <w:spacing w:before="0" w:beforeAutospacing="0" w:after="160" w:afterAutospacing="0"/>
                  <w:jc w:val="center"/>
                </w:pPr>
              </w:pPrChange>
            </w:pPr>
            <w:ins w:id="1947" w:author="Mateus Berardo de Souza Terra" w:date="2016-02-08T22:10:00Z">
              <w:r>
                <w:rPr>
                  <w:color w:val="303030"/>
                  <w:sz w:val="16"/>
                  <w:szCs w:val="16"/>
                </w:rPr>
                <w:t>Q</w:t>
              </w:r>
            </w:ins>
          </w:p>
        </w:tc>
        <w:tc>
          <w:tcPr>
            <w:tcW w:w="1559" w:type="dxa"/>
            <w:tcPrChange w:id="1948"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49" w:author="Mateus Berardo de Souza Terra" w:date="2016-02-08T20:04:00Z"/>
                <w:color w:val="303030"/>
                <w:sz w:val="16"/>
                <w:szCs w:val="16"/>
                <w:rPrChange w:id="1950" w:author="Mateus Berardo de Souza Terra" w:date="2016-02-08T22:05:00Z">
                  <w:rPr>
                    <w:ins w:id="1951" w:author="Mateus Berardo de Souza Terra" w:date="2016-02-08T20:04:00Z"/>
                    <w:color w:val="303030"/>
                  </w:rPr>
                </w:rPrChange>
              </w:rPr>
              <w:pPrChange w:id="1952" w:author="Mateus Berardo de Souza Terra" w:date="2016-02-08T22:05:00Z">
                <w:pPr>
                  <w:pStyle w:val="NormalWeb"/>
                  <w:spacing w:before="0" w:beforeAutospacing="0" w:after="160" w:afterAutospacing="0"/>
                  <w:jc w:val="center"/>
                </w:pPr>
              </w:pPrChange>
            </w:pPr>
            <w:ins w:id="1953" w:author="Mateus Berardo de Souza Terra" w:date="2016-02-08T22:09:00Z">
              <w:r>
                <w:rPr>
                  <w:color w:val="303030"/>
                  <w:sz w:val="16"/>
                  <w:szCs w:val="16"/>
                </w:rPr>
                <w:t>113</w:t>
              </w:r>
            </w:ins>
          </w:p>
        </w:tc>
        <w:tc>
          <w:tcPr>
            <w:tcW w:w="1559" w:type="dxa"/>
            <w:tcPrChange w:id="1954"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5" w:author="Mateus Berardo de Souza Terra" w:date="2016-02-08T20:04:00Z"/>
                <w:color w:val="303030"/>
                <w:sz w:val="16"/>
                <w:szCs w:val="16"/>
                <w:rPrChange w:id="1956" w:author="Mateus Berardo de Souza Terra" w:date="2016-02-08T22:05:00Z">
                  <w:rPr>
                    <w:ins w:id="1957" w:author="Mateus Berardo de Souza Terra" w:date="2016-02-08T20:04:00Z"/>
                    <w:color w:val="303030"/>
                  </w:rPr>
                </w:rPrChange>
              </w:rPr>
              <w:pPrChange w:id="1958" w:author="Mateus Berardo de Souza Terra" w:date="2016-02-08T22:05:00Z">
                <w:pPr>
                  <w:pStyle w:val="NormalWeb"/>
                  <w:spacing w:before="0" w:beforeAutospacing="0" w:after="160" w:afterAutospacing="0"/>
                  <w:jc w:val="center"/>
                </w:pPr>
              </w:pPrChange>
            </w:pPr>
            <w:ins w:id="1959" w:author="Mateus Berardo de Souza Terra" w:date="2016-02-08T22:11:00Z">
              <w:r>
                <w:rPr>
                  <w:color w:val="303030"/>
                  <w:sz w:val="16"/>
                  <w:szCs w:val="16"/>
                </w:rPr>
                <w:t>q</w:t>
              </w:r>
            </w:ins>
          </w:p>
        </w:tc>
      </w:tr>
      <w:tr w:rsidR="00BA6212" w:rsidRPr="00A76C84" w14:paraId="496E90E1" w14:textId="77777777" w:rsidTr="00A76C84">
        <w:trPr>
          <w:trHeight w:val="20"/>
          <w:ins w:id="1960" w:author="Mateus Berardo de Souza Terra" w:date="2016-02-08T20:04:00Z"/>
        </w:trPr>
        <w:tc>
          <w:tcPr>
            <w:tcW w:w="1558" w:type="dxa"/>
            <w:tcPrChange w:id="1961"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2" w:author="Mateus Berardo de Souza Terra" w:date="2016-02-08T20:04:00Z"/>
                <w:color w:val="303030"/>
                <w:sz w:val="16"/>
                <w:szCs w:val="16"/>
                <w:rPrChange w:id="1963" w:author="Mateus Berardo de Souza Terra" w:date="2016-02-08T22:05:00Z">
                  <w:rPr>
                    <w:ins w:id="1964" w:author="Mateus Berardo de Souza Terra" w:date="2016-02-08T20:04:00Z"/>
                    <w:color w:val="303030"/>
                  </w:rPr>
                </w:rPrChange>
              </w:rPr>
              <w:pPrChange w:id="1965" w:author="Mateus Berardo de Souza Terra" w:date="2016-02-08T22:05:00Z">
                <w:pPr>
                  <w:pStyle w:val="NormalWeb"/>
                  <w:spacing w:before="0" w:beforeAutospacing="0" w:after="160" w:afterAutospacing="0"/>
                  <w:jc w:val="center"/>
                </w:pPr>
              </w:pPrChange>
            </w:pPr>
            <w:ins w:id="1966" w:author="Mateus Berardo de Souza Terra" w:date="2016-02-08T20:05:00Z">
              <w:r w:rsidRPr="00A76C84">
                <w:rPr>
                  <w:color w:val="303030"/>
                  <w:sz w:val="16"/>
                  <w:szCs w:val="16"/>
                  <w:rPrChange w:id="1967" w:author="Mateus Berardo de Souza Terra" w:date="2016-02-08T22:05:00Z">
                    <w:rPr>
                      <w:color w:val="303030"/>
                    </w:rPr>
                  </w:rPrChange>
                </w:rPr>
                <w:t>50</w:t>
              </w:r>
            </w:ins>
          </w:p>
        </w:tc>
        <w:tc>
          <w:tcPr>
            <w:tcW w:w="1558" w:type="dxa"/>
            <w:tcPrChange w:id="1968"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69" w:author="Mateus Berardo de Souza Terra" w:date="2016-02-08T20:04:00Z"/>
                <w:color w:val="303030"/>
                <w:sz w:val="16"/>
                <w:szCs w:val="16"/>
                <w:rPrChange w:id="1970" w:author="Mateus Berardo de Souza Terra" w:date="2016-02-08T22:05:00Z">
                  <w:rPr>
                    <w:ins w:id="1971" w:author="Mateus Berardo de Souza Terra" w:date="2016-02-08T20:04:00Z"/>
                    <w:color w:val="303030"/>
                  </w:rPr>
                </w:rPrChange>
              </w:rPr>
              <w:pPrChange w:id="1972" w:author="Mateus Berardo de Souza Terra" w:date="2016-02-08T22:05:00Z">
                <w:pPr>
                  <w:pStyle w:val="NormalWeb"/>
                  <w:spacing w:before="0" w:beforeAutospacing="0" w:after="160" w:afterAutospacing="0"/>
                  <w:jc w:val="center"/>
                </w:pPr>
              </w:pPrChange>
            </w:pPr>
            <w:ins w:id="1973" w:author="Mateus Berardo de Souza Terra" w:date="2016-02-08T22:13:00Z">
              <w:r>
                <w:rPr>
                  <w:color w:val="303030"/>
                  <w:sz w:val="16"/>
                  <w:szCs w:val="16"/>
                </w:rPr>
                <w:t>2</w:t>
              </w:r>
            </w:ins>
          </w:p>
        </w:tc>
        <w:tc>
          <w:tcPr>
            <w:tcW w:w="1558" w:type="dxa"/>
            <w:tcPrChange w:id="1974"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5" w:author="Mateus Berardo de Souza Terra" w:date="2016-02-08T20:04:00Z"/>
                <w:color w:val="303030"/>
                <w:sz w:val="16"/>
                <w:szCs w:val="16"/>
                <w:rPrChange w:id="1976" w:author="Mateus Berardo de Souza Terra" w:date="2016-02-08T22:05:00Z">
                  <w:rPr>
                    <w:ins w:id="1977" w:author="Mateus Berardo de Souza Terra" w:date="2016-02-08T20:04:00Z"/>
                    <w:color w:val="303030"/>
                  </w:rPr>
                </w:rPrChange>
              </w:rPr>
              <w:pPrChange w:id="1978" w:author="Mateus Berardo de Souza Terra" w:date="2016-02-08T22:05:00Z">
                <w:pPr>
                  <w:pStyle w:val="NormalWeb"/>
                  <w:spacing w:before="0" w:beforeAutospacing="0" w:after="160" w:afterAutospacing="0"/>
                  <w:jc w:val="center"/>
                </w:pPr>
              </w:pPrChange>
            </w:pPr>
            <w:ins w:id="1979" w:author="Mateus Berardo de Souza Terra" w:date="2016-02-08T22:09:00Z">
              <w:r>
                <w:rPr>
                  <w:color w:val="303030"/>
                  <w:sz w:val="16"/>
                  <w:szCs w:val="16"/>
                </w:rPr>
                <w:t>82</w:t>
              </w:r>
            </w:ins>
          </w:p>
        </w:tc>
        <w:tc>
          <w:tcPr>
            <w:tcW w:w="1558" w:type="dxa"/>
            <w:tcPrChange w:id="1980"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1" w:author="Mateus Berardo de Souza Terra" w:date="2016-02-08T20:04:00Z"/>
                <w:color w:val="303030"/>
                <w:sz w:val="16"/>
                <w:szCs w:val="16"/>
                <w:rPrChange w:id="1982" w:author="Mateus Berardo de Souza Terra" w:date="2016-02-08T22:05:00Z">
                  <w:rPr>
                    <w:ins w:id="1983" w:author="Mateus Berardo de Souza Terra" w:date="2016-02-08T20:04:00Z"/>
                    <w:color w:val="303030"/>
                  </w:rPr>
                </w:rPrChange>
              </w:rPr>
              <w:pPrChange w:id="1984" w:author="Mateus Berardo de Souza Terra" w:date="2016-02-08T22:05:00Z">
                <w:pPr>
                  <w:pStyle w:val="NormalWeb"/>
                  <w:spacing w:before="0" w:beforeAutospacing="0" w:after="160" w:afterAutospacing="0"/>
                  <w:jc w:val="center"/>
                </w:pPr>
              </w:pPrChange>
            </w:pPr>
            <w:ins w:id="1985" w:author="Mateus Berardo de Souza Terra" w:date="2016-02-08T22:10:00Z">
              <w:r>
                <w:rPr>
                  <w:color w:val="303030"/>
                  <w:sz w:val="16"/>
                  <w:szCs w:val="16"/>
                </w:rPr>
                <w:t>R</w:t>
              </w:r>
            </w:ins>
          </w:p>
        </w:tc>
        <w:tc>
          <w:tcPr>
            <w:tcW w:w="1559" w:type="dxa"/>
            <w:tcPrChange w:id="1986"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7" w:author="Mateus Berardo de Souza Terra" w:date="2016-02-08T20:04:00Z"/>
                <w:color w:val="303030"/>
                <w:sz w:val="16"/>
                <w:szCs w:val="16"/>
                <w:rPrChange w:id="1988" w:author="Mateus Berardo de Souza Terra" w:date="2016-02-08T22:05:00Z">
                  <w:rPr>
                    <w:ins w:id="1989" w:author="Mateus Berardo de Souza Terra" w:date="2016-02-08T20:04:00Z"/>
                    <w:color w:val="303030"/>
                  </w:rPr>
                </w:rPrChange>
              </w:rPr>
              <w:pPrChange w:id="1990" w:author="Mateus Berardo de Souza Terra" w:date="2016-02-08T22:05:00Z">
                <w:pPr>
                  <w:pStyle w:val="NormalWeb"/>
                  <w:spacing w:before="0" w:beforeAutospacing="0" w:after="160" w:afterAutospacing="0"/>
                  <w:jc w:val="center"/>
                </w:pPr>
              </w:pPrChange>
            </w:pPr>
            <w:ins w:id="1991" w:author="Mateus Berardo de Souza Terra" w:date="2016-02-08T22:09:00Z">
              <w:r>
                <w:rPr>
                  <w:color w:val="303030"/>
                  <w:sz w:val="16"/>
                  <w:szCs w:val="16"/>
                </w:rPr>
                <w:t>114</w:t>
              </w:r>
            </w:ins>
          </w:p>
        </w:tc>
        <w:tc>
          <w:tcPr>
            <w:tcW w:w="1559" w:type="dxa"/>
            <w:tcPrChange w:id="1992"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3" w:author="Mateus Berardo de Souza Terra" w:date="2016-02-08T20:04:00Z"/>
                <w:color w:val="303030"/>
                <w:sz w:val="16"/>
                <w:szCs w:val="16"/>
                <w:rPrChange w:id="1994" w:author="Mateus Berardo de Souza Terra" w:date="2016-02-08T22:05:00Z">
                  <w:rPr>
                    <w:ins w:id="1995" w:author="Mateus Berardo de Souza Terra" w:date="2016-02-08T20:04:00Z"/>
                    <w:color w:val="303030"/>
                  </w:rPr>
                </w:rPrChange>
              </w:rPr>
              <w:pPrChange w:id="1996" w:author="Mateus Berardo de Souza Terra" w:date="2016-02-08T22:05:00Z">
                <w:pPr>
                  <w:pStyle w:val="NormalWeb"/>
                  <w:spacing w:before="0" w:beforeAutospacing="0" w:after="160" w:afterAutospacing="0"/>
                  <w:jc w:val="center"/>
                </w:pPr>
              </w:pPrChange>
            </w:pPr>
            <w:ins w:id="1997" w:author="Mateus Berardo de Souza Terra" w:date="2016-02-08T22:11:00Z">
              <w:r>
                <w:rPr>
                  <w:color w:val="303030"/>
                  <w:sz w:val="16"/>
                  <w:szCs w:val="16"/>
                </w:rPr>
                <w:t>r</w:t>
              </w:r>
            </w:ins>
          </w:p>
        </w:tc>
      </w:tr>
      <w:tr w:rsidR="00BA6212" w:rsidRPr="00A76C84" w14:paraId="73F1571C" w14:textId="77777777" w:rsidTr="00A76C84">
        <w:trPr>
          <w:trHeight w:val="20"/>
          <w:ins w:id="1998" w:author="Mateus Berardo de Souza Terra" w:date="2016-02-08T20:04:00Z"/>
        </w:trPr>
        <w:tc>
          <w:tcPr>
            <w:tcW w:w="1558" w:type="dxa"/>
            <w:tcPrChange w:id="1999"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0" w:author="Mateus Berardo de Souza Terra" w:date="2016-02-08T20:04:00Z"/>
                <w:color w:val="303030"/>
                <w:sz w:val="16"/>
                <w:szCs w:val="16"/>
                <w:rPrChange w:id="2001" w:author="Mateus Berardo de Souza Terra" w:date="2016-02-08T22:05:00Z">
                  <w:rPr>
                    <w:ins w:id="2002" w:author="Mateus Berardo de Souza Terra" w:date="2016-02-08T20:04:00Z"/>
                    <w:color w:val="303030"/>
                  </w:rPr>
                </w:rPrChange>
              </w:rPr>
              <w:pPrChange w:id="2003" w:author="Mateus Berardo de Souza Terra" w:date="2016-02-08T22:05:00Z">
                <w:pPr>
                  <w:pStyle w:val="NormalWeb"/>
                  <w:spacing w:before="0" w:beforeAutospacing="0" w:after="160" w:afterAutospacing="0"/>
                  <w:jc w:val="center"/>
                </w:pPr>
              </w:pPrChange>
            </w:pPr>
            <w:ins w:id="2004" w:author="Mateus Berardo de Souza Terra" w:date="2016-02-08T20:05:00Z">
              <w:r w:rsidRPr="00A76C84">
                <w:rPr>
                  <w:color w:val="303030"/>
                  <w:sz w:val="16"/>
                  <w:szCs w:val="16"/>
                  <w:rPrChange w:id="2005" w:author="Mateus Berardo de Souza Terra" w:date="2016-02-08T22:05:00Z">
                    <w:rPr>
                      <w:color w:val="303030"/>
                    </w:rPr>
                  </w:rPrChange>
                </w:rPr>
                <w:t>51</w:t>
              </w:r>
            </w:ins>
          </w:p>
        </w:tc>
        <w:tc>
          <w:tcPr>
            <w:tcW w:w="1558" w:type="dxa"/>
            <w:tcPrChange w:id="2006"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7" w:author="Mateus Berardo de Souza Terra" w:date="2016-02-08T20:04:00Z"/>
                <w:color w:val="303030"/>
                <w:sz w:val="16"/>
                <w:szCs w:val="16"/>
                <w:rPrChange w:id="2008" w:author="Mateus Berardo de Souza Terra" w:date="2016-02-08T22:05:00Z">
                  <w:rPr>
                    <w:ins w:id="2009" w:author="Mateus Berardo de Souza Terra" w:date="2016-02-08T20:04:00Z"/>
                    <w:color w:val="303030"/>
                  </w:rPr>
                </w:rPrChange>
              </w:rPr>
              <w:pPrChange w:id="2010" w:author="Mateus Berardo de Souza Terra" w:date="2016-02-08T22:05:00Z">
                <w:pPr>
                  <w:pStyle w:val="NormalWeb"/>
                  <w:spacing w:before="0" w:beforeAutospacing="0" w:after="160" w:afterAutospacing="0"/>
                  <w:jc w:val="center"/>
                </w:pPr>
              </w:pPrChange>
            </w:pPr>
            <w:ins w:id="2011" w:author="Mateus Berardo de Souza Terra" w:date="2016-02-08T22:13:00Z">
              <w:r>
                <w:rPr>
                  <w:color w:val="303030"/>
                  <w:sz w:val="16"/>
                  <w:szCs w:val="16"/>
                </w:rPr>
                <w:t>3</w:t>
              </w:r>
            </w:ins>
          </w:p>
        </w:tc>
        <w:tc>
          <w:tcPr>
            <w:tcW w:w="1558" w:type="dxa"/>
            <w:tcPrChange w:id="2012"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3" w:author="Mateus Berardo de Souza Terra" w:date="2016-02-08T20:04:00Z"/>
                <w:color w:val="303030"/>
                <w:sz w:val="16"/>
                <w:szCs w:val="16"/>
                <w:rPrChange w:id="2014" w:author="Mateus Berardo de Souza Terra" w:date="2016-02-08T22:05:00Z">
                  <w:rPr>
                    <w:ins w:id="2015" w:author="Mateus Berardo de Souza Terra" w:date="2016-02-08T20:04:00Z"/>
                    <w:color w:val="303030"/>
                  </w:rPr>
                </w:rPrChange>
              </w:rPr>
              <w:pPrChange w:id="2016" w:author="Mateus Berardo de Souza Terra" w:date="2016-02-08T22:05:00Z">
                <w:pPr>
                  <w:pStyle w:val="NormalWeb"/>
                  <w:spacing w:before="0" w:beforeAutospacing="0" w:after="160" w:afterAutospacing="0"/>
                  <w:jc w:val="center"/>
                </w:pPr>
              </w:pPrChange>
            </w:pPr>
            <w:ins w:id="2017" w:author="Mateus Berardo de Souza Terra" w:date="2016-02-08T22:09:00Z">
              <w:r>
                <w:rPr>
                  <w:color w:val="303030"/>
                  <w:sz w:val="16"/>
                  <w:szCs w:val="16"/>
                </w:rPr>
                <w:t>83</w:t>
              </w:r>
            </w:ins>
          </w:p>
        </w:tc>
        <w:tc>
          <w:tcPr>
            <w:tcW w:w="1558" w:type="dxa"/>
            <w:tcPrChange w:id="2018"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19" w:author="Mateus Berardo de Souza Terra" w:date="2016-02-08T20:04:00Z"/>
                <w:color w:val="303030"/>
                <w:sz w:val="16"/>
                <w:szCs w:val="16"/>
                <w:rPrChange w:id="2020" w:author="Mateus Berardo de Souza Terra" w:date="2016-02-08T22:05:00Z">
                  <w:rPr>
                    <w:ins w:id="2021" w:author="Mateus Berardo de Souza Terra" w:date="2016-02-08T20:04:00Z"/>
                    <w:color w:val="303030"/>
                  </w:rPr>
                </w:rPrChange>
              </w:rPr>
              <w:pPrChange w:id="2022" w:author="Mateus Berardo de Souza Terra" w:date="2016-02-08T22:05:00Z">
                <w:pPr>
                  <w:pStyle w:val="NormalWeb"/>
                  <w:spacing w:before="0" w:beforeAutospacing="0" w:after="160" w:afterAutospacing="0"/>
                  <w:jc w:val="center"/>
                </w:pPr>
              </w:pPrChange>
            </w:pPr>
            <w:ins w:id="2023" w:author="Mateus Berardo de Souza Terra" w:date="2016-02-08T22:10:00Z">
              <w:r>
                <w:rPr>
                  <w:color w:val="303030"/>
                  <w:sz w:val="16"/>
                  <w:szCs w:val="16"/>
                </w:rPr>
                <w:t>S</w:t>
              </w:r>
            </w:ins>
          </w:p>
        </w:tc>
        <w:tc>
          <w:tcPr>
            <w:tcW w:w="1559" w:type="dxa"/>
            <w:tcPrChange w:id="2024"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5" w:author="Mateus Berardo de Souza Terra" w:date="2016-02-08T20:04:00Z"/>
                <w:color w:val="303030"/>
                <w:sz w:val="16"/>
                <w:szCs w:val="16"/>
                <w:rPrChange w:id="2026" w:author="Mateus Berardo de Souza Terra" w:date="2016-02-08T22:05:00Z">
                  <w:rPr>
                    <w:ins w:id="2027" w:author="Mateus Berardo de Souza Terra" w:date="2016-02-08T20:04:00Z"/>
                    <w:color w:val="303030"/>
                  </w:rPr>
                </w:rPrChange>
              </w:rPr>
              <w:pPrChange w:id="2028" w:author="Mateus Berardo de Souza Terra" w:date="2016-02-08T22:05:00Z">
                <w:pPr>
                  <w:pStyle w:val="NormalWeb"/>
                  <w:spacing w:before="0" w:beforeAutospacing="0" w:after="160" w:afterAutospacing="0"/>
                  <w:jc w:val="center"/>
                </w:pPr>
              </w:pPrChange>
            </w:pPr>
            <w:ins w:id="2029" w:author="Mateus Berardo de Souza Terra" w:date="2016-02-08T22:09:00Z">
              <w:r>
                <w:rPr>
                  <w:color w:val="303030"/>
                  <w:sz w:val="16"/>
                  <w:szCs w:val="16"/>
                </w:rPr>
                <w:t>115</w:t>
              </w:r>
            </w:ins>
          </w:p>
        </w:tc>
        <w:tc>
          <w:tcPr>
            <w:tcW w:w="1559" w:type="dxa"/>
            <w:tcPrChange w:id="2030"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1" w:author="Mateus Berardo de Souza Terra" w:date="2016-02-08T20:04:00Z"/>
                <w:color w:val="303030"/>
                <w:sz w:val="16"/>
                <w:szCs w:val="16"/>
                <w:rPrChange w:id="2032" w:author="Mateus Berardo de Souza Terra" w:date="2016-02-08T22:05:00Z">
                  <w:rPr>
                    <w:ins w:id="2033" w:author="Mateus Berardo de Souza Terra" w:date="2016-02-08T20:04:00Z"/>
                    <w:color w:val="303030"/>
                  </w:rPr>
                </w:rPrChange>
              </w:rPr>
              <w:pPrChange w:id="2034" w:author="Mateus Berardo de Souza Terra" w:date="2016-02-08T22:05:00Z">
                <w:pPr>
                  <w:pStyle w:val="NormalWeb"/>
                  <w:spacing w:before="0" w:beforeAutospacing="0" w:after="160" w:afterAutospacing="0"/>
                  <w:jc w:val="center"/>
                </w:pPr>
              </w:pPrChange>
            </w:pPr>
            <w:ins w:id="2035" w:author="Mateus Berardo de Souza Terra" w:date="2016-02-08T22:11:00Z">
              <w:r>
                <w:rPr>
                  <w:color w:val="303030"/>
                  <w:sz w:val="16"/>
                  <w:szCs w:val="16"/>
                </w:rPr>
                <w:t>s</w:t>
              </w:r>
            </w:ins>
          </w:p>
        </w:tc>
      </w:tr>
      <w:tr w:rsidR="00BA6212" w:rsidRPr="00A76C84" w14:paraId="1DE6C92F" w14:textId="77777777" w:rsidTr="00A76C84">
        <w:trPr>
          <w:trHeight w:val="20"/>
          <w:ins w:id="2036" w:author="Mateus Berardo de Souza Terra" w:date="2016-02-08T20:04:00Z"/>
        </w:trPr>
        <w:tc>
          <w:tcPr>
            <w:tcW w:w="1558" w:type="dxa"/>
            <w:tcPrChange w:id="2037"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38" w:author="Mateus Berardo de Souza Terra" w:date="2016-02-08T20:04:00Z"/>
                <w:color w:val="303030"/>
                <w:sz w:val="16"/>
                <w:szCs w:val="16"/>
                <w:rPrChange w:id="2039" w:author="Mateus Berardo de Souza Terra" w:date="2016-02-08T22:05:00Z">
                  <w:rPr>
                    <w:ins w:id="2040" w:author="Mateus Berardo de Souza Terra" w:date="2016-02-08T20:04:00Z"/>
                    <w:color w:val="303030"/>
                  </w:rPr>
                </w:rPrChange>
              </w:rPr>
              <w:pPrChange w:id="2041" w:author="Mateus Berardo de Souza Terra" w:date="2016-02-08T22:05:00Z">
                <w:pPr>
                  <w:pStyle w:val="NormalWeb"/>
                  <w:spacing w:before="0" w:beforeAutospacing="0" w:after="160" w:afterAutospacing="0"/>
                  <w:jc w:val="center"/>
                </w:pPr>
              </w:pPrChange>
            </w:pPr>
            <w:ins w:id="2042" w:author="Mateus Berardo de Souza Terra" w:date="2016-02-08T20:05:00Z">
              <w:r w:rsidRPr="00A76C84">
                <w:rPr>
                  <w:color w:val="303030"/>
                  <w:sz w:val="16"/>
                  <w:szCs w:val="16"/>
                  <w:rPrChange w:id="2043" w:author="Mateus Berardo de Souza Terra" w:date="2016-02-08T22:05:00Z">
                    <w:rPr>
                      <w:color w:val="303030"/>
                    </w:rPr>
                  </w:rPrChange>
                </w:rPr>
                <w:t>52</w:t>
              </w:r>
            </w:ins>
          </w:p>
        </w:tc>
        <w:tc>
          <w:tcPr>
            <w:tcW w:w="1558" w:type="dxa"/>
            <w:tcPrChange w:id="2044"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5" w:author="Mateus Berardo de Souza Terra" w:date="2016-02-08T20:04:00Z"/>
                <w:color w:val="303030"/>
                <w:sz w:val="16"/>
                <w:szCs w:val="16"/>
                <w:rPrChange w:id="2046" w:author="Mateus Berardo de Souza Terra" w:date="2016-02-08T22:05:00Z">
                  <w:rPr>
                    <w:ins w:id="2047" w:author="Mateus Berardo de Souza Terra" w:date="2016-02-08T20:04:00Z"/>
                    <w:color w:val="303030"/>
                  </w:rPr>
                </w:rPrChange>
              </w:rPr>
              <w:pPrChange w:id="2048" w:author="Mateus Berardo de Souza Terra" w:date="2016-02-08T22:05:00Z">
                <w:pPr>
                  <w:pStyle w:val="NormalWeb"/>
                  <w:spacing w:before="0" w:beforeAutospacing="0" w:after="160" w:afterAutospacing="0"/>
                  <w:jc w:val="center"/>
                </w:pPr>
              </w:pPrChange>
            </w:pPr>
            <w:ins w:id="2049" w:author="Mateus Berardo de Souza Terra" w:date="2016-02-08T22:13:00Z">
              <w:r>
                <w:rPr>
                  <w:color w:val="303030"/>
                  <w:sz w:val="16"/>
                  <w:szCs w:val="16"/>
                </w:rPr>
                <w:t>4</w:t>
              </w:r>
            </w:ins>
          </w:p>
        </w:tc>
        <w:tc>
          <w:tcPr>
            <w:tcW w:w="1558" w:type="dxa"/>
            <w:tcPrChange w:id="2050"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1" w:author="Mateus Berardo de Souza Terra" w:date="2016-02-08T20:04:00Z"/>
                <w:color w:val="303030"/>
                <w:sz w:val="16"/>
                <w:szCs w:val="16"/>
                <w:rPrChange w:id="2052" w:author="Mateus Berardo de Souza Terra" w:date="2016-02-08T22:05:00Z">
                  <w:rPr>
                    <w:ins w:id="2053" w:author="Mateus Berardo de Souza Terra" w:date="2016-02-08T20:04:00Z"/>
                    <w:color w:val="303030"/>
                  </w:rPr>
                </w:rPrChange>
              </w:rPr>
              <w:pPrChange w:id="2054" w:author="Mateus Berardo de Souza Terra" w:date="2016-02-08T22:05:00Z">
                <w:pPr>
                  <w:pStyle w:val="NormalWeb"/>
                  <w:spacing w:before="0" w:beforeAutospacing="0" w:after="160" w:afterAutospacing="0"/>
                  <w:jc w:val="center"/>
                </w:pPr>
              </w:pPrChange>
            </w:pPr>
            <w:ins w:id="2055" w:author="Mateus Berardo de Souza Terra" w:date="2016-02-08T22:09:00Z">
              <w:r>
                <w:rPr>
                  <w:color w:val="303030"/>
                  <w:sz w:val="16"/>
                  <w:szCs w:val="16"/>
                </w:rPr>
                <w:t>84</w:t>
              </w:r>
            </w:ins>
          </w:p>
        </w:tc>
        <w:tc>
          <w:tcPr>
            <w:tcW w:w="1558" w:type="dxa"/>
            <w:tcPrChange w:id="2056"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7" w:author="Mateus Berardo de Souza Terra" w:date="2016-02-08T20:04:00Z"/>
                <w:color w:val="303030"/>
                <w:sz w:val="16"/>
                <w:szCs w:val="16"/>
                <w:rPrChange w:id="2058" w:author="Mateus Berardo de Souza Terra" w:date="2016-02-08T22:05:00Z">
                  <w:rPr>
                    <w:ins w:id="2059" w:author="Mateus Berardo de Souza Terra" w:date="2016-02-08T20:04:00Z"/>
                    <w:color w:val="303030"/>
                  </w:rPr>
                </w:rPrChange>
              </w:rPr>
              <w:pPrChange w:id="2060" w:author="Mateus Berardo de Souza Terra" w:date="2016-02-08T22:05:00Z">
                <w:pPr>
                  <w:pStyle w:val="NormalWeb"/>
                  <w:spacing w:before="0" w:beforeAutospacing="0" w:after="160" w:afterAutospacing="0"/>
                  <w:jc w:val="center"/>
                </w:pPr>
              </w:pPrChange>
            </w:pPr>
            <w:ins w:id="2061" w:author="Mateus Berardo de Souza Terra" w:date="2016-02-08T22:10:00Z">
              <w:r>
                <w:rPr>
                  <w:color w:val="303030"/>
                  <w:sz w:val="16"/>
                  <w:szCs w:val="16"/>
                </w:rPr>
                <w:t>T</w:t>
              </w:r>
            </w:ins>
          </w:p>
        </w:tc>
        <w:tc>
          <w:tcPr>
            <w:tcW w:w="1559" w:type="dxa"/>
            <w:tcPrChange w:id="2062"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3" w:author="Mateus Berardo de Souza Terra" w:date="2016-02-08T20:04:00Z"/>
                <w:color w:val="303030"/>
                <w:sz w:val="16"/>
                <w:szCs w:val="16"/>
                <w:rPrChange w:id="2064" w:author="Mateus Berardo de Souza Terra" w:date="2016-02-08T22:05:00Z">
                  <w:rPr>
                    <w:ins w:id="2065" w:author="Mateus Berardo de Souza Terra" w:date="2016-02-08T20:04:00Z"/>
                    <w:color w:val="303030"/>
                  </w:rPr>
                </w:rPrChange>
              </w:rPr>
              <w:pPrChange w:id="2066" w:author="Mateus Berardo de Souza Terra" w:date="2016-02-08T22:05:00Z">
                <w:pPr>
                  <w:pStyle w:val="NormalWeb"/>
                  <w:spacing w:before="0" w:beforeAutospacing="0" w:after="160" w:afterAutospacing="0"/>
                  <w:jc w:val="center"/>
                </w:pPr>
              </w:pPrChange>
            </w:pPr>
            <w:ins w:id="2067" w:author="Mateus Berardo de Souza Terra" w:date="2016-02-08T22:09:00Z">
              <w:r>
                <w:rPr>
                  <w:color w:val="303030"/>
                  <w:sz w:val="16"/>
                  <w:szCs w:val="16"/>
                </w:rPr>
                <w:t>116</w:t>
              </w:r>
            </w:ins>
          </w:p>
        </w:tc>
        <w:tc>
          <w:tcPr>
            <w:tcW w:w="1559" w:type="dxa"/>
            <w:tcPrChange w:id="2068"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69" w:author="Mateus Berardo de Souza Terra" w:date="2016-02-08T20:04:00Z"/>
                <w:color w:val="303030"/>
                <w:sz w:val="16"/>
                <w:szCs w:val="16"/>
                <w:rPrChange w:id="2070" w:author="Mateus Berardo de Souza Terra" w:date="2016-02-08T22:05:00Z">
                  <w:rPr>
                    <w:ins w:id="2071" w:author="Mateus Berardo de Souza Terra" w:date="2016-02-08T20:04:00Z"/>
                    <w:color w:val="303030"/>
                  </w:rPr>
                </w:rPrChange>
              </w:rPr>
              <w:pPrChange w:id="2072" w:author="Mateus Berardo de Souza Terra" w:date="2016-02-08T22:05:00Z">
                <w:pPr>
                  <w:pStyle w:val="NormalWeb"/>
                  <w:spacing w:before="0" w:beforeAutospacing="0" w:after="160" w:afterAutospacing="0"/>
                  <w:jc w:val="center"/>
                </w:pPr>
              </w:pPrChange>
            </w:pPr>
            <w:ins w:id="2073" w:author="Mateus Berardo de Souza Terra" w:date="2016-02-08T22:11:00Z">
              <w:r>
                <w:rPr>
                  <w:color w:val="303030"/>
                  <w:sz w:val="16"/>
                  <w:szCs w:val="16"/>
                </w:rPr>
                <w:t>t</w:t>
              </w:r>
            </w:ins>
          </w:p>
        </w:tc>
      </w:tr>
      <w:tr w:rsidR="00BA6212" w:rsidRPr="00A76C84" w14:paraId="15B26FBA" w14:textId="77777777" w:rsidTr="00A76C84">
        <w:trPr>
          <w:trHeight w:val="20"/>
          <w:ins w:id="2074" w:author="Mateus Berardo de Souza Terra" w:date="2016-02-08T20:04:00Z"/>
        </w:trPr>
        <w:tc>
          <w:tcPr>
            <w:tcW w:w="1558" w:type="dxa"/>
            <w:tcPrChange w:id="2075"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6" w:author="Mateus Berardo de Souza Terra" w:date="2016-02-08T20:04:00Z"/>
                <w:color w:val="303030"/>
                <w:sz w:val="16"/>
                <w:szCs w:val="16"/>
                <w:rPrChange w:id="2077" w:author="Mateus Berardo de Souza Terra" w:date="2016-02-08T22:05:00Z">
                  <w:rPr>
                    <w:ins w:id="2078" w:author="Mateus Berardo de Souza Terra" w:date="2016-02-08T20:04:00Z"/>
                    <w:color w:val="303030"/>
                  </w:rPr>
                </w:rPrChange>
              </w:rPr>
              <w:pPrChange w:id="2079" w:author="Mateus Berardo de Souza Terra" w:date="2016-02-08T22:05:00Z">
                <w:pPr>
                  <w:pStyle w:val="NormalWeb"/>
                  <w:spacing w:before="0" w:beforeAutospacing="0" w:after="160" w:afterAutospacing="0"/>
                  <w:jc w:val="center"/>
                </w:pPr>
              </w:pPrChange>
            </w:pPr>
            <w:ins w:id="2080" w:author="Mateus Berardo de Souza Terra" w:date="2016-02-08T20:05:00Z">
              <w:r w:rsidRPr="00A76C84">
                <w:rPr>
                  <w:color w:val="303030"/>
                  <w:sz w:val="16"/>
                  <w:szCs w:val="16"/>
                  <w:rPrChange w:id="2081" w:author="Mateus Berardo de Souza Terra" w:date="2016-02-08T22:05:00Z">
                    <w:rPr>
                      <w:color w:val="303030"/>
                    </w:rPr>
                  </w:rPrChange>
                </w:rPr>
                <w:t>53</w:t>
              </w:r>
            </w:ins>
          </w:p>
        </w:tc>
        <w:tc>
          <w:tcPr>
            <w:tcW w:w="1558" w:type="dxa"/>
            <w:tcPrChange w:id="2082"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3" w:author="Mateus Berardo de Souza Terra" w:date="2016-02-08T20:04:00Z"/>
                <w:color w:val="303030"/>
                <w:sz w:val="16"/>
                <w:szCs w:val="16"/>
                <w:rPrChange w:id="2084" w:author="Mateus Berardo de Souza Terra" w:date="2016-02-08T22:05:00Z">
                  <w:rPr>
                    <w:ins w:id="2085" w:author="Mateus Berardo de Souza Terra" w:date="2016-02-08T20:04:00Z"/>
                    <w:color w:val="303030"/>
                  </w:rPr>
                </w:rPrChange>
              </w:rPr>
              <w:pPrChange w:id="2086" w:author="Mateus Berardo de Souza Terra" w:date="2016-02-08T22:05:00Z">
                <w:pPr>
                  <w:pStyle w:val="NormalWeb"/>
                  <w:spacing w:before="0" w:beforeAutospacing="0" w:after="160" w:afterAutospacing="0"/>
                  <w:jc w:val="center"/>
                </w:pPr>
              </w:pPrChange>
            </w:pPr>
            <w:ins w:id="2087" w:author="Mateus Berardo de Souza Terra" w:date="2016-02-08T22:13:00Z">
              <w:r>
                <w:rPr>
                  <w:color w:val="303030"/>
                  <w:sz w:val="16"/>
                  <w:szCs w:val="16"/>
                </w:rPr>
                <w:t>5</w:t>
              </w:r>
            </w:ins>
          </w:p>
        </w:tc>
        <w:tc>
          <w:tcPr>
            <w:tcW w:w="1558" w:type="dxa"/>
            <w:tcPrChange w:id="2088"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89" w:author="Mateus Berardo de Souza Terra" w:date="2016-02-08T20:04:00Z"/>
                <w:color w:val="303030"/>
                <w:sz w:val="16"/>
                <w:szCs w:val="16"/>
                <w:rPrChange w:id="2090" w:author="Mateus Berardo de Souza Terra" w:date="2016-02-08T22:05:00Z">
                  <w:rPr>
                    <w:ins w:id="2091" w:author="Mateus Berardo de Souza Terra" w:date="2016-02-08T20:04:00Z"/>
                    <w:color w:val="303030"/>
                  </w:rPr>
                </w:rPrChange>
              </w:rPr>
              <w:pPrChange w:id="2092" w:author="Mateus Berardo de Souza Terra" w:date="2016-02-08T22:05:00Z">
                <w:pPr>
                  <w:pStyle w:val="NormalWeb"/>
                  <w:spacing w:before="0" w:beforeAutospacing="0" w:after="160" w:afterAutospacing="0"/>
                  <w:jc w:val="center"/>
                </w:pPr>
              </w:pPrChange>
            </w:pPr>
            <w:ins w:id="2093" w:author="Mateus Berardo de Souza Terra" w:date="2016-02-08T22:09:00Z">
              <w:r>
                <w:rPr>
                  <w:color w:val="303030"/>
                  <w:sz w:val="16"/>
                  <w:szCs w:val="16"/>
                </w:rPr>
                <w:t>85</w:t>
              </w:r>
            </w:ins>
          </w:p>
        </w:tc>
        <w:tc>
          <w:tcPr>
            <w:tcW w:w="1558" w:type="dxa"/>
            <w:tcPrChange w:id="2094"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5" w:author="Mateus Berardo de Souza Terra" w:date="2016-02-08T20:04:00Z"/>
                <w:color w:val="303030"/>
                <w:sz w:val="16"/>
                <w:szCs w:val="16"/>
                <w:rPrChange w:id="2096" w:author="Mateus Berardo de Souza Terra" w:date="2016-02-08T22:05:00Z">
                  <w:rPr>
                    <w:ins w:id="2097" w:author="Mateus Berardo de Souza Terra" w:date="2016-02-08T20:04:00Z"/>
                    <w:color w:val="303030"/>
                  </w:rPr>
                </w:rPrChange>
              </w:rPr>
              <w:pPrChange w:id="2098" w:author="Mateus Berardo de Souza Terra" w:date="2016-02-08T22:05:00Z">
                <w:pPr>
                  <w:pStyle w:val="NormalWeb"/>
                  <w:spacing w:before="0" w:beforeAutospacing="0" w:after="160" w:afterAutospacing="0"/>
                  <w:jc w:val="center"/>
                </w:pPr>
              </w:pPrChange>
            </w:pPr>
            <w:ins w:id="2099" w:author="Mateus Berardo de Souza Terra" w:date="2016-02-08T22:10:00Z">
              <w:r>
                <w:rPr>
                  <w:color w:val="303030"/>
                  <w:sz w:val="16"/>
                  <w:szCs w:val="16"/>
                </w:rPr>
                <w:t>U</w:t>
              </w:r>
            </w:ins>
          </w:p>
        </w:tc>
        <w:tc>
          <w:tcPr>
            <w:tcW w:w="1559" w:type="dxa"/>
            <w:tcPrChange w:id="2100"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1" w:author="Mateus Berardo de Souza Terra" w:date="2016-02-08T20:04:00Z"/>
                <w:color w:val="303030"/>
                <w:sz w:val="16"/>
                <w:szCs w:val="16"/>
                <w:rPrChange w:id="2102" w:author="Mateus Berardo de Souza Terra" w:date="2016-02-08T22:05:00Z">
                  <w:rPr>
                    <w:ins w:id="2103" w:author="Mateus Berardo de Souza Terra" w:date="2016-02-08T20:04:00Z"/>
                    <w:color w:val="303030"/>
                  </w:rPr>
                </w:rPrChange>
              </w:rPr>
              <w:pPrChange w:id="2104" w:author="Mateus Berardo de Souza Terra" w:date="2016-02-08T22:05:00Z">
                <w:pPr>
                  <w:pStyle w:val="NormalWeb"/>
                  <w:spacing w:before="0" w:beforeAutospacing="0" w:after="160" w:afterAutospacing="0"/>
                  <w:jc w:val="center"/>
                </w:pPr>
              </w:pPrChange>
            </w:pPr>
            <w:ins w:id="2105" w:author="Mateus Berardo de Souza Terra" w:date="2016-02-08T22:09:00Z">
              <w:r>
                <w:rPr>
                  <w:color w:val="303030"/>
                  <w:sz w:val="16"/>
                  <w:szCs w:val="16"/>
                </w:rPr>
                <w:t>117</w:t>
              </w:r>
            </w:ins>
          </w:p>
        </w:tc>
        <w:tc>
          <w:tcPr>
            <w:tcW w:w="1559" w:type="dxa"/>
            <w:tcPrChange w:id="2106"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7" w:author="Mateus Berardo de Souza Terra" w:date="2016-02-08T20:04:00Z"/>
                <w:color w:val="303030"/>
                <w:sz w:val="16"/>
                <w:szCs w:val="16"/>
                <w:rPrChange w:id="2108" w:author="Mateus Berardo de Souza Terra" w:date="2016-02-08T22:05:00Z">
                  <w:rPr>
                    <w:ins w:id="2109" w:author="Mateus Berardo de Souza Terra" w:date="2016-02-08T20:04:00Z"/>
                    <w:color w:val="303030"/>
                  </w:rPr>
                </w:rPrChange>
              </w:rPr>
              <w:pPrChange w:id="2110" w:author="Mateus Berardo de Souza Terra" w:date="2016-02-08T22:05:00Z">
                <w:pPr>
                  <w:pStyle w:val="NormalWeb"/>
                  <w:spacing w:before="0" w:beforeAutospacing="0" w:after="160" w:afterAutospacing="0"/>
                  <w:jc w:val="center"/>
                </w:pPr>
              </w:pPrChange>
            </w:pPr>
            <w:ins w:id="2111" w:author="Mateus Berardo de Souza Terra" w:date="2016-02-08T22:11:00Z">
              <w:r>
                <w:rPr>
                  <w:color w:val="303030"/>
                  <w:sz w:val="16"/>
                  <w:szCs w:val="16"/>
                </w:rPr>
                <w:t>u</w:t>
              </w:r>
            </w:ins>
          </w:p>
        </w:tc>
      </w:tr>
      <w:tr w:rsidR="00BA6212" w:rsidRPr="00A76C84" w14:paraId="120B16EF" w14:textId="77777777" w:rsidTr="00A76C84">
        <w:trPr>
          <w:trHeight w:val="20"/>
          <w:ins w:id="2112" w:author="Mateus Berardo de Souza Terra" w:date="2016-02-08T20:04:00Z"/>
        </w:trPr>
        <w:tc>
          <w:tcPr>
            <w:tcW w:w="1558" w:type="dxa"/>
            <w:tcPrChange w:id="2113"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4" w:author="Mateus Berardo de Souza Terra" w:date="2016-02-08T20:04:00Z"/>
                <w:color w:val="303030"/>
                <w:sz w:val="16"/>
                <w:szCs w:val="16"/>
                <w:rPrChange w:id="2115" w:author="Mateus Berardo de Souza Terra" w:date="2016-02-08T22:05:00Z">
                  <w:rPr>
                    <w:ins w:id="2116" w:author="Mateus Berardo de Souza Terra" w:date="2016-02-08T20:04:00Z"/>
                    <w:color w:val="303030"/>
                  </w:rPr>
                </w:rPrChange>
              </w:rPr>
              <w:pPrChange w:id="2117" w:author="Mateus Berardo de Souza Terra" w:date="2016-02-08T22:05:00Z">
                <w:pPr>
                  <w:pStyle w:val="NormalWeb"/>
                  <w:spacing w:before="0" w:beforeAutospacing="0" w:after="160" w:afterAutospacing="0"/>
                  <w:jc w:val="center"/>
                </w:pPr>
              </w:pPrChange>
            </w:pPr>
            <w:ins w:id="2118" w:author="Mateus Berardo de Souza Terra" w:date="2016-02-08T20:05:00Z">
              <w:r w:rsidRPr="00A76C84">
                <w:rPr>
                  <w:color w:val="303030"/>
                  <w:sz w:val="16"/>
                  <w:szCs w:val="16"/>
                  <w:rPrChange w:id="2119" w:author="Mateus Berardo de Souza Terra" w:date="2016-02-08T22:05:00Z">
                    <w:rPr>
                      <w:color w:val="303030"/>
                    </w:rPr>
                  </w:rPrChange>
                </w:rPr>
                <w:t>54</w:t>
              </w:r>
            </w:ins>
          </w:p>
        </w:tc>
        <w:tc>
          <w:tcPr>
            <w:tcW w:w="1558" w:type="dxa"/>
            <w:tcPrChange w:id="2120"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1" w:author="Mateus Berardo de Souza Terra" w:date="2016-02-08T20:04:00Z"/>
                <w:color w:val="303030"/>
                <w:sz w:val="16"/>
                <w:szCs w:val="16"/>
                <w:rPrChange w:id="2122" w:author="Mateus Berardo de Souza Terra" w:date="2016-02-08T22:05:00Z">
                  <w:rPr>
                    <w:ins w:id="2123" w:author="Mateus Berardo de Souza Terra" w:date="2016-02-08T20:04:00Z"/>
                    <w:color w:val="303030"/>
                  </w:rPr>
                </w:rPrChange>
              </w:rPr>
              <w:pPrChange w:id="2124" w:author="Mateus Berardo de Souza Terra" w:date="2016-02-08T22:05:00Z">
                <w:pPr>
                  <w:pStyle w:val="NormalWeb"/>
                  <w:spacing w:before="0" w:beforeAutospacing="0" w:after="160" w:afterAutospacing="0"/>
                  <w:jc w:val="center"/>
                </w:pPr>
              </w:pPrChange>
            </w:pPr>
            <w:ins w:id="2125" w:author="Mateus Berardo de Souza Terra" w:date="2016-02-08T22:13:00Z">
              <w:r>
                <w:rPr>
                  <w:color w:val="303030"/>
                  <w:sz w:val="16"/>
                  <w:szCs w:val="16"/>
                </w:rPr>
                <w:t>6</w:t>
              </w:r>
            </w:ins>
          </w:p>
        </w:tc>
        <w:tc>
          <w:tcPr>
            <w:tcW w:w="1558" w:type="dxa"/>
            <w:tcPrChange w:id="2126"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7" w:author="Mateus Berardo de Souza Terra" w:date="2016-02-08T20:04:00Z"/>
                <w:color w:val="303030"/>
                <w:sz w:val="16"/>
                <w:szCs w:val="16"/>
                <w:rPrChange w:id="2128" w:author="Mateus Berardo de Souza Terra" w:date="2016-02-08T22:05:00Z">
                  <w:rPr>
                    <w:ins w:id="2129" w:author="Mateus Berardo de Souza Terra" w:date="2016-02-08T20:04:00Z"/>
                    <w:color w:val="303030"/>
                  </w:rPr>
                </w:rPrChange>
              </w:rPr>
              <w:pPrChange w:id="2130" w:author="Mateus Berardo de Souza Terra" w:date="2016-02-08T22:05:00Z">
                <w:pPr>
                  <w:pStyle w:val="NormalWeb"/>
                  <w:spacing w:before="0" w:beforeAutospacing="0" w:after="160" w:afterAutospacing="0"/>
                  <w:jc w:val="center"/>
                </w:pPr>
              </w:pPrChange>
            </w:pPr>
            <w:ins w:id="2131" w:author="Mateus Berardo de Souza Terra" w:date="2016-02-08T22:09:00Z">
              <w:r>
                <w:rPr>
                  <w:color w:val="303030"/>
                  <w:sz w:val="16"/>
                  <w:szCs w:val="16"/>
                </w:rPr>
                <w:t>86</w:t>
              </w:r>
            </w:ins>
          </w:p>
        </w:tc>
        <w:tc>
          <w:tcPr>
            <w:tcW w:w="1558" w:type="dxa"/>
            <w:tcPrChange w:id="2132"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3" w:author="Mateus Berardo de Souza Terra" w:date="2016-02-08T20:04:00Z"/>
                <w:color w:val="303030"/>
                <w:sz w:val="16"/>
                <w:szCs w:val="16"/>
                <w:rPrChange w:id="2134" w:author="Mateus Berardo de Souza Terra" w:date="2016-02-08T22:05:00Z">
                  <w:rPr>
                    <w:ins w:id="2135" w:author="Mateus Berardo de Souza Terra" w:date="2016-02-08T20:04:00Z"/>
                    <w:color w:val="303030"/>
                  </w:rPr>
                </w:rPrChange>
              </w:rPr>
              <w:pPrChange w:id="2136" w:author="Mateus Berardo de Souza Terra" w:date="2016-02-08T22:05:00Z">
                <w:pPr>
                  <w:pStyle w:val="NormalWeb"/>
                  <w:spacing w:before="0" w:beforeAutospacing="0" w:after="160" w:afterAutospacing="0"/>
                  <w:jc w:val="center"/>
                </w:pPr>
              </w:pPrChange>
            </w:pPr>
            <w:ins w:id="2137" w:author="Mateus Berardo de Souza Terra" w:date="2016-02-08T22:10:00Z">
              <w:r>
                <w:rPr>
                  <w:color w:val="303030"/>
                  <w:sz w:val="16"/>
                  <w:szCs w:val="16"/>
                </w:rPr>
                <w:t>V</w:t>
              </w:r>
            </w:ins>
          </w:p>
        </w:tc>
        <w:tc>
          <w:tcPr>
            <w:tcW w:w="1559" w:type="dxa"/>
            <w:tcPrChange w:id="2138"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39" w:author="Mateus Berardo de Souza Terra" w:date="2016-02-08T20:04:00Z"/>
                <w:color w:val="303030"/>
                <w:sz w:val="16"/>
                <w:szCs w:val="16"/>
                <w:rPrChange w:id="2140" w:author="Mateus Berardo de Souza Terra" w:date="2016-02-08T22:05:00Z">
                  <w:rPr>
                    <w:ins w:id="2141" w:author="Mateus Berardo de Souza Terra" w:date="2016-02-08T20:04:00Z"/>
                    <w:color w:val="303030"/>
                  </w:rPr>
                </w:rPrChange>
              </w:rPr>
              <w:pPrChange w:id="2142" w:author="Mateus Berardo de Souza Terra" w:date="2016-02-08T22:05:00Z">
                <w:pPr>
                  <w:pStyle w:val="NormalWeb"/>
                  <w:spacing w:before="0" w:beforeAutospacing="0" w:after="160" w:afterAutospacing="0"/>
                  <w:jc w:val="center"/>
                </w:pPr>
              </w:pPrChange>
            </w:pPr>
            <w:ins w:id="2143" w:author="Mateus Berardo de Souza Terra" w:date="2016-02-08T22:09:00Z">
              <w:r>
                <w:rPr>
                  <w:color w:val="303030"/>
                  <w:sz w:val="16"/>
                  <w:szCs w:val="16"/>
                </w:rPr>
                <w:t>118</w:t>
              </w:r>
            </w:ins>
          </w:p>
        </w:tc>
        <w:tc>
          <w:tcPr>
            <w:tcW w:w="1559" w:type="dxa"/>
            <w:tcPrChange w:id="2144"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5" w:author="Mateus Berardo de Souza Terra" w:date="2016-02-08T20:04:00Z"/>
                <w:color w:val="303030"/>
                <w:sz w:val="16"/>
                <w:szCs w:val="16"/>
                <w:rPrChange w:id="2146" w:author="Mateus Berardo de Souza Terra" w:date="2016-02-08T22:05:00Z">
                  <w:rPr>
                    <w:ins w:id="2147" w:author="Mateus Berardo de Souza Terra" w:date="2016-02-08T20:04:00Z"/>
                    <w:color w:val="303030"/>
                  </w:rPr>
                </w:rPrChange>
              </w:rPr>
              <w:pPrChange w:id="2148" w:author="Mateus Berardo de Souza Terra" w:date="2016-02-08T22:05:00Z">
                <w:pPr>
                  <w:pStyle w:val="NormalWeb"/>
                  <w:spacing w:before="0" w:beforeAutospacing="0" w:after="160" w:afterAutospacing="0"/>
                  <w:jc w:val="center"/>
                </w:pPr>
              </w:pPrChange>
            </w:pPr>
            <w:ins w:id="2149" w:author="Mateus Berardo de Souza Terra" w:date="2016-02-08T22:11:00Z">
              <w:r>
                <w:rPr>
                  <w:color w:val="303030"/>
                  <w:sz w:val="16"/>
                  <w:szCs w:val="16"/>
                </w:rPr>
                <w:t>v</w:t>
              </w:r>
            </w:ins>
          </w:p>
        </w:tc>
      </w:tr>
      <w:tr w:rsidR="00BA6212" w:rsidRPr="00A76C84" w14:paraId="30508229" w14:textId="77777777" w:rsidTr="00A76C84">
        <w:trPr>
          <w:trHeight w:val="20"/>
          <w:ins w:id="2150" w:author="Mateus Berardo de Souza Terra" w:date="2016-02-08T20:04:00Z"/>
        </w:trPr>
        <w:tc>
          <w:tcPr>
            <w:tcW w:w="1558" w:type="dxa"/>
            <w:tcPrChange w:id="2151"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2" w:author="Mateus Berardo de Souza Terra" w:date="2016-02-08T20:04:00Z"/>
                <w:color w:val="303030"/>
                <w:sz w:val="16"/>
                <w:szCs w:val="16"/>
                <w:rPrChange w:id="2153" w:author="Mateus Berardo de Souza Terra" w:date="2016-02-08T22:05:00Z">
                  <w:rPr>
                    <w:ins w:id="2154" w:author="Mateus Berardo de Souza Terra" w:date="2016-02-08T20:04:00Z"/>
                    <w:color w:val="303030"/>
                  </w:rPr>
                </w:rPrChange>
              </w:rPr>
              <w:pPrChange w:id="2155" w:author="Mateus Berardo de Souza Terra" w:date="2016-02-08T22:05:00Z">
                <w:pPr>
                  <w:pStyle w:val="NormalWeb"/>
                  <w:spacing w:before="0" w:beforeAutospacing="0" w:after="160" w:afterAutospacing="0"/>
                  <w:jc w:val="center"/>
                </w:pPr>
              </w:pPrChange>
            </w:pPr>
            <w:ins w:id="2156" w:author="Mateus Berardo de Souza Terra" w:date="2016-02-08T20:05:00Z">
              <w:r w:rsidRPr="00A76C84">
                <w:rPr>
                  <w:color w:val="303030"/>
                  <w:sz w:val="16"/>
                  <w:szCs w:val="16"/>
                  <w:rPrChange w:id="2157" w:author="Mateus Berardo de Souza Terra" w:date="2016-02-08T22:05:00Z">
                    <w:rPr>
                      <w:color w:val="303030"/>
                    </w:rPr>
                  </w:rPrChange>
                </w:rPr>
                <w:t>55</w:t>
              </w:r>
            </w:ins>
          </w:p>
        </w:tc>
        <w:tc>
          <w:tcPr>
            <w:tcW w:w="1558" w:type="dxa"/>
            <w:tcPrChange w:id="2158"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59" w:author="Mateus Berardo de Souza Terra" w:date="2016-02-08T20:04:00Z"/>
                <w:color w:val="303030"/>
                <w:sz w:val="16"/>
                <w:szCs w:val="16"/>
                <w:rPrChange w:id="2160" w:author="Mateus Berardo de Souza Terra" w:date="2016-02-08T22:05:00Z">
                  <w:rPr>
                    <w:ins w:id="2161" w:author="Mateus Berardo de Souza Terra" w:date="2016-02-08T20:04:00Z"/>
                    <w:color w:val="303030"/>
                  </w:rPr>
                </w:rPrChange>
              </w:rPr>
              <w:pPrChange w:id="2162" w:author="Mateus Berardo de Souza Terra" w:date="2016-02-08T22:05:00Z">
                <w:pPr>
                  <w:pStyle w:val="NormalWeb"/>
                  <w:spacing w:before="0" w:beforeAutospacing="0" w:after="160" w:afterAutospacing="0"/>
                  <w:jc w:val="center"/>
                </w:pPr>
              </w:pPrChange>
            </w:pPr>
            <w:ins w:id="2163" w:author="Mateus Berardo de Souza Terra" w:date="2016-02-08T22:13:00Z">
              <w:r>
                <w:rPr>
                  <w:color w:val="303030"/>
                  <w:sz w:val="16"/>
                  <w:szCs w:val="16"/>
                </w:rPr>
                <w:t>7</w:t>
              </w:r>
            </w:ins>
          </w:p>
        </w:tc>
        <w:tc>
          <w:tcPr>
            <w:tcW w:w="1558" w:type="dxa"/>
            <w:tcPrChange w:id="2164"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5" w:author="Mateus Berardo de Souza Terra" w:date="2016-02-08T20:04:00Z"/>
                <w:color w:val="303030"/>
                <w:sz w:val="16"/>
                <w:szCs w:val="16"/>
                <w:rPrChange w:id="2166" w:author="Mateus Berardo de Souza Terra" w:date="2016-02-08T22:05:00Z">
                  <w:rPr>
                    <w:ins w:id="2167" w:author="Mateus Berardo de Souza Terra" w:date="2016-02-08T20:04:00Z"/>
                    <w:color w:val="303030"/>
                  </w:rPr>
                </w:rPrChange>
              </w:rPr>
              <w:pPrChange w:id="2168" w:author="Mateus Berardo de Souza Terra" w:date="2016-02-08T22:05:00Z">
                <w:pPr>
                  <w:pStyle w:val="NormalWeb"/>
                  <w:spacing w:before="0" w:beforeAutospacing="0" w:after="160" w:afterAutospacing="0"/>
                  <w:jc w:val="center"/>
                </w:pPr>
              </w:pPrChange>
            </w:pPr>
            <w:ins w:id="2169" w:author="Mateus Berardo de Souza Terra" w:date="2016-02-08T22:09:00Z">
              <w:r>
                <w:rPr>
                  <w:color w:val="303030"/>
                  <w:sz w:val="16"/>
                  <w:szCs w:val="16"/>
                </w:rPr>
                <w:t>87</w:t>
              </w:r>
            </w:ins>
          </w:p>
        </w:tc>
        <w:tc>
          <w:tcPr>
            <w:tcW w:w="1558" w:type="dxa"/>
            <w:tcPrChange w:id="2170"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1" w:author="Mateus Berardo de Souza Terra" w:date="2016-02-08T20:04:00Z"/>
                <w:color w:val="303030"/>
                <w:sz w:val="16"/>
                <w:szCs w:val="16"/>
                <w:rPrChange w:id="2172" w:author="Mateus Berardo de Souza Terra" w:date="2016-02-08T22:05:00Z">
                  <w:rPr>
                    <w:ins w:id="2173" w:author="Mateus Berardo de Souza Terra" w:date="2016-02-08T20:04:00Z"/>
                    <w:color w:val="303030"/>
                  </w:rPr>
                </w:rPrChange>
              </w:rPr>
              <w:pPrChange w:id="2174" w:author="Mateus Berardo de Souza Terra" w:date="2016-02-08T22:05:00Z">
                <w:pPr>
                  <w:pStyle w:val="NormalWeb"/>
                  <w:spacing w:before="0" w:beforeAutospacing="0" w:after="160" w:afterAutospacing="0"/>
                  <w:jc w:val="center"/>
                </w:pPr>
              </w:pPrChange>
            </w:pPr>
            <w:ins w:id="2175" w:author="Mateus Berardo de Souza Terra" w:date="2016-02-08T22:10:00Z">
              <w:r>
                <w:rPr>
                  <w:color w:val="303030"/>
                  <w:sz w:val="16"/>
                  <w:szCs w:val="16"/>
                </w:rPr>
                <w:t>W</w:t>
              </w:r>
            </w:ins>
          </w:p>
        </w:tc>
        <w:tc>
          <w:tcPr>
            <w:tcW w:w="1559" w:type="dxa"/>
            <w:tcPrChange w:id="2176"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7" w:author="Mateus Berardo de Souza Terra" w:date="2016-02-08T20:04:00Z"/>
                <w:color w:val="303030"/>
                <w:sz w:val="16"/>
                <w:szCs w:val="16"/>
                <w:rPrChange w:id="2178" w:author="Mateus Berardo de Souza Terra" w:date="2016-02-08T22:05:00Z">
                  <w:rPr>
                    <w:ins w:id="2179" w:author="Mateus Berardo de Souza Terra" w:date="2016-02-08T20:04:00Z"/>
                    <w:color w:val="303030"/>
                  </w:rPr>
                </w:rPrChange>
              </w:rPr>
              <w:pPrChange w:id="2180" w:author="Mateus Berardo de Souza Terra" w:date="2016-02-08T22:05:00Z">
                <w:pPr>
                  <w:pStyle w:val="NormalWeb"/>
                  <w:spacing w:before="0" w:beforeAutospacing="0" w:after="160" w:afterAutospacing="0"/>
                  <w:jc w:val="center"/>
                </w:pPr>
              </w:pPrChange>
            </w:pPr>
            <w:ins w:id="2181" w:author="Mateus Berardo de Souza Terra" w:date="2016-02-08T22:09:00Z">
              <w:r>
                <w:rPr>
                  <w:color w:val="303030"/>
                  <w:sz w:val="16"/>
                  <w:szCs w:val="16"/>
                </w:rPr>
                <w:t>119</w:t>
              </w:r>
            </w:ins>
          </w:p>
        </w:tc>
        <w:tc>
          <w:tcPr>
            <w:tcW w:w="1559" w:type="dxa"/>
            <w:tcPrChange w:id="2182"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3" w:author="Mateus Berardo de Souza Terra" w:date="2016-02-08T20:04:00Z"/>
                <w:color w:val="303030"/>
                <w:sz w:val="16"/>
                <w:szCs w:val="16"/>
                <w:rPrChange w:id="2184" w:author="Mateus Berardo de Souza Terra" w:date="2016-02-08T22:05:00Z">
                  <w:rPr>
                    <w:ins w:id="2185" w:author="Mateus Berardo de Souza Terra" w:date="2016-02-08T20:04:00Z"/>
                    <w:color w:val="303030"/>
                  </w:rPr>
                </w:rPrChange>
              </w:rPr>
              <w:pPrChange w:id="2186" w:author="Mateus Berardo de Souza Terra" w:date="2016-02-08T22:05:00Z">
                <w:pPr>
                  <w:pStyle w:val="NormalWeb"/>
                  <w:spacing w:before="0" w:beforeAutospacing="0" w:after="160" w:afterAutospacing="0"/>
                  <w:jc w:val="center"/>
                </w:pPr>
              </w:pPrChange>
            </w:pPr>
            <w:ins w:id="2187" w:author="Mateus Berardo de Souza Terra" w:date="2016-02-08T22:11:00Z">
              <w:r>
                <w:rPr>
                  <w:color w:val="303030"/>
                  <w:sz w:val="16"/>
                  <w:szCs w:val="16"/>
                </w:rPr>
                <w:t>w</w:t>
              </w:r>
            </w:ins>
          </w:p>
        </w:tc>
      </w:tr>
      <w:tr w:rsidR="00BA6212" w:rsidRPr="00A76C84" w14:paraId="04F6582B" w14:textId="77777777" w:rsidTr="00A76C84">
        <w:trPr>
          <w:trHeight w:val="20"/>
          <w:ins w:id="2188" w:author="Mateus Berardo de Souza Terra" w:date="2016-02-08T20:04:00Z"/>
        </w:trPr>
        <w:tc>
          <w:tcPr>
            <w:tcW w:w="1558" w:type="dxa"/>
            <w:tcPrChange w:id="2189"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0" w:author="Mateus Berardo de Souza Terra" w:date="2016-02-08T20:04:00Z"/>
                <w:color w:val="303030"/>
                <w:sz w:val="16"/>
                <w:szCs w:val="16"/>
                <w:rPrChange w:id="2191" w:author="Mateus Berardo de Souza Terra" w:date="2016-02-08T22:05:00Z">
                  <w:rPr>
                    <w:ins w:id="2192" w:author="Mateus Berardo de Souza Terra" w:date="2016-02-08T20:04:00Z"/>
                    <w:color w:val="303030"/>
                  </w:rPr>
                </w:rPrChange>
              </w:rPr>
              <w:pPrChange w:id="2193" w:author="Mateus Berardo de Souza Terra" w:date="2016-02-08T22:05:00Z">
                <w:pPr>
                  <w:pStyle w:val="NormalWeb"/>
                  <w:spacing w:before="0" w:beforeAutospacing="0" w:after="160" w:afterAutospacing="0"/>
                  <w:jc w:val="center"/>
                </w:pPr>
              </w:pPrChange>
            </w:pPr>
            <w:ins w:id="2194" w:author="Mateus Berardo de Souza Terra" w:date="2016-02-08T20:05:00Z">
              <w:r w:rsidRPr="00A76C84">
                <w:rPr>
                  <w:color w:val="303030"/>
                  <w:sz w:val="16"/>
                  <w:szCs w:val="16"/>
                  <w:rPrChange w:id="2195" w:author="Mateus Berardo de Souza Terra" w:date="2016-02-08T22:05:00Z">
                    <w:rPr>
                      <w:color w:val="303030"/>
                    </w:rPr>
                  </w:rPrChange>
                </w:rPr>
                <w:t>56</w:t>
              </w:r>
            </w:ins>
          </w:p>
        </w:tc>
        <w:tc>
          <w:tcPr>
            <w:tcW w:w="1558" w:type="dxa"/>
            <w:tcPrChange w:id="2196"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7" w:author="Mateus Berardo de Souza Terra" w:date="2016-02-08T20:04:00Z"/>
                <w:color w:val="303030"/>
                <w:sz w:val="16"/>
                <w:szCs w:val="16"/>
                <w:rPrChange w:id="2198" w:author="Mateus Berardo de Souza Terra" w:date="2016-02-08T22:05:00Z">
                  <w:rPr>
                    <w:ins w:id="2199" w:author="Mateus Berardo de Souza Terra" w:date="2016-02-08T20:04:00Z"/>
                    <w:color w:val="303030"/>
                  </w:rPr>
                </w:rPrChange>
              </w:rPr>
              <w:pPrChange w:id="2200" w:author="Mateus Berardo de Souza Terra" w:date="2016-02-08T22:05:00Z">
                <w:pPr>
                  <w:pStyle w:val="NormalWeb"/>
                  <w:spacing w:before="0" w:beforeAutospacing="0" w:after="160" w:afterAutospacing="0"/>
                  <w:jc w:val="center"/>
                </w:pPr>
              </w:pPrChange>
            </w:pPr>
            <w:ins w:id="2201" w:author="Mateus Berardo de Souza Terra" w:date="2016-02-08T22:13:00Z">
              <w:r>
                <w:rPr>
                  <w:color w:val="303030"/>
                  <w:sz w:val="16"/>
                  <w:szCs w:val="16"/>
                </w:rPr>
                <w:t>8</w:t>
              </w:r>
            </w:ins>
          </w:p>
        </w:tc>
        <w:tc>
          <w:tcPr>
            <w:tcW w:w="1558" w:type="dxa"/>
            <w:tcPrChange w:id="2202"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3" w:author="Mateus Berardo de Souza Terra" w:date="2016-02-08T20:04:00Z"/>
                <w:color w:val="303030"/>
                <w:sz w:val="16"/>
                <w:szCs w:val="16"/>
                <w:rPrChange w:id="2204" w:author="Mateus Berardo de Souza Terra" w:date="2016-02-08T22:05:00Z">
                  <w:rPr>
                    <w:ins w:id="2205" w:author="Mateus Berardo de Souza Terra" w:date="2016-02-08T20:04:00Z"/>
                    <w:color w:val="303030"/>
                  </w:rPr>
                </w:rPrChange>
              </w:rPr>
              <w:pPrChange w:id="2206" w:author="Mateus Berardo de Souza Terra" w:date="2016-02-08T22:05:00Z">
                <w:pPr>
                  <w:pStyle w:val="NormalWeb"/>
                  <w:spacing w:before="0" w:beforeAutospacing="0" w:after="160" w:afterAutospacing="0"/>
                  <w:jc w:val="center"/>
                </w:pPr>
              </w:pPrChange>
            </w:pPr>
            <w:ins w:id="2207" w:author="Mateus Berardo de Souza Terra" w:date="2016-02-08T22:09:00Z">
              <w:r>
                <w:rPr>
                  <w:color w:val="303030"/>
                  <w:sz w:val="16"/>
                  <w:szCs w:val="16"/>
                </w:rPr>
                <w:t>88</w:t>
              </w:r>
            </w:ins>
          </w:p>
        </w:tc>
        <w:tc>
          <w:tcPr>
            <w:tcW w:w="1558" w:type="dxa"/>
            <w:tcPrChange w:id="2208"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09" w:author="Mateus Berardo de Souza Terra" w:date="2016-02-08T20:04:00Z"/>
                <w:color w:val="303030"/>
                <w:sz w:val="16"/>
                <w:szCs w:val="16"/>
                <w:rPrChange w:id="2210" w:author="Mateus Berardo de Souza Terra" w:date="2016-02-08T22:05:00Z">
                  <w:rPr>
                    <w:ins w:id="2211" w:author="Mateus Berardo de Souza Terra" w:date="2016-02-08T20:04:00Z"/>
                    <w:color w:val="303030"/>
                  </w:rPr>
                </w:rPrChange>
              </w:rPr>
              <w:pPrChange w:id="2212" w:author="Mateus Berardo de Souza Terra" w:date="2016-02-08T22:05:00Z">
                <w:pPr>
                  <w:pStyle w:val="NormalWeb"/>
                  <w:spacing w:before="0" w:beforeAutospacing="0" w:after="160" w:afterAutospacing="0"/>
                  <w:jc w:val="center"/>
                </w:pPr>
              </w:pPrChange>
            </w:pPr>
            <w:ins w:id="2213" w:author="Mateus Berardo de Souza Terra" w:date="2016-02-08T22:10:00Z">
              <w:r>
                <w:rPr>
                  <w:color w:val="303030"/>
                  <w:sz w:val="16"/>
                  <w:szCs w:val="16"/>
                </w:rPr>
                <w:t>X</w:t>
              </w:r>
            </w:ins>
          </w:p>
        </w:tc>
        <w:tc>
          <w:tcPr>
            <w:tcW w:w="1559" w:type="dxa"/>
            <w:tcPrChange w:id="2214"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5" w:author="Mateus Berardo de Souza Terra" w:date="2016-02-08T20:04:00Z"/>
                <w:color w:val="303030"/>
                <w:sz w:val="16"/>
                <w:szCs w:val="16"/>
                <w:rPrChange w:id="2216" w:author="Mateus Berardo de Souza Terra" w:date="2016-02-08T22:05:00Z">
                  <w:rPr>
                    <w:ins w:id="2217" w:author="Mateus Berardo de Souza Terra" w:date="2016-02-08T20:04:00Z"/>
                    <w:color w:val="303030"/>
                  </w:rPr>
                </w:rPrChange>
              </w:rPr>
              <w:pPrChange w:id="2218" w:author="Mateus Berardo de Souza Terra" w:date="2016-02-08T22:05:00Z">
                <w:pPr>
                  <w:pStyle w:val="NormalWeb"/>
                  <w:spacing w:before="0" w:beforeAutospacing="0" w:after="160" w:afterAutospacing="0"/>
                  <w:jc w:val="center"/>
                </w:pPr>
              </w:pPrChange>
            </w:pPr>
            <w:ins w:id="2219" w:author="Mateus Berardo de Souza Terra" w:date="2016-02-08T22:09:00Z">
              <w:r>
                <w:rPr>
                  <w:color w:val="303030"/>
                  <w:sz w:val="16"/>
                  <w:szCs w:val="16"/>
                </w:rPr>
                <w:t>120</w:t>
              </w:r>
            </w:ins>
          </w:p>
        </w:tc>
        <w:tc>
          <w:tcPr>
            <w:tcW w:w="1559" w:type="dxa"/>
            <w:tcPrChange w:id="2220"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1" w:author="Mateus Berardo de Souza Terra" w:date="2016-02-08T20:04:00Z"/>
                <w:color w:val="303030"/>
                <w:sz w:val="16"/>
                <w:szCs w:val="16"/>
                <w:rPrChange w:id="2222" w:author="Mateus Berardo de Souza Terra" w:date="2016-02-08T22:05:00Z">
                  <w:rPr>
                    <w:ins w:id="2223" w:author="Mateus Berardo de Souza Terra" w:date="2016-02-08T20:04:00Z"/>
                    <w:color w:val="303030"/>
                  </w:rPr>
                </w:rPrChange>
              </w:rPr>
              <w:pPrChange w:id="2224" w:author="Mateus Berardo de Souza Terra" w:date="2016-02-08T22:05:00Z">
                <w:pPr>
                  <w:pStyle w:val="NormalWeb"/>
                  <w:spacing w:before="0" w:beforeAutospacing="0" w:after="160" w:afterAutospacing="0"/>
                  <w:jc w:val="center"/>
                </w:pPr>
              </w:pPrChange>
            </w:pPr>
            <w:ins w:id="2225" w:author="Mateus Berardo de Souza Terra" w:date="2016-02-08T22:11:00Z">
              <w:r>
                <w:rPr>
                  <w:color w:val="303030"/>
                  <w:sz w:val="16"/>
                  <w:szCs w:val="16"/>
                </w:rPr>
                <w:t>x</w:t>
              </w:r>
            </w:ins>
          </w:p>
        </w:tc>
      </w:tr>
      <w:tr w:rsidR="00BA6212" w:rsidRPr="00A76C84" w14:paraId="33E4EA1D" w14:textId="77777777" w:rsidTr="00A76C84">
        <w:trPr>
          <w:trHeight w:val="20"/>
          <w:ins w:id="2226" w:author="Mateus Berardo de Souza Terra" w:date="2016-02-08T20:04:00Z"/>
        </w:trPr>
        <w:tc>
          <w:tcPr>
            <w:tcW w:w="1558" w:type="dxa"/>
            <w:tcPrChange w:id="2227"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28" w:author="Mateus Berardo de Souza Terra" w:date="2016-02-08T20:04:00Z"/>
                <w:color w:val="303030"/>
                <w:sz w:val="16"/>
                <w:szCs w:val="16"/>
                <w:rPrChange w:id="2229" w:author="Mateus Berardo de Souza Terra" w:date="2016-02-08T22:05:00Z">
                  <w:rPr>
                    <w:ins w:id="2230" w:author="Mateus Berardo de Souza Terra" w:date="2016-02-08T20:04:00Z"/>
                    <w:color w:val="303030"/>
                  </w:rPr>
                </w:rPrChange>
              </w:rPr>
              <w:pPrChange w:id="2231" w:author="Mateus Berardo de Souza Terra" w:date="2016-02-08T22:05:00Z">
                <w:pPr>
                  <w:pStyle w:val="NormalWeb"/>
                  <w:spacing w:before="0" w:beforeAutospacing="0" w:after="160" w:afterAutospacing="0"/>
                  <w:jc w:val="center"/>
                </w:pPr>
              </w:pPrChange>
            </w:pPr>
            <w:ins w:id="2232" w:author="Mateus Berardo de Souza Terra" w:date="2016-02-08T20:05:00Z">
              <w:r w:rsidRPr="00A76C84">
                <w:rPr>
                  <w:color w:val="303030"/>
                  <w:sz w:val="16"/>
                  <w:szCs w:val="16"/>
                  <w:rPrChange w:id="2233" w:author="Mateus Berardo de Souza Terra" w:date="2016-02-08T22:05:00Z">
                    <w:rPr>
                      <w:color w:val="303030"/>
                    </w:rPr>
                  </w:rPrChange>
                </w:rPr>
                <w:t>57</w:t>
              </w:r>
            </w:ins>
          </w:p>
        </w:tc>
        <w:tc>
          <w:tcPr>
            <w:tcW w:w="1558" w:type="dxa"/>
            <w:tcPrChange w:id="2234"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5" w:author="Mateus Berardo de Souza Terra" w:date="2016-02-08T20:04:00Z"/>
                <w:color w:val="303030"/>
                <w:sz w:val="16"/>
                <w:szCs w:val="16"/>
                <w:rPrChange w:id="2236" w:author="Mateus Berardo de Souza Terra" w:date="2016-02-08T22:05:00Z">
                  <w:rPr>
                    <w:ins w:id="2237" w:author="Mateus Berardo de Souza Terra" w:date="2016-02-08T20:04:00Z"/>
                    <w:color w:val="303030"/>
                  </w:rPr>
                </w:rPrChange>
              </w:rPr>
              <w:pPrChange w:id="2238" w:author="Mateus Berardo de Souza Terra" w:date="2016-02-08T22:05:00Z">
                <w:pPr>
                  <w:pStyle w:val="NormalWeb"/>
                  <w:spacing w:before="0" w:beforeAutospacing="0" w:after="160" w:afterAutospacing="0"/>
                  <w:jc w:val="center"/>
                </w:pPr>
              </w:pPrChange>
            </w:pPr>
            <w:ins w:id="2239" w:author="Mateus Berardo de Souza Terra" w:date="2016-02-08T22:13:00Z">
              <w:r>
                <w:rPr>
                  <w:color w:val="303030"/>
                  <w:sz w:val="16"/>
                  <w:szCs w:val="16"/>
                </w:rPr>
                <w:t>9</w:t>
              </w:r>
            </w:ins>
          </w:p>
        </w:tc>
        <w:tc>
          <w:tcPr>
            <w:tcW w:w="1558" w:type="dxa"/>
            <w:tcPrChange w:id="2240"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1" w:author="Mateus Berardo de Souza Terra" w:date="2016-02-08T20:04:00Z"/>
                <w:color w:val="303030"/>
                <w:sz w:val="16"/>
                <w:szCs w:val="16"/>
                <w:rPrChange w:id="2242" w:author="Mateus Berardo de Souza Terra" w:date="2016-02-08T22:05:00Z">
                  <w:rPr>
                    <w:ins w:id="2243" w:author="Mateus Berardo de Souza Terra" w:date="2016-02-08T20:04:00Z"/>
                    <w:color w:val="303030"/>
                  </w:rPr>
                </w:rPrChange>
              </w:rPr>
              <w:pPrChange w:id="2244" w:author="Mateus Berardo de Souza Terra" w:date="2016-02-08T22:05:00Z">
                <w:pPr>
                  <w:pStyle w:val="NormalWeb"/>
                  <w:spacing w:before="0" w:beforeAutospacing="0" w:after="160" w:afterAutospacing="0"/>
                  <w:jc w:val="center"/>
                </w:pPr>
              </w:pPrChange>
            </w:pPr>
            <w:ins w:id="2245" w:author="Mateus Berardo de Souza Terra" w:date="2016-02-08T22:09:00Z">
              <w:r>
                <w:rPr>
                  <w:color w:val="303030"/>
                  <w:sz w:val="16"/>
                  <w:szCs w:val="16"/>
                </w:rPr>
                <w:t>89</w:t>
              </w:r>
            </w:ins>
          </w:p>
        </w:tc>
        <w:tc>
          <w:tcPr>
            <w:tcW w:w="1558" w:type="dxa"/>
            <w:tcPrChange w:id="2246"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7" w:author="Mateus Berardo de Souza Terra" w:date="2016-02-08T20:04:00Z"/>
                <w:color w:val="303030"/>
                <w:sz w:val="16"/>
                <w:szCs w:val="16"/>
                <w:rPrChange w:id="2248" w:author="Mateus Berardo de Souza Terra" w:date="2016-02-08T22:05:00Z">
                  <w:rPr>
                    <w:ins w:id="2249" w:author="Mateus Berardo de Souza Terra" w:date="2016-02-08T20:04:00Z"/>
                    <w:color w:val="303030"/>
                  </w:rPr>
                </w:rPrChange>
              </w:rPr>
              <w:pPrChange w:id="2250" w:author="Mateus Berardo de Souza Terra" w:date="2016-02-08T22:05:00Z">
                <w:pPr>
                  <w:pStyle w:val="NormalWeb"/>
                  <w:spacing w:before="0" w:beforeAutospacing="0" w:after="160" w:afterAutospacing="0"/>
                  <w:jc w:val="center"/>
                </w:pPr>
              </w:pPrChange>
            </w:pPr>
            <w:ins w:id="2251" w:author="Mateus Berardo de Souza Terra" w:date="2016-02-08T22:10:00Z">
              <w:r>
                <w:rPr>
                  <w:color w:val="303030"/>
                  <w:sz w:val="16"/>
                  <w:szCs w:val="16"/>
                </w:rPr>
                <w:t>Y</w:t>
              </w:r>
            </w:ins>
          </w:p>
        </w:tc>
        <w:tc>
          <w:tcPr>
            <w:tcW w:w="1559" w:type="dxa"/>
            <w:tcPrChange w:id="2252"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3" w:author="Mateus Berardo de Souza Terra" w:date="2016-02-08T20:04:00Z"/>
                <w:color w:val="303030"/>
                <w:sz w:val="16"/>
                <w:szCs w:val="16"/>
                <w:rPrChange w:id="2254" w:author="Mateus Berardo de Souza Terra" w:date="2016-02-08T22:05:00Z">
                  <w:rPr>
                    <w:ins w:id="2255" w:author="Mateus Berardo de Souza Terra" w:date="2016-02-08T20:04:00Z"/>
                    <w:color w:val="303030"/>
                  </w:rPr>
                </w:rPrChange>
              </w:rPr>
              <w:pPrChange w:id="2256" w:author="Mateus Berardo de Souza Terra" w:date="2016-02-08T22:05:00Z">
                <w:pPr>
                  <w:pStyle w:val="NormalWeb"/>
                  <w:spacing w:before="0" w:beforeAutospacing="0" w:after="160" w:afterAutospacing="0"/>
                  <w:jc w:val="center"/>
                </w:pPr>
              </w:pPrChange>
            </w:pPr>
            <w:ins w:id="2257" w:author="Mateus Berardo de Souza Terra" w:date="2016-02-08T22:09:00Z">
              <w:r>
                <w:rPr>
                  <w:color w:val="303030"/>
                  <w:sz w:val="16"/>
                  <w:szCs w:val="16"/>
                </w:rPr>
                <w:t>121</w:t>
              </w:r>
            </w:ins>
          </w:p>
        </w:tc>
        <w:tc>
          <w:tcPr>
            <w:tcW w:w="1559" w:type="dxa"/>
            <w:tcPrChange w:id="2258"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59" w:author="Mateus Berardo de Souza Terra" w:date="2016-02-08T20:04:00Z"/>
                <w:color w:val="303030"/>
                <w:sz w:val="16"/>
                <w:szCs w:val="16"/>
                <w:rPrChange w:id="2260" w:author="Mateus Berardo de Souza Terra" w:date="2016-02-08T22:05:00Z">
                  <w:rPr>
                    <w:ins w:id="2261" w:author="Mateus Berardo de Souza Terra" w:date="2016-02-08T20:04:00Z"/>
                    <w:color w:val="303030"/>
                  </w:rPr>
                </w:rPrChange>
              </w:rPr>
              <w:pPrChange w:id="2262" w:author="Mateus Berardo de Souza Terra" w:date="2016-02-08T22:05:00Z">
                <w:pPr>
                  <w:pStyle w:val="NormalWeb"/>
                  <w:spacing w:before="0" w:beforeAutospacing="0" w:after="160" w:afterAutospacing="0"/>
                  <w:jc w:val="center"/>
                </w:pPr>
              </w:pPrChange>
            </w:pPr>
            <w:ins w:id="2263" w:author="Mateus Berardo de Souza Terra" w:date="2016-02-08T22:11:00Z">
              <w:r>
                <w:rPr>
                  <w:color w:val="303030"/>
                  <w:sz w:val="16"/>
                  <w:szCs w:val="16"/>
                </w:rPr>
                <w:t>y</w:t>
              </w:r>
            </w:ins>
          </w:p>
        </w:tc>
      </w:tr>
      <w:tr w:rsidR="00BA6212" w:rsidRPr="00A76C84" w14:paraId="1EA86B3D" w14:textId="77777777" w:rsidTr="00A76C84">
        <w:trPr>
          <w:trHeight w:val="20"/>
          <w:ins w:id="2264" w:author="Mateus Berardo de Souza Terra" w:date="2016-02-08T20:04:00Z"/>
        </w:trPr>
        <w:tc>
          <w:tcPr>
            <w:tcW w:w="1558" w:type="dxa"/>
            <w:tcPrChange w:id="2265"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6" w:author="Mateus Berardo de Souza Terra" w:date="2016-02-08T20:04:00Z"/>
                <w:color w:val="303030"/>
                <w:sz w:val="16"/>
                <w:szCs w:val="16"/>
                <w:rPrChange w:id="2267" w:author="Mateus Berardo de Souza Terra" w:date="2016-02-08T22:05:00Z">
                  <w:rPr>
                    <w:ins w:id="2268" w:author="Mateus Berardo de Souza Terra" w:date="2016-02-08T20:04:00Z"/>
                    <w:color w:val="303030"/>
                  </w:rPr>
                </w:rPrChange>
              </w:rPr>
              <w:pPrChange w:id="2269" w:author="Mateus Berardo de Souza Terra" w:date="2016-02-08T22:05:00Z">
                <w:pPr>
                  <w:pStyle w:val="NormalWeb"/>
                  <w:spacing w:before="0" w:beforeAutospacing="0" w:after="160" w:afterAutospacing="0"/>
                  <w:jc w:val="center"/>
                </w:pPr>
              </w:pPrChange>
            </w:pPr>
            <w:ins w:id="2270" w:author="Mateus Berardo de Souza Terra" w:date="2016-02-08T20:05:00Z">
              <w:r w:rsidRPr="00A76C84">
                <w:rPr>
                  <w:color w:val="303030"/>
                  <w:sz w:val="16"/>
                  <w:szCs w:val="16"/>
                  <w:rPrChange w:id="2271" w:author="Mateus Berardo de Souza Terra" w:date="2016-02-08T22:05:00Z">
                    <w:rPr>
                      <w:color w:val="303030"/>
                    </w:rPr>
                  </w:rPrChange>
                </w:rPr>
                <w:t>58</w:t>
              </w:r>
            </w:ins>
          </w:p>
        </w:tc>
        <w:tc>
          <w:tcPr>
            <w:tcW w:w="1558" w:type="dxa"/>
            <w:tcPrChange w:id="2272"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3" w:author="Mateus Berardo de Souza Terra" w:date="2016-02-08T20:04:00Z"/>
                <w:color w:val="303030"/>
                <w:sz w:val="16"/>
                <w:szCs w:val="16"/>
                <w:rPrChange w:id="2274" w:author="Mateus Berardo de Souza Terra" w:date="2016-02-08T22:05:00Z">
                  <w:rPr>
                    <w:ins w:id="2275" w:author="Mateus Berardo de Souza Terra" w:date="2016-02-08T20:04:00Z"/>
                    <w:color w:val="303030"/>
                  </w:rPr>
                </w:rPrChange>
              </w:rPr>
              <w:pPrChange w:id="2276" w:author="Mateus Berardo de Souza Terra" w:date="2016-02-08T22:05:00Z">
                <w:pPr>
                  <w:pStyle w:val="NormalWeb"/>
                  <w:spacing w:before="0" w:beforeAutospacing="0" w:after="160" w:afterAutospacing="0"/>
                  <w:jc w:val="center"/>
                </w:pPr>
              </w:pPrChange>
            </w:pPr>
            <w:ins w:id="2277" w:author="Mateus Berardo de Souza Terra" w:date="2016-02-08T22:13:00Z">
              <w:r>
                <w:rPr>
                  <w:color w:val="303030"/>
                  <w:sz w:val="16"/>
                  <w:szCs w:val="16"/>
                </w:rPr>
                <w:t>:</w:t>
              </w:r>
            </w:ins>
          </w:p>
        </w:tc>
        <w:tc>
          <w:tcPr>
            <w:tcW w:w="1558" w:type="dxa"/>
            <w:tcPrChange w:id="2278"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79" w:author="Mateus Berardo de Souza Terra" w:date="2016-02-08T20:04:00Z"/>
                <w:color w:val="303030"/>
                <w:sz w:val="16"/>
                <w:szCs w:val="16"/>
                <w:rPrChange w:id="2280" w:author="Mateus Berardo de Souza Terra" w:date="2016-02-08T22:05:00Z">
                  <w:rPr>
                    <w:ins w:id="2281" w:author="Mateus Berardo de Souza Terra" w:date="2016-02-08T20:04:00Z"/>
                    <w:color w:val="303030"/>
                  </w:rPr>
                </w:rPrChange>
              </w:rPr>
              <w:pPrChange w:id="2282" w:author="Mateus Berardo de Souza Terra" w:date="2016-02-08T22:05:00Z">
                <w:pPr>
                  <w:pStyle w:val="NormalWeb"/>
                  <w:spacing w:before="0" w:beforeAutospacing="0" w:after="160" w:afterAutospacing="0"/>
                  <w:jc w:val="center"/>
                </w:pPr>
              </w:pPrChange>
            </w:pPr>
            <w:ins w:id="2283" w:author="Mateus Berardo de Souza Terra" w:date="2016-02-08T22:09:00Z">
              <w:r>
                <w:rPr>
                  <w:color w:val="303030"/>
                  <w:sz w:val="16"/>
                  <w:szCs w:val="16"/>
                </w:rPr>
                <w:t>90</w:t>
              </w:r>
            </w:ins>
          </w:p>
        </w:tc>
        <w:tc>
          <w:tcPr>
            <w:tcW w:w="1558" w:type="dxa"/>
            <w:tcPrChange w:id="2284"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5" w:author="Mateus Berardo de Souza Terra" w:date="2016-02-08T20:04:00Z"/>
                <w:color w:val="303030"/>
                <w:sz w:val="16"/>
                <w:szCs w:val="16"/>
                <w:rPrChange w:id="2286" w:author="Mateus Berardo de Souza Terra" w:date="2016-02-08T22:05:00Z">
                  <w:rPr>
                    <w:ins w:id="2287" w:author="Mateus Berardo de Souza Terra" w:date="2016-02-08T20:04:00Z"/>
                    <w:color w:val="303030"/>
                  </w:rPr>
                </w:rPrChange>
              </w:rPr>
              <w:pPrChange w:id="2288" w:author="Mateus Berardo de Souza Terra" w:date="2016-02-08T22:05:00Z">
                <w:pPr>
                  <w:pStyle w:val="NormalWeb"/>
                  <w:spacing w:before="0" w:beforeAutospacing="0" w:after="160" w:afterAutospacing="0"/>
                  <w:jc w:val="center"/>
                </w:pPr>
              </w:pPrChange>
            </w:pPr>
            <w:ins w:id="2289" w:author="Mateus Berardo de Souza Terra" w:date="2016-02-08T22:10:00Z">
              <w:r>
                <w:rPr>
                  <w:color w:val="303030"/>
                  <w:sz w:val="16"/>
                  <w:szCs w:val="16"/>
                </w:rPr>
                <w:t>Z</w:t>
              </w:r>
            </w:ins>
          </w:p>
        </w:tc>
        <w:tc>
          <w:tcPr>
            <w:tcW w:w="1559" w:type="dxa"/>
            <w:tcPrChange w:id="2290"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1" w:author="Mateus Berardo de Souza Terra" w:date="2016-02-08T20:04:00Z"/>
                <w:color w:val="303030"/>
                <w:sz w:val="16"/>
                <w:szCs w:val="16"/>
                <w:rPrChange w:id="2292" w:author="Mateus Berardo de Souza Terra" w:date="2016-02-08T22:05:00Z">
                  <w:rPr>
                    <w:ins w:id="2293" w:author="Mateus Berardo de Souza Terra" w:date="2016-02-08T20:04:00Z"/>
                    <w:color w:val="303030"/>
                  </w:rPr>
                </w:rPrChange>
              </w:rPr>
              <w:pPrChange w:id="2294" w:author="Mateus Berardo de Souza Terra" w:date="2016-02-08T22:05:00Z">
                <w:pPr>
                  <w:pStyle w:val="NormalWeb"/>
                  <w:spacing w:before="0" w:beforeAutospacing="0" w:after="160" w:afterAutospacing="0"/>
                  <w:jc w:val="center"/>
                </w:pPr>
              </w:pPrChange>
            </w:pPr>
            <w:ins w:id="2295" w:author="Mateus Berardo de Souza Terra" w:date="2016-02-08T22:09:00Z">
              <w:r>
                <w:rPr>
                  <w:color w:val="303030"/>
                  <w:sz w:val="16"/>
                  <w:szCs w:val="16"/>
                </w:rPr>
                <w:t>122</w:t>
              </w:r>
            </w:ins>
          </w:p>
        </w:tc>
        <w:tc>
          <w:tcPr>
            <w:tcW w:w="1559" w:type="dxa"/>
            <w:tcPrChange w:id="2296"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7" w:author="Mateus Berardo de Souza Terra" w:date="2016-02-08T20:04:00Z"/>
                <w:color w:val="303030"/>
                <w:sz w:val="16"/>
                <w:szCs w:val="16"/>
                <w:rPrChange w:id="2298" w:author="Mateus Berardo de Souza Terra" w:date="2016-02-08T22:05:00Z">
                  <w:rPr>
                    <w:ins w:id="2299" w:author="Mateus Berardo de Souza Terra" w:date="2016-02-08T20:04:00Z"/>
                    <w:color w:val="303030"/>
                  </w:rPr>
                </w:rPrChange>
              </w:rPr>
              <w:pPrChange w:id="2300" w:author="Mateus Berardo de Souza Terra" w:date="2016-02-08T22:05:00Z">
                <w:pPr>
                  <w:pStyle w:val="NormalWeb"/>
                  <w:spacing w:before="0" w:beforeAutospacing="0" w:after="160" w:afterAutospacing="0"/>
                  <w:jc w:val="center"/>
                </w:pPr>
              </w:pPrChange>
            </w:pPr>
            <w:ins w:id="2301" w:author="Mateus Berardo de Souza Terra" w:date="2016-02-08T22:11:00Z">
              <w:r>
                <w:rPr>
                  <w:color w:val="303030"/>
                  <w:sz w:val="16"/>
                  <w:szCs w:val="16"/>
                </w:rPr>
                <w:t>z</w:t>
              </w:r>
            </w:ins>
          </w:p>
        </w:tc>
      </w:tr>
      <w:tr w:rsidR="00BA6212" w:rsidRPr="00A76C84" w14:paraId="62CA1451" w14:textId="77777777" w:rsidTr="00A76C84">
        <w:trPr>
          <w:trHeight w:val="20"/>
          <w:ins w:id="2302" w:author="Mateus Berardo de Souza Terra" w:date="2016-02-08T20:04:00Z"/>
        </w:trPr>
        <w:tc>
          <w:tcPr>
            <w:tcW w:w="1558" w:type="dxa"/>
            <w:tcPrChange w:id="2303"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4" w:author="Mateus Berardo de Souza Terra" w:date="2016-02-08T20:04:00Z"/>
                <w:color w:val="303030"/>
                <w:sz w:val="16"/>
                <w:szCs w:val="16"/>
                <w:rPrChange w:id="2305" w:author="Mateus Berardo de Souza Terra" w:date="2016-02-08T22:05:00Z">
                  <w:rPr>
                    <w:ins w:id="2306" w:author="Mateus Berardo de Souza Terra" w:date="2016-02-08T20:04:00Z"/>
                    <w:color w:val="303030"/>
                  </w:rPr>
                </w:rPrChange>
              </w:rPr>
              <w:pPrChange w:id="2307" w:author="Mateus Berardo de Souza Terra" w:date="2016-02-08T22:05:00Z">
                <w:pPr>
                  <w:pStyle w:val="NormalWeb"/>
                  <w:spacing w:before="0" w:beforeAutospacing="0" w:after="160" w:afterAutospacing="0"/>
                  <w:jc w:val="center"/>
                </w:pPr>
              </w:pPrChange>
            </w:pPr>
            <w:ins w:id="2308" w:author="Mateus Berardo de Souza Terra" w:date="2016-02-08T20:05:00Z">
              <w:r w:rsidRPr="00A76C84">
                <w:rPr>
                  <w:color w:val="303030"/>
                  <w:sz w:val="16"/>
                  <w:szCs w:val="16"/>
                  <w:rPrChange w:id="2309" w:author="Mateus Berardo de Souza Terra" w:date="2016-02-08T22:05:00Z">
                    <w:rPr>
                      <w:color w:val="303030"/>
                    </w:rPr>
                  </w:rPrChange>
                </w:rPr>
                <w:t>59</w:t>
              </w:r>
            </w:ins>
          </w:p>
        </w:tc>
        <w:tc>
          <w:tcPr>
            <w:tcW w:w="1558" w:type="dxa"/>
            <w:tcPrChange w:id="2310"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1" w:author="Mateus Berardo de Souza Terra" w:date="2016-02-08T20:04:00Z"/>
                <w:color w:val="303030"/>
                <w:sz w:val="16"/>
                <w:szCs w:val="16"/>
                <w:rPrChange w:id="2312" w:author="Mateus Berardo de Souza Terra" w:date="2016-02-08T22:05:00Z">
                  <w:rPr>
                    <w:ins w:id="2313" w:author="Mateus Berardo de Souza Terra" w:date="2016-02-08T20:04:00Z"/>
                    <w:color w:val="303030"/>
                  </w:rPr>
                </w:rPrChange>
              </w:rPr>
              <w:pPrChange w:id="2314" w:author="Mateus Berardo de Souza Terra" w:date="2016-02-08T22:05:00Z">
                <w:pPr>
                  <w:pStyle w:val="NormalWeb"/>
                  <w:spacing w:before="0" w:beforeAutospacing="0" w:after="160" w:afterAutospacing="0"/>
                  <w:jc w:val="center"/>
                </w:pPr>
              </w:pPrChange>
            </w:pPr>
            <w:ins w:id="2315" w:author="Mateus Berardo de Souza Terra" w:date="2016-02-08T22:13:00Z">
              <w:r>
                <w:rPr>
                  <w:color w:val="303030"/>
                  <w:sz w:val="16"/>
                  <w:szCs w:val="16"/>
                </w:rPr>
                <w:t>;</w:t>
              </w:r>
            </w:ins>
          </w:p>
        </w:tc>
        <w:tc>
          <w:tcPr>
            <w:tcW w:w="1558" w:type="dxa"/>
            <w:tcPrChange w:id="2316"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7" w:author="Mateus Berardo de Souza Terra" w:date="2016-02-08T20:04:00Z"/>
                <w:color w:val="303030"/>
                <w:sz w:val="16"/>
                <w:szCs w:val="16"/>
                <w:rPrChange w:id="2318" w:author="Mateus Berardo de Souza Terra" w:date="2016-02-08T22:05:00Z">
                  <w:rPr>
                    <w:ins w:id="2319" w:author="Mateus Berardo de Souza Terra" w:date="2016-02-08T20:04:00Z"/>
                    <w:color w:val="303030"/>
                  </w:rPr>
                </w:rPrChange>
              </w:rPr>
              <w:pPrChange w:id="2320" w:author="Mateus Berardo de Souza Terra" w:date="2016-02-08T22:05:00Z">
                <w:pPr>
                  <w:pStyle w:val="NormalWeb"/>
                  <w:spacing w:before="0" w:beforeAutospacing="0" w:after="160" w:afterAutospacing="0"/>
                  <w:jc w:val="center"/>
                </w:pPr>
              </w:pPrChange>
            </w:pPr>
            <w:ins w:id="2321" w:author="Mateus Berardo de Souza Terra" w:date="2016-02-08T22:09:00Z">
              <w:r>
                <w:rPr>
                  <w:color w:val="303030"/>
                  <w:sz w:val="16"/>
                  <w:szCs w:val="16"/>
                </w:rPr>
                <w:t>91</w:t>
              </w:r>
            </w:ins>
          </w:p>
        </w:tc>
        <w:tc>
          <w:tcPr>
            <w:tcW w:w="1558" w:type="dxa"/>
            <w:tcPrChange w:id="2322"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3" w:author="Mateus Berardo de Souza Terra" w:date="2016-02-08T20:04:00Z"/>
                <w:color w:val="303030"/>
                <w:sz w:val="16"/>
                <w:szCs w:val="16"/>
                <w:rPrChange w:id="2324" w:author="Mateus Berardo de Souza Terra" w:date="2016-02-08T22:05:00Z">
                  <w:rPr>
                    <w:ins w:id="2325" w:author="Mateus Berardo de Souza Terra" w:date="2016-02-08T20:04:00Z"/>
                    <w:color w:val="303030"/>
                  </w:rPr>
                </w:rPrChange>
              </w:rPr>
              <w:pPrChange w:id="2326" w:author="Mateus Berardo de Souza Terra" w:date="2016-02-08T22:05:00Z">
                <w:pPr>
                  <w:pStyle w:val="NormalWeb"/>
                  <w:spacing w:before="0" w:beforeAutospacing="0" w:after="160" w:afterAutospacing="0"/>
                  <w:jc w:val="center"/>
                </w:pPr>
              </w:pPrChange>
            </w:pPr>
            <w:ins w:id="2327" w:author="Mateus Berardo de Souza Terra" w:date="2016-02-08T22:11:00Z">
              <w:r>
                <w:rPr>
                  <w:color w:val="303030"/>
                  <w:sz w:val="16"/>
                  <w:szCs w:val="16"/>
                </w:rPr>
                <w:t>[</w:t>
              </w:r>
            </w:ins>
          </w:p>
        </w:tc>
        <w:tc>
          <w:tcPr>
            <w:tcW w:w="1559" w:type="dxa"/>
            <w:tcPrChange w:id="2328"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29" w:author="Mateus Berardo de Souza Terra" w:date="2016-02-08T20:04:00Z"/>
                <w:color w:val="303030"/>
                <w:sz w:val="16"/>
                <w:szCs w:val="16"/>
                <w:rPrChange w:id="2330" w:author="Mateus Berardo de Souza Terra" w:date="2016-02-08T22:05:00Z">
                  <w:rPr>
                    <w:ins w:id="2331" w:author="Mateus Berardo de Souza Terra" w:date="2016-02-08T20:04:00Z"/>
                    <w:color w:val="303030"/>
                  </w:rPr>
                </w:rPrChange>
              </w:rPr>
              <w:pPrChange w:id="2332" w:author="Mateus Berardo de Souza Terra" w:date="2016-02-08T22:05:00Z">
                <w:pPr>
                  <w:pStyle w:val="NormalWeb"/>
                  <w:spacing w:before="0" w:beforeAutospacing="0" w:after="160" w:afterAutospacing="0"/>
                  <w:jc w:val="center"/>
                </w:pPr>
              </w:pPrChange>
            </w:pPr>
            <w:ins w:id="2333" w:author="Mateus Berardo de Souza Terra" w:date="2016-02-08T22:09:00Z">
              <w:r>
                <w:rPr>
                  <w:color w:val="303030"/>
                  <w:sz w:val="16"/>
                  <w:szCs w:val="16"/>
                </w:rPr>
                <w:t>123</w:t>
              </w:r>
            </w:ins>
          </w:p>
        </w:tc>
        <w:tc>
          <w:tcPr>
            <w:tcW w:w="1559" w:type="dxa"/>
            <w:tcPrChange w:id="2334"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5" w:author="Mateus Berardo de Souza Terra" w:date="2016-02-08T20:04:00Z"/>
                <w:color w:val="303030"/>
                <w:sz w:val="16"/>
                <w:szCs w:val="16"/>
                <w:rPrChange w:id="2336" w:author="Mateus Berardo de Souza Terra" w:date="2016-02-08T22:05:00Z">
                  <w:rPr>
                    <w:ins w:id="2337" w:author="Mateus Berardo de Souza Terra" w:date="2016-02-08T20:04:00Z"/>
                    <w:color w:val="303030"/>
                  </w:rPr>
                </w:rPrChange>
              </w:rPr>
              <w:pPrChange w:id="2338" w:author="Mateus Berardo de Souza Terra" w:date="2016-02-08T22:05:00Z">
                <w:pPr>
                  <w:pStyle w:val="NormalWeb"/>
                  <w:spacing w:before="0" w:beforeAutospacing="0" w:after="160" w:afterAutospacing="0"/>
                  <w:jc w:val="center"/>
                </w:pPr>
              </w:pPrChange>
            </w:pPr>
            <w:ins w:id="2339" w:author="Mateus Berardo de Souza Terra" w:date="2016-02-08T22:11:00Z">
              <w:r>
                <w:rPr>
                  <w:color w:val="303030"/>
                  <w:sz w:val="16"/>
                  <w:szCs w:val="16"/>
                </w:rPr>
                <w:t>{</w:t>
              </w:r>
            </w:ins>
          </w:p>
        </w:tc>
      </w:tr>
      <w:tr w:rsidR="00BA6212" w:rsidRPr="00A76C84" w14:paraId="4024849B" w14:textId="77777777" w:rsidTr="00A76C84">
        <w:trPr>
          <w:trHeight w:val="20"/>
          <w:ins w:id="2340" w:author="Mateus Berardo de Souza Terra" w:date="2016-02-08T20:04:00Z"/>
        </w:trPr>
        <w:tc>
          <w:tcPr>
            <w:tcW w:w="1558" w:type="dxa"/>
            <w:tcPrChange w:id="2341"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2" w:author="Mateus Berardo de Souza Terra" w:date="2016-02-08T20:04:00Z"/>
                <w:color w:val="303030"/>
                <w:sz w:val="16"/>
                <w:szCs w:val="16"/>
                <w:rPrChange w:id="2343" w:author="Mateus Berardo de Souza Terra" w:date="2016-02-08T22:05:00Z">
                  <w:rPr>
                    <w:ins w:id="2344" w:author="Mateus Berardo de Souza Terra" w:date="2016-02-08T20:04:00Z"/>
                    <w:color w:val="303030"/>
                  </w:rPr>
                </w:rPrChange>
              </w:rPr>
              <w:pPrChange w:id="2345" w:author="Mateus Berardo de Souza Terra" w:date="2016-02-08T22:05:00Z">
                <w:pPr>
                  <w:pStyle w:val="NormalWeb"/>
                  <w:spacing w:before="0" w:beforeAutospacing="0" w:after="160" w:afterAutospacing="0"/>
                  <w:jc w:val="center"/>
                </w:pPr>
              </w:pPrChange>
            </w:pPr>
            <w:ins w:id="2346" w:author="Mateus Berardo de Souza Terra" w:date="2016-02-08T20:05:00Z">
              <w:r w:rsidRPr="00A76C84">
                <w:rPr>
                  <w:color w:val="303030"/>
                  <w:sz w:val="16"/>
                  <w:szCs w:val="16"/>
                  <w:rPrChange w:id="2347" w:author="Mateus Berardo de Souza Terra" w:date="2016-02-08T22:05:00Z">
                    <w:rPr>
                      <w:color w:val="303030"/>
                    </w:rPr>
                  </w:rPrChange>
                </w:rPr>
                <w:t>60</w:t>
              </w:r>
            </w:ins>
          </w:p>
        </w:tc>
        <w:tc>
          <w:tcPr>
            <w:tcW w:w="1558" w:type="dxa"/>
            <w:tcPrChange w:id="2348"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49" w:author="Mateus Berardo de Souza Terra" w:date="2016-02-08T20:04:00Z"/>
                <w:color w:val="303030"/>
                <w:sz w:val="16"/>
                <w:szCs w:val="16"/>
                <w:rPrChange w:id="2350" w:author="Mateus Berardo de Souza Terra" w:date="2016-02-08T22:05:00Z">
                  <w:rPr>
                    <w:ins w:id="2351" w:author="Mateus Berardo de Souza Terra" w:date="2016-02-08T20:04:00Z"/>
                    <w:color w:val="303030"/>
                  </w:rPr>
                </w:rPrChange>
              </w:rPr>
              <w:pPrChange w:id="2352" w:author="Mateus Berardo de Souza Terra" w:date="2016-02-08T22:05:00Z">
                <w:pPr>
                  <w:pStyle w:val="NormalWeb"/>
                  <w:spacing w:before="0" w:beforeAutospacing="0" w:after="160" w:afterAutospacing="0"/>
                  <w:jc w:val="center"/>
                </w:pPr>
              </w:pPrChange>
            </w:pPr>
            <w:ins w:id="2353" w:author="Mateus Berardo de Souza Terra" w:date="2016-02-08T22:13:00Z">
              <w:r>
                <w:rPr>
                  <w:color w:val="303030"/>
                  <w:sz w:val="16"/>
                  <w:szCs w:val="16"/>
                </w:rPr>
                <w:t>&lt;</w:t>
              </w:r>
            </w:ins>
          </w:p>
        </w:tc>
        <w:tc>
          <w:tcPr>
            <w:tcW w:w="1558" w:type="dxa"/>
            <w:tcPrChange w:id="2354"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5" w:author="Mateus Berardo de Souza Terra" w:date="2016-02-08T20:04:00Z"/>
                <w:color w:val="303030"/>
                <w:sz w:val="16"/>
                <w:szCs w:val="16"/>
                <w:rPrChange w:id="2356" w:author="Mateus Berardo de Souza Terra" w:date="2016-02-08T22:05:00Z">
                  <w:rPr>
                    <w:ins w:id="2357" w:author="Mateus Berardo de Souza Terra" w:date="2016-02-08T20:04:00Z"/>
                    <w:color w:val="303030"/>
                  </w:rPr>
                </w:rPrChange>
              </w:rPr>
              <w:pPrChange w:id="2358" w:author="Mateus Berardo de Souza Terra" w:date="2016-02-08T22:05:00Z">
                <w:pPr>
                  <w:pStyle w:val="NormalWeb"/>
                  <w:spacing w:before="0" w:beforeAutospacing="0" w:after="160" w:afterAutospacing="0"/>
                  <w:jc w:val="center"/>
                </w:pPr>
              </w:pPrChange>
            </w:pPr>
            <w:ins w:id="2359" w:author="Mateus Berardo de Souza Terra" w:date="2016-02-08T22:09:00Z">
              <w:r>
                <w:rPr>
                  <w:color w:val="303030"/>
                  <w:sz w:val="16"/>
                  <w:szCs w:val="16"/>
                </w:rPr>
                <w:t>92</w:t>
              </w:r>
            </w:ins>
          </w:p>
        </w:tc>
        <w:tc>
          <w:tcPr>
            <w:tcW w:w="1558" w:type="dxa"/>
            <w:tcPrChange w:id="2360"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1" w:author="Mateus Berardo de Souza Terra" w:date="2016-02-08T20:04:00Z"/>
                <w:color w:val="303030"/>
                <w:sz w:val="16"/>
                <w:szCs w:val="16"/>
                <w:rPrChange w:id="2362" w:author="Mateus Berardo de Souza Terra" w:date="2016-02-08T22:05:00Z">
                  <w:rPr>
                    <w:ins w:id="2363" w:author="Mateus Berardo de Souza Terra" w:date="2016-02-08T20:04:00Z"/>
                    <w:color w:val="303030"/>
                  </w:rPr>
                </w:rPrChange>
              </w:rPr>
              <w:pPrChange w:id="2364" w:author="Mateus Berardo de Souza Terra" w:date="2016-02-08T22:05:00Z">
                <w:pPr>
                  <w:pStyle w:val="NormalWeb"/>
                  <w:spacing w:before="0" w:beforeAutospacing="0" w:after="160" w:afterAutospacing="0"/>
                  <w:jc w:val="center"/>
                </w:pPr>
              </w:pPrChange>
            </w:pPr>
            <w:ins w:id="2365" w:author="Mateus Berardo de Souza Terra" w:date="2016-02-08T22:11:00Z">
              <w:r>
                <w:rPr>
                  <w:color w:val="303030"/>
                  <w:sz w:val="16"/>
                  <w:szCs w:val="16"/>
                </w:rPr>
                <w:t>\</w:t>
              </w:r>
            </w:ins>
          </w:p>
        </w:tc>
        <w:tc>
          <w:tcPr>
            <w:tcW w:w="1559" w:type="dxa"/>
            <w:tcPrChange w:id="2366"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7" w:author="Mateus Berardo de Souza Terra" w:date="2016-02-08T20:04:00Z"/>
                <w:color w:val="303030"/>
                <w:sz w:val="16"/>
                <w:szCs w:val="16"/>
                <w:rPrChange w:id="2368" w:author="Mateus Berardo de Souza Terra" w:date="2016-02-08T22:05:00Z">
                  <w:rPr>
                    <w:ins w:id="2369" w:author="Mateus Berardo de Souza Terra" w:date="2016-02-08T20:04:00Z"/>
                    <w:color w:val="303030"/>
                  </w:rPr>
                </w:rPrChange>
              </w:rPr>
              <w:pPrChange w:id="2370" w:author="Mateus Berardo de Souza Terra" w:date="2016-02-08T22:05:00Z">
                <w:pPr>
                  <w:pStyle w:val="NormalWeb"/>
                  <w:spacing w:before="0" w:beforeAutospacing="0" w:after="160" w:afterAutospacing="0"/>
                  <w:jc w:val="center"/>
                </w:pPr>
              </w:pPrChange>
            </w:pPr>
            <w:ins w:id="2371" w:author="Mateus Berardo de Souza Terra" w:date="2016-02-08T22:09:00Z">
              <w:r>
                <w:rPr>
                  <w:color w:val="303030"/>
                  <w:sz w:val="16"/>
                  <w:szCs w:val="16"/>
                </w:rPr>
                <w:t>124</w:t>
              </w:r>
            </w:ins>
          </w:p>
        </w:tc>
        <w:tc>
          <w:tcPr>
            <w:tcW w:w="1559" w:type="dxa"/>
            <w:tcPrChange w:id="2372"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3" w:author="Mateus Berardo de Souza Terra" w:date="2016-02-08T20:04:00Z"/>
                <w:color w:val="303030"/>
                <w:sz w:val="16"/>
                <w:szCs w:val="16"/>
                <w:rPrChange w:id="2374" w:author="Mateus Berardo de Souza Terra" w:date="2016-02-08T22:05:00Z">
                  <w:rPr>
                    <w:ins w:id="2375" w:author="Mateus Berardo de Souza Terra" w:date="2016-02-08T20:04:00Z"/>
                    <w:color w:val="303030"/>
                  </w:rPr>
                </w:rPrChange>
              </w:rPr>
              <w:pPrChange w:id="2376" w:author="Mateus Berardo de Souza Terra" w:date="2016-02-08T22:05:00Z">
                <w:pPr>
                  <w:pStyle w:val="NormalWeb"/>
                  <w:spacing w:before="0" w:beforeAutospacing="0" w:after="160" w:afterAutospacing="0"/>
                  <w:jc w:val="center"/>
                </w:pPr>
              </w:pPrChange>
            </w:pPr>
            <w:ins w:id="2377" w:author="Mateus Berardo de Souza Terra" w:date="2016-02-08T22:11:00Z">
              <w:r>
                <w:rPr>
                  <w:color w:val="303030"/>
                  <w:sz w:val="16"/>
                  <w:szCs w:val="16"/>
                </w:rPr>
                <w:t>|</w:t>
              </w:r>
            </w:ins>
          </w:p>
        </w:tc>
      </w:tr>
      <w:tr w:rsidR="00BA6212" w:rsidRPr="00A76C84" w14:paraId="083DC71D" w14:textId="77777777" w:rsidTr="00A76C84">
        <w:trPr>
          <w:trHeight w:val="20"/>
          <w:ins w:id="2378" w:author="Mateus Berardo de Souza Terra" w:date="2016-02-08T20:04:00Z"/>
        </w:trPr>
        <w:tc>
          <w:tcPr>
            <w:tcW w:w="1558" w:type="dxa"/>
            <w:tcPrChange w:id="2379"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0" w:author="Mateus Berardo de Souza Terra" w:date="2016-02-08T20:04:00Z"/>
                <w:color w:val="303030"/>
                <w:sz w:val="16"/>
                <w:szCs w:val="16"/>
                <w:rPrChange w:id="2381" w:author="Mateus Berardo de Souza Terra" w:date="2016-02-08T22:05:00Z">
                  <w:rPr>
                    <w:ins w:id="2382" w:author="Mateus Berardo de Souza Terra" w:date="2016-02-08T20:04:00Z"/>
                    <w:color w:val="303030"/>
                  </w:rPr>
                </w:rPrChange>
              </w:rPr>
              <w:pPrChange w:id="2383" w:author="Mateus Berardo de Souza Terra" w:date="2016-02-08T22:05:00Z">
                <w:pPr>
                  <w:pStyle w:val="NormalWeb"/>
                  <w:spacing w:before="0" w:beforeAutospacing="0" w:after="160" w:afterAutospacing="0"/>
                  <w:jc w:val="center"/>
                </w:pPr>
              </w:pPrChange>
            </w:pPr>
            <w:ins w:id="2384" w:author="Mateus Berardo de Souza Terra" w:date="2016-02-08T20:05:00Z">
              <w:r w:rsidRPr="00A76C84">
                <w:rPr>
                  <w:color w:val="303030"/>
                  <w:sz w:val="16"/>
                  <w:szCs w:val="16"/>
                  <w:rPrChange w:id="2385" w:author="Mateus Berardo de Souza Terra" w:date="2016-02-08T22:05:00Z">
                    <w:rPr>
                      <w:color w:val="303030"/>
                    </w:rPr>
                  </w:rPrChange>
                </w:rPr>
                <w:t>61</w:t>
              </w:r>
            </w:ins>
          </w:p>
        </w:tc>
        <w:tc>
          <w:tcPr>
            <w:tcW w:w="1558" w:type="dxa"/>
            <w:tcPrChange w:id="2386"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7" w:author="Mateus Berardo de Souza Terra" w:date="2016-02-08T20:04:00Z"/>
                <w:color w:val="303030"/>
                <w:sz w:val="16"/>
                <w:szCs w:val="16"/>
                <w:rPrChange w:id="2388" w:author="Mateus Berardo de Souza Terra" w:date="2016-02-08T22:05:00Z">
                  <w:rPr>
                    <w:ins w:id="2389" w:author="Mateus Berardo de Souza Terra" w:date="2016-02-08T20:04:00Z"/>
                    <w:color w:val="303030"/>
                  </w:rPr>
                </w:rPrChange>
              </w:rPr>
              <w:pPrChange w:id="2390" w:author="Mateus Berardo de Souza Terra" w:date="2016-02-08T22:05:00Z">
                <w:pPr>
                  <w:pStyle w:val="NormalWeb"/>
                  <w:spacing w:before="0" w:beforeAutospacing="0" w:after="160" w:afterAutospacing="0"/>
                  <w:jc w:val="center"/>
                </w:pPr>
              </w:pPrChange>
            </w:pPr>
            <w:ins w:id="2391" w:author="Mateus Berardo de Souza Terra" w:date="2016-02-08T22:13:00Z">
              <w:r>
                <w:rPr>
                  <w:color w:val="303030"/>
                  <w:sz w:val="16"/>
                  <w:szCs w:val="16"/>
                </w:rPr>
                <w:t>=</w:t>
              </w:r>
            </w:ins>
          </w:p>
        </w:tc>
        <w:tc>
          <w:tcPr>
            <w:tcW w:w="1558" w:type="dxa"/>
            <w:tcPrChange w:id="2392"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3" w:author="Mateus Berardo de Souza Terra" w:date="2016-02-08T20:04:00Z"/>
                <w:color w:val="303030"/>
                <w:sz w:val="16"/>
                <w:szCs w:val="16"/>
                <w:rPrChange w:id="2394" w:author="Mateus Berardo de Souza Terra" w:date="2016-02-08T22:05:00Z">
                  <w:rPr>
                    <w:ins w:id="2395" w:author="Mateus Berardo de Souza Terra" w:date="2016-02-08T20:04:00Z"/>
                    <w:color w:val="303030"/>
                  </w:rPr>
                </w:rPrChange>
              </w:rPr>
              <w:pPrChange w:id="2396" w:author="Mateus Berardo de Souza Terra" w:date="2016-02-08T22:05:00Z">
                <w:pPr>
                  <w:pStyle w:val="NormalWeb"/>
                  <w:spacing w:before="0" w:beforeAutospacing="0" w:after="160" w:afterAutospacing="0"/>
                  <w:jc w:val="center"/>
                </w:pPr>
              </w:pPrChange>
            </w:pPr>
            <w:ins w:id="2397" w:author="Mateus Berardo de Souza Terra" w:date="2016-02-08T22:09:00Z">
              <w:r>
                <w:rPr>
                  <w:color w:val="303030"/>
                  <w:sz w:val="16"/>
                  <w:szCs w:val="16"/>
                </w:rPr>
                <w:t>93</w:t>
              </w:r>
            </w:ins>
          </w:p>
        </w:tc>
        <w:tc>
          <w:tcPr>
            <w:tcW w:w="1558" w:type="dxa"/>
            <w:tcPrChange w:id="2398"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399" w:author="Mateus Berardo de Souza Terra" w:date="2016-02-08T20:04:00Z"/>
                <w:color w:val="303030"/>
                <w:sz w:val="16"/>
                <w:szCs w:val="16"/>
                <w:rPrChange w:id="2400" w:author="Mateus Berardo de Souza Terra" w:date="2016-02-08T22:05:00Z">
                  <w:rPr>
                    <w:ins w:id="2401" w:author="Mateus Berardo de Souza Terra" w:date="2016-02-08T20:04:00Z"/>
                    <w:color w:val="303030"/>
                  </w:rPr>
                </w:rPrChange>
              </w:rPr>
              <w:pPrChange w:id="2402" w:author="Mateus Berardo de Souza Terra" w:date="2016-02-08T22:05:00Z">
                <w:pPr>
                  <w:pStyle w:val="NormalWeb"/>
                  <w:spacing w:before="0" w:beforeAutospacing="0" w:after="160" w:afterAutospacing="0"/>
                  <w:jc w:val="center"/>
                </w:pPr>
              </w:pPrChange>
            </w:pPr>
            <w:ins w:id="2403" w:author="Mateus Berardo de Souza Terra" w:date="2016-02-08T22:11:00Z">
              <w:r>
                <w:rPr>
                  <w:color w:val="303030"/>
                  <w:sz w:val="16"/>
                  <w:szCs w:val="16"/>
                </w:rPr>
                <w:t>]</w:t>
              </w:r>
            </w:ins>
          </w:p>
        </w:tc>
        <w:tc>
          <w:tcPr>
            <w:tcW w:w="1559" w:type="dxa"/>
            <w:tcPrChange w:id="2404"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5" w:author="Mateus Berardo de Souza Terra" w:date="2016-02-08T20:04:00Z"/>
                <w:color w:val="303030"/>
                <w:sz w:val="16"/>
                <w:szCs w:val="16"/>
                <w:rPrChange w:id="2406" w:author="Mateus Berardo de Souza Terra" w:date="2016-02-08T22:05:00Z">
                  <w:rPr>
                    <w:ins w:id="2407" w:author="Mateus Berardo de Souza Terra" w:date="2016-02-08T20:04:00Z"/>
                    <w:color w:val="303030"/>
                  </w:rPr>
                </w:rPrChange>
              </w:rPr>
              <w:pPrChange w:id="2408" w:author="Mateus Berardo de Souza Terra" w:date="2016-02-08T22:05:00Z">
                <w:pPr>
                  <w:pStyle w:val="NormalWeb"/>
                  <w:spacing w:before="0" w:beforeAutospacing="0" w:after="160" w:afterAutospacing="0"/>
                  <w:jc w:val="center"/>
                </w:pPr>
              </w:pPrChange>
            </w:pPr>
            <w:ins w:id="2409" w:author="Mateus Berardo de Souza Terra" w:date="2016-02-08T22:09:00Z">
              <w:r>
                <w:rPr>
                  <w:color w:val="303030"/>
                  <w:sz w:val="16"/>
                  <w:szCs w:val="16"/>
                </w:rPr>
                <w:t>125</w:t>
              </w:r>
            </w:ins>
          </w:p>
        </w:tc>
        <w:tc>
          <w:tcPr>
            <w:tcW w:w="1559" w:type="dxa"/>
            <w:tcPrChange w:id="2410"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1" w:author="Mateus Berardo de Souza Terra" w:date="2016-02-08T20:04:00Z"/>
                <w:color w:val="303030"/>
                <w:sz w:val="16"/>
                <w:szCs w:val="16"/>
                <w:rPrChange w:id="2412" w:author="Mateus Berardo de Souza Terra" w:date="2016-02-08T22:05:00Z">
                  <w:rPr>
                    <w:ins w:id="2413" w:author="Mateus Berardo de Souza Terra" w:date="2016-02-08T20:04:00Z"/>
                    <w:color w:val="303030"/>
                  </w:rPr>
                </w:rPrChange>
              </w:rPr>
              <w:pPrChange w:id="2414" w:author="Mateus Berardo de Souza Terra" w:date="2016-02-08T22:05:00Z">
                <w:pPr>
                  <w:pStyle w:val="NormalWeb"/>
                  <w:spacing w:before="0" w:beforeAutospacing="0" w:after="160" w:afterAutospacing="0"/>
                  <w:jc w:val="center"/>
                </w:pPr>
              </w:pPrChange>
            </w:pPr>
            <w:ins w:id="2415" w:author="Mateus Berardo de Souza Terra" w:date="2016-02-08T22:11:00Z">
              <w:r>
                <w:rPr>
                  <w:color w:val="303030"/>
                  <w:sz w:val="16"/>
                  <w:szCs w:val="16"/>
                </w:rPr>
                <w:t>}</w:t>
              </w:r>
            </w:ins>
          </w:p>
        </w:tc>
      </w:tr>
      <w:tr w:rsidR="00BA6212" w:rsidRPr="00A76C84" w14:paraId="0FD07F96" w14:textId="77777777" w:rsidTr="00A76C84">
        <w:trPr>
          <w:trHeight w:val="20"/>
          <w:ins w:id="2416" w:author="Mateus Berardo de Souza Terra" w:date="2016-02-08T20:04:00Z"/>
        </w:trPr>
        <w:tc>
          <w:tcPr>
            <w:tcW w:w="1558" w:type="dxa"/>
            <w:tcPrChange w:id="2417"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18" w:author="Mateus Berardo de Souza Terra" w:date="2016-02-08T20:04:00Z"/>
                <w:color w:val="303030"/>
                <w:sz w:val="16"/>
                <w:szCs w:val="16"/>
                <w:rPrChange w:id="2419" w:author="Mateus Berardo de Souza Terra" w:date="2016-02-08T22:05:00Z">
                  <w:rPr>
                    <w:ins w:id="2420" w:author="Mateus Berardo de Souza Terra" w:date="2016-02-08T20:04:00Z"/>
                    <w:color w:val="303030"/>
                  </w:rPr>
                </w:rPrChange>
              </w:rPr>
              <w:pPrChange w:id="2421" w:author="Mateus Berardo de Souza Terra" w:date="2016-02-08T22:05:00Z">
                <w:pPr>
                  <w:pStyle w:val="NormalWeb"/>
                  <w:spacing w:before="0" w:beforeAutospacing="0" w:after="160" w:afterAutospacing="0"/>
                  <w:jc w:val="center"/>
                </w:pPr>
              </w:pPrChange>
            </w:pPr>
            <w:ins w:id="2422" w:author="Mateus Berardo de Souza Terra" w:date="2016-02-08T20:05:00Z">
              <w:r w:rsidRPr="00A76C84">
                <w:rPr>
                  <w:color w:val="303030"/>
                  <w:sz w:val="16"/>
                  <w:szCs w:val="16"/>
                  <w:rPrChange w:id="2423" w:author="Mateus Berardo de Souza Terra" w:date="2016-02-08T22:05:00Z">
                    <w:rPr>
                      <w:color w:val="303030"/>
                    </w:rPr>
                  </w:rPrChange>
                </w:rPr>
                <w:t>62</w:t>
              </w:r>
            </w:ins>
          </w:p>
        </w:tc>
        <w:tc>
          <w:tcPr>
            <w:tcW w:w="1558" w:type="dxa"/>
            <w:tcPrChange w:id="2424"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5" w:author="Mateus Berardo de Souza Terra" w:date="2016-02-08T20:04:00Z"/>
                <w:color w:val="303030"/>
                <w:sz w:val="16"/>
                <w:szCs w:val="16"/>
                <w:rPrChange w:id="2426" w:author="Mateus Berardo de Souza Terra" w:date="2016-02-08T22:05:00Z">
                  <w:rPr>
                    <w:ins w:id="2427" w:author="Mateus Berardo de Souza Terra" w:date="2016-02-08T20:04:00Z"/>
                    <w:color w:val="303030"/>
                  </w:rPr>
                </w:rPrChange>
              </w:rPr>
              <w:pPrChange w:id="2428" w:author="Mateus Berardo de Souza Terra" w:date="2016-02-08T22:05:00Z">
                <w:pPr>
                  <w:pStyle w:val="NormalWeb"/>
                  <w:spacing w:before="0" w:beforeAutospacing="0" w:after="160" w:afterAutospacing="0"/>
                  <w:jc w:val="center"/>
                </w:pPr>
              </w:pPrChange>
            </w:pPr>
            <w:ins w:id="2429" w:author="Mateus Berardo de Souza Terra" w:date="2016-02-08T22:13:00Z">
              <w:r>
                <w:rPr>
                  <w:color w:val="303030"/>
                  <w:sz w:val="16"/>
                  <w:szCs w:val="16"/>
                </w:rPr>
                <w:t>&gt;</w:t>
              </w:r>
            </w:ins>
          </w:p>
        </w:tc>
        <w:tc>
          <w:tcPr>
            <w:tcW w:w="1558" w:type="dxa"/>
            <w:tcPrChange w:id="2430"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1" w:author="Mateus Berardo de Souza Terra" w:date="2016-02-08T20:04:00Z"/>
                <w:color w:val="303030"/>
                <w:sz w:val="16"/>
                <w:szCs w:val="16"/>
                <w:rPrChange w:id="2432" w:author="Mateus Berardo de Souza Terra" w:date="2016-02-08T22:05:00Z">
                  <w:rPr>
                    <w:ins w:id="2433" w:author="Mateus Berardo de Souza Terra" w:date="2016-02-08T20:04:00Z"/>
                    <w:color w:val="303030"/>
                  </w:rPr>
                </w:rPrChange>
              </w:rPr>
              <w:pPrChange w:id="2434" w:author="Mateus Berardo de Souza Terra" w:date="2016-02-08T22:05:00Z">
                <w:pPr>
                  <w:pStyle w:val="NormalWeb"/>
                  <w:spacing w:before="0" w:beforeAutospacing="0" w:after="160" w:afterAutospacing="0"/>
                  <w:jc w:val="center"/>
                </w:pPr>
              </w:pPrChange>
            </w:pPr>
            <w:ins w:id="2435" w:author="Mateus Berardo de Souza Terra" w:date="2016-02-08T22:09:00Z">
              <w:r>
                <w:rPr>
                  <w:color w:val="303030"/>
                  <w:sz w:val="16"/>
                  <w:szCs w:val="16"/>
                </w:rPr>
                <w:t>94</w:t>
              </w:r>
            </w:ins>
          </w:p>
        </w:tc>
        <w:tc>
          <w:tcPr>
            <w:tcW w:w="1558" w:type="dxa"/>
            <w:tcPrChange w:id="2436"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7" w:author="Mateus Berardo de Souza Terra" w:date="2016-02-08T20:04:00Z"/>
                <w:color w:val="303030"/>
                <w:sz w:val="16"/>
                <w:szCs w:val="16"/>
                <w:rPrChange w:id="2438" w:author="Mateus Berardo de Souza Terra" w:date="2016-02-08T22:05:00Z">
                  <w:rPr>
                    <w:ins w:id="2439" w:author="Mateus Berardo de Souza Terra" w:date="2016-02-08T20:04:00Z"/>
                    <w:color w:val="303030"/>
                  </w:rPr>
                </w:rPrChange>
              </w:rPr>
              <w:pPrChange w:id="2440" w:author="Mateus Berardo de Souza Terra" w:date="2016-02-08T22:12:00Z">
                <w:pPr>
                  <w:pStyle w:val="NormalWeb"/>
                  <w:spacing w:before="0" w:beforeAutospacing="0" w:after="160" w:afterAutospacing="0"/>
                  <w:jc w:val="center"/>
                </w:pPr>
              </w:pPrChange>
            </w:pPr>
            <w:ins w:id="2441" w:author="Mateus Berardo de Souza Terra" w:date="2016-02-08T22:12:00Z">
              <w:r>
                <w:rPr>
                  <w:color w:val="303030"/>
                  <w:sz w:val="16"/>
                  <w:szCs w:val="16"/>
                </w:rPr>
                <w:tab/>
              </w:r>
            </w:ins>
            <w:ins w:id="2442" w:author="Mateus Berardo de Souza Terra" w:date="2016-02-08T22:11:00Z">
              <w:r>
                <w:rPr>
                  <w:color w:val="303030"/>
                  <w:sz w:val="16"/>
                  <w:szCs w:val="16"/>
                </w:rPr>
                <w:t>^</w:t>
              </w:r>
            </w:ins>
            <w:ins w:id="2443" w:author="Mateus Berardo de Souza Terra" w:date="2016-02-08T22:12:00Z">
              <w:r>
                <w:rPr>
                  <w:color w:val="303030"/>
                  <w:sz w:val="16"/>
                  <w:szCs w:val="16"/>
                </w:rPr>
                <w:tab/>
              </w:r>
            </w:ins>
          </w:p>
        </w:tc>
        <w:tc>
          <w:tcPr>
            <w:tcW w:w="1559" w:type="dxa"/>
            <w:tcPrChange w:id="2444"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5" w:author="Mateus Berardo de Souza Terra" w:date="2016-02-08T20:04:00Z"/>
                <w:color w:val="303030"/>
                <w:sz w:val="16"/>
                <w:szCs w:val="16"/>
                <w:rPrChange w:id="2446" w:author="Mateus Berardo de Souza Terra" w:date="2016-02-08T22:05:00Z">
                  <w:rPr>
                    <w:ins w:id="2447" w:author="Mateus Berardo de Souza Terra" w:date="2016-02-08T20:04:00Z"/>
                    <w:color w:val="303030"/>
                  </w:rPr>
                </w:rPrChange>
              </w:rPr>
              <w:pPrChange w:id="2448" w:author="Mateus Berardo de Souza Terra" w:date="2016-02-08T22:05:00Z">
                <w:pPr>
                  <w:pStyle w:val="NormalWeb"/>
                  <w:spacing w:before="0" w:beforeAutospacing="0" w:after="160" w:afterAutospacing="0"/>
                  <w:jc w:val="center"/>
                </w:pPr>
              </w:pPrChange>
            </w:pPr>
            <w:ins w:id="2449" w:author="Mateus Berardo de Souza Terra" w:date="2016-02-08T22:09:00Z">
              <w:r>
                <w:rPr>
                  <w:color w:val="303030"/>
                  <w:sz w:val="16"/>
                  <w:szCs w:val="16"/>
                </w:rPr>
                <w:t>126</w:t>
              </w:r>
            </w:ins>
          </w:p>
        </w:tc>
        <w:tc>
          <w:tcPr>
            <w:tcW w:w="1559" w:type="dxa"/>
            <w:tcPrChange w:id="2450"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1" w:author="Mateus Berardo de Souza Terra" w:date="2016-02-08T20:04:00Z"/>
                <w:color w:val="303030"/>
                <w:sz w:val="16"/>
                <w:szCs w:val="16"/>
                <w:rPrChange w:id="2452" w:author="Mateus Berardo de Souza Terra" w:date="2016-02-08T22:05:00Z">
                  <w:rPr>
                    <w:ins w:id="2453" w:author="Mateus Berardo de Souza Terra" w:date="2016-02-08T20:04:00Z"/>
                    <w:color w:val="303030"/>
                  </w:rPr>
                </w:rPrChange>
              </w:rPr>
              <w:pPrChange w:id="2454" w:author="Mateus Berardo de Souza Terra" w:date="2016-02-08T22:05:00Z">
                <w:pPr>
                  <w:pStyle w:val="NormalWeb"/>
                  <w:spacing w:before="0" w:beforeAutospacing="0" w:after="160" w:afterAutospacing="0"/>
                  <w:jc w:val="center"/>
                </w:pPr>
              </w:pPrChange>
            </w:pPr>
            <w:ins w:id="2455" w:author="Mateus Berardo de Souza Terra" w:date="2016-02-08T22:11:00Z">
              <w:r>
                <w:rPr>
                  <w:color w:val="303030"/>
                  <w:sz w:val="16"/>
                  <w:szCs w:val="16"/>
                </w:rPr>
                <w:t>~</w:t>
              </w:r>
            </w:ins>
          </w:p>
        </w:tc>
      </w:tr>
      <w:tr w:rsidR="00BA6212" w:rsidRPr="00A76C84" w14:paraId="37299FE6" w14:textId="77777777" w:rsidTr="00A76C84">
        <w:trPr>
          <w:trHeight w:val="20"/>
          <w:ins w:id="2456"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7" w:author="Mateus Berardo de Souza Terra" w:date="2016-02-08T22:09:00Z"/>
                <w:color w:val="303030"/>
                <w:sz w:val="16"/>
                <w:szCs w:val="16"/>
              </w:rPr>
            </w:pPr>
            <w:ins w:id="2458"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59" w:author="Mateus Berardo de Souza Terra" w:date="2016-02-08T22:09:00Z"/>
                <w:color w:val="303030"/>
                <w:sz w:val="16"/>
                <w:szCs w:val="16"/>
              </w:rPr>
            </w:pPr>
            <w:ins w:id="2460"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1" w:author="Mateus Berardo de Souza Terra" w:date="2016-02-08T22:09:00Z"/>
                <w:color w:val="303030"/>
                <w:sz w:val="16"/>
                <w:szCs w:val="16"/>
              </w:rPr>
            </w:pPr>
            <w:ins w:id="2462"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3" w:author="Mateus Berardo de Souza Terra" w:date="2016-02-08T22:09:00Z"/>
                <w:sz w:val="16"/>
                <w:szCs w:val="16"/>
                <w:rPrChange w:id="2464" w:author="Mateus Berardo de Souza Terra" w:date="2016-02-08T22:12:00Z">
                  <w:rPr>
                    <w:ins w:id="2465" w:author="Mateus Berardo de Souza Terra" w:date="2016-02-08T22:09:00Z"/>
                    <w:color w:val="303030"/>
                    <w:sz w:val="16"/>
                    <w:szCs w:val="16"/>
                  </w:rPr>
                </w:rPrChange>
              </w:rPr>
            </w:pPr>
            <w:ins w:id="2466"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7" w:author="Mateus Berardo de Souza Terra" w:date="2016-02-08T22:09:00Z"/>
                <w:color w:val="303030"/>
                <w:sz w:val="16"/>
                <w:szCs w:val="16"/>
              </w:rPr>
            </w:pPr>
            <w:ins w:id="2468"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69" w:author="Mateus Berardo de Souza Terra" w:date="2016-02-08T22:09:00Z"/>
                <w:color w:val="303030"/>
                <w:sz w:val="16"/>
                <w:szCs w:val="16"/>
              </w:rPr>
            </w:pPr>
            <w:ins w:id="2470"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1" w:author="granix pacheco" w:date="2016-02-08T14:08:00Z"/>
          <w:del w:id="2472" w:author="Mateus Berardo de Souza Terra" w:date="2016-02-08T22:08:00Z"/>
          <w:color w:val="303030"/>
          <w:rPrChange w:id="2473" w:author="Mateus Berardo de Souza Terra" w:date="2016-02-08T20:05:00Z">
            <w:rPr>
              <w:ins w:id="2474" w:author="granix pacheco" w:date="2016-02-08T14:08:00Z"/>
              <w:del w:id="2475" w:author="Mateus Berardo de Souza Terra" w:date="2016-02-08T22:08:00Z"/>
              <w:color w:val="303030"/>
              <w:lang w:val="pt-PT"/>
            </w:rPr>
          </w:rPrChange>
        </w:rPr>
        <w:pPrChange w:id="2476"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7" w:author="granix pacheco" w:date="2016-02-08T09:31:00Z"/>
          <w:color w:val="303030"/>
          <w:rPrChange w:id="2478" w:author="Mateus Berardo de Souza Terra" w:date="2016-02-08T20:05:00Z">
            <w:rPr>
              <w:ins w:id="2479" w:author="granix pacheco" w:date="2016-02-08T09:31:00Z"/>
              <w:color w:val="303030"/>
              <w:lang w:val="pt-PT"/>
            </w:rPr>
          </w:rPrChange>
        </w:rPr>
        <w:pPrChange w:id="2480"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81" w:author="Mateus Berardo de Souza Terra" w:date="2016-02-08T19:09:00Z">
            <w:rPr>
              <w:b/>
              <w:color w:val="000000"/>
              <w:sz w:val="36"/>
              <w:szCs w:val="36"/>
              <w:u w:val="single"/>
            </w:rPr>
          </w:rPrChange>
        </w:rPr>
      </w:pPr>
      <w:ins w:id="2482" w:author="granix pacheco" w:date="2016-02-08T09:36:00Z">
        <w:del w:id="2483" w:author="Mateus Berardo de Souza Terra" w:date="2016-02-08T19:15:00Z">
          <w:r w:rsidRPr="008D4450" w:rsidDel="006D3AB1">
            <w:rPr>
              <w:color w:val="303030"/>
              <w:rPrChange w:id="2484" w:author="Mateus Berardo de Souza Terra" w:date="2016-02-08T19:09:00Z">
                <w:rPr>
                  <w:color w:val="303030"/>
                  <w:lang w:val="pt-PT"/>
                </w:rPr>
              </w:rPrChange>
            </w:rPr>
            <w:delText>//Adicionar tabela (ou uma imagem dela q ocupe menos espaço).</w:delText>
          </w:r>
        </w:del>
      </w:ins>
      <w:ins w:id="2485" w:author="granix pacheco" w:date="2016-02-08T09:41:00Z">
        <w:del w:id="2486" w:author="Mateus Berardo de Souza Terra" w:date="2016-02-08T19:15:00Z">
          <w:r w:rsidRPr="008D4450" w:rsidDel="006D3AB1">
            <w:rPr>
              <w:color w:val="303030"/>
              <w:rPrChange w:id="2487" w:author="Mateus Berardo de Souza Terra" w:date="2016-02-08T19:09:00Z">
                <w:rPr>
                  <w:color w:val="303030"/>
                  <w:lang w:val="pt-PT"/>
                </w:rPr>
              </w:rPrChange>
            </w:rPr>
            <w:delText xml:space="preserve"> </w:delText>
          </w:r>
        </w:del>
      </w:ins>
    </w:p>
    <w:sectPr w:rsidR="00185177" w:rsidRPr="008D4450">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D3C9D" w14:textId="77777777" w:rsidR="00FB708B" w:rsidRDefault="00FB708B" w:rsidP="00185177">
      <w:pPr>
        <w:spacing w:after="0" w:line="240" w:lineRule="auto"/>
      </w:pPr>
      <w:r>
        <w:separator/>
      </w:r>
    </w:p>
  </w:endnote>
  <w:endnote w:type="continuationSeparator" w:id="0">
    <w:p w14:paraId="75DEFD91" w14:textId="77777777" w:rsidR="00FB708B" w:rsidRDefault="00FB708B" w:rsidP="00185177">
      <w:pPr>
        <w:spacing w:after="0" w:line="240" w:lineRule="auto"/>
      </w:pPr>
      <w:r>
        <w:continuationSeparator/>
      </w:r>
    </w:p>
  </w:endnote>
  <w:endnote w:id="1">
    <w:p w14:paraId="4CC342DC" w14:textId="77777777" w:rsidR="00C73668" w:rsidDel="00914F16" w:rsidRDefault="00C73668" w:rsidP="003E72D2">
      <w:pPr>
        <w:pStyle w:val="Textodenotadefim"/>
        <w:rPr>
          <w:ins w:id="179" w:author="granix pacheco" w:date="2016-02-08T15:49:00Z"/>
          <w:del w:id="180" w:author="Mateus Berardo de Souza Terra" w:date="2016-02-08T18:53:00Z"/>
        </w:rPr>
      </w:pPr>
    </w:p>
    <w:p w14:paraId="79E8BEDF" w14:textId="77777777" w:rsidR="00C73668" w:rsidDel="00914F16" w:rsidRDefault="00C73668" w:rsidP="003E72D2">
      <w:pPr>
        <w:pStyle w:val="Textodenotadefim"/>
        <w:rPr>
          <w:ins w:id="181" w:author="granix pacheco" w:date="2016-02-08T15:49:00Z"/>
          <w:del w:id="182" w:author="Mateus Berardo de Souza Terra" w:date="2016-02-08T18:53:00Z"/>
        </w:rPr>
      </w:pPr>
    </w:p>
    <w:p w14:paraId="70EF5FC1" w14:textId="77777777" w:rsidR="00C73668" w:rsidDel="00914F16" w:rsidRDefault="00C73668" w:rsidP="003E72D2">
      <w:pPr>
        <w:pStyle w:val="NormalWeb"/>
        <w:numPr>
          <w:ilvl w:val="0"/>
          <w:numId w:val="30"/>
        </w:numPr>
        <w:shd w:val="clear" w:color="auto" w:fill="FFFFFF"/>
        <w:spacing w:before="0" w:beforeAutospacing="0" w:after="160" w:afterAutospacing="0"/>
        <w:jc w:val="center"/>
        <w:rPr>
          <w:ins w:id="183" w:author="granix pacheco" w:date="2016-02-08T15:49:00Z"/>
          <w:del w:id="184" w:author="Mateus Berardo de Souza Terra" w:date="2016-02-08T18:53:00Z"/>
          <w:b/>
          <w:sz w:val="36"/>
          <w:szCs w:val="36"/>
          <w:u w:val="single"/>
        </w:rPr>
      </w:pPr>
      <w:ins w:id="185" w:author="granix pacheco" w:date="2016-02-08T15:49:00Z">
        <w:del w:id="186" w:author="Mateus Berardo de Souza Terra" w:date="2016-02-08T18:53:00Z">
          <w:r w:rsidDel="00914F16">
            <w:rPr>
              <w:b/>
              <w:sz w:val="36"/>
              <w:szCs w:val="36"/>
              <w:u w:val="single"/>
            </w:rPr>
            <w:delText>Ferramentas</w:delText>
          </w:r>
        </w:del>
      </w:ins>
    </w:p>
    <w:p w14:paraId="2A395AF0" w14:textId="77777777" w:rsidR="00C73668" w:rsidRPr="00A41181" w:rsidDel="00914F16" w:rsidRDefault="00C73668" w:rsidP="003E72D2">
      <w:pPr>
        <w:pStyle w:val="Textodenotadefim"/>
        <w:rPr>
          <w:del w:id="187" w:author="Mateus Berardo de Souza Terra" w:date="2016-02-08T18:53:00Z"/>
          <w:lang w:val="en-US"/>
          <w:rPrChange w:id="188" w:author="granix pacheco" w:date="2016-02-08T14:04:00Z">
            <w:rPr>
              <w:del w:id="189"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C73668" w:rsidRDefault="00C73668">
    <w:pPr>
      <w:pStyle w:val="Rodap"/>
      <w:jc w:val="center"/>
      <w:rPr>
        <w:ins w:id="2488" w:author="granix pacheco" w:date="2016-02-08T10:54:00Z"/>
        <w:caps/>
        <w:color w:val="5B9BD5" w:themeColor="accent1"/>
      </w:rPr>
    </w:pPr>
    <w:ins w:id="2489"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6D71FC">
      <w:rPr>
        <w:caps/>
        <w:noProof/>
        <w:color w:val="5B9BD5" w:themeColor="accent1"/>
      </w:rPr>
      <w:t>1</w:t>
    </w:r>
    <w:ins w:id="2490" w:author="granix pacheco" w:date="2016-02-08T10:54:00Z">
      <w:r>
        <w:rPr>
          <w:caps/>
          <w:color w:val="5B9BD5" w:themeColor="accent1"/>
        </w:rPr>
        <w:fldChar w:fldCharType="end"/>
      </w:r>
    </w:ins>
  </w:p>
  <w:p w14:paraId="0E61F274" w14:textId="0E62F41A" w:rsidR="00C73668" w:rsidRDefault="00C7366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0BF33" w14:textId="77777777" w:rsidR="00FB708B" w:rsidRDefault="00FB708B" w:rsidP="00185177">
      <w:pPr>
        <w:spacing w:after="0" w:line="240" w:lineRule="auto"/>
      </w:pPr>
      <w:r>
        <w:separator/>
      </w:r>
    </w:p>
  </w:footnote>
  <w:footnote w:type="continuationSeparator" w:id="0">
    <w:p w14:paraId="53AF89EB" w14:textId="77777777" w:rsidR="00FB708B" w:rsidRDefault="00FB708B"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3094F"/>
    <w:rsid w:val="0003379C"/>
    <w:rsid w:val="00052DE0"/>
    <w:rsid w:val="000572CF"/>
    <w:rsid w:val="00084195"/>
    <w:rsid w:val="000A4FCC"/>
    <w:rsid w:val="000A53C1"/>
    <w:rsid w:val="000B0103"/>
    <w:rsid w:val="000B0CDB"/>
    <w:rsid w:val="000B7435"/>
    <w:rsid w:val="00105911"/>
    <w:rsid w:val="00106C1F"/>
    <w:rsid w:val="0011237B"/>
    <w:rsid w:val="001136EC"/>
    <w:rsid w:val="00125819"/>
    <w:rsid w:val="00131498"/>
    <w:rsid w:val="00140619"/>
    <w:rsid w:val="00144A58"/>
    <w:rsid w:val="001508B9"/>
    <w:rsid w:val="00161233"/>
    <w:rsid w:val="00162D2F"/>
    <w:rsid w:val="00170C77"/>
    <w:rsid w:val="0017119E"/>
    <w:rsid w:val="001760BC"/>
    <w:rsid w:val="00183207"/>
    <w:rsid w:val="0018372A"/>
    <w:rsid w:val="00185177"/>
    <w:rsid w:val="001915E2"/>
    <w:rsid w:val="00196136"/>
    <w:rsid w:val="001A209C"/>
    <w:rsid w:val="001A4720"/>
    <w:rsid w:val="001B2F66"/>
    <w:rsid w:val="001B6C03"/>
    <w:rsid w:val="001C38EA"/>
    <w:rsid w:val="001C7BBA"/>
    <w:rsid w:val="001D7DCF"/>
    <w:rsid w:val="001E2DEC"/>
    <w:rsid w:val="001E4D60"/>
    <w:rsid w:val="001F472B"/>
    <w:rsid w:val="001F4F14"/>
    <w:rsid w:val="002100F3"/>
    <w:rsid w:val="002145E1"/>
    <w:rsid w:val="002146AC"/>
    <w:rsid w:val="00225C8D"/>
    <w:rsid w:val="002308BC"/>
    <w:rsid w:val="00246C6C"/>
    <w:rsid w:val="0025571D"/>
    <w:rsid w:val="00261B2C"/>
    <w:rsid w:val="00270F59"/>
    <w:rsid w:val="00272227"/>
    <w:rsid w:val="00280739"/>
    <w:rsid w:val="002A01B2"/>
    <w:rsid w:val="002B5794"/>
    <w:rsid w:val="002C27B0"/>
    <w:rsid w:val="002C6247"/>
    <w:rsid w:val="002D4E85"/>
    <w:rsid w:val="002D689B"/>
    <w:rsid w:val="002E0F1F"/>
    <w:rsid w:val="002E0FAB"/>
    <w:rsid w:val="002F0B8B"/>
    <w:rsid w:val="002F7C05"/>
    <w:rsid w:val="0030141A"/>
    <w:rsid w:val="0030242D"/>
    <w:rsid w:val="00314344"/>
    <w:rsid w:val="00344057"/>
    <w:rsid w:val="003449DE"/>
    <w:rsid w:val="00347D76"/>
    <w:rsid w:val="00352657"/>
    <w:rsid w:val="00354A3E"/>
    <w:rsid w:val="0037069C"/>
    <w:rsid w:val="00371AA9"/>
    <w:rsid w:val="0037532F"/>
    <w:rsid w:val="0037767A"/>
    <w:rsid w:val="0038464B"/>
    <w:rsid w:val="00385CC7"/>
    <w:rsid w:val="0039751D"/>
    <w:rsid w:val="003A397E"/>
    <w:rsid w:val="003B0374"/>
    <w:rsid w:val="003B25A9"/>
    <w:rsid w:val="003B4769"/>
    <w:rsid w:val="003C1F7A"/>
    <w:rsid w:val="003D350D"/>
    <w:rsid w:val="003E483A"/>
    <w:rsid w:val="003E72D2"/>
    <w:rsid w:val="003F004E"/>
    <w:rsid w:val="0042242F"/>
    <w:rsid w:val="004312AE"/>
    <w:rsid w:val="00450874"/>
    <w:rsid w:val="00463E0F"/>
    <w:rsid w:val="00467F98"/>
    <w:rsid w:val="00470F0A"/>
    <w:rsid w:val="004A7414"/>
    <w:rsid w:val="004B4DFF"/>
    <w:rsid w:val="004D2856"/>
    <w:rsid w:val="004D2DEA"/>
    <w:rsid w:val="004D2F72"/>
    <w:rsid w:val="004E1A4D"/>
    <w:rsid w:val="004F396B"/>
    <w:rsid w:val="004F5BF5"/>
    <w:rsid w:val="00507F3C"/>
    <w:rsid w:val="00521921"/>
    <w:rsid w:val="00521C00"/>
    <w:rsid w:val="00541895"/>
    <w:rsid w:val="00542148"/>
    <w:rsid w:val="005437FE"/>
    <w:rsid w:val="00556F37"/>
    <w:rsid w:val="00556FCB"/>
    <w:rsid w:val="00560A3D"/>
    <w:rsid w:val="0056468A"/>
    <w:rsid w:val="005648C7"/>
    <w:rsid w:val="0059787C"/>
    <w:rsid w:val="005979C4"/>
    <w:rsid w:val="005A0323"/>
    <w:rsid w:val="005A1912"/>
    <w:rsid w:val="005A21B0"/>
    <w:rsid w:val="005A71A9"/>
    <w:rsid w:val="005C6334"/>
    <w:rsid w:val="005E7D9D"/>
    <w:rsid w:val="005F028E"/>
    <w:rsid w:val="005F208C"/>
    <w:rsid w:val="005F36C9"/>
    <w:rsid w:val="006035E0"/>
    <w:rsid w:val="0060637C"/>
    <w:rsid w:val="00606915"/>
    <w:rsid w:val="00606AE5"/>
    <w:rsid w:val="00612705"/>
    <w:rsid w:val="006220FC"/>
    <w:rsid w:val="00624DED"/>
    <w:rsid w:val="00624E27"/>
    <w:rsid w:val="00637071"/>
    <w:rsid w:val="0064551F"/>
    <w:rsid w:val="006512E5"/>
    <w:rsid w:val="006534F1"/>
    <w:rsid w:val="006548AB"/>
    <w:rsid w:val="0066183D"/>
    <w:rsid w:val="006652F7"/>
    <w:rsid w:val="00665BFA"/>
    <w:rsid w:val="00665E1D"/>
    <w:rsid w:val="0068365C"/>
    <w:rsid w:val="00691175"/>
    <w:rsid w:val="006A0026"/>
    <w:rsid w:val="006B66CB"/>
    <w:rsid w:val="006C00D6"/>
    <w:rsid w:val="006C182E"/>
    <w:rsid w:val="006D0A42"/>
    <w:rsid w:val="006D23EC"/>
    <w:rsid w:val="006D2EDB"/>
    <w:rsid w:val="006D32FE"/>
    <w:rsid w:val="006D3AB1"/>
    <w:rsid w:val="006D71FC"/>
    <w:rsid w:val="0070445C"/>
    <w:rsid w:val="00706E28"/>
    <w:rsid w:val="007075C1"/>
    <w:rsid w:val="0072601E"/>
    <w:rsid w:val="0073287A"/>
    <w:rsid w:val="00732EC2"/>
    <w:rsid w:val="00740BEA"/>
    <w:rsid w:val="00742ACD"/>
    <w:rsid w:val="00743F38"/>
    <w:rsid w:val="00753BD6"/>
    <w:rsid w:val="00761B3A"/>
    <w:rsid w:val="00766F61"/>
    <w:rsid w:val="0077632E"/>
    <w:rsid w:val="00780B63"/>
    <w:rsid w:val="007821C7"/>
    <w:rsid w:val="007C4069"/>
    <w:rsid w:val="007D7E6F"/>
    <w:rsid w:val="007F1409"/>
    <w:rsid w:val="007F358A"/>
    <w:rsid w:val="007F617A"/>
    <w:rsid w:val="007F69FA"/>
    <w:rsid w:val="007F6B80"/>
    <w:rsid w:val="007F758A"/>
    <w:rsid w:val="008155A4"/>
    <w:rsid w:val="008324AC"/>
    <w:rsid w:val="00840BDF"/>
    <w:rsid w:val="008526A1"/>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D4450"/>
    <w:rsid w:val="008D6EAD"/>
    <w:rsid w:val="008D71FD"/>
    <w:rsid w:val="008F00E0"/>
    <w:rsid w:val="008F4ACE"/>
    <w:rsid w:val="00900EAB"/>
    <w:rsid w:val="00901A49"/>
    <w:rsid w:val="00913DFB"/>
    <w:rsid w:val="00914F16"/>
    <w:rsid w:val="009156BD"/>
    <w:rsid w:val="009255BA"/>
    <w:rsid w:val="00950B1D"/>
    <w:rsid w:val="00970BBB"/>
    <w:rsid w:val="009733F6"/>
    <w:rsid w:val="009749B0"/>
    <w:rsid w:val="00975EA1"/>
    <w:rsid w:val="00984632"/>
    <w:rsid w:val="00985B49"/>
    <w:rsid w:val="009A17DC"/>
    <w:rsid w:val="009A6BD2"/>
    <w:rsid w:val="009C5EA6"/>
    <w:rsid w:val="009D1FA1"/>
    <w:rsid w:val="009D340F"/>
    <w:rsid w:val="009E1979"/>
    <w:rsid w:val="009E335C"/>
    <w:rsid w:val="009F265B"/>
    <w:rsid w:val="009F646F"/>
    <w:rsid w:val="00A044A9"/>
    <w:rsid w:val="00A06F35"/>
    <w:rsid w:val="00A164E9"/>
    <w:rsid w:val="00A20672"/>
    <w:rsid w:val="00A32611"/>
    <w:rsid w:val="00A32CFF"/>
    <w:rsid w:val="00A37853"/>
    <w:rsid w:val="00A41074"/>
    <w:rsid w:val="00A41181"/>
    <w:rsid w:val="00A41E22"/>
    <w:rsid w:val="00A56541"/>
    <w:rsid w:val="00A7131F"/>
    <w:rsid w:val="00A73B7D"/>
    <w:rsid w:val="00A74FCE"/>
    <w:rsid w:val="00A76C84"/>
    <w:rsid w:val="00A914BD"/>
    <w:rsid w:val="00A97E5F"/>
    <w:rsid w:val="00AC36E1"/>
    <w:rsid w:val="00AC39A2"/>
    <w:rsid w:val="00AD6ACA"/>
    <w:rsid w:val="00AE6D3A"/>
    <w:rsid w:val="00AF04EC"/>
    <w:rsid w:val="00AF1060"/>
    <w:rsid w:val="00AF7601"/>
    <w:rsid w:val="00B052B6"/>
    <w:rsid w:val="00B1515E"/>
    <w:rsid w:val="00B26651"/>
    <w:rsid w:val="00B26989"/>
    <w:rsid w:val="00B34755"/>
    <w:rsid w:val="00B3554A"/>
    <w:rsid w:val="00B43CE2"/>
    <w:rsid w:val="00B46916"/>
    <w:rsid w:val="00B4777A"/>
    <w:rsid w:val="00B54EFC"/>
    <w:rsid w:val="00B707BF"/>
    <w:rsid w:val="00B80CDD"/>
    <w:rsid w:val="00B90598"/>
    <w:rsid w:val="00B92820"/>
    <w:rsid w:val="00BA03A7"/>
    <w:rsid w:val="00BA40AF"/>
    <w:rsid w:val="00BA6212"/>
    <w:rsid w:val="00BB1BC2"/>
    <w:rsid w:val="00BD538F"/>
    <w:rsid w:val="00BE0DF1"/>
    <w:rsid w:val="00BE6638"/>
    <w:rsid w:val="00C00A6F"/>
    <w:rsid w:val="00C23A32"/>
    <w:rsid w:val="00C25799"/>
    <w:rsid w:val="00C47ED9"/>
    <w:rsid w:val="00C60156"/>
    <w:rsid w:val="00C65A5D"/>
    <w:rsid w:val="00C70E77"/>
    <w:rsid w:val="00C73668"/>
    <w:rsid w:val="00C81747"/>
    <w:rsid w:val="00C83417"/>
    <w:rsid w:val="00C83F79"/>
    <w:rsid w:val="00CA1996"/>
    <w:rsid w:val="00CC2AAE"/>
    <w:rsid w:val="00CE52FE"/>
    <w:rsid w:val="00CF5F27"/>
    <w:rsid w:val="00D0691F"/>
    <w:rsid w:val="00D10AC0"/>
    <w:rsid w:val="00D11CCE"/>
    <w:rsid w:val="00D15BF2"/>
    <w:rsid w:val="00D336ED"/>
    <w:rsid w:val="00D42079"/>
    <w:rsid w:val="00D542C3"/>
    <w:rsid w:val="00D5643C"/>
    <w:rsid w:val="00D56E45"/>
    <w:rsid w:val="00D61ABC"/>
    <w:rsid w:val="00D72CC5"/>
    <w:rsid w:val="00D808E7"/>
    <w:rsid w:val="00D813EC"/>
    <w:rsid w:val="00D857C6"/>
    <w:rsid w:val="00D935F3"/>
    <w:rsid w:val="00D951B7"/>
    <w:rsid w:val="00DB0F02"/>
    <w:rsid w:val="00DB3356"/>
    <w:rsid w:val="00DC3764"/>
    <w:rsid w:val="00DE2F7B"/>
    <w:rsid w:val="00DF4B6A"/>
    <w:rsid w:val="00E2405B"/>
    <w:rsid w:val="00E27B88"/>
    <w:rsid w:val="00E31902"/>
    <w:rsid w:val="00E332E9"/>
    <w:rsid w:val="00E3349B"/>
    <w:rsid w:val="00E36D99"/>
    <w:rsid w:val="00E3710A"/>
    <w:rsid w:val="00E433A6"/>
    <w:rsid w:val="00E53A05"/>
    <w:rsid w:val="00E66F42"/>
    <w:rsid w:val="00E73F6F"/>
    <w:rsid w:val="00E752F0"/>
    <w:rsid w:val="00E77942"/>
    <w:rsid w:val="00E85D83"/>
    <w:rsid w:val="00E85DF0"/>
    <w:rsid w:val="00E96E41"/>
    <w:rsid w:val="00EC5F23"/>
    <w:rsid w:val="00EE22B9"/>
    <w:rsid w:val="00EF5253"/>
    <w:rsid w:val="00F00845"/>
    <w:rsid w:val="00F03805"/>
    <w:rsid w:val="00F0423D"/>
    <w:rsid w:val="00F12E77"/>
    <w:rsid w:val="00F37DA8"/>
    <w:rsid w:val="00F40228"/>
    <w:rsid w:val="00F44A83"/>
    <w:rsid w:val="00F53875"/>
    <w:rsid w:val="00F86B28"/>
    <w:rsid w:val="00F97CF1"/>
    <w:rsid w:val="00FA4F75"/>
    <w:rsid w:val="00FA772E"/>
    <w:rsid w:val="00FB4DAC"/>
    <w:rsid w:val="00FB6808"/>
    <w:rsid w:val="00FB708B"/>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18.jpeg"/><Relationship Id="rId21" Type="http://schemas.microsoft.com/office/2007/relationships/diagramDrawing" Target="diagrams/drawing1.xml"/><Relationship Id="rId34"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2" Type="http://schemas.openxmlformats.org/officeDocument/2006/relationships/image" Target="media/image20.jpeg"/><Relationship Id="rId47"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0" Type="http://schemas.openxmlformats.org/officeDocument/2006/relationships/image" Target="media/image26.jpeg"/><Relationship Id="rId55"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3" Type="http://schemas.openxmlformats.org/officeDocument/2006/relationships/hyperlink" Target="http://produto.mercadolivre.com.br/MLB-719927626-10-cabos-fio-jumper-machomacho-20cm-protoboard-arduino-pic-_J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File:BuzzerSymbo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45" Type="http://schemas.openxmlformats.org/officeDocument/2006/relationships/image" Target="media/image22.jpeg"/><Relationship Id="rId53"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8" Type="http://schemas.openxmlformats.org/officeDocument/2006/relationships/image" Target="media/image30.pn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reprap.mercadoshops.com.br/modulo-rele-canal-para-microcontrolador-pic-arm-arduino-83xJM" TargetMode="External"/><Relationship Id="rId49" Type="http://schemas.openxmlformats.org/officeDocument/2006/relationships/image" Target="media/image25.jpeg"/><Relationship Id="rId57"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1"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0" Type="http://schemas.openxmlformats.org/officeDocument/2006/relationships/hyperlink" Target="http://fritzing.org/home/" TargetMode="External"/><Relationship Id="rId19" Type="http://schemas.openxmlformats.org/officeDocument/2006/relationships/diagramQuickStyle" Target="diagrams/quickStyle1.xml"/><Relationship Id="rId31"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1.jpeg"/><Relationship Id="rId65"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8" Type="http://schemas.openxmlformats.org/officeDocument/2006/relationships/image" Target="media/image24.gif"/><Relationship Id="rId56" Type="http://schemas.openxmlformats.org/officeDocument/2006/relationships/image" Target="media/image29.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hyperlink" Target="https://pt.wikipedia.org/wiki/Ficheiro:Photoresistor.svg" TargetMode="External"/><Relationship Id="rId33" Type="http://schemas.openxmlformats.org/officeDocument/2006/relationships/image" Target="media/image15.jpeg"/><Relationship Id="rId38"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46" Type="http://schemas.openxmlformats.org/officeDocument/2006/relationships/image" Target="media/image23.jpeg"/><Relationship Id="rId59" Type="http://schemas.openxmlformats.org/officeDocument/2006/relationships/hyperlink" Target="http://produto.mercadolivre.com.br/MLB-706683459-protoboard-400-pontos-_JM" TargetMode="External"/><Relationship Id="rId67" Type="http://schemas.openxmlformats.org/officeDocument/2006/relationships/image" Target="media/image35.gif"/><Relationship Id="rId20" Type="http://schemas.openxmlformats.org/officeDocument/2006/relationships/diagramColors" Target="diagrams/colors1.xml"/><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2.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9CA60121-3019-4F9F-A0AF-4B1354C44584}" type="presOf" srcId="{30D9AF01-38AF-4E25-BC1B-A9364FA7AC13}" destId="{0DC95E25-AD11-41F1-87FE-9CAB1E74028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08E21A52-46E4-4C49-9E4F-BDB7936EEC30}" type="presOf" srcId="{0880B742-76F0-4963-8AF1-435D9815C721}" destId="{DEE6E627-5379-413A-82E0-20B83406172B}" srcOrd="0" destOrd="0" presId="urn:microsoft.com/office/officeart/2005/8/layout/hierarchy2"/>
    <dgm:cxn modelId="{2D92677C-816F-4FB4-9D1C-AD926C5DF862}" type="presOf" srcId="{444C37B6-7B88-430B-B019-17E1EEB537BA}" destId="{55C6918C-E742-4097-AF40-8FDEA221512E}" srcOrd="1" destOrd="0" presId="urn:microsoft.com/office/officeart/2005/8/layout/hierarchy2"/>
    <dgm:cxn modelId="{A1A78759-5F7B-4AE5-A2C6-098EF8414EC2}" type="presOf" srcId="{032961F1-DEC8-454A-87F6-3AD44EECC36F}" destId="{A7E5788F-8B5D-4A8B-BEF2-FAC672DCC272}"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B099412D-667F-408C-87B8-76B865FA746F}" type="presOf" srcId="{0880B742-76F0-4963-8AF1-435D9815C721}" destId="{EB4D5397-00B1-4B26-A631-2177A16D9A09}"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5AAA9F26-5EC9-4233-9185-E119BD87AB43}" type="presOf" srcId="{013486B6-1772-4F07-8324-833EF698C2E1}" destId="{888C5F9C-214C-4ECC-A7CF-E4622537C8F2}" srcOrd="0" destOrd="0" presId="urn:microsoft.com/office/officeart/2005/8/layout/hierarchy2"/>
    <dgm:cxn modelId="{3F345467-F896-42D3-BA00-60BBF53E11B6}" type="presOf" srcId="{68F8F1DD-99A4-4431-979A-22BAC611750F}" destId="{8F50BA73-7E3D-4A76-A8D1-C4E588BE2A4A}" srcOrd="0" destOrd="0" presId="urn:microsoft.com/office/officeart/2005/8/layout/hierarchy2"/>
    <dgm:cxn modelId="{D1596757-6413-45FB-92B7-BC30750A5126}" type="presOf" srcId="{444C37B6-7B88-430B-B019-17E1EEB537BA}" destId="{9A8ED63D-9060-48D9-BC45-DEAFD4C5D8C8}" srcOrd="0" destOrd="0" presId="urn:microsoft.com/office/officeart/2005/8/layout/hierarchy2"/>
    <dgm:cxn modelId="{2EB4497D-15DC-4AD2-81C1-9EE0E8C38A7D}" type="presOf" srcId="{11B8D029-77B0-4716-B510-95B883CEFB37}" destId="{DC96E948-8F72-4925-ABD4-9BFEBDC23BD3}" srcOrd="0" destOrd="0" presId="urn:microsoft.com/office/officeart/2005/8/layout/hierarchy2"/>
    <dgm:cxn modelId="{C9C535E1-DF8B-4B3B-AB86-88120547C482}" type="presOf" srcId="{9756563B-F9AB-461C-B971-2C5148F3F624}" destId="{B6231D48-FAE1-449F-A0C4-BFFA848F59B6}" srcOrd="0" destOrd="0" presId="urn:microsoft.com/office/officeart/2005/8/layout/hierarchy2"/>
    <dgm:cxn modelId="{F5DC44AB-1F18-41F7-B61F-CFD8FF25147F}" type="presOf" srcId="{68F8F1DD-99A4-4431-979A-22BAC611750F}" destId="{266BE232-2488-466F-8373-117F4CE7E36B}"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BE4C371-D5E6-4D11-A3B3-DA85E63F6ADA}" type="presOf" srcId="{B43B33D2-549E-4D68-A772-61CD66423E31}" destId="{F5D07AFF-F4F4-4B51-B6BF-ABE58B4D486B}" srcOrd="0" destOrd="0" presId="urn:microsoft.com/office/officeart/2005/8/layout/hierarchy2"/>
    <dgm:cxn modelId="{2CF29EA5-290E-43E0-A000-36439237F898}" type="presOf" srcId="{032961F1-DEC8-454A-87F6-3AD44EECC36F}" destId="{E0210E23-E8DA-4E1B-8E8F-5D6728A2D323}" srcOrd="1" destOrd="0" presId="urn:microsoft.com/office/officeart/2005/8/layout/hierarchy2"/>
    <dgm:cxn modelId="{B49AEE84-CAEA-4D6C-A98A-228AA972642B}" type="presOf" srcId="{C714DD78-CD80-4C77-8ABE-9EE5AA8423DE}" destId="{40FD6B9A-9E05-4AE3-84D5-B7D6372AB9B0}" srcOrd="0" destOrd="0" presId="urn:microsoft.com/office/officeart/2005/8/layout/hierarchy2"/>
    <dgm:cxn modelId="{E448B5D1-7CF8-4DB4-9D18-BA2E42763CB2}" type="presParOf" srcId="{888C5F9C-214C-4ECC-A7CF-E4622537C8F2}" destId="{5D9E6899-25A1-4732-BB69-60BBF9FECC43}" srcOrd="0" destOrd="0" presId="urn:microsoft.com/office/officeart/2005/8/layout/hierarchy2"/>
    <dgm:cxn modelId="{4C696109-96D0-48E1-95B6-4C572264772A}" type="presParOf" srcId="{5D9E6899-25A1-4732-BB69-60BBF9FECC43}" destId="{40FD6B9A-9E05-4AE3-84D5-B7D6372AB9B0}" srcOrd="0" destOrd="0" presId="urn:microsoft.com/office/officeart/2005/8/layout/hierarchy2"/>
    <dgm:cxn modelId="{5362D544-37D4-477E-A682-2FBE26D09017}" type="presParOf" srcId="{5D9E6899-25A1-4732-BB69-60BBF9FECC43}" destId="{5EE1F969-9820-41C1-ADED-284E7C26FE54}" srcOrd="1" destOrd="0" presId="urn:microsoft.com/office/officeart/2005/8/layout/hierarchy2"/>
    <dgm:cxn modelId="{F7DAE73A-9A98-4F14-9EBB-0FD6597A3F00}" type="presParOf" srcId="{5EE1F969-9820-41C1-ADED-284E7C26FE54}" destId="{DEE6E627-5379-413A-82E0-20B83406172B}" srcOrd="0" destOrd="0" presId="urn:microsoft.com/office/officeart/2005/8/layout/hierarchy2"/>
    <dgm:cxn modelId="{BE71BFA8-41DD-4421-BD83-DCC8C7DC54F7}" type="presParOf" srcId="{DEE6E627-5379-413A-82E0-20B83406172B}" destId="{EB4D5397-00B1-4B26-A631-2177A16D9A09}" srcOrd="0" destOrd="0" presId="urn:microsoft.com/office/officeart/2005/8/layout/hierarchy2"/>
    <dgm:cxn modelId="{9E74E757-9BE4-4B47-AC0A-494B583D1983}" type="presParOf" srcId="{5EE1F969-9820-41C1-ADED-284E7C26FE54}" destId="{8F3F08FB-81D3-40FD-A6B9-E402512A2600}" srcOrd="1" destOrd="0" presId="urn:microsoft.com/office/officeart/2005/8/layout/hierarchy2"/>
    <dgm:cxn modelId="{1EF50AA9-AFDD-4F07-A23E-E72F2072019E}" type="presParOf" srcId="{8F3F08FB-81D3-40FD-A6B9-E402512A2600}" destId="{DC96E948-8F72-4925-ABD4-9BFEBDC23BD3}" srcOrd="0" destOrd="0" presId="urn:microsoft.com/office/officeart/2005/8/layout/hierarchy2"/>
    <dgm:cxn modelId="{39AC4056-D6B6-405E-B5D1-FEAC0A5FF31E}" type="presParOf" srcId="{8F3F08FB-81D3-40FD-A6B9-E402512A2600}" destId="{A8F8AC02-5F1C-416B-BD36-565BD15A7B19}" srcOrd="1" destOrd="0" presId="urn:microsoft.com/office/officeart/2005/8/layout/hierarchy2"/>
    <dgm:cxn modelId="{22258F70-826D-4CDF-B161-BD5E039065C5}" type="presParOf" srcId="{A8F8AC02-5F1C-416B-BD36-565BD15A7B19}" destId="{8F50BA73-7E3D-4A76-A8D1-C4E588BE2A4A}" srcOrd="0" destOrd="0" presId="urn:microsoft.com/office/officeart/2005/8/layout/hierarchy2"/>
    <dgm:cxn modelId="{916BD408-22FB-4B7F-8CC4-E5E34B3D91CE}" type="presParOf" srcId="{8F50BA73-7E3D-4A76-A8D1-C4E588BE2A4A}" destId="{266BE232-2488-466F-8373-117F4CE7E36B}" srcOrd="0" destOrd="0" presId="urn:microsoft.com/office/officeart/2005/8/layout/hierarchy2"/>
    <dgm:cxn modelId="{B32C0ED5-171F-49C9-9D59-3CEB92311B2F}" type="presParOf" srcId="{A8F8AC02-5F1C-416B-BD36-565BD15A7B19}" destId="{E35C7C19-3E68-4E64-B63F-C03F9E867B76}" srcOrd="1" destOrd="0" presId="urn:microsoft.com/office/officeart/2005/8/layout/hierarchy2"/>
    <dgm:cxn modelId="{872FA70C-535A-402A-A3E9-D3541EC499FB}" type="presParOf" srcId="{E35C7C19-3E68-4E64-B63F-C03F9E867B76}" destId="{0DC95E25-AD11-41F1-87FE-9CAB1E740280}" srcOrd="0" destOrd="0" presId="urn:microsoft.com/office/officeart/2005/8/layout/hierarchy2"/>
    <dgm:cxn modelId="{4FE1C435-3551-4636-95CB-B303B8D42B4F}" type="presParOf" srcId="{E35C7C19-3E68-4E64-B63F-C03F9E867B76}" destId="{083BD93E-4E19-4A6B-A945-593B23D90263}" srcOrd="1" destOrd="0" presId="urn:microsoft.com/office/officeart/2005/8/layout/hierarchy2"/>
    <dgm:cxn modelId="{3DC01FA7-77FD-4F5A-81DA-854E1817DFD5}" type="presParOf" srcId="{5EE1F969-9820-41C1-ADED-284E7C26FE54}" destId="{9A8ED63D-9060-48D9-BC45-DEAFD4C5D8C8}" srcOrd="2" destOrd="0" presId="urn:microsoft.com/office/officeart/2005/8/layout/hierarchy2"/>
    <dgm:cxn modelId="{0DEDFF91-B07F-4F59-970E-E3675C7CCC3E}" type="presParOf" srcId="{9A8ED63D-9060-48D9-BC45-DEAFD4C5D8C8}" destId="{55C6918C-E742-4097-AF40-8FDEA221512E}" srcOrd="0" destOrd="0" presId="urn:microsoft.com/office/officeart/2005/8/layout/hierarchy2"/>
    <dgm:cxn modelId="{A6172B86-5FC9-447A-9D7A-10CADA79C49D}" type="presParOf" srcId="{5EE1F969-9820-41C1-ADED-284E7C26FE54}" destId="{5F0E1AF8-3030-40B2-91AE-82C5ABE141AA}" srcOrd="3" destOrd="0" presId="urn:microsoft.com/office/officeart/2005/8/layout/hierarchy2"/>
    <dgm:cxn modelId="{8C920B89-8BAF-453B-8E47-FEB931A4E59F}" type="presParOf" srcId="{5F0E1AF8-3030-40B2-91AE-82C5ABE141AA}" destId="{F5D07AFF-F4F4-4B51-B6BF-ABE58B4D486B}" srcOrd="0" destOrd="0" presId="urn:microsoft.com/office/officeart/2005/8/layout/hierarchy2"/>
    <dgm:cxn modelId="{09657699-FF00-47A3-A4A6-9BECC7921E57}" type="presParOf" srcId="{5F0E1AF8-3030-40B2-91AE-82C5ABE141AA}" destId="{59223AA0-CEFE-46C3-A1CC-8E54FEBC6690}" srcOrd="1" destOrd="0" presId="urn:microsoft.com/office/officeart/2005/8/layout/hierarchy2"/>
    <dgm:cxn modelId="{F7246D10-45D1-41F1-B9AD-B686FA1FC644}" type="presParOf" srcId="{59223AA0-CEFE-46C3-A1CC-8E54FEBC6690}" destId="{A7E5788F-8B5D-4A8B-BEF2-FAC672DCC272}" srcOrd="0" destOrd="0" presId="urn:microsoft.com/office/officeart/2005/8/layout/hierarchy2"/>
    <dgm:cxn modelId="{205755E2-90DE-4311-BCF4-1ACC4511627C}" type="presParOf" srcId="{A7E5788F-8B5D-4A8B-BEF2-FAC672DCC272}" destId="{E0210E23-E8DA-4E1B-8E8F-5D6728A2D323}" srcOrd="0" destOrd="0" presId="urn:microsoft.com/office/officeart/2005/8/layout/hierarchy2"/>
    <dgm:cxn modelId="{AD3032B8-7806-4D09-B50D-A5C80D385E56}" type="presParOf" srcId="{59223AA0-CEFE-46C3-A1CC-8E54FEBC6690}" destId="{E01D4291-70B5-46D7-B057-23771D044E52}" srcOrd="1" destOrd="0" presId="urn:microsoft.com/office/officeart/2005/8/layout/hierarchy2"/>
    <dgm:cxn modelId="{86A388D0-1386-48DC-8115-8F667A29CC70}" type="presParOf" srcId="{E01D4291-70B5-46D7-B057-23771D044E52}" destId="{B6231D48-FAE1-449F-A0C4-BFFA848F59B6}" srcOrd="0" destOrd="0" presId="urn:microsoft.com/office/officeart/2005/8/layout/hierarchy2"/>
    <dgm:cxn modelId="{2F38E1BB-8161-4255-AE53-57406AA9D8AE}"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BDA76-6A69-42EB-B2CC-194D67B3A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7421</Words>
  <Characters>40078</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3</cp:revision>
  <dcterms:created xsi:type="dcterms:W3CDTF">2016-02-14T00:00:00Z</dcterms:created>
  <dcterms:modified xsi:type="dcterms:W3CDTF">2016-02-14T00:00:00Z</dcterms:modified>
</cp:coreProperties>
</file>