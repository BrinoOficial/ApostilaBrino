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proofErr w:type="spellStart"/>
      <w:r w:rsidRPr="007D7E6F">
        <w:rPr>
          <w:rFonts w:ascii="Times New Roman" w:hAnsi="Times New Roman" w:cs="Times New Roman"/>
          <w:sz w:val="96"/>
          <w:szCs w:val="96"/>
        </w:rPr>
        <w:t>Arduino</w:t>
      </w:r>
      <w:proofErr w:type="spellEnd"/>
      <w:r w:rsidRPr="007D7E6F">
        <w:rPr>
          <w:rFonts w:ascii="Times New Roman" w:hAnsi="Times New Roman" w:cs="Times New Roman"/>
          <w:sz w:val="96"/>
          <w:szCs w:val="96"/>
        </w:rPr>
        <w:t xml:space="preserve"> + </w:t>
      </w:r>
      <w:proofErr w:type="spellStart"/>
      <w:r w:rsidRPr="007D7E6F">
        <w:rPr>
          <w:rFonts w:ascii="Times New Roman" w:hAnsi="Times New Roman" w:cs="Times New Roman"/>
          <w:sz w:val="96"/>
          <w:szCs w:val="96"/>
        </w:rPr>
        <w:t>Brino</w:t>
      </w:r>
      <w:proofErr w:type="spellEnd"/>
      <w:r w:rsidRPr="007D7E6F">
        <w:rPr>
          <w:rFonts w:ascii="Times New Roman" w:hAnsi="Times New Roman" w:cs="Times New Roman"/>
          <w:sz w:val="96"/>
          <w:szCs w:val="96"/>
        </w:rPr>
        <w:t xml:space="preserve">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 xml:space="preserve">Gabriel Rodrigues Pacheco, Giulia </w:t>
      </w:r>
      <w:proofErr w:type="spellStart"/>
      <w:r w:rsidRPr="007D7E6F">
        <w:rPr>
          <w:rFonts w:ascii="Times New Roman" w:hAnsi="Times New Roman" w:cs="Times New Roman"/>
          <w:sz w:val="24"/>
          <w:szCs w:val="24"/>
        </w:rPr>
        <w:t>Fricke</w:t>
      </w:r>
      <w:proofErr w:type="spellEnd"/>
      <w:r w:rsidRPr="007D7E6F">
        <w:rPr>
          <w:rFonts w:ascii="Times New Roman" w:hAnsi="Times New Roman" w:cs="Times New Roman"/>
          <w:sz w:val="24"/>
          <w:szCs w:val="24"/>
        </w:rPr>
        <w:t xml:space="preserve"> </w:t>
      </w:r>
      <w:proofErr w:type="spellStart"/>
      <w:r w:rsidRPr="007D7E6F">
        <w:rPr>
          <w:rFonts w:ascii="Times New Roman" w:hAnsi="Times New Roman" w:cs="Times New Roman"/>
          <w:sz w:val="24"/>
          <w:szCs w:val="24"/>
        </w:rPr>
        <w:t>Ga</w:t>
      </w:r>
      <w:r w:rsidR="00B1515E" w:rsidRPr="007D7E6F">
        <w:rPr>
          <w:rFonts w:ascii="Times New Roman" w:hAnsi="Times New Roman" w:cs="Times New Roman"/>
          <w:sz w:val="24"/>
          <w:szCs w:val="24"/>
        </w:rPr>
        <w:t>lice</w:t>
      </w:r>
      <w:proofErr w:type="spellEnd"/>
      <w:r w:rsidR="00B1515E" w:rsidRPr="007D7E6F">
        <w:rPr>
          <w:rFonts w:ascii="Times New Roman" w:hAnsi="Times New Roman" w:cs="Times New Roman"/>
          <w:sz w:val="24"/>
          <w:szCs w:val="24"/>
        </w:rPr>
        <w:t>,</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447796D4" w14:textId="1B6CAE3E" w:rsidR="006868CB" w:rsidRPr="006868CB" w:rsidRDefault="006868CB" w:rsidP="006868CB">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Unidades...............................................................................................</w:t>
      </w:r>
    </w:p>
    <w:p w14:paraId="121A70F9" w14:textId="0CF90337" w:rsidR="006868CB" w:rsidRPr="00C530B0" w:rsidRDefault="00C530B0" w:rsidP="006868CB">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 xml:space="preserve">Correntes </w:t>
      </w:r>
      <w:proofErr w:type="spellStart"/>
      <w:r>
        <w:rPr>
          <w:rFonts w:ascii="Times New Roman" w:hAnsi="Times New Roman" w:cs="Times New Roman"/>
          <w:sz w:val="24"/>
          <w:szCs w:val="24"/>
        </w:rPr>
        <w:t>Eletricas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w:t>
      </w:r>
      <w:proofErr w:type="gramEnd"/>
    </w:p>
    <w:p w14:paraId="0818004E" w14:textId="4F6E56DE"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C.C.).........................................................</w:t>
      </w:r>
      <w:proofErr w:type="gramEnd"/>
    </w:p>
    <w:p w14:paraId="47FCFC78" w14:textId="5178FD69"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PWM........................................................................................</w:t>
      </w:r>
    </w:p>
    <w:p w14:paraId="5707633B" w14:textId="299E84C1"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A.C.)........................................................</w:t>
      </w:r>
      <w:proofErr w:type="gramEnd"/>
    </w:p>
    <w:p w14:paraId="76529655" w14:textId="2E993840" w:rsidR="00C530B0" w:rsidRPr="00C530B0" w:rsidRDefault="00C530B0" w:rsidP="00C530B0">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Resistencia.......................................................................................</w:t>
      </w:r>
    </w:p>
    <w:p w14:paraId="64265BB6" w14:textId="30B6C239" w:rsidR="00C530B0" w:rsidRPr="00B3171B" w:rsidRDefault="00C530B0" w:rsidP="00C530B0">
      <w:pPr>
        <w:pStyle w:val="PargrafodaLista"/>
        <w:numPr>
          <w:ilvl w:val="2"/>
          <w:numId w:val="2"/>
        </w:numPr>
        <w:rPr>
          <w:rFonts w:ascii="Times New Roman" w:hAnsi="Times New Roman" w:cs="Times New Roman"/>
          <w:b/>
          <w:sz w:val="24"/>
          <w:szCs w:val="24"/>
        </w:rPr>
      </w:pPr>
      <w:proofErr w:type="gramStart"/>
      <w:r>
        <w:rPr>
          <w:rFonts w:ascii="Times New Roman" w:hAnsi="Times New Roman" w:cs="Times New Roman"/>
          <w:sz w:val="24"/>
          <w:szCs w:val="24"/>
        </w:rPr>
        <w:t>Tensão(</w:t>
      </w:r>
      <w:proofErr w:type="gramEnd"/>
      <w:r>
        <w:rPr>
          <w:rFonts w:ascii="Times New Roman" w:hAnsi="Times New Roman" w:cs="Times New Roman"/>
          <w:sz w:val="24"/>
          <w:szCs w:val="24"/>
        </w:rPr>
        <w:t>U).........................................................................................</w:t>
      </w:r>
    </w:p>
    <w:p w14:paraId="264BB9D2" w14:textId="299E84C1"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C530B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C530B0">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14305401" w14:textId="5E588FF4" w:rsidR="006868CB" w:rsidRDefault="00B3171B" w:rsidP="006868C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069762E1" w14:textId="70E1BE57" w:rsidR="006868CB" w:rsidRPr="006868CB" w:rsidRDefault="006868CB" w:rsidP="006868CB">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Associações.....................................................................................................</w:t>
      </w:r>
    </w:p>
    <w:p w14:paraId="2FC9EEFA" w14:textId="44A351B0"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Resistores.................................................................................................</w:t>
      </w:r>
    </w:p>
    <w:p w14:paraId="4881A67A" w14:textId="70262A6D"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Capacitores...............................................................................................</w:t>
      </w:r>
    </w:p>
    <w:p w14:paraId="4851408D" w14:textId="214E26F4" w:rsidR="006868CB" w:rsidRP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Pilhas/Baterias...........................................................................................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Default="0064551F" w:rsidP="00D10AC0">
      <w:pPr>
        <w:pStyle w:val="PargrafodaLista"/>
      </w:pPr>
    </w:p>
    <w:p w14:paraId="5A4CF7E5" w14:textId="77777777" w:rsidR="007031A8" w:rsidRDefault="007031A8" w:rsidP="00D10AC0">
      <w:pPr>
        <w:pStyle w:val="PargrafodaLista"/>
      </w:pPr>
    </w:p>
    <w:p w14:paraId="55CEF1F1" w14:textId="77777777" w:rsidR="007031A8" w:rsidRDefault="007031A8" w:rsidP="00D10AC0">
      <w:pPr>
        <w:pStyle w:val="PargrafodaLista"/>
      </w:pPr>
    </w:p>
    <w:p w14:paraId="7F249E03" w14:textId="77777777" w:rsidR="007031A8" w:rsidRDefault="007031A8" w:rsidP="00D10AC0">
      <w:pPr>
        <w:pStyle w:val="PargrafodaLista"/>
      </w:pPr>
    </w:p>
    <w:p w14:paraId="3ACED5C5" w14:textId="77777777" w:rsidR="007031A8" w:rsidRDefault="007031A8" w:rsidP="00D10AC0">
      <w:pPr>
        <w:pStyle w:val="PargrafodaLista"/>
      </w:pPr>
    </w:p>
    <w:p w14:paraId="2BEBC9FF" w14:textId="77777777" w:rsidR="007031A8" w:rsidRDefault="007031A8" w:rsidP="00D10AC0">
      <w:pPr>
        <w:pStyle w:val="PargrafodaLista"/>
      </w:pPr>
    </w:p>
    <w:p w14:paraId="0FB116E7" w14:textId="77777777" w:rsidR="007031A8" w:rsidRPr="007D7E6F" w:rsidDel="0017119E" w:rsidRDefault="007031A8"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6BB3520D" w14:textId="47940E17" w:rsidR="0064551F" w:rsidRPr="007031A8" w:rsidRDefault="0064551F" w:rsidP="007031A8">
      <w:pPr>
        <w:pStyle w:val="PargrafodaLista"/>
        <w:numPr>
          <w:ilvl w:val="0"/>
          <w:numId w:val="41"/>
        </w:numPr>
        <w:jc w:val="both"/>
        <w:rPr>
          <w:rFonts w:ascii="Times New Roman" w:hAnsi="Times New Roman" w:cs="Times New Roman"/>
          <w:sz w:val="24"/>
          <w:szCs w:val="24"/>
        </w:rPr>
      </w:pPr>
      <w:r w:rsidRPr="007031A8">
        <w:rPr>
          <w:rFonts w:ascii="Times New Roman" w:hAnsi="Times New Roman" w:cs="Times New Roman"/>
          <w:b/>
          <w:sz w:val="36"/>
          <w:szCs w:val="36"/>
          <w:u w:val="single"/>
        </w:rPr>
        <w:lastRenderedPageBreak/>
        <w:t>Introdução</w:t>
      </w:r>
    </w:p>
    <w:p w14:paraId="15ED5948" w14:textId="77777777" w:rsidR="007031A8" w:rsidRPr="007031A8" w:rsidRDefault="007031A8" w:rsidP="007031A8">
      <w:pPr>
        <w:pStyle w:val="PargrafodaLista"/>
        <w:ind w:left="360"/>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 xml:space="preserve">para o </w:t>
      </w:r>
      <w:proofErr w:type="spellStart"/>
      <w:r w:rsidR="007F617A" w:rsidRPr="007D7E6F">
        <w:rPr>
          <w:color w:val="000000"/>
        </w:rPr>
        <w:t>Arduino</w:t>
      </w:r>
      <w:proofErr w:type="spellEnd"/>
      <w:r w:rsidR="007F617A" w:rsidRPr="007D7E6F">
        <w:rPr>
          <w:color w:val="000000"/>
        </w:rPr>
        <w:t xml:space="preserve">, o </w:t>
      </w:r>
      <w:proofErr w:type="spellStart"/>
      <w:r w:rsidR="007F617A" w:rsidRPr="007D7E6F">
        <w:rPr>
          <w:color w:val="000000"/>
        </w:rPr>
        <w:t>Brino</w:t>
      </w:r>
      <w:proofErr w:type="spellEnd"/>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6C4E2138"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r w:rsidR="007031A8" w:rsidRPr="007D7E6F">
        <w:rPr>
          <w:color w:val="000000"/>
        </w:rPr>
        <w:t>micro</w:t>
      </w:r>
      <w:r w:rsidR="007031A8">
        <w:rPr>
          <w:color w:val="000000"/>
        </w:rPr>
        <w:t xml:space="preserve"> </w:t>
      </w:r>
      <w:r w:rsidR="007031A8" w:rsidRPr="007D7E6F">
        <w:rPr>
          <w:color w:val="000000"/>
        </w:rPr>
        <w:t>controlador</w:t>
      </w:r>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r w:rsidR="007031A8">
        <w:rPr>
          <w:color w:val="000000"/>
        </w:rPr>
        <w:t xml:space="preserve"> </w:t>
      </w:r>
      <w:r w:rsidR="007031A8">
        <w:rPr>
          <w:color w:val="000000" w:themeColor="text1"/>
        </w:rPr>
        <w:t xml:space="preserve">a </w:t>
      </w:r>
      <w:r w:rsidRPr="007D7E6F">
        <w:rPr>
          <w:color w:val="000000"/>
        </w:rPr>
        <w:t xml:space="preserve">um conjunto de software se refere o nome. A placa é baseada em um processador </w:t>
      </w:r>
      <w:proofErr w:type="spellStart"/>
      <w:r w:rsidRPr="007D7E6F">
        <w:rPr>
          <w:color w:val="000000"/>
        </w:rPr>
        <w:t>Atmel</w:t>
      </w:r>
      <w:proofErr w:type="spellEnd"/>
      <w:r w:rsidRPr="007D7E6F">
        <w:rPr>
          <w:color w:val="000000"/>
        </w:rPr>
        <w:t xml:space="preserve">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pequena. Além de </w:t>
      </w:r>
      <w:proofErr w:type="spellStart"/>
      <w:r w:rsidRPr="001508B9">
        <w:t>hobbistas</w:t>
      </w:r>
      <w:proofErr w:type="spellEnd"/>
      <w:r w:rsidRPr="001508B9">
        <w:t>, artistas estão aproveitando as possibilidades da placa para construir obras interativas e responsivas.</w:t>
      </w:r>
    </w:p>
    <w:p w14:paraId="5122E331" w14:textId="24212E26"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7031A8" w:rsidRPr="001508B9">
        <w:t>voltados para</w:t>
      </w:r>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Si</w:t>
      </w:r>
      <w:r w:rsidR="00B3171B">
        <w:t xml:space="preserve">tes como o </w:t>
      </w:r>
      <w:hyperlink r:id="rId8" w:history="1">
        <w:proofErr w:type="spellStart"/>
        <w:r w:rsidR="00B3171B" w:rsidRPr="0065448E">
          <w:rPr>
            <w:rStyle w:val="Hyperlink"/>
            <w:i/>
          </w:rPr>
          <w:t>instructables</w:t>
        </w:r>
        <w:proofErr w:type="spellEnd"/>
      </w:hyperlink>
      <w:r w:rsidR="00B3171B">
        <w:t xml:space="preserve"> também </w:t>
      </w:r>
      <w:r w:rsidR="007031A8">
        <w:t xml:space="preserve">é </w:t>
      </w:r>
      <w:r w:rsidR="00002408" w:rsidRPr="001508B9">
        <w:t>uma mina de ouro para quem busca um projeto interessante e não sabe por onde começar.</w:t>
      </w:r>
    </w:p>
    <w:p w14:paraId="65AF8FBC" w14:textId="6D3D21BF" w:rsidR="000B0CDB" w:rsidRPr="007D7E6F" w:rsidDel="000B0CDB" w:rsidRDefault="00002408" w:rsidP="007F617A">
      <w:pPr>
        <w:pStyle w:val="NormalWeb"/>
        <w:shd w:val="clear" w:color="auto" w:fill="FFFFFF"/>
        <w:spacing w:before="0" w:beforeAutospacing="0" w:after="160" w:afterAutospacing="0"/>
        <w:jc w:val="both"/>
        <w:rPr>
          <w:del w:id="8"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 xml:space="preserve">e você está utilizando o </w:t>
      </w:r>
      <w:proofErr w:type="spellStart"/>
      <w:r w:rsidRPr="007D7E6F">
        <w:rPr>
          <w:color w:val="000000"/>
        </w:rPr>
        <w:t>Brino</w:t>
      </w:r>
      <w:proofErr w:type="spellEnd"/>
      <w:r w:rsidR="002C27B0" w:rsidRPr="002C27B0">
        <w:rPr>
          <w:color w:val="00B050"/>
          <w:u w:val="single"/>
        </w:rPr>
        <w:t>,</w:t>
      </w:r>
      <w:r w:rsidRPr="007D7E6F">
        <w:rPr>
          <w:color w:val="000000"/>
        </w:rPr>
        <w:t xml:space="preserve"> pode buscar nosso auxílio por </w:t>
      </w:r>
      <w:r w:rsidR="009E1512">
        <w:rPr>
          <w:color w:val="000000"/>
        </w:rPr>
        <w:t xml:space="preserve">e-mail, na página do </w:t>
      </w:r>
      <w:proofErr w:type="spellStart"/>
      <w:r w:rsidR="009E1512">
        <w:rPr>
          <w:color w:val="000000"/>
        </w:rPr>
        <w:t>F</w:t>
      </w:r>
      <w:r w:rsidRPr="007D7E6F">
        <w:rPr>
          <w:color w:val="000000"/>
        </w:rPr>
        <w:t>acebook</w:t>
      </w:r>
      <w:proofErr w:type="spellEnd"/>
      <w:r w:rsidRPr="007D7E6F">
        <w:rPr>
          <w:color w:val="000000"/>
        </w:rPr>
        <w:t xml:space="preserve"> ou até utilizar o código nativo do </w:t>
      </w:r>
      <w:proofErr w:type="spellStart"/>
      <w:r w:rsidRPr="007D7E6F">
        <w:rPr>
          <w:color w:val="000000"/>
        </w:rPr>
        <w:t>arduino</w:t>
      </w:r>
      <w:proofErr w:type="spellEnd"/>
      <w:r w:rsidRPr="007D7E6F">
        <w:rPr>
          <w:color w:val="000000"/>
        </w:rPr>
        <w:t xml:space="preserve"> em seu rascunho</w:t>
      </w:r>
      <w:r w:rsidR="00BE0DF1" w:rsidRPr="007D7E6F">
        <w:rPr>
          <w:color w:val="000000"/>
        </w:rPr>
        <w:t xml:space="preserve"> </w:t>
      </w:r>
      <w:r w:rsidRPr="007D7E6F">
        <w:rPr>
          <w:color w:val="000000"/>
        </w:rPr>
        <w:t xml:space="preserve">(o </w:t>
      </w:r>
      <w:proofErr w:type="spellStart"/>
      <w:r w:rsidRPr="007D7E6F">
        <w:rPr>
          <w:color w:val="000000"/>
        </w:rPr>
        <w:t>Brino</w:t>
      </w:r>
      <w:proofErr w:type="spellEnd"/>
      <w:r w:rsidRPr="007D7E6F">
        <w:rPr>
          <w:color w:val="000000"/>
        </w:rPr>
        <w:t xml:space="preserve"> oferece suporte ao código nativo do Arduino).</w:t>
      </w:r>
    </w:p>
    <w:p w14:paraId="469C4C24" w14:textId="0B4F85BA"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r w:rsidR="009E1512" w:rsidRPr="007D7E6F">
        <w:rPr>
          <w:color w:val="000000"/>
        </w:rPr>
        <w:t>etc....</w:t>
      </w:r>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w:t>
      </w:r>
      <w:proofErr w:type="spellStart"/>
      <w:r w:rsidRPr="007D7E6F">
        <w:rPr>
          <w:color w:val="000000"/>
        </w:rPr>
        <w:t>arduino</w:t>
      </w:r>
      <w:proofErr w:type="spellEnd"/>
      <w:r w:rsidRPr="007D7E6F">
        <w:rPr>
          <w:color w:val="000000"/>
        </w:rPr>
        <w:t xml:space="preserve">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625FF2C2"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775EDF19" w:rsidR="00BE0DF1" w:rsidRPr="009E1512" w:rsidRDefault="00BE0DF1" w:rsidP="00B3171B">
      <w:pPr>
        <w:pStyle w:val="NormalWeb"/>
        <w:numPr>
          <w:ilvl w:val="0"/>
          <w:numId w:val="41"/>
        </w:numPr>
        <w:shd w:val="clear" w:color="auto" w:fill="FFFFFF"/>
        <w:spacing w:before="0" w:beforeAutospacing="0" w:after="160" w:afterAutospacing="0"/>
        <w:rPr>
          <w:b/>
          <w:color w:val="000000"/>
          <w:sz w:val="36"/>
          <w:szCs w:val="36"/>
          <w:u w:val="single"/>
        </w:rPr>
      </w:pPr>
      <w:r w:rsidRPr="009E1512">
        <w:rPr>
          <w:b/>
          <w:color w:val="000000"/>
          <w:sz w:val="36"/>
          <w:szCs w:val="36"/>
          <w:u w:val="single"/>
        </w:rPr>
        <w:lastRenderedPageBreak/>
        <w:t>Começando</w:t>
      </w:r>
    </w:p>
    <w:p w14:paraId="6921570D" w14:textId="18384961"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5A5E49F2"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28E0C25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w:t>
      </w:r>
      <w:hyperlink r:id="rId9" w:history="1">
        <w:r w:rsidRPr="0065448E">
          <w:rPr>
            <w:rStyle w:val="Hyperlink"/>
            <w:i/>
          </w:rPr>
          <w:t>arduino.cc</w:t>
        </w:r>
      </w:hyperlink>
      <w:r w:rsidRPr="007D7E6F">
        <w:rPr>
          <w:color w:val="000000"/>
        </w:rPr>
        <w:t>]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161A24A1" w14:textId="4C6076CF" w:rsidR="003E72D2"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drawing>
          <wp:anchor distT="0" distB="0" distL="114300" distR="114300" simplePos="0" relativeHeight="251677696" behindDoc="0" locked="0" layoutInCell="1" allowOverlap="1" wp14:anchorId="776CE008" wp14:editId="389692EB">
            <wp:simplePos x="0" y="0"/>
            <wp:positionH relativeFrom="column">
              <wp:posOffset>894328</wp:posOffset>
            </wp:positionH>
            <wp:positionV relativeFrom="paragraph">
              <wp:posOffset>226695</wp:posOffset>
            </wp:positionV>
            <wp:extent cx="3587115" cy="246443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ça.png"/>
                    <pic:cNvPicPr/>
                  </pic:nvPicPr>
                  <pic:blipFill>
                    <a:blip r:embed="rId10">
                      <a:extLst>
                        <a:ext uri="{28A0092B-C50C-407E-A947-70E740481C1C}">
                          <a14:useLocalDpi xmlns:a14="http://schemas.microsoft.com/office/drawing/2010/main" val="0"/>
                        </a:ext>
                      </a:extLst>
                    </a:blip>
                    <a:stretch>
                      <a:fillRect/>
                    </a:stretch>
                  </pic:blipFill>
                  <pic:spPr>
                    <a:xfrm>
                      <a:off x="0" y="0"/>
                      <a:ext cx="3587115" cy="2464435"/>
                    </a:xfrm>
                    <a:prstGeom prst="rect">
                      <a:avLst/>
                    </a:prstGeom>
                  </pic:spPr>
                </pic:pic>
              </a:graphicData>
            </a:graphic>
            <wp14:sizeRelH relativeFrom="page">
              <wp14:pctWidth>0</wp14:pctWidth>
            </wp14:sizeRelH>
            <wp14:sizeRelV relativeFrom="page">
              <wp14:pctHeight>0</wp14:pctHeight>
            </wp14:sizeRelV>
          </wp:anchor>
        </w:drawing>
      </w:r>
    </w:p>
    <w:p w14:paraId="6351698C" w14:textId="3710BF2D" w:rsidR="001653E0" w:rsidRDefault="001653E0" w:rsidP="003E72D2">
      <w:pPr>
        <w:pStyle w:val="NormalWeb"/>
        <w:shd w:val="clear" w:color="auto" w:fill="FFFFFF"/>
        <w:spacing w:before="0" w:beforeAutospacing="0" w:after="160" w:afterAutospacing="0"/>
        <w:ind w:left="851"/>
        <w:rPr>
          <w:b/>
          <w:color w:val="000000"/>
          <w:sz w:val="40"/>
          <w:szCs w:val="40"/>
        </w:rPr>
      </w:pPr>
    </w:p>
    <w:p w14:paraId="454B0BDE" w14:textId="4DB0841D" w:rsidR="001653E0" w:rsidRDefault="001653E0" w:rsidP="003E72D2">
      <w:pPr>
        <w:pStyle w:val="NormalWeb"/>
        <w:shd w:val="clear" w:color="auto" w:fill="FFFFFF"/>
        <w:spacing w:before="0" w:beforeAutospacing="0" w:after="160" w:afterAutospacing="0"/>
        <w:ind w:left="851"/>
        <w:rPr>
          <w:b/>
          <w:color w:val="000000"/>
          <w:sz w:val="40"/>
          <w:szCs w:val="40"/>
        </w:rPr>
      </w:pPr>
    </w:p>
    <w:p w14:paraId="6B132A4C" w14:textId="72674207" w:rsidR="001653E0" w:rsidRDefault="001653E0" w:rsidP="003E72D2">
      <w:pPr>
        <w:pStyle w:val="NormalWeb"/>
        <w:shd w:val="clear" w:color="auto" w:fill="FFFFFF"/>
        <w:spacing w:before="0" w:beforeAutospacing="0" w:after="160" w:afterAutospacing="0"/>
        <w:ind w:left="851"/>
        <w:rPr>
          <w:b/>
          <w:color w:val="000000"/>
          <w:sz w:val="40"/>
          <w:szCs w:val="40"/>
        </w:rPr>
      </w:pPr>
    </w:p>
    <w:p w14:paraId="594A9FF7" w14:textId="626FB049" w:rsidR="001653E0" w:rsidRDefault="001653E0" w:rsidP="003E72D2">
      <w:pPr>
        <w:pStyle w:val="NormalWeb"/>
        <w:shd w:val="clear" w:color="auto" w:fill="FFFFFF"/>
        <w:spacing w:before="0" w:beforeAutospacing="0" w:after="160" w:afterAutospacing="0"/>
        <w:ind w:left="851"/>
        <w:rPr>
          <w:b/>
          <w:color w:val="000000"/>
          <w:sz w:val="40"/>
          <w:szCs w:val="40"/>
        </w:rPr>
      </w:pPr>
    </w:p>
    <w:p w14:paraId="1EE7B866" w14:textId="4EFCC70A" w:rsidR="001653E0" w:rsidRDefault="001653E0" w:rsidP="003E72D2">
      <w:pPr>
        <w:pStyle w:val="NormalWeb"/>
        <w:shd w:val="clear" w:color="auto" w:fill="FFFFFF"/>
        <w:spacing w:before="0" w:beforeAutospacing="0" w:after="160" w:afterAutospacing="0"/>
        <w:ind w:left="851"/>
        <w:rPr>
          <w:b/>
          <w:color w:val="000000"/>
          <w:sz w:val="40"/>
          <w:szCs w:val="40"/>
        </w:rPr>
      </w:pPr>
    </w:p>
    <w:p w14:paraId="3A99E996" w14:textId="7A083416" w:rsidR="001653E0" w:rsidRDefault="001653E0" w:rsidP="003E72D2">
      <w:pPr>
        <w:pStyle w:val="NormalWeb"/>
        <w:shd w:val="clear" w:color="auto" w:fill="FFFFFF"/>
        <w:spacing w:before="0" w:beforeAutospacing="0" w:after="160" w:afterAutospacing="0"/>
        <w:ind w:left="851"/>
        <w:rPr>
          <w:b/>
          <w:color w:val="000000"/>
          <w:sz w:val="40"/>
          <w:szCs w:val="40"/>
        </w:rPr>
      </w:pPr>
    </w:p>
    <w:p w14:paraId="3DA2F2BD" w14:textId="2C37A544" w:rsidR="001653E0"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drawing>
          <wp:anchor distT="0" distB="0" distL="114300" distR="114300" simplePos="0" relativeHeight="251678720" behindDoc="0" locked="0" layoutInCell="1" allowOverlap="1" wp14:anchorId="5B70087C" wp14:editId="43B7A99A">
            <wp:simplePos x="0" y="0"/>
            <wp:positionH relativeFrom="column">
              <wp:posOffset>943417</wp:posOffset>
            </wp:positionH>
            <wp:positionV relativeFrom="paragraph">
              <wp:posOffset>373187</wp:posOffset>
            </wp:positionV>
            <wp:extent cx="3538220" cy="2419985"/>
            <wp:effectExtent l="0" t="0" r="508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esAInstalar.png"/>
                    <pic:cNvPicPr/>
                  </pic:nvPicPr>
                  <pic:blipFill>
                    <a:blip r:embed="rId11">
                      <a:extLst>
                        <a:ext uri="{28A0092B-C50C-407E-A947-70E740481C1C}">
                          <a14:useLocalDpi xmlns:a14="http://schemas.microsoft.com/office/drawing/2010/main" val="0"/>
                        </a:ext>
                      </a:extLst>
                    </a:blip>
                    <a:stretch>
                      <a:fillRect/>
                    </a:stretch>
                  </pic:blipFill>
                  <pic:spPr>
                    <a:xfrm>
                      <a:off x="0" y="0"/>
                      <a:ext cx="3538220" cy="2419985"/>
                    </a:xfrm>
                    <a:prstGeom prst="rect">
                      <a:avLst/>
                    </a:prstGeom>
                  </pic:spPr>
                </pic:pic>
              </a:graphicData>
            </a:graphic>
            <wp14:sizeRelH relativeFrom="margin">
              <wp14:pctWidth>0</wp14:pctWidth>
            </wp14:sizeRelH>
            <wp14:sizeRelV relativeFrom="margin">
              <wp14:pctHeight>0</wp14:pctHeight>
            </wp14:sizeRelV>
          </wp:anchor>
        </w:drawing>
      </w:r>
    </w:p>
    <w:p w14:paraId="73F49AFF" w14:textId="40DF129A" w:rsidR="001653E0" w:rsidRDefault="001653E0" w:rsidP="003E72D2">
      <w:pPr>
        <w:pStyle w:val="NormalWeb"/>
        <w:shd w:val="clear" w:color="auto" w:fill="FFFFFF"/>
        <w:spacing w:before="0" w:beforeAutospacing="0" w:after="160" w:afterAutospacing="0"/>
        <w:ind w:left="851"/>
        <w:rPr>
          <w:b/>
          <w:color w:val="000000"/>
          <w:sz w:val="40"/>
          <w:szCs w:val="40"/>
        </w:rPr>
      </w:pPr>
    </w:p>
    <w:p w14:paraId="09EB21F3" w14:textId="051BC19A" w:rsidR="001653E0" w:rsidRDefault="001653E0" w:rsidP="003E72D2">
      <w:pPr>
        <w:pStyle w:val="NormalWeb"/>
        <w:shd w:val="clear" w:color="auto" w:fill="FFFFFF"/>
        <w:spacing w:before="0" w:beforeAutospacing="0" w:after="160" w:afterAutospacing="0"/>
        <w:ind w:left="851"/>
        <w:rPr>
          <w:b/>
          <w:color w:val="000000"/>
          <w:sz w:val="40"/>
          <w:szCs w:val="40"/>
        </w:rPr>
      </w:pPr>
    </w:p>
    <w:p w14:paraId="2F470EEF" w14:textId="7CEC86C8" w:rsidR="001653E0" w:rsidRDefault="001653E0" w:rsidP="003E72D2">
      <w:pPr>
        <w:pStyle w:val="NormalWeb"/>
        <w:shd w:val="clear" w:color="auto" w:fill="FFFFFF"/>
        <w:spacing w:before="0" w:beforeAutospacing="0" w:after="160" w:afterAutospacing="0"/>
        <w:ind w:left="851"/>
        <w:rPr>
          <w:b/>
          <w:color w:val="000000"/>
          <w:sz w:val="40"/>
          <w:szCs w:val="40"/>
        </w:rPr>
      </w:pPr>
    </w:p>
    <w:p w14:paraId="5414AB3C" w14:textId="00C93EDF" w:rsidR="001653E0" w:rsidRDefault="001653E0" w:rsidP="003E72D2">
      <w:pPr>
        <w:pStyle w:val="NormalWeb"/>
        <w:shd w:val="clear" w:color="auto" w:fill="FFFFFF"/>
        <w:spacing w:before="0" w:beforeAutospacing="0" w:after="160" w:afterAutospacing="0"/>
        <w:ind w:left="851"/>
        <w:rPr>
          <w:b/>
          <w:color w:val="000000"/>
          <w:sz w:val="40"/>
          <w:szCs w:val="40"/>
        </w:rPr>
      </w:pPr>
    </w:p>
    <w:p w14:paraId="37F9F06B" w14:textId="0E57B88B" w:rsidR="001653E0" w:rsidRDefault="001653E0" w:rsidP="003E72D2">
      <w:pPr>
        <w:pStyle w:val="NormalWeb"/>
        <w:shd w:val="clear" w:color="auto" w:fill="FFFFFF"/>
        <w:spacing w:before="0" w:beforeAutospacing="0" w:after="160" w:afterAutospacing="0"/>
        <w:ind w:left="851"/>
        <w:rPr>
          <w:b/>
          <w:color w:val="000000"/>
          <w:sz w:val="40"/>
          <w:szCs w:val="40"/>
        </w:rPr>
      </w:pPr>
    </w:p>
    <w:p w14:paraId="0A8907A0" w14:textId="3D9F487E" w:rsidR="001653E0" w:rsidRDefault="001653E0" w:rsidP="003E72D2">
      <w:pPr>
        <w:pStyle w:val="NormalWeb"/>
        <w:shd w:val="clear" w:color="auto" w:fill="FFFFFF"/>
        <w:spacing w:before="0" w:beforeAutospacing="0" w:after="160" w:afterAutospacing="0"/>
        <w:ind w:left="851"/>
        <w:rPr>
          <w:b/>
          <w:color w:val="000000"/>
          <w:sz w:val="40"/>
          <w:szCs w:val="40"/>
        </w:rPr>
      </w:pPr>
    </w:p>
    <w:p w14:paraId="45F634EE" w14:textId="66E794F9" w:rsidR="001653E0"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lastRenderedPageBreak/>
        <w:drawing>
          <wp:anchor distT="0" distB="0" distL="114300" distR="114300" simplePos="0" relativeHeight="251679744" behindDoc="0" locked="0" layoutInCell="1" allowOverlap="1" wp14:anchorId="270B846C" wp14:editId="21A428C1">
            <wp:simplePos x="0" y="0"/>
            <wp:positionH relativeFrom="margin">
              <wp:posOffset>953770</wp:posOffset>
            </wp:positionH>
            <wp:positionV relativeFrom="paragraph">
              <wp:posOffset>55</wp:posOffset>
            </wp:positionV>
            <wp:extent cx="3488055" cy="2393950"/>
            <wp:effectExtent l="0" t="0" r="0" b="6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retório.png"/>
                    <pic:cNvPicPr/>
                  </pic:nvPicPr>
                  <pic:blipFill>
                    <a:blip r:embed="rId12">
                      <a:extLst>
                        <a:ext uri="{28A0092B-C50C-407E-A947-70E740481C1C}">
                          <a14:useLocalDpi xmlns:a14="http://schemas.microsoft.com/office/drawing/2010/main" val="0"/>
                        </a:ext>
                      </a:extLst>
                    </a:blip>
                    <a:stretch>
                      <a:fillRect/>
                    </a:stretch>
                  </pic:blipFill>
                  <pic:spPr>
                    <a:xfrm>
                      <a:off x="0" y="0"/>
                      <a:ext cx="3488055" cy="2393950"/>
                    </a:xfrm>
                    <a:prstGeom prst="rect">
                      <a:avLst/>
                    </a:prstGeom>
                  </pic:spPr>
                </pic:pic>
              </a:graphicData>
            </a:graphic>
            <wp14:sizeRelH relativeFrom="margin">
              <wp14:pctWidth>0</wp14:pctWidth>
            </wp14:sizeRelH>
            <wp14:sizeRelV relativeFrom="margin">
              <wp14:pctHeight>0</wp14:pctHeight>
            </wp14:sizeRelV>
          </wp:anchor>
        </w:drawing>
      </w:r>
    </w:p>
    <w:p w14:paraId="00FE8E3B" w14:textId="3CBAA582" w:rsidR="001653E0" w:rsidRDefault="001653E0" w:rsidP="003E72D2">
      <w:pPr>
        <w:pStyle w:val="NormalWeb"/>
        <w:shd w:val="clear" w:color="auto" w:fill="FFFFFF"/>
        <w:spacing w:before="0" w:beforeAutospacing="0" w:after="160" w:afterAutospacing="0"/>
        <w:ind w:left="851"/>
        <w:rPr>
          <w:b/>
          <w:color w:val="000000"/>
          <w:sz w:val="40"/>
          <w:szCs w:val="40"/>
        </w:rPr>
      </w:pPr>
    </w:p>
    <w:p w14:paraId="40A3204F" w14:textId="5E124ED2" w:rsidR="001653E0" w:rsidRDefault="001653E0" w:rsidP="003E72D2">
      <w:pPr>
        <w:pStyle w:val="NormalWeb"/>
        <w:shd w:val="clear" w:color="auto" w:fill="FFFFFF"/>
        <w:spacing w:before="0" w:beforeAutospacing="0" w:after="160" w:afterAutospacing="0"/>
        <w:ind w:left="851"/>
        <w:rPr>
          <w:b/>
          <w:color w:val="000000"/>
          <w:sz w:val="40"/>
          <w:szCs w:val="40"/>
        </w:rPr>
      </w:pPr>
    </w:p>
    <w:p w14:paraId="4D1B5D5A" w14:textId="40DD8A99" w:rsidR="001653E0" w:rsidRDefault="001653E0" w:rsidP="003E72D2">
      <w:pPr>
        <w:pStyle w:val="NormalWeb"/>
        <w:shd w:val="clear" w:color="auto" w:fill="FFFFFF"/>
        <w:spacing w:before="0" w:beforeAutospacing="0" w:after="160" w:afterAutospacing="0"/>
        <w:ind w:left="851"/>
        <w:rPr>
          <w:b/>
          <w:color w:val="000000"/>
          <w:sz w:val="40"/>
          <w:szCs w:val="40"/>
        </w:rPr>
      </w:pPr>
    </w:p>
    <w:p w14:paraId="7E7332BD" w14:textId="372ADD50" w:rsidR="001653E0" w:rsidRDefault="001653E0" w:rsidP="003E72D2">
      <w:pPr>
        <w:pStyle w:val="NormalWeb"/>
        <w:shd w:val="clear" w:color="auto" w:fill="FFFFFF"/>
        <w:spacing w:before="0" w:beforeAutospacing="0" w:after="160" w:afterAutospacing="0"/>
        <w:ind w:left="851"/>
        <w:rPr>
          <w:b/>
          <w:color w:val="000000"/>
          <w:sz w:val="40"/>
          <w:szCs w:val="40"/>
        </w:rPr>
      </w:pPr>
    </w:p>
    <w:p w14:paraId="115963F5" w14:textId="7F9F657A" w:rsidR="001653E0" w:rsidRDefault="001653E0" w:rsidP="003E72D2">
      <w:pPr>
        <w:pStyle w:val="NormalWeb"/>
        <w:shd w:val="clear" w:color="auto" w:fill="FFFFFF"/>
        <w:spacing w:before="0" w:beforeAutospacing="0" w:after="160" w:afterAutospacing="0"/>
        <w:ind w:left="851"/>
        <w:rPr>
          <w:b/>
          <w:color w:val="000000"/>
          <w:sz w:val="40"/>
          <w:szCs w:val="40"/>
        </w:rPr>
      </w:pPr>
    </w:p>
    <w:p w14:paraId="2D5C6B26" w14:textId="49C27024" w:rsidR="001653E0" w:rsidRDefault="001653E0" w:rsidP="003E72D2">
      <w:pPr>
        <w:pStyle w:val="NormalWeb"/>
        <w:shd w:val="clear" w:color="auto" w:fill="FFFFFF"/>
        <w:spacing w:before="0" w:beforeAutospacing="0" w:after="160" w:afterAutospacing="0"/>
        <w:ind w:left="851"/>
        <w:rPr>
          <w:b/>
          <w:color w:val="000000"/>
          <w:sz w:val="40"/>
          <w:szCs w:val="40"/>
        </w:rPr>
      </w:pPr>
    </w:p>
    <w:p w14:paraId="4E148675" w14:textId="32692756"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proofErr w:type="spellStart"/>
      <w:r w:rsidRPr="003E72D2">
        <w:rPr>
          <w:b/>
          <w:color w:val="000000"/>
          <w:sz w:val="32"/>
          <w:szCs w:val="32"/>
        </w:rPr>
        <w:t>Brino</w:t>
      </w:r>
      <w:proofErr w:type="spellEnd"/>
      <w:r w:rsidRPr="003E72D2">
        <w:rPr>
          <w:b/>
          <w:color w:val="000000"/>
          <w:sz w:val="32"/>
          <w:szCs w:val="32"/>
        </w:rPr>
        <w:t>:</w:t>
      </w:r>
    </w:p>
    <w:p w14:paraId="3E6F96EE" w14:textId="4795F85A"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w:t>
      </w:r>
      <w:proofErr w:type="spellStart"/>
      <w:r w:rsidRPr="007D7E6F">
        <w:rPr>
          <w:color w:val="000000"/>
        </w:rPr>
        <w:t>Brino</w:t>
      </w:r>
      <w:proofErr w:type="spellEnd"/>
      <w:r w:rsidRPr="007D7E6F">
        <w:rPr>
          <w:color w:val="000000"/>
        </w:rPr>
        <w:t xml:space="preserve">. Para isso, basta acessar a página do GitHub: </w:t>
      </w:r>
      <w:hyperlink r:id="rId13" w:history="1">
        <w:r w:rsidR="0065448E" w:rsidRPr="0065448E">
          <w:rPr>
            <w:rStyle w:val="Hyperlink"/>
            <w:i/>
          </w:rPr>
          <w:t>http://</w:t>
        </w:r>
        <w:r w:rsidRPr="0065448E">
          <w:rPr>
            <w:rStyle w:val="Hyperlink"/>
            <w:i/>
          </w:rPr>
          <w:t>ratosdepc.github.io/</w:t>
        </w:r>
        <w:r w:rsidR="009E1512" w:rsidRPr="0065448E">
          <w:rPr>
            <w:rStyle w:val="Hyperlink"/>
            <w:i/>
          </w:rPr>
          <w:t>Brino</w:t>
        </w:r>
      </w:hyperlink>
      <w:r w:rsidR="009E1512" w:rsidRPr="007D7E6F">
        <w:rPr>
          <w:color w:val="000000"/>
        </w:rPr>
        <w:t>; na</w:t>
      </w:r>
      <w:r w:rsidRPr="007D7E6F">
        <w:rPr>
          <w:color w:val="000000"/>
        </w:rPr>
        <w:t xml:space="preserve"> área de primeiros passos</w:t>
      </w:r>
      <w:r w:rsidR="009E1512">
        <w:rPr>
          <w:color w:val="000000"/>
        </w:rPr>
        <w:t>,</w:t>
      </w:r>
      <w:r w:rsidRPr="007D7E6F">
        <w:rPr>
          <w:color w:val="000000"/>
        </w:rPr>
        <w:t xml:space="preserve">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r w:rsidR="00263358">
        <w:rPr>
          <w:color w:val="000000"/>
        </w:rPr>
        <w:t xml:space="preserve"> Siga as imagens abaixo para completar a instalação.</w:t>
      </w:r>
    </w:p>
    <w:p w14:paraId="59FDF4A9" w14:textId="6D98688E" w:rsidR="003E72D2"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drawing>
          <wp:anchor distT="0" distB="0" distL="114300" distR="114300" simplePos="0" relativeHeight="251680768" behindDoc="0" locked="0" layoutInCell="1" allowOverlap="1" wp14:anchorId="2F9705A8" wp14:editId="6429E6DD">
            <wp:simplePos x="0" y="0"/>
            <wp:positionH relativeFrom="margin">
              <wp:posOffset>-39922</wp:posOffset>
            </wp:positionH>
            <wp:positionV relativeFrom="paragraph">
              <wp:posOffset>606563</wp:posOffset>
            </wp:positionV>
            <wp:extent cx="5943600" cy="3194685"/>
            <wp:effectExtent l="0" t="0" r="0" b="571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3E72D2" w:rsidRPr="00B3171B">
        <w:rPr>
          <w:b/>
          <w:color w:val="000000"/>
        </w:rPr>
        <w:t xml:space="preserve">Nota: </w:t>
      </w:r>
      <w:r w:rsidR="003E72D2" w:rsidRPr="007D7E6F">
        <w:rPr>
          <w:color w:val="000000"/>
        </w:rPr>
        <w:t>Quando for compilar algum código, não se esq</w:t>
      </w:r>
      <w:r w:rsidR="001B424E">
        <w:rPr>
          <w:color w:val="000000"/>
        </w:rPr>
        <w:t>ueça d</w:t>
      </w:r>
      <w:r w:rsidR="00B3171B">
        <w:rPr>
          <w:color w:val="000000"/>
        </w:rPr>
        <w:t xml:space="preserve">e selecionar a placa com a qual </w:t>
      </w:r>
      <w:r w:rsidR="003E72D2" w:rsidRPr="007D7E6F">
        <w:rPr>
          <w:color w:val="000000"/>
        </w:rPr>
        <w:t xml:space="preserve">você está trabalhando na aba </w:t>
      </w:r>
      <w:r w:rsidR="003E72D2" w:rsidRPr="00B3171B">
        <w:rPr>
          <w:rStyle w:val="nfaseSutil"/>
          <w:i w:val="0"/>
          <w:color w:val="auto"/>
        </w:rPr>
        <w:t>de ferramentas/placa.</w:t>
      </w:r>
    </w:p>
    <w:p w14:paraId="357D89E0" w14:textId="4167D3CF" w:rsidR="009A3200"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lastRenderedPageBreak/>
        <w:drawing>
          <wp:anchor distT="0" distB="0" distL="114300" distR="114300" simplePos="0" relativeHeight="251681792" behindDoc="0" locked="0" layoutInCell="1" allowOverlap="1" wp14:anchorId="68837A8E" wp14:editId="6A642AD0">
            <wp:simplePos x="0" y="0"/>
            <wp:positionH relativeFrom="margin">
              <wp:align>right</wp:align>
            </wp:positionH>
            <wp:positionV relativeFrom="paragraph">
              <wp:posOffset>0</wp:posOffset>
            </wp:positionV>
            <wp:extent cx="5943600" cy="3190875"/>
            <wp:effectExtent l="0" t="0" r="0" b="952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relea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anchor>
        </w:drawing>
      </w:r>
    </w:p>
    <w:p w14:paraId="423C0EA8" w14:textId="51F61615" w:rsidR="009A3200" w:rsidRDefault="009A3200" w:rsidP="00BA03A7">
      <w:pPr>
        <w:pStyle w:val="NormalWeb"/>
        <w:shd w:val="clear" w:color="auto" w:fill="FFFFFF"/>
        <w:spacing w:before="0" w:beforeAutospacing="0" w:after="160" w:afterAutospacing="0"/>
        <w:ind w:firstLine="720"/>
        <w:jc w:val="both"/>
        <w:rPr>
          <w:rStyle w:val="nfaseSutil"/>
          <w:i w:val="0"/>
          <w:color w:val="auto"/>
        </w:rPr>
      </w:pPr>
    </w:p>
    <w:p w14:paraId="6334CD27" w14:textId="4BB09F47" w:rsidR="009A3200" w:rsidRDefault="009A3200" w:rsidP="00BA03A7">
      <w:pPr>
        <w:pStyle w:val="NormalWeb"/>
        <w:shd w:val="clear" w:color="auto" w:fill="FFFFFF"/>
        <w:spacing w:before="0" w:beforeAutospacing="0" w:after="160" w:afterAutospacing="0"/>
        <w:ind w:firstLine="720"/>
        <w:jc w:val="both"/>
        <w:rPr>
          <w:rStyle w:val="nfaseSutil"/>
          <w:i w:val="0"/>
          <w:color w:val="auto"/>
        </w:rPr>
      </w:pPr>
    </w:p>
    <w:p w14:paraId="7BAF35CB" w14:textId="51DB547D" w:rsidR="009A3200"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drawing>
          <wp:anchor distT="0" distB="0" distL="114300" distR="114300" simplePos="0" relativeHeight="251682816" behindDoc="0" locked="0" layoutInCell="1" allowOverlap="1" wp14:anchorId="1AC0EBA1" wp14:editId="3B145B9A">
            <wp:simplePos x="0" y="0"/>
            <wp:positionH relativeFrom="margin">
              <wp:align>right</wp:align>
            </wp:positionH>
            <wp:positionV relativeFrom="paragraph">
              <wp:posOffset>482627</wp:posOffset>
            </wp:positionV>
            <wp:extent cx="5943600" cy="3198495"/>
            <wp:effectExtent l="0" t="0" r="0" b="190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rinozi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anchor>
        </w:drawing>
      </w:r>
    </w:p>
    <w:p w14:paraId="065E4F98" w14:textId="60486542"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p>
    <w:p w14:paraId="6B203ABB" w14:textId="6B464AAC"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p>
    <w:p w14:paraId="42DD850F" w14:textId="483FB42A"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lastRenderedPageBreak/>
        <w:drawing>
          <wp:anchor distT="0" distB="0" distL="114300" distR="114300" simplePos="0" relativeHeight="251683840" behindDoc="0" locked="0" layoutInCell="1" allowOverlap="1" wp14:anchorId="1AE58E9D" wp14:editId="41B7717A">
            <wp:simplePos x="0" y="0"/>
            <wp:positionH relativeFrom="margin">
              <wp:align>right</wp:align>
            </wp:positionH>
            <wp:positionV relativeFrom="paragraph">
              <wp:posOffset>-249</wp:posOffset>
            </wp:positionV>
            <wp:extent cx="5943600" cy="3194685"/>
            <wp:effectExtent l="0" t="0" r="0" b="5715"/>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brind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05C62B77" w14:textId="395AA9F6"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val="en-US"/>
        </w:rPr>
        <w:drawing>
          <wp:anchor distT="0" distB="0" distL="114300" distR="114300" simplePos="0" relativeHeight="251673600" behindDoc="1" locked="0" layoutInCell="1" allowOverlap="1" wp14:anchorId="70EEF1D3" wp14:editId="7EEF047E">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63358">
        <w:rPr>
          <w:b/>
          <w:color w:val="000000"/>
          <w:sz w:val="32"/>
          <w:szCs w:val="32"/>
        </w:rPr>
        <w:t>Frit</w:t>
      </w:r>
      <w:r w:rsidR="003E72D2">
        <w:rPr>
          <w:b/>
          <w:color w:val="000000"/>
          <w:sz w:val="32"/>
          <w:szCs w:val="32"/>
        </w:rPr>
        <w:t>zing</w:t>
      </w:r>
      <w:proofErr w:type="spellEnd"/>
      <w:r w:rsidR="003E72D2">
        <w:rPr>
          <w:b/>
          <w:color w:val="000000"/>
          <w:sz w:val="32"/>
          <w:szCs w:val="32"/>
        </w:rPr>
        <w:t xml:space="preserve">: </w:t>
      </w:r>
    </w:p>
    <w:p w14:paraId="6BF9DA04" w14:textId="474C174A" w:rsidR="006652F7" w:rsidRPr="006652F7" w:rsidRDefault="00C73668" w:rsidP="006652F7">
      <w:pPr>
        <w:pStyle w:val="NormalWeb"/>
        <w:shd w:val="clear" w:color="auto" w:fill="FFFFFF"/>
        <w:spacing w:before="0" w:beforeAutospacing="0" w:after="160" w:afterAutospacing="0"/>
        <w:ind w:left="851" w:firstLine="589"/>
        <w:jc w:val="both"/>
        <w:rPr>
          <w:color w:val="000000"/>
        </w:rPr>
      </w:pPr>
      <w:proofErr w:type="spellStart"/>
      <w:r>
        <w:rPr>
          <w:color w:val="000000"/>
        </w:rPr>
        <w:t>Fritzing</w:t>
      </w:r>
      <w:proofErr w:type="spellEnd"/>
      <w:r>
        <w:rPr>
          <w:color w:val="000000"/>
        </w:rPr>
        <w:t xml:space="preserve">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 xml:space="preserve">sobre uma </w:t>
      </w:r>
      <w:proofErr w:type="spellStart"/>
      <w:r w:rsidR="006652F7">
        <w:rPr>
          <w:color w:val="000000"/>
        </w:rPr>
        <w:t>protoboard</w:t>
      </w:r>
      <w:proofErr w:type="spellEnd"/>
      <w:r w:rsidR="006652F7">
        <w:rPr>
          <w:color w:val="000000"/>
        </w:rPr>
        <w:t xml:space="preserve"> virtual,</w:t>
      </w:r>
      <w:r w:rsidR="00270F59">
        <w:rPr>
          <w:color w:val="000000"/>
        </w:rPr>
        <w:t xml:space="preserve"> disponibilizando</w:t>
      </w:r>
      <w:r w:rsidR="00F44A83">
        <w:rPr>
          <w:color w:val="000000"/>
        </w:rPr>
        <w:t xml:space="preserve"> inúmeros modelos de Arduino</w:t>
      </w:r>
      <w:r w:rsidR="009F646F">
        <w:rPr>
          <w:color w:val="000000"/>
        </w:rPr>
        <w:t xml:space="preserve"> para o usuário</w:t>
      </w:r>
      <w:r w:rsidR="006652F7">
        <w:rPr>
          <w:color w:val="000000"/>
        </w:rPr>
        <w:t>.</w:t>
      </w:r>
      <w:r w:rsidR="009E1512">
        <w:rPr>
          <w:color w:val="000000"/>
        </w:rPr>
        <w:t xml:space="preserve"> </w:t>
      </w:r>
      <w:r w:rsidR="008D71FD" w:rsidRPr="008D71FD">
        <w:rPr>
          <w:color w:val="000000" w:themeColor="text1"/>
        </w:rPr>
        <w:t>Alé</w:t>
      </w:r>
      <w:r w:rsidR="00280739">
        <w:rPr>
          <w:color w:val="000000" w:themeColor="text1"/>
        </w:rPr>
        <w:t xml:space="preserve">m disso, o </w:t>
      </w:r>
      <w:proofErr w:type="spellStart"/>
      <w:r w:rsidR="00280739">
        <w:rPr>
          <w:color w:val="000000" w:themeColor="text1"/>
        </w:rPr>
        <w:t>Fritzing</w:t>
      </w:r>
      <w:proofErr w:type="spellEnd"/>
      <w:r w:rsidR="00280739">
        <w:rPr>
          <w:color w:val="000000" w:themeColor="text1"/>
        </w:rPr>
        <w:t xml:space="preserve">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4EEF9310"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Para baixar acesse</w:t>
      </w:r>
      <w:r w:rsidRPr="009E1512">
        <w:rPr>
          <w:i/>
          <w:color w:val="000000"/>
        </w:rPr>
        <w:t xml:space="preserve"> </w:t>
      </w:r>
      <w:hyperlink r:id="rId20" w:history="1">
        <w:r w:rsidRPr="009E1512">
          <w:rPr>
            <w:rStyle w:val="Hyperlink"/>
            <w:i/>
          </w:rPr>
          <w:t>http://fritzing.org/home/</w:t>
        </w:r>
      </w:hyperlink>
      <w:r w:rsidR="00052DE0">
        <w:rPr>
          <w:color w:val="000000"/>
        </w:rPr>
        <w:t xml:space="preserve"> e, </w:t>
      </w:r>
      <w:r>
        <w:rPr>
          <w:color w:val="000000"/>
        </w:rPr>
        <w:t>na parte superior</w:t>
      </w:r>
      <w:r w:rsidR="001B424E">
        <w:rPr>
          <w:color w:val="000000"/>
        </w:rPr>
        <w:t>, clique em downloads</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69CF2528"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3E1CED9A"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13B88ACA" w:rsidR="00D808E7" w:rsidRPr="007D7E6F" w:rsidRDefault="009E1512" w:rsidP="00C73668">
      <w:pPr>
        <w:pStyle w:val="NormalWeb"/>
        <w:shd w:val="clear" w:color="auto" w:fill="FFFFFF"/>
        <w:spacing w:before="0" w:beforeAutospacing="0" w:after="160" w:afterAutospacing="0"/>
        <w:ind w:firstLine="720"/>
        <w:jc w:val="both"/>
        <w:rPr>
          <w:color w:val="000000"/>
        </w:rPr>
      </w:pPr>
      <w:r w:rsidRPr="009E1512">
        <w:rPr>
          <w:b/>
          <w:color w:val="000000"/>
        </w:rPr>
        <w:t>Nota</w:t>
      </w:r>
      <w:r w:rsidR="001A4720" w:rsidRPr="009E1512">
        <w:rPr>
          <w:b/>
          <w:color w:val="000000"/>
        </w:rPr>
        <w:t>:</w:t>
      </w:r>
      <w:r w:rsidR="001A4720">
        <w:rPr>
          <w:color w:val="000000"/>
        </w:rPr>
        <w:t xml:space="preserve"> à</w:t>
      </w:r>
      <w:r w:rsidR="00D808E7">
        <w:rPr>
          <w:color w:val="000000"/>
        </w:rPr>
        <w:t>que</w:t>
      </w:r>
      <w:r w:rsidR="001A4720">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w:t>
      </w:r>
      <w:proofErr w:type="spellStart"/>
      <w:r w:rsidR="00E332E9">
        <w:rPr>
          <w:color w:val="000000"/>
        </w:rPr>
        <w:t>Brino</w:t>
      </w:r>
      <w:proofErr w:type="spellEnd"/>
      <w:r w:rsidR="00E332E9">
        <w:rPr>
          <w:color w:val="000000"/>
        </w:rPr>
        <w:t xml:space="preserve">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3F178301" w:rsidR="00084195" w:rsidRPr="00B3171B" w:rsidRDefault="00301F06" w:rsidP="00301F06">
      <w:pPr>
        <w:pStyle w:val="NormalWeb"/>
        <w:shd w:val="clear" w:color="auto" w:fill="FFFFFF"/>
        <w:spacing w:before="0" w:beforeAutospacing="0" w:after="160" w:afterAutospacing="0"/>
        <w:rPr>
          <w:b/>
          <w:sz w:val="36"/>
          <w:szCs w:val="36"/>
          <w:u w:val="single"/>
        </w:rPr>
      </w:pPr>
      <w:r>
        <w:rPr>
          <w:b/>
          <w:sz w:val="36"/>
          <w:szCs w:val="36"/>
          <w:u w:val="single"/>
        </w:rPr>
        <w:t>4.</w:t>
      </w:r>
      <w:r w:rsidR="00084195" w:rsidRPr="007D7E6F">
        <w:rPr>
          <w:b/>
          <w:sz w:val="36"/>
          <w:szCs w:val="36"/>
          <w:u w:val="single"/>
        </w:rPr>
        <w:t xml:space="preserve">Projetos com o </w:t>
      </w:r>
      <w:proofErr w:type="spellStart"/>
      <w:r w:rsidR="00084195" w:rsidRPr="007D7E6F">
        <w:rPr>
          <w:b/>
          <w:sz w:val="36"/>
          <w:szCs w:val="36"/>
          <w:u w:val="single"/>
        </w:rPr>
        <w:t>Arduino</w:t>
      </w:r>
      <w:proofErr w:type="spellEnd"/>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1267C2FE" w14:textId="0008AB69" w:rsidR="0065448E" w:rsidRPr="00C50334" w:rsidRDefault="00301F06" w:rsidP="00301F06">
      <w:pPr>
        <w:pStyle w:val="NormalWeb"/>
        <w:shd w:val="clear" w:color="auto" w:fill="FFFFFF"/>
        <w:spacing w:before="0" w:beforeAutospacing="0" w:after="160" w:afterAutospacing="0"/>
        <w:ind w:left="568"/>
        <w:jc w:val="both"/>
        <w:rPr>
          <w:b/>
          <w:color w:val="000000"/>
          <w:sz w:val="40"/>
          <w:szCs w:val="40"/>
        </w:rPr>
      </w:pPr>
      <w:r>
        <w:rPr>
          <w:b/>
          <w:color w:val="000000"/>
          <w:sz w:val="32"/>
          <w:szCs w:val="32"/>
        </w:rPr>
        <w:t>4.1.</w:t>
      </w:r>
      <w:r w:rsidR="00A56541" w:rsidRPr="00C50334">
        <w:rPr>
          <w:b/>
          <w:color w:val="000000"/>
          <w:sz w:val="32"/>
          <w:szCs w:val="32"/>
        </w:rPr>
        <w:t>Piscar</w:t>
      </w:r>
      <w:r w:rsidR="00084195" w:rsidRPr="00C50334">
        <w:rPr>
          <w:b/>
          <w:color w:val="000000"/>
          <w:sz w:val="32"/>
          <w:szCs w:val="32"/>
        </w:rPr>
        <w:t>:</w:t>
      </w:r>
    </w:p>
    <w:p w14:paraId="690DE840" w14:textId="1FB792F4" w:rsidR="00263358" w:rsidRDefault="00263358" w:rsidP="00263358">
      <w:pPr>
        <w:pStyle w:val="NormalWeb"/>
        <w:shd w:val="clear" w:color="auto" w:fill="FFFFFF"/>
        <w:spacing w:before="0" w:beforeAutospacing="0" w:after="160" w:afterAutospacing="0"/>
        <w:ind w:left="720"/>
        <w:jc w:val="both"/>
        <w:rPr>
          <w:color w:val="000000"/>
        </w:rPr>
      </w:pPr>
    </w:p>
    <w:p w14:paraId="073701F0" w14:textId="5593BC9C" w:rsidR="00FB4DAC" w:rsidRDefault="00A56541" w:rsidP="00263358">
      <w:pPr>
        <w:pStyle w:val="NormalWeb"/>
        <w:shd w:val="clear" w:color="auto" w:fill="FFFFFF"/>
        <w:spacing w:before="0" w:beforeAutospacing="0" w:after="160" w:afterAutospacing="0"/>
        <w:ind w:firstLine="720"/>
        <w:jc w:val="both"/>
        <w:rPr>
          <w:strike/>
          <w:color w:val="C00000"/>
        </w:rPr>
      </w:pPr>
      <w:r w:rsidRPr="007D7E6F">
        <w:rPr>
          <w:color w:val="000000"/>
        </w:rPr>
        <w:t>Neste capítulo trabalharemos o mais simples dos projetos de robótica: piscar um LED (como se o título não fosse autoexplicativo</w:t>
      </w:r>
      <w:r w:rsidR="0065448E">
        <w:rPr>
          <w:color w:val="000000"/>
        </w:rPr>
        <w:t xml:space="preserve"> o suficiente</w:t>
      </w:r>
      <w:r w:rsidRPr="007D7E6F">
        <w:rPr>
          <w:color w:val="000000"/>
        </w:rPr>
        <w:t>...).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 xml:space="preserve">do Arduino e como utilizar a IDE do </w:t>
      </w:r>
      <w:proofErr w:type="spellStart"/>
      <w:r w:rsidR="006D0A42">
        <w:rPr>
          <w:color w:val="000000"/>
        </w:rPr>
        <w:t>Brino</w:t>
      </w:r>
      <w:proofErr w:type="spellEnd"/>
      <w:r w:rsidR="006D0A42">
        <w:rPr>
          <w:color w:val="000000"/>
        </w:rPr>
        <w:t>.</w:t>
      </w:r>
    </w:p>
    <w:p w14:paraId="19746BC6" w14:textId="7D12E13D"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3379C">
        <w:rPr>
          <w:color w:val="000000" w:themeColor="text1"/>
        </w:rPr>
        <w:t xml:space="preserve">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5857D898" w14:textId="77777777" w:rsidR="0065448E" w:rsidRDefault="0065448E">
      <w:pPr>
        <w:pStyle w:val="NormalWeb"/>
        <w:shd w:val="clear" w:color="auto" w:fill="FFFFFF"/>
        <w:spacing w:before="0" w:beforeAutospacing="0" w:after="160" w:afterAutospacing="0"/>
        <w:jc w:val="both"/>
        <w:rPr>
          <w:b/>
          <w:color w:val="000000"/>
          <w:sz w:val="28"/>
          <w:szCs w:val="28"/>
          <w:u w:val="single"/>
        </w:rPr>
      </w:pP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263358" w:rsidRDefault="005A0323">
      <w:pPr>
        <w:pStyle w:val="NormalWeb"/>
        <w:shd w:val="clear" w:color="auto" w:fill="FFFFFF"/>
        <w:spacing w:before="0" w:beforeAutospacing="0" w:after="160" w:afterAutospacing="0"/>
        <w:jc w:val="both"/>
        <w:rPr>
          <w:b/>
          <w:color w:val="000000"/>
          <w:sz w:val="28"/>
          <w:szCs w:val="28"/>
          <w:u w:val="single"/>
        </w:rPr>
      </w:pPr>
      <w:r w:rsidRPr="00263358">
        <w:rPr>
          <w:b/>
          <w:color w:val="000000"/>
          <w:sz w:val="28"/>
          <w:szCs w:val="28"/>
          <w:u w:val="single"/>
        </w:rPr>
        <w:lastRenderedPageBreak/>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 xml:space="preserve">A função de configuração é um dos métodos obrigatórios a todo rascunho </w:t>
      </w:r>
      <w:proofErr w:type="spellStart"/>
      <w:r w:rsidRPr="007D7E6F">
        <w:rPr>
          <w:color w:val="000000"/>
        </w:rPr>
        <w:t>Brino</w:t>
      </w:r>
      <w:proofErr w:type="spellEnd"/>
      <w:r w:rsidRPr="007D7E6F">
        <w:rPr>
          <w:color w:val="000000"/>
        </w:rPr>
        <w:t xml:space="preserve">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08D4BCB"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DF4B6A" w:rsidRPr="007D7E6F">
        <w:t>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w:t>
      </w:r>
      <w:proofErr w:type="spellStart"/>
      <w:r w:rsidRPr="007D7E6F">
        <w:rPr>
          <w:color w:val="000000"/>
        </w:rPr>
        <w:t>Brino</w:t>
      </w:r>
      <w:proofErr w:type="spellEnd"/>
      <w:r w:rsidRPr="007D7E6F">
        <w:rPr>
          <w:color w:val="000000"/>
        </w:rPr>
        <w:t xml:space="preserve">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2C5912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p</w:t>
      </w:r>
      <w:r w:rsidR="009C1A64">
        <w:rPr>
          <w:color w:val="000000"/>
        </w:rPr>
        <w:t>a</w:t>
      </w:r>
      <w:r w:rsidRPr="007D7E6F">
        <w:rPr>
          <w:color w:val="000000"/>
        </w:rPr>
        <w:t>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lastRenderedPageBreak/>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proofErr w:type="spellStart"/>
      <w:r w:rsidRPr="007D7E6F">
        <w:rPr>
          <w:color w:val="000000"/>
        </w:rPr>
        <w:t>Protoboard</w:t>
      </w:r>
      <w:proofErr w:type="spellEnd"/>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1B6168F2" w14:textId="77777777" w:rsidR="009C1A64" w:rsidRDefault="00A37853" w:rsidP="009C1A64">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0303C829" w:rsidR="00A37853" w:rsidRPr="009C1A64" w:rsidRDefault="00A37853" w:rsidP="009C1A64">
      <w:pPr>
        <w:pStyle w:val="NormalWeb"/>
        <w:numPr>
          <w:ilvl w:val="0"/>
          <w:numId w:val="23"/>
        </w:numPr>
        <w:shd w:val="clear" w:color="auto" w:fill="FFFFFF"/>
        <w:spacing w:before="0" w:beforeAutospacing="0" w:after="160" w:afterAutospacing="0"/>
        <w:jc w:val="both"/>
        <w:rPr>
          <w:ins w:id="9" w:author="Mateus Berardo de Souza Terra" w:date="2016-02-09T11:40:00Z"/>
          <w:color w:val="000000"/>
        </w:rPr>
      </w:pPr>
      <w:r w:rsidRPr="009C1A64">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0"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432281DE" w:rsidR="00170C77" w:rsidRPr="009C1A64" w:rsidRDefault="00170C77" w:rsidP="00DF4B6A">
      <w:pPr>
        <w:pStyle w:val="NormalWeb"/>
        <w:spacing w:before="0" w:beforeAutospacing="0" w:after="30" w:afterAutospacing="0"/>
        <w:jc w:val="both"/>
        <w:rPr>
          <w:b/>
          <w:color w:val="000000"/>
          <w:sz w:val="28"/>
          <w:szCs w:val="28"/>
          <w:u w:val="single"/>
        </w:rPr>
      </w:pPr>
      <w:r w:rsidRPr="009C1A64">
        <w:rPr>
          <w:b/>
          <w:color w:val="000000"/>
          <w:sz w:val="28"/>
          <w:szCs w:val="28"/>
          <w:u w:val="single"/>
        </w:rPr>
        <w:t>Montando o hardware</w:t>
      </w:r>
      <w:r w:rsidR="009C1A64">
        <w:rPr>
          <w:b/>
          <w:color w:val="000000"/>
          <w:sz w:val="28"/>
          <w:szCs w:val="28"/>
          <w:u w:val="single"/>
        </w:rPr>
        <w:t>:</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val="en-US"/>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2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val="en-US"/>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4412D748" w14:textId="77777777" w:rsidR="009C1A64" w:rsidRDefault="006D23EC" w:rsidP="009C1A64">
      <w:pPr>
        <w:pStyle w:val="NormalWeb"/>
        <w:shd w:val="clear" w:color="auto" w:fill="FFFFFF"/>
        <w:spacing w:before="0" w:beforeAutospacing="0" w:after="160" w:afterAutospacing="0"/>
        <w:jc w:val="both"/>
        <w:rPr>
          <w:b/>
          <w:color w:val="000000"/>
          <w:sz w:val="28"/>
          <w:szCs w:val="28"/>
          <w:u w:val="single"/>
        </w:rPr>
      </w:pPr>
      <w:r w:rsidRPr="009C1A64">
        <w:rPr>
          <w:b/>
          <w:color w:val="000000"/>
          <w:sz w:val="28"/>
          <w:szCs w:val="28"/>
          <w:u w:val="single"/>
        </w:rPr>
        <w:t>Analisando o hardware</w:t>
      </w:r>
    </w:p>
    <w:p w14:paraId="37872512" w14:textId="77777777" w:rsidR="009C1A64" w:rsidRDefault="009C1A64" w:rsidP="009C1A64">
      <w:pPr>
        <w:pStyle w:val="NormalWeb"/>
        <w:shd w:val="clear" w:color="auto" w:fill="FFFFFF"/>
        <w:spacing w:before="0" w:beforeAutospacing="0" w:after="160" w:afterAutospacing="0"/>
        <w:jc w:val="both"/>
        <w:rPr>
          <w:b/>
          <w:color w:val="000000"/>
          <w:sz w:val="28"/>
          <w:szCs w:val="28"/>
          <w:u w:val="single"/>
        </w:rPr>
      </w:pPr>
    </w:p>
    <w:p w14:paraId="62BBD5BE" w14:textId="21D9B1CF" w:rsidR="00170C77" w:rsidRDefault="006D23EC" w:rsidP="009C1A64">
      <w:pPr>
        <w:pStyle w:val="NormalWeb"/>
        <w:shd w:val="clear" w:color="auto" w:fill="FFFFFF"/>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ground do circuito. O resistor é utilizado para provocar uma queda de corrente e tensão no circuito, pois o </w:t>
      </w:r>
      <w:r w:rsidR="005C6C4A">
        <w:rPr>
          <w:color w:val="000000"/>
        </w:rPr>
        <w:t>Arduino</w:t>
      </w:r>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proofErr w:type="spellStart"/>
      <w:r w:rsidR="00CA7AA5">
        <w:rPr>
          <w:color w:val="000000"/>
        </w:rPr>
        <w:t>Arduino</w:t>
      </w:r>
      <w:proofErr w:type="spellEnd"/>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2E5F42AE" w:rsidR="004A7414" w:rsidRPr="00C50334" w:rsidRDefault="00301F06" w:rsidP="00301F06">
      <w:pPr>
        <w:pStyle w:val="NormalWeb"/>
        <w:shd w:val="clear" w:color="auto" w:fill="FFFFFF"/>
        <w:spacing w:before="0" w:beforeAutospacing="0" w:after="160" w:afterAutospacing="0"/>
        <w:ind w:left="360"/>
        <w:jc w:val="both"/>
        <w:rPr>
          <w:b/>
          <w:color w:val="000000"/>
          <w:sz w:val="32"/>
          <w:szCs w:val="32"/>
        </w:rPr>
      </w:pPr>
      <w:r>
        <w:rPr>
          <w:b/>
          <w:color w:val="000000"/>
          <w:sz w:val="32"/>
          <w:szCs w:val="32"/>
        </w:rPr>
        <w:t>4.2.</w:t>
      </w:r>
      <w:r w:rsidR="004A7414" w:rsidRPr="00C50334">
        <w:rPr>
          <w:b/>
          <w:color w:val="000000"/>
          <w:sz w:val="32"/>
          <w:szCs w:val="32"/>
        </w:rPr>
        <w:t>Ligar luz com botão</w:t>
      </w:r>
    </w:p>
    <w:p w14:paraId="0A1EB573" w14:textId="5CCD8ACF"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lastRenderedPageBreak/>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proofErr w:type="spellStart"/>
      <w:r w:rsidR="00186A2C">
        <w:rPr>
          <w:color w:val="000000"/>
        </w:rPr>
        <w:t>Arduino</w:t>
      </w:r>
      <w:proofErr w:type="spellEnd"/>
      <w:r>
        <w:rPr>
          <w:color w:val="000000"/>
        </w:rPr>
        <w:t xml:space="preserve"> com 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proofErr w:type="spellStart"/>
      <w:r>
        <w:rPr>
          <w:color w:val="000000"/>
        </w:rPr>
        <w:t>Protoboard</w:t>
      </w:r>
      <w:proofErr w:type="spellEnd"/>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0A838439"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266E4547"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51E4D3E4" w:rsidR="004A7414" w:rsidRPr="009C1A64" w:rsidRDefault="00624DED">
      <w:pPr>
        <w:pStyle w:val="NormalWeb"/>
        <w:shd w:val="clear" w:color="auto" w:fill="FFFFFF"/>
        <w:spacing w:before="0" w:beforeAutospacing="0" w:after="160" w:afterAutospacing="0"/>
        <w:jc w:val="both"/>
        <w:rPr>
          <w:color w:val="000000"/>
          <w:sz w:val="28"/>
          <w:szCs w:val="28"/>
        </w:rPr>
      </w:pPr>
      <w:r w:rsidRPr="009C1A64">
        <w:rPr>
          <w:b/>
          <w:color w:val="000000"/>
          <w:sz w:val="28"/>
          <w:szCs w:val="28"/>
          <w:u w:val="single"/>
        </w:rPr>
        <w:t>Montando o</w:t>
      </w:r>
      <w:r w:rsidR="00000343" w:rsidRPr="009C1A64">
        <w:rPr>
          <w:b/>
          <w:color w:val="000000"/>
          <w:sz w:val="28"/>
          <w:szCs w:val="28"/>
          <w:u w:val="single"/>
        </w:rPr>
        <w:t xml:space="preserve"> hardware</w:t>
      </w:r>
      <w:r w:rsidR="007448D6" w:rsidRPr="009C1A64">
        <w:rPr>
          <w:color w:val="000000"/>
          <w:sz w:val="28"/>
          <w:szCs w:val="28"/>
        </w:rPr>
        <w:t xml:space="preserve"> </w:t>
      </w:r>
    </w:p>
    <w:p w14:paraId="3806A133" w14:textId="69686CFC"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1" w:author="Mateus Berardo de Souza Terra" w:date="2016-02-09T11:42:00Z">
        <w:r>
          <w:rPr>
            <w:color w:val="000000"/>
          </w:rPr>
          <w:t xml:space="preserve"> </w:t>
        </w:r>
      </w:ins>
    </w:p>
    <w:p w14:paraId="4DE9E2E6" w14:textId="0AC3DA50" w:rsidR="00626B47" w:rsidRDefault="005B73EA" w:rsidP="00125819">
      <w:pPr>
        <w:pStyle w:val="NormalWeb"/>
        <w:shd w:val="clear" w:color="auto" w:fill="FFFFFF"/>
        <w:spacing w:before="0" w:beforeAutospacing="0" w:after="160" w:afterAutospacing="0"/>
        <w:ind w:firstLine="720"/>
        <w:jc w:val="both"/>
        <w:rPr>
          <w:color w:val="000000"/>
        </w:rPr>
      </w:pPr>
      <w:r>
        <w:rPr>
          <w:b/>
          <w:color w:val="000000" w:themeColor="text1"/>
        </w:rPr>
        <w:t xml:space="preserve">Nota: </w:t>
      </w:r>
      <w:r w:rsidR="005533D5">
        <w:rPr>
          <w:color w:val="000000" w:themeColor="text1"/>
        </w:rPr>
        <w:t>nunca</w:t>
      </w:r>
      <w:r w:rsidR="003F5D34">
        <w:rPr>
          <w:color w:val="000000" w:themeColor="text1"/>
        </w:rPr>
        <w:t xml:space="preserve"> monte seus circuitos com o seu Arduino conectado/ligado.</w:t>
      </w:r>
    </w:p>
    <w:p w14:paraId="4DCDDDC0" w14:textId="28C159B3" w:rsidR="00624DED" w:rsidRDefault="00624DED">
      <w:pPr>
        <w:pStyle w:val="NormalWeb"/>
        <w:shd w:val="clear" w:color="auto" w:fill="FFFFFF"/>
        <w:spacing w:before="0" w:beforeAutospacing="0" w:after="160" w:afterAutospacing="0"/>
        <w:jc w:val="both"/>
        <w:rPr>
          <w:ins w:id="12" w:author="Mateus Berardo de Souza Terra" w:date="2016-02-09T11:43:00Z"/>
          <w:color w:val="000000"/>
        </w:rPr>
      </w:pPr>
    </w:p>
    <w:p w14:paraId="1F5F2E1C" w14:textId="4504084F" w:rsidR="001D7DCF" w:rsidRDefault="005B73EA">
      <w:pPr>
        <w:pStyle w:val="NormalWeb"/>
        <w:shd w:val="clear" w:color="auto" w:fill="FFFFFF"/>
        <w:spacing w:before="0" w:beforeAutospacing="0" w:after="160" w:afterAutospacing="0"/>
        <w:jc w:val="both"/>
        <w:rPr>
          <w:b/>
          <w:color w:val="000000"/>
          <w:sz w:val="28"/>
          <w:szCs w:val="28"/>
          <w:u w:val="single"/>
        </w:rPr>
      </w:pPr>
      <w:r>
        <w:rPr>
          <w:noProof/>
          <w:color w:val="000000"/>
          <w:lang w:val="en-US"/>
        </w:rPr>
        <w:drawing>
          <wp:anchor distT="0" distB="0" distL="114300" distR="114300" simplePos="0" relativeHeight="251669504" behindDoc="0" locked="0" layoutInCell="1" allowOverlap="1" wp14:anchorId="6A6C19DC" wp14:editId="2C518B08">
            <wp:simplePos x="0" y="0"/>
            <wp:positionH relativeFrom="margin">
              <wp:posOffset>1135380</wp:posOffset>
            </wp:positionH>
            <wp:positionV relativeFrom="paragraph">
              <wp:posOffset>20927</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p>
    <w:p w14:paraId="232C32E6" w14:textId="5D8C459F"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262DC5A5"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58285D9"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284C2E3A"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4F6CF29B"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2D427776"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3D2CCD01"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62353038" w:rsidR="001D7DCF" w:rsidRDefault="005B73EA">
      <w:pPr>
        <w:pStyle w:val="NormalWeb"/>
        <w:shd w:val="clear" w:color="auto" w:fill="FFFFFF"/>
        <w:spacing w:before="0" w:beforeAutospacing="0" w:after="160" w:afterAutospacing="0"/>
        <w:jc w:val="both"/>
        <w:rPr>
          <w:b/>
          <w:color w:val="000000"/>
          <w:sz w:val="28"/>
          <w:szCs w:val="28"/>
          <w:u w:val="single"/>
        </w:rPr>
      </w:pPr>
      <w:r>
        <w:rPr>
          <w:noProof/>
          <w:color w:val="000000"/>
          <w:lang w:val="en-US"/>
        </w:rPr>
        <w:lastRenderedPageBreak/>
        <w:drawing>
          <wp:anchor distT="0" distB="0" distL="114300" distR="114300" simplePos="0" relativeHeight="251668480" behindDoc="0" locked="0" layoutInCell="1" allowOverlap="1" wp14:anchorId="7F4A5659" wp14:editId="676E41F8">
            <wp:simplePos x="0" y="0"/>
            <wp:positionH relativeFrom="margin">
              <wp:align>right</wp:align>
            </wp:positionH>
            <wp:positionV relativeFrom="paragraph">
              <wp:posOffset>442</wp:posOffset>
            </wp:positionV>
            <wp:extent cx="5943600" cy="2377440"/>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p>
    <w:p w14:paraId="38C81A89" w14:textId="77777777" w:rsidR="005B73EA" w:rsidRDefault="001D7DCF">
      <w:pPr>
        <w:pStyle w:val="NormalWeb"/>
        <w:shd w:val="clear" w:color="auto" w:fill="FFFFFF"/>
        <w:spacing w:before="0" w:beforeAutospacing="0" w:after="160" w:afterAutospacing="0"/>
        <w:jc w:val="both"/>
        <w:rPr>
          <w:b/>
          <w:color w:val="000000"/>
          <w:sz w:val="28"/>
          <w:szCs w:val="28"/>
          <w:u w:val="single"/>
        </w:rPr>
      </w:pPr>
      <w:r w:rsidRPr="005B73EA">
        <w:rPr>
          <w:b/>
          <w:color w:val="000000"/>
          <w:sz w:val="28"/>
          <w:szCs w:val="28"/>
          <w:u w:val="single"/>
        </w:rPr>
        <w:t>Analisando o hardware</w:t>
      </w:r>
    </w:p>
    <w:p w14:paraId="1F2FCDE9" w14:textId="77777777" w:rsidR="005B73EA" w:rsidRDefault="005B73EA">
      <w:pPr>
        <w:pStyle w:val="NormalWeb"/>
        <w:shd w:val="clear" w:color="auto" w:fill="FFFFFF"/>
        <w:spacing w:before="0" w:beforeAutospacing="0" w:after="160" w:afterAutospacing="0"/>
        <w:jc w:val="both"/>
        <w:rPr>
          <w:b/>
          <w:color w:val="000000"/>
          <w:sz w:val="28"/>
          <w:szCs w:val="28"/>
          <w:u w:val="single"/>
        </w:rPr>
      </w:pPr>
    </w:p>
    <w:p w14:paraId="1B1A387D" w14:textId="6F9FE29D" w:rsidR="001D7DCF" w:rsidRDefault="001D7DCF">
      <w:pPr>
        <w:pStyle w:val="NormalWeb"/>
        <w:shd w:val="clear" w:color="auto" w:fill="FFFFFF"/>
        <w:spacing w:before="0" w:beforeAutospacing="0" w:after="160" w:afterAutospacing="0"/>
        <w:jc w:val="both"/>
        <w:rPr>
          <w:i/>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proofErr w:type="spellStart"/>
      <w:r>
        <w:rPr>
          <w:i/>
          <w:color w:val="000000"/>
        </w:rPr>
        <w:t>pull-down</w:t>
      </w:r>
      <w:proofErr w:type="spellEnd"/>
      <w:r>
        <w:rPr>
          <w:color w:val="000000"/>
        </w:rPr>
        <w:t xml:space="preserve"> de 1k ohm. Os</w:t>
      </w:r>
      <w:r w:rsidR="008C5792">
        <w:rPr>
          <w:color w:val="000000"/>
        </w:rPr>
        <w:t>/</w:t>
      </w:r>
      <w:r>
        <w:rPr>
          <w:color w:val="000000"/>
        </w:rPr>
        <w:t xml:space="preserve">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ground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596A4B97" w14:textId="63C5A49B" w:rsidR="00907C3C" w:rsidRPr="00F40228" w:rsidRDefault="00907C3C">
      <w:pPr>
        <w:pStyle w:val="NormalWeb"/>
        <w:shd w:val="clear" w:color="auto" w:fill="FFFFFF"/>
        <w:spacing w:before="0" w:beforeAutospacing="0" w:after="160" w:afterAutospacing="0"/>
        <w:jc w:val="both"/>
        <w:rPr>
          <w:noProof/>
          <w:color w:val="000000"/>
        </w:rPr>
      </w:pPr>
      <w:r>
        <w:rPr>
          <w:noProof/>
          <w:color w:val="000000"/>
          <w:lang w:val="en-US"/>
        </w:rPr>
        <w:drawing>
          <wp:anchor distT="0" distB="0" distL="114300" distR="114300" simplePos="0" relativeHeight="251684864" behindDoc="0" locked="0" layoutInCell="1" allowOverlap="1" wp14:anchorId="0790F19C" wp14:editId="74D7D03D">
            <wp:simplePos x="0" y="0"/>
            <wp:positionH relativeFrom="margin">
              <wp:align>center</wp:align>
            </wp:positionH>
            <wp:positionV relativeFrom="paragraph">
              <wp:posOffset>136525</wp:posOffset>
            </wp:positionV>
            <wp:extent cx="2849840" cy="3105150"/>
            <wp:effectExtent l="0" t="0" r="8255"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png"/>
                    <pic:cNvPicPr/>
                  </pic:nvPicPr>
                  <pic:blipFill>
                    <a:blip r:embed="rId25">
                      <a:extLst>
                        <a:ext uri="{28A0092B-C50C-407E-A947-70E740481C1C}">
                          <a14:useLocalDpi xmlns:a14="http://schemas.microsoft.com/office/drawing/2010/main" val="0"/>
                        </a:ext>
                      </a:extLst>
                    </a:blip>
                    <a:stretch>
                      <a:fillRect/>
                    </a:stretch>
                  </pic:blipFill>
                  <pic:spPr>
                    <a:xfrm>
                      <a:off x="0" y="0"/>
                      <a:ext cx="2849840" cy="3105150"/>
                    </a:xfrm>
                    <a:prstGeom prst="rect">
                      <a:avLst/>
                    </a:prstGeom>
                  </pic:spPr>
                </pic:pic>
              </a:graphicData>
            </a:graphic>
          </wp:anchor>
        </w:drawing>
      </w:r>
    </w:p>
    <w:p w14:paraId="6A3E8955" w14:textId="77777777" w:rsidR="005B73EA" w:rsidRDefault="005B73EA">
      <w:pPr>
        <w:pStyle w:val="NormalWeb"/>
        <w:shd w:val="clear" w:color="auto" w:fill="FFFFFF"/>
        <w:spacing w:before="0" w:beforeAutospacing="0" w:after="160" w:afterAutospacing="0"/>
        <w:jc w:val="both"/>
        <w:rPr>
          <w:b/>
          <w:color w:val="000000"/>
          <w:sz w:val="28"/>
          <w:szCs w:val="28"/>
          <w:u w:val="single"/>
        </w:rPr>
      </w:pPr>
    </w:p>
    <w:p w14:paraId="67A1EE0F" w14:textId="77777777" w:rsidR="00907C3C" w:rsidRDefault="00907C3C">
      <w:pPr>
        <w:pStyle w:val="NormalWeb"/>
        <w:shd w:val="clear" w:color="auto" w:fill="FFFFFF"/>
        <w:spacing w:before="0" w:beforeAutospacing="0" w:after="160" w:afterAutospacing="0"/>
        <w:jc w:val="both"/>
        <w:rPr>
          <w:b/>
          <w:sz w:val="28"/>
          <w:szCs w:val="28"/>
          <w:u w:val="single"/>
        </w:rPr>
      </w:pPr>
    </w:p>
    <w:p w14:paraId="4A369DD3" w14:textId="77777777" w:rsidR="00907C3C" w:rsidRDefault="00907C3C">
      <w:pPr>
        <w:pStyle w:val="NormalWeb"/>
        <w:shd w:val="clear" w:color="auto" w:fill="FFFFFF"/>
        <w:spacing w:before="0" w:beforeAutospacing="0" w:after="160" w:afterAutospacing="0"/>
        <w:jc w:val="both"/>
        <w:rPr>
          <w:b/>
          <w:sz w:val="28"/>
          <w:szCs w:val="28"/>
          <w:u w:val="single"/>
        </w:rPr>
      </w:pPr>
    </w:p>
    <w:p w14:paraId="2C518278" w14:textId="77777777" w:rsidR="00907C3C" w:rsidRDefault="00907C3C">
      <w:pPr>
        <w:pStyle w:val="NormalWeb"/>
        <w:shd w:val="clear" w:color="auto" w:fill="FFFFFF"/>
        <w:spacing w:before="0" w:beforeAutospacing="0" w:after="160" w:afterAutospacing="0"/>
        <w:jc w:val="both"/>
        <w:rPr>
          <w:b/>
          <w:sz w:val="28"/>
          <w:szCs w:val="28"/>
          <w:u w:val="single"/>
        </w:rPr>
      </w:pPr>
    </w:p>
    <w:p w14:paraId="4E06EEC3" w14:textId="77777777" w:rsidR="00907C3C" w:rsidRDefault="00907C3C">
      <w:pPr>
        <w:pStyle w:val="NormalWeb"/>
        <w:shd w:val="clear" w:color="auto" w:fill="FFFFFF"/>
        <w:spacing w:before="0" w:beforeAutospacing="0" w:after="160" w:afterAutospacing="0"/>
        <w:jc w:val="both"/>
        <w:rPr>
          <w:b/>
          <w:sz w:val="28"/>
          <w:szCs w:val="28"/>
          <w:u w:val="single"/>
        </w:rPr>
      </w:pPr>
    </w:p>
    <w:p w14:paraId="7B029F61" w14:textId="77777777" w:rsidR="00907C3C" w:rsidRDefault="00907C3C">
      <w:pPr>
        <w:pStyle w:val="NormalWeb"/>
        <w:shd w:val="clear" w:color="auto" w:fill="FFFFFF"/>
        <w:spacing w:before="0" w:beforeAutospacing="0" w:after="160" w:afterAutospacing="0"/>
        <w:jc w:val="both"/>
        <w:rPr>
          <w:b/>
          <w:sz w:val="28"/>
          <w:szCs w:val="28"/>
          <w:u w:val="single"/>
        </w:rPr>
      </w:pPr>
    </w:p>
    <w:p w14:paraId="2EA945B3" w14:textId="77777777" w:rsidR="00907C3C" w:rsidRDefault="00907C3C">
      <w:pPr>
        <w:pStyle w:val="NormalWeb"/>
        <w:shd w:val="clear" w:color="auto" w:fill="FFFFFF"/>
        <w:spacing w:before="0" w:beforeAutospacing="0" w:after="160" w:afterAutospacing="0"/>
        <w:jc w:val="both"/>
        <w:rPr>
          <w:b/>
          <w:sz w:val="28"/>
          <w:szCs w:val="28"/>
          <w:u w:val="single"/>
        </w:rPr>
      </w:pPr>
    </w:p>
    <w:p w14:paraId="2EE3A870" w14:textId="77777777" w:rsidR="00907C3C" w:rsidRDefault="00907C3C">
      <w:pPr>
        <w:pStyle w:val="NormalWeb"/>
        <w:shd w:val="clear" w:color="auto" w:fill="FFFFFF"/>
        <w:spacing w:before="0" w:beforeAutospacing="0" w:after="160" w:afterAutospacing="0"/>
        <w:jc w:val="both"/>
        <w:rPr>
          <w:b/>
          <w:sz w:val="28"/>
          <w:szCs w:val="28"/>
          <w:u w:val="single"/>
        </w:rPr>
      </w:pPr>
    </w:p>
    <w:p w14:paraId="6EC1A44E" w14:textId="77777777" w:rsidR="00907C3C" w:rsidRDefault="00907C3C">
      <w:pPr>
        <w:pStyle w:val="NormalWeb"/>
        <w:shd w:val="clear" w:color="auto" w:fill="FFFFFF"/>
        <w:spacing w:before="0" w:beforeAutospacing="0" w:after="160" w:afterAutospacing="0"/>
        <w:jc w:val="both"/>
        <w:rPr>
          <w:b/>
          <w:sz w:val="28"/>
          <w:szCs w:val="28"/>
          <w:u w:val="single"/>
        </w:rPr>
      </w:pPr>
    </w:p>
    <w:p w14:paraId="2253E9FB" w14:textId="77777777" w:rsidR="00907C3C" w:rsidRDefault="00907C3C">
      <w:pPr>
        <w:pStyle w:val="NormalWeb"/>
        <w:shd w:val="clear" w:color="auto" w:fill="FFFFFF"/>
        <w:spacing w:before="0" w:beforeAutospacing="0" w:after="160" w:afterAutospacing="0"/>
        <w:jc w:val="both"/>
        <w:rPr>
          <w:b/>
          <w:sz w:val="28"/>
          <w:szCs w:val="28"/>
          <w:u w:val="single"/>
        </w:rPr>
      </w:pPr>
    </w:p>
    <w:p w14:paraId="479BB42D" w14:textId="06CCFD7A" w:rsidR="00624DED" w:rsidRPr="005B73EA" w:rsidRDefault="00624DED">
      <w:pPr>
        <w:pStyle w:val="NormalWeb"/>
        <w:shd w:val="clear" w:color="auto" w:fill="FFFFFF"/>
        <w:spacing w:before="0" w:beforeAutospacing="0" w:after="160" w:afterAutospacing="0"/>
        <w:jc w:val="both"/>
        <w:rPr>
          <w:ins w:id="13" w:author="Mateus Berardo de Souza Terra" w:date="2016-02-09T11:44:00Z"/>
          <w:b/>
          <w:sz w:val="28"/>
          <w:szCs w:val="28"/>
          <w:u w:val="single"/>
        </w:rPr>
      </w:pPr>
      <w:ins w:id="14" w:author="Mateus Berardo de Souza Terra" w:date="2016-02-09T11:44:00Z">
        <w:r w:rsidRPr="005B73EA">
          <w:rPr>
            <w:b/>
            <w:sz w:val="28"/>
            <w:szCs w:val="28"/>
            <w:u w:val="single"/>
          </w:rPr>
          <w:lastRenderedPageBreak/>
          <w:t>O Código</w:t>
        </w:r>
      </w:ins>
    </w:p>
    <w:p w14:paraId="6EBF2D09" w14:textId="3636D9D0" w:rsidR="00624DED" w:rsidRDefault="00624DED">
      <w:pPr>
        <w:pStyle w:val="NormalWeb"/>
        <w:shd w:val="clear" w:color="auto" w:fill="FFFFFF"/>
        <w:spacing w:before="0" w:beforeAutospacing="0" w:after="160" w:afterAutospacing="0"/>
        <w:ind w:firstLine="720"/>
        <w:jc w:val="both"/>
        <w:rPr>
          <w:ins w:id="15" w:author="Mateus Berardo de Souza Terra" w:date="2016-02-09T11:45:00Z"/>
          <w:color w:val="000000"/>
        </w:rPr>
        <w:pPrChange w:id="16" w:author="Mateus Berardo de Souza Terra" w:date="2016-02-09T11:45:00Z">
          <w:pPr>
            <w:pStyle w:val="NormalWeb"/>
            <w:shd w:val="clear" w:color="auto" w:fill="FFFFFF"/>
            <w:spacing w:before="0" w:beforeAutospacing="0" w:after="160" w:afterAutospacing="0"/>
            <w:jc w:val="both"/>
          </w:pPr>
        </w:pPrChange>
      </w:pPr>
      <w:ins w:id="17" w:author="Mateus Berardo de Souza Terra" w:date="2016-02-09T11:44:00Z">
        <w:r>
          <w:rPr>
            <w:color w:val="000000"/>
          </w:rPr>
          <w:t xml:space="preserve">Abra a IDE do </w:t>
        </w:r>
        <w:proofErr w:type="spellStart"/>
        <w:r>
          <w:rPr>
            <w:color w:val="000000"/>
          </w:rPr>
          <w:t>Brino</w:t>
        </w:r>
        <w:proofErr w:type="spellEnd"/>
        <w:r>
          <w:rPr>
            <w:color w:val="000000"/>
          </w:rPr>
          <w:t xml:space="preserve"> e digite o código abaixo ou baixe</w:t>
        </w:r>
      </w:ins>
      <w:r w:rsidR="00617B61">
        <w:rPr>
          <w:color w:val="000000"/>
        </w:rPr>
        <w:t>-</w:t>
      </w:r>
      <w:r w:rsidR="008D7DC7">
        <w:rPr>
          <w:color w:val="000000"/>
        </w:rPr>
        <w:t>o</w:t>
      </w:r>
      <w:ins w:id="18" w:author="Mateus Berardo de Souza Terra" w:date="2016-02-09T11:44:00Z">
        <w:r>
          <w:rPr>
            <w:color w:val="000000"/>
          </w:rPr>
          <w:t xml:space="preserve"> da página do </w:t>
        </w:r>
      </w:ins>
      <w:proofErr w:type="spellStart"/>
      <w:r w:rsidR="00301F06">
        <w:rPr>
          <w:color w:val="000000"/>
        </w:rPr>
        <w:t>G</w:t>
      </w:r>
      <w:ins w:id="19" w:author="Mateus Berardo de Souza Terra" w:date="2016-02-09T11:44:00Z">
        <w:r>
          <w:rPr>
            <w:color w:val="000000"/>
          </w:rPr>
          <w:t>ithub</w:t>
        </w:r>
        <w:proofErr w:type="spellEnd"/>
        <w:r>
          <w:rPr>
            <w:color w:val="000000"/>
          </w:rPr>
          <w:t xml:space="preserve"> da apostila</w:t>
        </w:r>
      </w:ins>
      <w:ins w:id="20"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1"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2" w:author="Mateus Berardo de Souza Terra" w:date="2016-02-09T11:46:00Z"/>
                <w:color w:val="000000"/>
              </w:rPr>
              <w:pPrChange w:id="23" w:author="Mateus Berardo de Souza Terra" w:date="2016-02-09T11:46:00Z">
                <w:pPr>
                  <w:pStyle w:val="NormalWeb"/>
                  <w:spacing w:before="0" w:beforeAutospacing="0" w:after="160" w:afterAutospacing="0"/>
                  <w:jc w:val="both"/>
                </w:pPr>
              </w:pPrChange>
            </w:pPr>
            <w:ins w:id="24" w:author="Mateus Berardo de Souza Terra" w:date="2016-02-09T11:45:00Z">
              <w:r>
                <w:rPr>
                  <w:color w:val="000000"/>
                </w:rPr>
                <w:t xml:space="preserve">//Projeto 2 </w:t>
              </w:r>
            </w:ins>
            <w:ins w:id="25" w:author="Mateus Berardo de Souza Terra" w:date="2016-02-09T11:46:00Z">
              <w:r>
                <w:rPr>
                  <w:color w:val="000000"/>
                </w:rPr>
                <w:t>–</w:t>
              </w:r>
            </w:ins>
            <w:ins w:id="26" w:author="Mateus Berardo de Souza Terra" w:date="2016-02-09T11:45:00Z">
              <w:r>
                <w:rPr>
                  <w:color w:val="000000"/>
                </w:rPr>
                <w:t xml:space="preserve"> </w:t>
              </w:r>
            </w:ins>
            <w:ins w:id="27"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8" w:author="Mateus Berardo de Souza Terra" w:date="2016-02-09T11:46:00Z"/>
                <w:color w:val="000000"/>
              </w:rPr>
              <w:pPrChange w:id="29"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0" w:author="Mateus Berardo de Souza Terra" w:date="2016-02-09T11:46:00Z"/>
                <w:color w:val="000000"/>
              </w:rPr>
              <w:pPrChange w:id="31"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proofErr w:type="spellStart"/>
            <w:ins w:id="32" w:author="Mateus Berardo de Souza Terra" w:date="2016-02-09T11:46:00Z">
              <w:r w:rsidR="00624DED">
                <w:rPr>
                  <w:color w:val="000000"/>
                </w:rPr>
                <w:t>Numero</w:t>
              </w:r>
              <w:proofErr w:type="spellEnd"/>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3" w:author="Mateus Berardo de Souza Terra" w:date="2016-02-09T11:46:00Z">
                <w:pPr>
                  <w:pStyle w:val="NormalWeb"/>
                  <w:spacing w:before="0" w:beforeAutospacing="0" w:after="160" w:afterAutospacing="0"/>
                  <w:jc w:val="both"/>
                </w:pPr>
              </w:pPrChange>
            </w:pPr>
            <w:r>
              <w:rPr>
                <w:color w:val="000000"/>
              </w:rPr>
              <w:t xml:space="preserve">Constante </w:t>
            </w:r>
            <w:proofErr w:type="spellStart"/>
            <w:proofErr w:type="gramStart"/>
            <w:ins w:id="34" w:author="Mateus Berardo de Souza Terra" w:date="2016-02-09T11:46:00Z">
              <w:r w:rsidR="00624DED">
                <w:rPr>
                  <w:color w:val="000000"/>
                </w:rPr>
                <w:t>Numero</w:t>
              </w:r>
              <w:proofErr w:type="spellEnd"/>
              <w:r w:rsidR="00624DED">
                <w:rPr>
                  <w:color w:val="000000"/>
                </w:rPr>
                <w:t xml:space="preserve"> </w:t>
              </w:r>
            </w:ins>
            <w:ins w:id="35" w:author="Mateus Berardo de Souza Terra" w:date="2016-02-09T11:45:00Z">
              <w:r w:rsidR="00624DED">
                <w:rPr>
                  <w:color w:val="000000"/>
                </w:rPr>
                <w:t xml:space="preserve"> </w:t>
              </w:r>
            </w:ins>
            <w:proofErr w:type="spellStart"/>
            <w:ins w:id="36"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37" w:author="Mateus Berardo de Souza Terra" w:date="2016-02-09T11:47:00Z"/>
                <w:color w:val="000000"/>
              </w:rPr>
              <w:pPrChange w:id="38"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9" w:author="Mateus Berardo de Souza Terra" w:date="2016-02-09T11:47:00Z"/>
                <w:color w:val="000000"/>
              </w:rPr>
              <w:pPrChange w:id="40" w:author="Mateus Berardo de Souza Terra" w:date="2016-02-09T11:46:00Z">
                <w:pPr>
                  <w:pStyle w:val="NormalWeb"/>
                  <w:spacing w:before="0" w:beforeAutospacing="0" w:after="160" w:afterAutospacing="0"/>
                  <w:jc w:val="both"/>
                </w:pPr>
              </w:pPrChange>
            </w:pPr>
            <w:proofErr w:type="spellStart"/>
            <w:proofErr w:type="gramStart"/>
            <w:ins w:id="41"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2" w:author="Mateus Berardo de Souza Terra" w:date="2016-02-09T11:47:00Z"/>
                <w:color w:val="000000"/>
              </w:rPr>
              <w:pPrChange w:id="43" w:author="Mateus Berardo de Souza Terra" w:date="2016-02-09T11:47:00Z">
                <w:pPr>
                  <w:pStyle w:val="NormalWeb"/>
                  <w:spacing w:before="0" w:beforeAutospacing="0" w:after="160" w:afterAutospacing="0"/>
                  <w:jc w:val="both"/>
                </w:pPr>
              </w:pPrChange>
            </w:pPr>
            <w:proofErr w:type="spellStart"/>
            <w:ins w:id="44"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5" w:author="Mateus Berardo de Souza Terra" w:date="2016-02-09T11:47:00Z">
                <w:pPr>
                  <w:pStyle w:val="NormalWeb"/>
                  <w:spacing w:before="0" w:beforeAutospacing="0" w:after="160" w:afterAutospacing="0"/>
                  <w:jc w:val="both"/>
                </w:pPr>
              </w:pPrChange>
            </w:pPr>
            <w:proofErr w:type="spellStart"/>
            <w:ins w:id="46"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47"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48"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Pr="005B73EA" w:rsidRDefault="00352657" w:rsidP="00352657">
      <w:pPr>
        <w:pStyle w:val="NormalWeb"/>
        <w:shd w:val="clear" w:color="auto" w:fill="FFFFFF"/>
        <w:spacing w:before="0" w:beforeAutospacing="0" w:after="160" w:afterAutospacing="0"/>
        <w:jc w:val="both"/>
        <w:rPr>
          <w:b/>
          <w:color w:val="000000"/>
          <w:sz w:val="28"/>
          <w:szCs w:val="28"/>
          <w:u w:val="single"/>
        </w:rPr>
      </w:pPr>
      <w:r w:rsidRPr="005B73EA">
        <w:rPr>
          <w:b/>
          <w:color w:val="000000"/>
          <w:sz w:val="28"/>
          <w:szCs w:val="28"/>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 xml:space="preserve">Constante </w:t>
      </w:r>
      <w:proofErr w:type="spellStart"/>
      <w:r>
        <w:rPr>
          <w:i/>
          <w:color w:val="000000"/>
        </w:rPr>
        <w:t>Numero</w:t>
      </w:r>
      <w:proofErr w:type="spellEnd"/>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lastRenderedPageBreak/>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w:t>
      </w:r>
      <w:proofErr w:type="spellStart"/>
      <w:r>
        <w:rPr>
          <w:color w:val="000000"/>
        </w:rPr>
        <w:t>arduino</w:t>
      </w:r>
      <w:proofErr w:type="spellEnd"/>
      <w:r>
        <w:rPr>
          <w:color w:val="000000"/>
        </w:rPr>
        <w:t xml:space="preserve">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val="en-US"/>
        </w:rPr>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2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49" w:author="Mateus Berardo de Souza Terra" w:date="2016-02-09T11:46:00Z"/>
                <w:color w:val="000000"/>
              </w:rPr>
              <w:pPrChange w:id="50" w:author="Mateus Berardo de Souza Terra" w:date="2016-02-09T11:46:00Z">
                <w:pPr>
                  <w:pStyle w:val="NormalWeb"/>
                  <w:spacing w:before="0" w:beforeAutospacing="0" w:after="160" w:afterAutospacing="0"/>
                  <w:jc w:val="both"/>
                </w:pPr>
              </w:pPrChange>
            </w:pPr>
            <w:ins w:id="51" w:author="Mateus Berardo de Souza Terra" w:date="2016-02-09T11:45:00Z">
              <w:r>
                <w:rPr>
                  <w:color w:val="000000"/>
                </w:rPr>
                <w:t>//Projeto 2</w:t>
              </w:r>
            </w:ins>
            <w:r>
              <w:rPr>
                <w:color w:val="000000"/>
              </w:rPr>
              <w:t>.1</w:t>
            </w:r>
            <w:ins w:id="52" w:author="Mateus Berardo de Souza Terra" w:date="2016-02-09T11:45:00Z">
              <w:r>
                <w:rPr>
                  <w:color w:val="000000"/>
                </w:rPr>
                <w:t xml:space="preserve"> </w:t>
              </w:r>
            </w:ins>
            <w:ins w:id="53" w:author="Mateus Berardo de Souza Terra" w:date="2016-02-09T11:46:00Z">
              <w:r>
                <w:rPr>
                  <w:color w:val="000000"/>
                </w:rPr>
                <w:t>–</w:t>
              </w:r>
            </w:ins>
            <w:ins w:id="54" w:author="Mateus Berardo de Souza Terra" w:date="2016-02-09T11:45:00Z">
              <w:r>
                <w:rPr>
                  <w:color w:val="000000"/>
                </w:rPr>
                <w:t xml:space="preserve"> </w:t>
              </w:r>
            </w:ins>
            <w:ins w:id="55"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56" w:author="Mateus Berardo de Souza Terra" w:date="2016-02-09T11:46:00Z"/>
                <w:color w:val="000000"/>
              </w:rPr>
              <w:pPrChange w:id="57"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58" w:author="Mateus Berardo de Souza Terra" w:date="2016-02-09T11:46:00Z"/>
                <w:color w:val="000000"/>
              </w:rPr>
              <w:pPrChange w:id="59"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proofErr w:type="spellStart"/>
            <w:ins w:id="60" w:author="Mateus Berardo de Souza Terra" w:date="2016-02-09T11:46:00Z">
              <w:r>
                <w:rPr>
                  <w:color w:val="000000"/>
                </w:rPr>
                <w:t>Numero</w:t>
              </w:r>
              <w:proofErr w:type="spellEnd"/>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1" w:author="Mateus Berardo de Souza Terra" w:date="2016-02-09T11:46:00Z">
                <w:pPr>
                  <w:pStyle w:val="NormalWeb"/>
                  <w:spacing w:before="0" w:beforeAutospacing="0" w:after="160" w:afterAutospacing="0"/>
                  <w:jc w:val="both"/>
                </w:pPr>
              </w:pPrChange>
            </w:pPr>
            <w:r>
              <w:rPr>
                <w:color w:val="000000"/>
              </w:rPr>
              <w:t xml:space="preserve">Constante </w:t>
            </w:r>
            <w:proofErr w:type="spellStart"/>
            <w:proofErr w:type="gramStart"/>
            <w:ins w:id="62" w:author="Mateus Berardo de Souza Terra" w:date="2016-02-09T11:46:00Z">
              <w:r>
                <w:rPr>
                  <w:color w:val="000000"/>
                </w:rPr>
                <w:t>Numero</w:t>
              </w:r>
              <w:proofErr w:type="spellEnd"/>
              <w:r>
                <w:rPr>
                  <w:color w:val="000000"/>
                </w:rPr>
                <w:t xml:space="preserve"> </w:t>
              </w:r>
            </w:ins>
            <w:ins w:id="63" w:author="Mateus Berardo de Souza Terra" w:date="2016-02-09T11:45:00Z">
              <w:r>
                <w:rPr>
                  <w:color w:val="000000"/>
                </w:rPr>
                <w:t xml:space="preserve"> </w:t>
              </w:r>
            </w:ins>
            <w:proofErr w:type="spellStart"/>
            <w:ins w:id="64"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5" w:author="Mateus Berardo de Souza Terra" w:date="2016-02-09T11:47:00Z"/>
                <w:color w:val="000000"/>
              </w:rPr>
              <w:pPrChange w:id="66"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67" w:author="Mateus Berardo de Souza Terra" w:date="2016-02-09T11:47:00Z"/>
                <w:color w:val="000000"/>
              </w:rPr>
              <w:pPrChange w:id="68" w:author="Mateus Berardo de Souza Terra" w:date="2016-02-09T11:46:00Z">
                <w:pPr>
                  <w:pStyle w:val="NormalWeb"/>
                  <w:spacing w:before="0" w:beforeAutospacing="0" w:after="160" w:afterAutospacing="0"/>
                  <w:jc w:val="both"/>
                </w:pPr>
              </w:pPrChange>
            </w:pPr>
            <w:proofErr w:type="spellStart"/>
            <w:proofErr w:type="gramStart"/>
            <w:ins w:id="69"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70" w:author="Mateus Berardo de Souza Terra" w:date="2016-02-09T11:47:00Z"/>
                <w:color w:val="000000"/>
              </w:rPr>
              <w:pPrChange w:id="71" w:author="Mateus Berardo de Souza Terra" w:date="2016-02-09T11:47:00Z">
                <w:pPr>
                  <w:pStyle w:val="NormalWeb"/>
                  <w:spacing w:before="0" w:beforeAutospacing="0" w:after="160" w:afterAutospacing="0"/>
                  <w:jc w:val="both"/>
                </w:pPr>
              </w:pPrChange>
            </w:pPr>
            <w:proofErr w:type="spellStart"/>
            <w:ins w:id="72"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3" w:author="Mateus Berardo de Souza Terra" w:date="2016-02-09T11:47:00Z">
                <w:pPr>
                  <w:pStyle w:val="NormalWeb"/>
                  <w:spacing w:before="0" w:beforeAutospacing="0" w:after="160" w:afterAutospacing="0"/>
                  <w:jc w:val="both"/>
                </w:pPr>
              </w:pPrChange>
            </w:pPr>
            <w:proofErr w:type="spellStart"/>
            <w:ins w:id="74"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5" w:author="Mateus Berardo de Souza Terra" w:date="2016-02-09T11:48:00Z">
              <w:r>
                <w:rPr>
                  <w:color w:val="000000"/>
                </w:rPr>
                <w:t>ntrada</w:t>
              </w:r>
            </w:ins>
            <w:r>
              <w:rPr>
                <w:color w:val="000000"/>
              </w:rPr>
              <w:t>_PULLUP</w:t>
            </w:r>
            <w:proofErr w:type="spellEnd"/>
            <w:ins w:id="76"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lastRenderedPageBreak/>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lastRenderedPageBreak/>
        <w:tab/>
        <w:t>Como você pode perceber a leitura do botão fica invertida, logo, quando ele é pressionado, a leitura será igual a 0V ou desligado.</w:t>
      </w:r>
    </w:p>
    <w:p w14:paraId="4BEB834D" w14:textId="77777777" w:rsidR="00780FB8" w:rsidRDefault="00780FB8" w:rsidP="00732EC2">
      <w:pPr>
        <w:pStyle w:val="NormalWeb"/>
        <w:shd w:val="clear" w:color="auto" w:fill="FFFFFF"/>
        <w:spacing w:before="0" w:beforeAutospacing="0" w:after="160" w:afterAutospacing="0"/>
        <w:jc w:val="both"/>
        <w:rPr>
          <w:b/>
          <w:color w:val="000000"/>
          <w:sz w:val="32"/>
          <w:szCs w:val="32"/>
        </w:rPr>
      </w:pPr>
    </w:p>
    <w:p w14:paraId="03A6ADFC" w14:textId="7A652458" w:rsidR="00140C6A" w:rsidRPr="00681931" w:rsidRDefault="00301F06" w:rsidP="00140C6A">
      <w:pPr>
        <w:rPr>
          <w:rFonts w:ascii="Times New Roman" w:hAnsi="Times New Roman" w:cs="Times New Roman"/>
          <w:b/>
          <w:sz w:val="32"/>
          <w:szCs w:val="32"/>
        </w:rPr>
      </w:pPr>
      <w:r>
        <w:rPr>
          <w:rFonts w:ascii="Times New Roman" w:hAnsi="Times New Roman" w:cs="Times New Roman"/>
          <w:b/>
          <w:sz w:val="32"/>
          <w:szCs w:val="32"/>
        </w:rPr>
        <w:t>4.3.</w:t>
      </w:r>
      <w:r w:rsidR="00140C6A" w:rsidRPr="00C50334">
        <w:rPr>
          <w:rFonts w:ascii="Times New Roman" w:hAnsi="Times New Roman" w:cs="Times New Roman"/>
          <w:b/>
          <w:sz w:val="32"/>
          <w:szCs w:val="32"/>
        </w:rPr>
        <w:t xml:space="preserve">LDR (serial) </w:t>
      </w:r>
    </w:p>
    <w:p w14:paraId="2C6D4DDA" w14:textId="77777777" w:rsidR="00140C6A" w:rsidRPr="00681931" w:rsidRDefault="00140C6A" w:rsidP="00140C6A">
      <w:pPr>
        <w:ind w:firstLine="360"/>
        <w:jc w:val="both"/>
        <w:rPr>
          <w:rFonts w:ascii="Times New Roman" w:hAnsi="Times New Roman" w:cs="Times New Roman"/>
          <w:sz w:val="24"/>
          <w:szCs w:val="24"/>
        </w:rPr>
      </w:pPr>
      <w:r w:rsidRPr="00681931">
        <w:rPr>
          <w:rFonts w:ascii="Times New Roman" w:hAnsi="Times New Roman" w:cs="Times New Roman"/>
          <w:sz w:val="24"/>
          <w:szCs w:val="24"/>
        </w:rPr>
        <w:t xml:space="preserve">Nesta unidade aprenderemos a fazer leituras </w:t>
      </w:r>
      <w:r>
        <w:rPr>
          <w:rFonts w:ascii="Times New Roman" w:hAnsi="Times New Roman" w:cs="Times New Roman"/>
          <w:sz w:val="24"/>
          <w:szCs w:val="24"/>
        </w:rPr>
        <w:t>de um LDR, um sensor resistivo muito utilizado para medir diferenças de luminosidade</w:t>
      </w:r>
      <w:r w:rsidRPr="00681931">
        <w:rPr>
          <w:rFonts w:ascii="Times New Roman" w:hAnsi="Times New Roman" w:cs="Times New Roman"/>
          <w:sz w:val="24"/>
          <w:szCs w:val="24"/>
        </w:rPr>
        <w:t>.</w:t>
      </w:r>
      <w:r>
        <w:rPr>
          <w:rFonts w:ascii="Times New Roman" w:hAnsi="Times New Roman" w:cs="Times New Roman"/>
          <w:sz w:val="24"/>
          <w:szCs w:val="24"/>
        </w:rPr>
        <w:t xml:space="preserve"> Esse será o segundo sensor abordado nessa apostila, mas o primeiro que utiliza entradas analógicas. </w:t>
      </w:r>
      <w:r w:rsidRPr="00681931">
        <w:rPr>
          <w:rFonts w:ascii="Times New Roman" w:hAnsi="Times New Roman" w:cs="Times New Roman"/>
          <w:sz w:val="24"/>
          <w:szCs w:val="24"/>
        </w:rPr>
        <w:t xml:space="preserve"> Durante o desenvolvimento desse projeto, aprenderemos a utilizar a porta a</w:t>
      </w:r>
      <w:r>
        <w:rPr>
          <w:rFonts w:ascii="Times New Roman" w:hAnsi="Times New Roman" w:cs="Times New Roman"/>
          <w:sz w:val="24"/>
          <w:szCs w:val="24"/>
        </w:rPr>
        <w:t xml:space="preserve">nalógica do Arduino. Para desenvolvê-lo </w:t>
      </w:r>
      <w:r w:rsidRPr="00681931">
        <w:rPr>
          <w:rFonts w:ascii="Times New Roman" w:hAnsi="Times New Roman" w:cs="Times New Roman"/>
          <w:sz w:val="24"/>
          <w:szCs w:val="24"/>
        </w:rPr>
        <w:t>você precisará de:</w:t>
      </w:r>
    </w:p>
    <w:p w14:paraId="78506B99" w14:textId="77777777" w:rsidR="00140C6A" w:rsidRPr="00681931" w:rsidRDefault="00140C6A" w:rsidP="00140C6A">
      <w:pPr>
        <w:pStyle w:val="PargrafodaLista"/>
        <w:numPr>
          <w:ilvl w:val="0"/>
          <w:numId w:val="92"/>
        </w:numPr>
        <w:rPr>
          <w:rFonts w:ascii="Times New Roman" w:hAnsi="Times New Roman" w:cs="Times New Roman"/>
          <w:sz w:val="24"/>
          <w:szCs w:val="24"/>
        </w:rPr>
      </w:pPr>
      <w:proofErr w:type="spellStart"/>
      <w:r w:rsidRPr="00681931">
        <w:rPr>
          <w:rFonts w:ascii="Times New Roman" w:hAnsi="Times New Roman" w:cs="Times New Roman"/>
          <w:sz w:val="24"/>
          <w:szCs w:val="24"/>
        </w:rPr>
        <w:t>Protoboard</w:t>
      </w:r>
      <w:proofErr w:type="spellEnd"/>
      <w:r>
        <w:rPr>
          <w:rFonts w:ascii="Times New Roman" w:hAnsi="Times New Roman" w:cs="Times New Roman"/>
          <w:sz w:val="24"/>
          <w:szCs w:val="24"/>
        </w:rPr>
        <w:t>;</w:t>
      </w:r>
    </w:p>
    <w:p w14:paraId="403CD0C1" w14:textId="1B2ED8BF" w:rsidR="00140C6A" w:rsidRPr="00681931" w:rsidRDefault="00C50334" w:rsidP="00140C6A">
      <w:pPr>
        <w:pStyle w:val="PargrafodaLista"/>
        <w:numPr>
          <w:ilvl w:val="0"/>
          <w:numId w:val="92"/>
        </w:numPr>
        <w:rPr>
          <w:rFonts w:ascii="Times New Roman" w:hAnsi="Times New Roman" w:cs="Times New Roman"/>
          <w:sz w:val="24"/>
          <w:szCs w:val="24"/>
        </w:rPr>
      </w:pPr>
      <w:r>
        <w:rPr>
          <w:rFonts w:ascii="Times New Roman" w:hAnsi="Times New Roman" w:cs="Times New Roman"/>
          <w:sz w:val="24"/>
          <w:szCs w:val="24"/>
        </w:rPr>
        <w:t xml:space="preserve">LDR (Light </w:t>
      </w:r>
      <w:proofErr w:type="spellStart"/>
      <w:r w:rsidR="00140C6A" w:rsidRPr="00681931">
        <w:rPr>
          <w:rFonts w:ascii="Times New Roman" w:hAnsi="Times New Roman" w:cs="Times New Roman"/>
          <w:sz w:val="24"/>
          <w:szCs w:val="24"/>
        </w:rPr>
        <w:t>Diode</w:t>
      </w:r>
      <w:proofErr w:type="spellEnd"/>
      <w:r w:rsidR="00140C6A" w:rsidRPr="00681931">
        <w:rPr>
          <w:rFonts w:ascii="Times New Roman" w:hAnsi="Times New Roman" w:cs="Times New Roman"/>
          <w:sz w:val="24"/>
          <w:szCs w:val="24"/>
        </w:rPr>
        <w:t xml:space="preserve"> </w:t>
      </w:r>
      <w:proofErr w:type="spellStart"/>
      <w:r w:rsidR="00140C6A" w:rsidRPr="00681931">
        <w:rPr>
          <w:rFonts w:ascii="Times New Roman" w:hAnsi="Times New Roman" w:cs="Times New Roman"/>
          <w:sz w:val="24"/>
          <w:szCs w:val="24"/>
        </w:rPr>
        <w:t>Resister</w:t>
      </w:r>
      <w:proofErr w:type="spellEnd"/>
      <w:r w:rsidR="00140C6A" w:rsidRPr="00681931">
        <w:rPr>
          <w:rFonts w:ascii="Times New Roman" w:hAnsi="Times New Roman" w:cs="Times New Roman"/>
          <w:sz w:val="24"/>
          <w:szCs w:val="24"/>
        </w:rPr>
        <w:t>)</w:t>
      </w:r>
      <w:r w:rsidR="00140C6A">
        <w:rPr>
          <w:rFonts w:ascii="Times New Roman" w:hAnsi="Times New Roman" w:cs="Times New Roman"/>
          <w:sz w:val="24"/>
          <w:szCs w:val="24"/>
        </w:rPr>
        <w:t>;</w:t>
      </w:r>
    </w:p>
    <w:p w14:paraId="782165D6" w14:textId="77777777" w:rsidR="00140C6A" w:rsidRPr="00681931" w:rsidRDefault="00140C6A" w:rsidP="00140C6A">
      <w:pPr>
        <w:pStyle w:val="PargrafodaLista"/>
        <w:numPr>
          <w:ilvl w:val="0"/>
          <w:numId w:val="92"/>
        </w:numPr>
        <w:rPr>
          <w:rFonts w:ascii="Times New Roman" w:hAnsi="Times New Roman" w:cs="Times New Roman"/>
          <w:sz w:val="24"/>
          <w:szCs w:val="24"/>
        </w:rPr>
      </w:pPr>
      <w:r w:rsidRPr="00681931">
        <w:rPr>
          <w:rFonts w:ascii="Times New Roman" w:hAnsi="Times New Roman" w:cs="Times New Roman"/>
          <w:sz w:val="24"/>
          <w:szCs w:val="24"/>
        </w:rPr>
        <w:t>Resistor de 1K ohm</w:t>
      </w:r>
      <w:r>
        <w:rPr>
          <w:rFonts w:ascii="Times New Roman" w:hAnsi="Times New Roman" w:cs="Times New Roman"/>
          <w:sz w:val="24"/>
          <w:szCs w:val="24"/>
        </w:rPr>
        <w:t>;</w:t>
      </w:r>
    </w:p>
    <w:p w14:paraId="344CA7E5" w14:textId="77777777" w:rsidR="00140C6A" w:rsidRPr="00681931" w:rsidRDefault="00140C6A" w:rsidP="00140C6A">
      <w:pPr>
        <w:pStyle w:val="PargrafodaLista"/>
        <w:rPr>
          <w:rFonts w:ascii="Times New Roman" w:hAnsi="Times New Roman" w:cs="Times New Roman"/>
          <w:sz w:val="24"/>
          <w:szCs w:val="24"/>
        </w:rPr>
      </w:pPr>
    </w:p>
    <w:p w14:paraId="7BD1DE6B" w14:textId="77777777" w:rsidR="00140C6A" w:rsidRPr="000E570D" w:rsidRDefault="00140C6A" w:rsidP="00140C6A">
      <w:pPr>
        <w:rPr>
          <w:rFonts w:ascii="Times New Roman" w:hAnsi="Times New Roman" w:cs="Times New Roman"/>
          <w:color w:val="000000"/>
          <w:sz w:val="28"/>
          <w:szCs w:val="28"/>
        </w:rPr>
      </w:pPr>
      <w:r w:rsidRPr="000E570D">
        <w:rPr>
          <w:rFonts w:ascii="Times New Roman" w:hAnsi="Times New Roman" w:cs="Times New Roman"/>
          <w:b/>
          <w:color w:val="000000"/>
          <w:sz w:val="28"/>
          <w:szCs w:val="28"/>
          <w:u w:val="single"/>
        </w:rPr>
        <w:t>Montando o hardware</w:t>
      </w:r>
      <w:r w:rsidRPr="000E570D">
        <w:rPr>
          <w:rFonts w:ascii="Times New Roman" w:hAnsi="Times New Roman" w:cs="Times New Roman"/>
          <w:color w:val="000000"/>
          <w:sz w:val="28"/>
          <w:szCs w:val="28"/>
        </w:rPr>
        <w:t xml:space="preserve"> </w:t>
      </w:r>
    </w:p>
    <w:p w14:paraId="3D4EB418" w14:textId="77777777" w:rsidR="00140C6A" w:rsidRPr="00681931" w:rsidRDefault="00140C6A" w:rsidP="00140C6A">
      <w:pPr>
        <w:pStyle w:val="NormalWeb"/>
        <w:shd w:val="clear" w:color="auto" w:fill="FFFFFF"/>
        <w:spacing w:before="0" w:beforeAutospacing="0" w:after="160" w:afterAutospacing="0"/>
        <w:ind w:firstLine="720"/>
        <w:jc w:val="both"/>
        <w:rPr>
          <w:color w:val="000000"/>
        </w:rPr>
      </w:pPr>
      <w:r w:rsidRPr="00681931">
        <w:rPr>
          <w:color w:val="000000"/>
        </w:rPr>
        <w:t>Com o Arduino desconectado, monte o circuito mostrado abaixo:</w:t>
      </w:r>
      <w:ins w:id="77" w:author="Mateus Berardo de Souza Terra" w:date="2016-02-09T11:42:00Z">
        <w:r w:rsidRPr="00681931">
          <w:rPr>
            <w:color w:val="000000"/>
          </w:rPr>
          <w:t xml:space="preserve"> </w:t>
        </w:r>
      </w:ins>
    </w:p>
    <w:p w14:paraId="0F5FD510" w14:textId="77777777" w:rsidR="00140C6A" w:rsidRPr="009616CA" w:rsidRDefault="00140C6A" w:rsidP="00140C6A">
      <w:pPr>
        <w:rPr>
          <w:rFonts w:ascii="Times New Roman" w:hAnsi="Times New Roman" w:cs="Times New Roman"/>
          <w:sz w:val="24"/>
          <w:szCs w:val="24"/>
        </w:rPr>
      </w:pPr>
    </w:p>
    <w:p w14:paraId="6A7D8035" w14:textId="77777777" w:rsidR="00140C6A" w:rsidRDefault="00140C6A" w:rsidP="00140C6A">
      <w:pPr>
        <w:jc w:val="center"/>
        <w:rPr>
          <w:rFonts w:ascii="Times New Roman" w:hAnsi="Times New Roman" w:cs="Times New Roman"/>
          <w:b/>
          <w:noProof/>
          <w:sz w:val="32"/>
          <w:szCs w:val="32"/>
          <w:lang w:eastAsia="pt-BR"/>
        </w:rPr>
      </w:pPr>
    </w:p>
    <w:p w14:paraId="6BAC5056" w14:textId="47D26010" w:rsidR="00140C6A" w:rsidRDefault="00140C6A" w:rsidP="00140C6A">
      <w:pPr>
        <w:rPr>
          <w:rFonts w:ascii="Times New Roman" w:hAnsi="Times New Roman" w:cs="Times New Roman"/>
          <w:b/>
          <w:noProof/>
          <w:sz w:val="32"/>
          <w:szCs w:val="32"/>
          <w:lang w:eastAsia="pt-BR"/>
        </w:rPr>
      </w:pPr>
      <w:r>
        <w:rPr>
          <w:rFonts w:ascii="Times New Roman" w:hAnsi="Times New Roman" w:cs="Times New Roman"/>
          <w:b/>
          <w:noProof/>
          <w:sz w:val="32"/>
          <w:szCs w:val="32"/>
          <w:lang w:val="en-US"/>
        </w:rPr>
        <w:drawing>
          <wp:inline distT="0" distB="0" distL="0" distR="0" wp14:anchorId="72BD866A" wp14:editId="6BDA8E4F">
            <wp:extent cx="2714625" cy="2171700"/>
            <wp:effectExtent l="0" t="0" r="9525" b="0"/>
            <wp:docPr id="57" name="Imagem 57" descr="C:\Users\granix\AppData\Local\Microsoft\Windows\INetCache\Content.Word\LDR (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AppData\Local\Microsoft\Windows\INetCache\Content.Word\LDR (serial).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1978"/>
                    <a:stretch/>
                  </pic:blipFill>
                  <pic:spPr bwMode="auto">
                    <a:xfrm>
                      <a:off x="0" y="0"/>
                      <a:ext cx="2717116" cy="21736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32"/>
          <w:szCs w:val="32"/>
          <w:lang w:eastAsia="pt-BR"/>
        </w:rPr>
        <w:t xml:space="preserve">     </w:t>
      </w:r>
      <w:r>
        <w:rPr>
          <w:rFonts w:ascii="Times New Roman" w:hAnsi="Times New Roman" w:cs="Times New Roman"/>
          <w:b/>
          <w:noProof/>
          <w:sz w:val="32"/>
          <w:szCs w:val="32"/>
          <w:lang w:val="en-US"/>
        </w:rPr>
        <w:drawing>
          <wp:inline distT="0" distB="0" distL="0" distR="0" wp14:anchorId="041A6523" wp14:editId="3D357B92">
            <wp:extent cx="2409825" cy="2124075"/>
            <wp:effectExtent l="0" t="0" r="9525" b="9525"/>
            <wp:docPr id="58" name="Imagem 58" descr="LDR (serial)(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R (serial)(esquematic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9825" cy="2124075"/>
                    </a:xfrm>
                    <a:prstGeom prst="rect">
                      <a:avLst/>
                    </a:prstGeom>
                    <a:noFill/>
                    <a:ln>
                      <a:noFill/>
                    </a:ln>
                  </pic:spPr>
                </pic:pic>
              </a:graphicData>
            </a:graphic>
          </wp:inline>
        </w:drawing>
      </w:r>
    </w:p>
    <w:p w14:paraId="4C92E056" w14:textId="77777777" w:rsidR="00140C6A" w:rsidRPr="00681931" w:rsidRDefault="00140C6A" w:rsidP="00140C6A">
      <w:pPr>
        <w:rPr>
          <w:rFonts w:ascii="Times New Roman" w:hAnsi="Times New Roman" w:cs="Times New Roman"/>
          <w:b/>
          <w:noProof/>
          <w:sz w:val="32"/>
          <w:szCs w:val="32"/>
          <w:lang w:eastAsia="pt-BR"/>
        </w:rPr>
      </w:pPr>
      <w:r w:rsidRPr="00681931">
        <w:rPr>
          <w:rFonts w:ascii="Times New Roman" w:hAnsi="Times New Roman" w:cs="Times New Roman"/>
          <w:b/>
          <w:color w:val="000000"/>
          <w:sz w:val="24"/>
          <w:szCs w:val="24"/>
          <w:u w:val="single"/>
        </w:rPr>
        <w:t>Analisando o hardware</w:t>
      </w:r>
    </w:p>
    <w:p w14:paraId="39B52F11" w14:textId="77777777" w:rsidR="00140C6A" w:rsidRPr="00681931" w:rsidRDefault="00140C6A" w:rsidP="00140C6A">
      <w:pPr>
        <w:jc w:val="both"/>
        <w:rPr>
          <w:rFonts w:ascii="Times New Roman" w:hAnsi="Times New Roman" w:cs="Times New Roman"/>
          <w:sz w:val="24"/>
          <w:szCs w:val="24"/>
        </w:rPr>
      </w:pPr>
      <w:r w:rsidRPr="00681931">
        <w:rPr>
          <w:rFonts w:ascii="Times New Roman" w:hAnsi="Times New Roman" w:cs="Times New Roman"/>
          <w:sz w:val="24"/>
          <w:szCs w:val="24"/>
        </w:rPr>
        <w:tab/>
        <w:t xml:space="preserve">O hardware desse projeto é extremamente simples. </w:t>
      </w:r>
      <w:r>
        <w:rPr>
          <w:rFonts w:ascii="Times New Roman" w:hAnsi="Times New Roman" w:cs="Times New Roman"/>
          <w:sz w:val="24"/>
          <w:szCs w:val="24"/>
        </w:rPr>
        <w:t xml:space="preserve">O Arduino alimenta o circuito por meio da porta 5V, a corrente flui pelo LDR, </w:t>
      </w:r>
      <w:r w:rsidRPr="00666660">
        <w:rPr>
          <w:rFonts w:ascii="Times New Roman" w:hAnsi="Times New Roman" w:cs="Times New Roman"/>
          <w:sz w:val="24"/>
          <w:szCs w:val="24"/>
        </w:rPr>
        <w:t xml:space="preserve">que de acordo com a luz do ambiente varia sua resistência, </w:t>
      </w:r>
      <w:r>
        <w:rPr>
          <w:rFonts w:ascii="Times New Roman" w:hAnsi="Times New Roman" w:cs="Times New Roman"/>
          <w:sz w:val="24"/>
          <w:szCs w:val="24"/>
        </w:rPr>
        <w:lastRenderedPageBreak/>
        <w:t>alterando</w:t>
      </w:r>
      <w:r w:rsidRPr="00666660">
        <w:rPr>
          <w:rFonts w:ascii="Times New Roman" w:hAnsi="Times New Roman" w:cs="Times New Roman"/>
          <w:sz w:val="24"/>
          <w:szCs w:val="24"/>
        </w:rPr>
        <w:t xml:space="preserve"> a quantidade de energia q</w:t>
      </w:r>
      <w:r>
        <w:rPr>
          <w:rFonts w:ascii="Times New Roman" w:hAnsi="Times New Roman" w:cs="Times New Roman"/>
          <w:sz w:val="24"/>
          <w:szCs w:val="24"/>
        </w:rPr>
        <w:t>ue</w:t>
      </w:r>
      <w:r w:rsidRPr="00666660">
        <w:rPr>
          <w:rFonts w:ascii="Times New Roman" w:hAnsi="Times New Roman" w:cs="Times New Roman"/>
          <w:sz w:val="24"/>
          <w:szCs w:val="24"/>
        </w:rPr>
        <w:t xml:space="preserve"> passa</w:t>
      </w:r>
      <w:r>
        <w:rPr>
          <w:rFonts w:ascii="Times New Roman" w:hAnsi="Times New Roman" w:cs="Times New Roman"/>
          <w:sz w:val="24"/>
          <w:szCs w:val="24"/>
        </w:rPr>
        <w:t xml:space="preserve"> por ele. Em seguida, essa energia volta para a placa, fechando o circuito. </w:t>
      </w:r>
      <w:r w:rsidRPr="00681931">
        <w:rPr>
          <w:rFonts w:ascii="Times New Roman" w:hAnsi="Times New Roman" w:cs="Times New Roman"/>
          <w:sz w:val="24"/>
          <w:szCs w:val="24"/>
        </w:rPr>
        <w:t xml:space="preserve">Há um resistor conectado ao GND do </w:t>
      </w:r>
      <w:r>
        <w:rPr>
          <w:rFonts w:ascii="Times New Roman" w:hAnsi="Times New Roman" w:cs="Times New Roman"/>
          <w:sz w:val="24"/>
          <w:szCs w:val="24"/>
        </w:rPr>
        <w:t>A</w:t>
      </w:r>
      <w:r w:rsidRPr="00681931">
        <w:rPr>
          <w:rFonts w:ascii="Times New Roman" w:hAnsi="Times New Roman" w:cs="Times New Roman"/>
          <w:sz w:val="24"/>
          <w:szCs w:val="24"/>
        </w:rPr>
        <w:t xml:space="preserve">rduino e </w:t>
      </w:r>
      <w:r>
        <w:rPr>
          <w:rFonts w:ascii="Times New Roman" w:hAnsi="Times New Roman" w:cs="Times New Roman"/>
          <w:sz w:val="24"/>
          <w:szCs w:val="24"/>
        </w:rPr>
        <w:t xml:space="preserve">a </w:t>
      </w:r>
      <w:r w:rsidRPr="00681931">
        <w:rPr>
          <w:rFonts w:ascii="Times New Roman" w:hAnsi="Times New Roman" w:cs="Times New Roman"/>
          <w:sz w:val="24"/>
          <w:szCs w:val="24"/>
        </w:rPr>
        <w:t>uma das extremidades do LD</w:t>
      </w:r>
      <w:r>
        <w:rPr>
          <w:rFonts w:ascii="Times New Roman" w:hAnsi="Times New Roman" w:cs="Times New Roman"/>
          <w:sz w:val="24"/>
          <w:szCs w:val="24"/>
        </w:rPr>
        <w:t>R (esse componente não possui polaridade), atuando como um filtro e estabilizando a tensão de uma das saídas.</w:t>
      </w:r>
      <w:r w:rsidRPr="00681931">
        <w:rPr>
          <w:rFonts w:ascii="Times New Roman" w:hAnsi="Times New Roman" w:cs="Times New Roman"/>
          <w:sz w:val="24"/>
          <w:szCs w:val="24"/>
        </w:rPr>
        <w:t xml:space="preserve"> </w:t>
      </w:r>
      <w:r>
        <w:rPr>
          <w:rFonts w:ascii="Times New Roman" w:hAnsi="Times New Roman" w:cs="Times New Roman"/>
          <w:sz w:val="24"/>
          <w:szCs w:val="24"/>
        </w:rPr>
        <w:t xml:space="preserve">Essa </w:t>
      </w:r>
      <w:r w:rsidRPr="00681931">
        <w:rPr>
          <w:rFonts w:ascii="Times New Roman" w:hAnsi="Times New Roman" w:cs="Times New Roman"/>
          <w:sz w:val="24"/>
          <w:szCs w:val="24"/>
        </w:rPr>
        <w:t xml:space="preserve">mesma perna do LDR </w:t>
      </w:r>
      <w:r>
        <w:rPr>
          <w:rFonts w:ascii="Times New Roman" w:hAnsi="Times New Roman" w:cs="Times New Roman"/>
          <w:sz w:val="24"/>
          <w:szCs w:val="24"/>
        </w:rPr>
        <w:t>ligada a</w:t>
      </w:r>
      <w:r w:rsidRPr="00681931">
        <w:rPr>
          <w:rFonts w:ascii="Times New Roman" w:hAnsi="Times New Roman" w:cs="Times New Roman"/>
          <w:sz w:val="24"/>
          <w:szCs w:val="24"/>
        </w:rPr>
        <w:t>o</w:t>
      </w:r>
      <w:r>
        <w:rPr>
          <w:rFonts w:ascii="Times New Roman" w:hAnsi="Times New Roman" w:cs="Times New Roman"/>
          <w:sz w:val="24"/>
          <w:szCs w:val="24"/>
        </w:rPr>
        <w:t xml:space="preserve"> resistor é conectada na porta A0 do A</w:t>
      </w:r>
      <w:r w:rsidRPr="00681931">
        <w:rPr>
          <w:rFonts w:ascii="Times New Roman" w:hAnsi="Times New Roman" w:cs="Times New Roman"/>
          <w:sz w:val="24"/>
          <w:szCs w:val="24"/>
        </w:rPr>
        <w:t xml:space="preserve">rduino, para que possamos fazer as leituras necessárias. </w:t>
      </w:r>
    </w:p>
    <w:p w14:paraId="76DB6142" w14:textId="77777777" w:rsidR="00140C6A" w:rsidRPr="00681931" w:rsidRDefault="00140C6A" w:rsidP="00140C6A">
      <w:pPr>
        <w:pStyle w:val="NormalWeb"/>
        <w:shd w:val="clear" w:color="auto" w:fill="FFFFFF"/>
        <w:spacing w:before="0" w:beforeAutospacing="0" w:after="160" w:afterAutospacing="0"/>
        <w:jc w:val="both"/>
        <w:rPr>
          <w:ins w:id="78" w:author="Mateus Berardo de Souza Terra" w:date="2016-02-09T11:44:00Z"/>
          <w:b/>
          <w:color w:val="000000"/>
          <w:u w:val="single"/>
        </w:rPr>
      </w:pPr>
      <w:ins w:id="79" w:author="Mateus Berardo de Souza Terra" w:date="2016-02-09T11:44:00Z">
        <w:r w:rsidRPr="00681931">
          <w:rPr>
            <w:b/>
            <w:color w:val="000000"/>
            <w:u w:val="single"/>
          </w:rPr>
          <w:t>O Código</w:t>
        </w:r>
      </w:ins>
    </w:p>
    <w:p w14:paraId="592F291F" w14:textId="77777777" w:rsidR="00140C6A" w:rsidRDefault="00140C6A" w:rsidP="00140C6A">
      <w:pPr>
        <w:jc w:val="both"/>
        <w:rPr>
          <w:rFonts w:ascii="Times New Roman" w:hAnsi="Times New Roman" w:cs="Times New Roman"/>
          <w:color w:val="000000"/>
        </w:rPr>
      </w:pPr>
      <w:r>
        <w:rPr>
          <w:rFonts w:ascii="Times New Roman" w:hAnsi="Times New Roman" w:cs="Times New Roman"/>
          <w:sz w:val="24"/>
          <w:szCs w:val="24"/>
        </w:rPr>
        <w:tab/>
      </w:r>
      <w:ins w:id="80" w:author="Mateus Berardo de Souza Terra" w:date="2016-02-09T11:44:00Z">
        <w:r w:rsidRPr="00766FDC">
          <w:rPr>
            <w:rFonts w:ascii="Times New Roman" w:hAnsi="Times New Roman" w:cs="Times New Roman"/>
            <w:color w:val="000000"/>
          </w:rPr>
          <w:t xml:space="preserve">Abra a IDE do </w:t>
        </w:r>
        <w:proofErr w:type="spellStart"/>
        <w:r w:rsidRPr="00766FDC">
          <w:rPr>
            <w:rFonts w:ascii="Times New Roman" w:hAnsi="Times New Roman" w:cs="Times New Roman"/>
            <w:color w:val="000000"/>
          </w:rPr>
          <w:t>Brino</w:t>
        </w:r>
        <w:proofErr w:type="spellEnd"/>
        <w:r w:rsidRPr="00766FDC">
          <w:rPr>
            <w:rFonts w:ascii="Times New Roman" w:hAnsi="Times New Roman" w:cs="Times New Roman"/>
            <w:color w:val="000000"/>
          </w:rPr>
          <w:t xml:space="preserve"> e digite o código abaixo ou baixe</w:t>
        </w:r>
      </w:ins>
      <w:r w:rsidRPr="00766FDC">
        <w:rPr>
          <w:rFonts w:ascii="Times New Roman" w:hAnsi="Times New Roman" w:cs="Times New Roman"/>
          <w:color w:val="000000"/>
        </w:rPr>
        <w:t>-o</w:t>
      </w:r>
      <w:ins w:id="81" w:author="Mateus Berardo de Souza Terra" w:date="2016-02-09T11:44:00Z">
        <w:r w:rsidRPr="00766FDC">
          <w:rPr>
            <w:rFonts w:ascii="Times New Roman" w:hAnsi="Times New Roman" w:cs="Times New Roman"/>
            <w:color w:val="000000"/>
          </w:rPr>
          <w:t xml:space="preserve"> da página do </w:t>
        </w:r>
      </w:ins>
      <w:r>
        <w:rPr>
          <w:rFonts w:ascii="Times New Roman" w:hAnsi="Times New Roman" w:cs="Times New Roman"/>
          <w:color w:val="000000"/>
        </w:rPr>
        <w:t>G</w:t>
      </w:r>
      <w:r w:rsidRPr="00766FDC">
        <w:rPr>
          <w:rFonts w:ascii="Times New Roman" w:hAnsi="Times New Roman" w:cs="Times New Roman"/>
          <w:color w:val="000000"/>
        </w:rPr>
        <w:t>itHub</w:t>
      </w:r>
      <w:ins w:id="82" w:author="Mateus Berardo de Souza Terra" w:date="2016-02-09T11:44:00Z">
        <w:r w:rsidRPr="00766FDC">
          <w:rPr>
            <w:rFonts w:ascii="Times New Roman" w:hAnsi="Times New Roman" w:cs="Times New Roman"/>
            <w:color w:val="000000"/>
          </w:rPr>
          <w:t xml:space="preserve"> da apostila</w:t>
        </w:r>
      </w:ins>
      <w:ins w:id="83" w:author="Mateus Berardo de Souza Terra" w:date="2016-02-09T11:45:00Z">
        <w:r w:rsidRPr="00766FDC">
          <w:rPr>
            <w:rFonts w:ascii="Times New Roman" w:hAnsi="Times New Roman" w:cs="Times New Roman"/>
            <w:color w:val="000000"/>
          </w:rPr>
          <w:t>.</w:t>
        </w:r>
      </w:ins>
    </w:p>
    <w:tbl>
      <w:tblPr>
        <w:tblStyle w:val="Tabelacomgrade"/>
        <w:tblW w:w="0" w:type="auto"/>
        <w:tblLook w:val="04A0" w:firstRow="1" w:lastRow="0" w:firstColumn="1" w:lastColumn="0" w:noHBand="0" w:noVBand="1"/>
      </w:tblPr>
      <w:tblGrid>
        <w:gridCol w:w="7442"/>
      </w:tblGrid>
      <w:tr w:rsidR="00140C6A" w14:paraId="3C291D15" w14:textId="77777777" w:rsidTr="00561367">
        <w:tc>
          <w:tcPr>
            <w:tcW w:w="0" w:type="auto"/>
          </w:tcPr>
          <w:p w14:paraId="014965C1" w14:textId="77777777" w:rsidR="00140C6A" w:rsidRDefault="00140C6A" w:rsidP="00561367">
            <w:pPr>
              <w:jc w:val="both"/>
              <w:rPr>
                <w:rFonts w:ascii="Times New Roman" w:hAnsi="Times New Roman" w:cs="Times New Roman"/>
                <w:color w:val="000000"/>
              </w:rPr>
            </w:pPr>
          </w:p>
          <w:p w14:paraId="77D14845" w14:textId="77777777" w:rsidR="00140C6A" w:rsidRPr="007E4CDD" w:rsidRDefault="00140C6A" w:rsidP="00561367">
            <w:pPr>
              <w:jc w:val="both"/>
              <w:rPr>
                <w:rFonts w:ascii="Times New Roman" w:hAnsi="Times New Roman" w:cs="Times New Roman"/>
                <w:color w:val="000000"/>
              </w:rPr>
            </w:pPr>
            <w:proofErr w:type="spellStart"/>
            <w:r w:rsidRPr="007E4CDD">
              <w:rPr>
                <w:rFonts w:ascii="Times New Roman" w:hAnsi="Times New Roman" w:cs="Times New Roman"/>
                <w:color w:val="000000"/>
              </w:rPr>
              <w:t>Numero</w:t>
            </w:r>
            <w:proofErr w:type="spellEnd"/>
            <w:r w:rsidRPr="007E4CDD">
              <w:rPr>
                <w:rFonts w:ascii="Times New Roman" w:hAnsi="Times New Roman" w:cs="Times New Roman"/>
                <w:color w:val="000000"/>
              </w:rPr>
              <w:t xml:space="preserve"> </w:t>
            </w:r>
            <w:r w:rsidRPr="002F5F7F">
              <w:rPr>
                <w:rFonts w:ascii="Times New Roman" w:hAnsi="Times New Roman" w:cs="Times New Roman"/>
                <w:color w:val="000000"/>
              </w:rPr>
              <w:t>Constante</w:t>
            </w:r>
            <w:r>
              <w:rPr>
                <w:rFonts w:ascii="Times New Roman" w:hAnsi="Times New Roman" w:cs="Times New Roman"/>
                <w:color w:val="000000"/>
              </w:rPr>
              <w:t xml:space="preserve"> LDR = </w:t>
            </w:r>
            <w:proofErr w:type="gramStart"/>
            <w:r>
              <w:rPr>
                <w:rFonts w:ascii="Times New Roman" w:hAnsi="Times New Roman" w:cs="Times New Roman"/>
                <w:color w:val="000000"/>
              </w:rPr>
              <w:t xml:space="preserve">0; </w:t>
            </w:r>
            <w:r w:rsidRPr="007E4CDD">
              <w:rPr>
                <w:rFonts w:ascii="Times New Roman" w:hAnsi="Times New Roman" w:cs="Times New Roman"/>
                <w:color w:val="000000"/>
              </w:rPr>
              <w:t xml:space="preserve">  </w:t>
            </w:r>
            <w:proofErr w:type="gramEnd"/>
            <w:r w:rsidRPr="007E4CDD">
              <w:rPr>
                <w:rFonts w:ascii="Times New Roman" w:hAnsi="Times New Roman" w:cs="Times New Roman"/>
                <w:color w:val="000000"/>
              </w:rPr>
              <w:t>// entrada do sensor LDR</w:t>
            </w:r>
          </w:p>
          <w:p w14:paraId="32CE70E3" w14:textId="77777777" w:rsidR="00140C6A" w:rsidRPr="007E4CDD" w:rsidRDefault="00140C6A" w:rsidP="00561367">
            <w:pPr>
              <w:jc w:val="both"/>
              <w:rPr>
                <w:rFonts w:ascii="Times New Roman" w:hAnsi="Times New Roman" w:cs="Times New Roman"/>
                <w:color w:val="000000"/>
              </w:rPr>
            </w:pPr>
            <w:proofErr w:type="spellStart"/>
            <w:r>
              <w:rPr>
                <w:rFonts w:ascii="Times New Roman" w:hAnsi="Times New Roman" w:cs="Times New Roman"/>
                <w:color w:val="000000"/>
              </w:rPr>
              <w:t>Numero</w:t>
            </w:r>
            <w:proofErr w:type="spellEnd"/>
            <w:r>
              <w:rPr>
                <w:rFonts w:ascii="Times New Roman" w:hAnsi="Times New Roman" w:cs="Times New Roman"/>
                <w:color w:val="000000"/>
              </w:rPr>
              <w:t xml:space="preserve"> leitura; // variá</w:t>
            </w:r>
            <w:r w:rsidRPr="007E4CDD">
              <w:rPr>
                <w:rFonts w:ascii="Times New Roman" w:hAnsi="Times New Roman" w:cs="Times New Roman"/>
                <w:color w:val="000000"/>
              </w:rPr>
              <w:t>vel para armazenar a leitura do sensor</w:t>
            </w:r>
          </w:p>
          <w:p w14:paraId="34CD702F" w14:textId="77777777" w:rsidR="00140C6A" w:rsidRPr="007E4CDD" w:rsidRDefault="00140C6A" w:rsidP="00561367">
            <w:pPr>
              <w:jc w:val="both"/>
              <w:rPr>
                <w:rFonts w:ascii="Times New Roman" w:hAnsi="Times New Roman" w:cs="Times New Roman"/>
                <w:color w:val="000000"/>
              </w:rPr>
            </w:pPr>
          </w:p>
          <w:p w14:paraId="48558BFF" w14:textId="77777777" w:rsidR="00140C6A" w:rsidRDefault="00140C6A" w:rsidP="00561367">
            <w:pPr>
              <w:jc w:val="both"/>
              <w:rPr>
                <w:rFonts w:ascii="Times New Roman" w:hAnsi="Times New Roman" w:cs="Times New Roman"/>
                <w:color w:val="000000"/>
              </w:rPr>
            </w:pPr>
            <w:proofErr w:type="spellStart"/>
            <w:proofErr w:type="gramStart"/>
            <w:r>
              <w:rPr>
                <w:rFonts w:ascii="Times New Roman" w:hAnsi="Times New Roman" w:cs="Times New Roman"/>
                <w:color w:val="000000"/>
              </w:rPr>
              <w:t>Configuracao</w:t>
            </w:r>
            <w:proofErr w:type="spellEnd"/>
            <w:r>
              <w:rPr>
                <w:rFonts w:ascii="Times New Roman" w:hAnsi="Times New Roman" w:cs="Times New Roman"/>
                <w:color w:val="000000"/>
              </w:rPr>
              <w:t>(</w:t>
            </w:r>
            <w:proofErr w:type="gramEnd"/>
            <w:r>
              <w:rPr>
                <w:rFonts w:ascii="Times New Roman" w:hAnsi="Times New Roman" w:cs="Times New Roman"/>
                <w:color w:val="000000"/>
              </w:rPr>
              <w:t>) {</w:t>
            </w:r>
          </w:p>
          <w:p w14:paraId="14E89613"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 xml:space="preserve">    </w:t>
            </w:r>
            <w:proofErr w:type="spellStart"/>
            <w:r w:rsidRPr="007E4CDD">
              <w:rPr>
                <w:rFonts w:ascii="Times New Roman" w:hAnsi="Times New Roman" w:cs="Times New Roman"/>
                <w:color w:val="000000"/>
              </w:rPr>
              <w:t>USB.conectar</w:t>
            </w:r>
            <w:proofErr w:type="spellEnd"/>
            <w:r w:rsidRPr="007E4CDD">
              <w:rPr>
                <w:rFonts w:ascii="Times New Roman" w:hAnsi="Times New Roman" w:cs="Times New Roman"/>
                <w:color w:val="000000"/>
              </w:rPr>
              <w:t xml:space="preserve">(9600);  </w:t>
            </w:r>
          </w:p>
          <w:p w14:paraId="39D2019D" w14:textId="77777777" w:rsidR="00140C6A" w:rsidRPr="007E4CDD"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w:t>
            </w:r>
          </w:p>
          <w:p w14:paraId="4894AC0B" w14:textId="77777777" w:rsidR="00140C6A" w:rsidRPr="007E4CDD" w:rsidRDefault="00140C6A" w:rsidP="00561367">
            <w:pPr>
              <w:jc w:val="both"/>
              <w:rPr>
                <w:rFonts w:ascii="Times New Roman" w:hAnsi="Times New Roman" w:cs="Times New Roman"/>
                <w:color w:val="000000"/>
              </w:rPr>
            </w:pPr>
          </w:p>
          <w:p w14:paraId="0A98EAD4" w14:textId="77777777" w:rsidR="00140C6A" w:rsidRPr="007E4CDD" w:rsidRDefault="00140C6A" w:rsidP="00561367">
            <w:pPr>
              <w:jc w:val="both"/>
              <w:rPr>
                <w:rFonts w:ascii="Times New Roman" w:hAnsi="Times New Roman" w:cs="Times New Roman"/>
                <w:color w:val="000000"/>
              </w:rPr>
            </w:pPr>
            <w:proofErr w:type="gramStart"/>
            <w:r w:rsidRPr="007E4CDD">
              <w:rPr>
                <w:rFonts w:ascii="Times New Roman" w:hAnsi="Times New Roman" w:cs="Times New Roman"/>
                <w:color w:val="000000"/>
              </w:rPr>
              <w:t>Principal(</w:t>
            </w:r>
            <w:proofErr w:type="gramEnd"/>
            <w:r w:rsidRPr="007E4CDD">
              <w:rPr>
                <w:rFonts w:ascii="Times New Roman" w:hAnsi="Times New Roman" w:cs="Times New Roman"/>
                <w:color w:val="000000"/>
              </w:rPr>
              <w:t>) {</w:t>
            </w:r>
          </w:p>
          <w:p w14:paraId="27758FC6" w14:textId="77777777" w:rsidR="00140C6A" w:rsidRPr="007E4CDD"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 xml:space="preserve">    </w:t>
            </w:r>
            <w:proofErr w:type="gramStart"/>
            <w:r w:rsidRPr="007E4CDD">
              <w:rPr>
                <w:rFonts w:ascii="Times New Roman" w:hAnsi="Times New Roman" w:cs="Times New Roman"/>
                <w:color w:val="000000"/>
              </w:rPr>
              <w:t>leitura</w:t>
            </w:r>
            <w:proofErr w:type="gramEnd"/>
            <w:r w:rsidRPr="007E4CDD">
              <w:rPr>
                <w:rFonts w:ascii="Times New Roman" w:hAnsi="Times New Roman" w:cs="Times New Roman"/>
                <w:color w:val="000000"/>
              </w:rPr>
              <w:t xml:space="preserve"> = </w:t>
            </w:r>
            <w:proofErr w:type="spellStart"/>
            <w:r w:rsidRPr="007E4CDD">
              <w:rPr>
                <w:rFonts w:ascii="Times New Roman" w:hAnsi="Times New Roman" w:cs="Times New Roman"/>
                <w:color w:val="000000"/>
              </w:rPr>
              <w:t>Pino.</w:t>
            </w:r>
            <w:r>
              <w:rPr>
                <w:rFonts w:ascii="Times New Roman" w:hAnsi="Times New Roman" w:cs="Times New Roman"/>
                <w:color w:val="000000"/>
              </w:rPr>
              <w:t>lerAnalogico</w:t>
            </w:r>
            <w:proofErr w:type="spellEnd"/>
            <w:r>
              <w:rPr>
                <w:rFonts w:ascii="Times New Roman" w:hAnsi="Times New Roman" w:cs="Times New Roman"/>
                <w:color w:val="000000"/>
              </w:rPr>
              <w:t>(LDR);         // Lê</w:t>
            </w:r>
            <w:r w:rsidRPr="007E4CDD">
              <w:rPr>
                <w:rFonts w:ascii="Times New Roman" w:hAnsi="Times New Roman" w:cs="Times New Roman"/>
                <w:color w:val="000000"/>
              </w:rPr>
              <w:t xml:space="preserve"> o sensor e armazena o valor:</w:t>
            </w:r>
          </w:p>
          <w:p w14:paraId="641960B7"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 xml:space="preserve">    </w:t>
            </w:r>
            <w:proofErr w:type="spellStart"/>
            <w:r>
              <w:rPr>
                <w:rFonts w:ascii="Times New Roman" w:hAnsi="Times New Roman" w:cs="Times New Roman"/>
                <w:color w:val="000000"/>
              </w:rPr>
              <w:t>USB.enviar</w:t>
            </w:r>
            <w:proofErr w:type="spellEnd"/>
            <w:r>
              <w:rPr>
                <w:rFonts w:ascii="Times New Roman" w:hAnsi="Times New Roman" w:cs="Times New Roman"/>
                <w:color w:val="000000"/>
              </w:rPr>
              <w:t>(leitura</w:t>
            </w:r>
            <w:proofErr w:type="gramStart"/>
            <w:r>
              <w:rPr>
                <w:rFonts w:ascii="Times New Roman" w:hAnsi="Times New Roman" w:cs="Times New Roman"/>
                <w:color w:val="000000"/>
              </w:rPr>
              <w:t>);</w:t>
            </w:r>
            <w:r>
              <w:rPr>
                <w:rFonts w:ascii="Times New Roman" w:hAnsi="Times New Roman" w:cs="Times New Roman"/>
                <w:color w:val="000000"/>
              </w:rPr>
              <w:tab/>
            </w:r>
            <w:proofErr w:type="gramEnd"/>
            <w:r>
              <w:rPr>
                <w:rFonts w:ascii="Times New Roman" w:hAnsi="Times New Roman" w:cs="Times New Roman"/>
                <w:color w:val="000000"/>
              </w:rPr>
              <w:t xml:space="preserve">        </w:t>
            </w:r>
            <w:r w:rsidRPr="007E4CDD">
              <w:rPr>
                <w:rFonts w:ascii="Times New Roman" w:hAnsi="Times New Roman" w:cs="Times New Roman"/>
                <w:color w:val="000000"/>
              </w:rPr>
              <w:t xml:space="preserve">                      // Envia a leitura obtida para o monitor</w:t>
            </w:r>
          </w:p>
          <w:p w14:paraId="3CA038C1"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 xml:space="preserve">  </w:t>
            </w:r>
            <w:r w:rsidRPr="007E4CDD">
              <w:rPr>
                <w:rFonts w:ascii="Times New Roman" w:hAnsi="Times New Roman" w:cs="Times New Roman"/>
                <w:color w:val="000000"/>
              </w:rPr>
              <w:t xml:space="preserve">  </w:t>
            </w:r>
            <w:proofErr w:type="gramStart"/>
            <w:r w:rsidRPr="007E4CDD">
              <w:rPr>
                <w:rFonts w:ascii="Times New Roman" w:hAnsi="Times New Roman" w:cs="Times New Roman"/>
                <w:color w:val="000000"/>
              </w:rPr>
              <w:t>esperar(</w:t>
            </w:r>
            <w:proofErr w:type="gramEnd"/>
            <w:r w:rsidRPr="007E4CDD">
              <w:rPr>
                <w:rFonts w:ascii="Times New Roman" w:hAnsi="Times New Roman" w:cs="Times New Roman"/>
                <w:color w:val="000000"/>
              </w:rPr>
              <w:t xml:space="preserve">500);                     </w:t>
            </w:r>
            <w:r>
              <w:rPr>
                <w:rFonts w:ascii="Times New Roman" w:hAnsi="Times New Roman" w:cs="Times New Roman"/>
                <w:color w:val="000000"/>
              </w:rPr>
              <w:t xml:space="preserve">                      // Intervalo</w:t>
            </w:r>
            <w:r w:rsidRPr="007E4CDD">
              <w:rPr>
                <w:rFonts w:ascii="Times New Roman" w:hAnsi="Times New Roman" w:cs="Times New Roman"/>
                <w:color w:val="000000"/>
              </w:rPr>
              <w:t xml:space="preserve"> entre uma medida e outra</w:t>
            </w:r>
          </w:p>
          <w:p w14:paraId="69AE09A5" w14:textId="77777777" w:rsidR="00140C6A"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w:t>
            </w:r>
          </w:p>
          <w:p w14:paraId="54B4EE5C" w14:textId="77777777" w:rsidR="00140C6A" w:rsidRDefault="00140C6A" w:rsidP="00561367">
            <w:pPr>
              <w:jc w:val="both"/>
              <w:rPr>
                <w:rFonts w:ascii="Times New Roman" w:hAnsi="Times New Roman" w:cs="Times New Roman"/>
                <w:color w:val="000000"/>
              </w:rPr>
            </w:pPr>
          </w:p>
        </w:tc>
      </w:tr>
    </w:tbl>
    <w:p w14:paraId="104D8A6B" w14:textId="77777777" w:rsidR="00140C6A" w:rsidRPr="00766FDC" w:rsidRDefault="00140C6A" w:rsidP="00140C6A">
      <w:pPr>
        <w:jc w:val="both"/>
        <w:rPr>
          <w:rFonts w:ascii="Times New Roman" w:hAnsi="Times New Roman" w:cs="Times New Roman"/>
          <w:color w:val="000000"/>
        </w:rPr>
      </w:pPr>
    </w:p>
    <w:p w14:paraId="09C3F1E8" w14:textId="77777777" w:rsidR="00140C6A" w:rsidRPr="000E570D" w:rsidRDefault="00140C6A" w:rsidP="00140C6A">
      <w:pPr>
        <w:pStyle w:val="NormalWeb"/>
        <w:shd w:val="clear" w:color="auto" w:fill="FFFFFF"/>
        <w:spacing w:before="0" w:beforeAutospacing="0" w:after="160" w:afterAutospacing="0"/>
        <w:jc w:val="both"/>
        <w:rPr>
          <w:b/>
          <w:color w:val="000000"/>
          <w:sz w:val="28"/>
          <w:szCs w:val="28"/>
          <w:u w:val="single"/>
        </w:rPr>
      </w:pPr>
      <w:r w:rsidRPr="000E570D">
        <w:rPr>
          <w:b/>
          <w:color w:val="000000"/>
          <w:sz w:val="28"/>
          <w:szCs w:val="28"/>
          <w:u w:val="single"/>
        </w:rPr>
        <w:t>Analisando o código</w:t>
      </w:r>
    </w:p>
    <w:p w14:paraId="3D240C40" w14:textId="77777777" w:rsidR="00140C6A" w:rsidRDefault="00140C6A" w:rsidP="00140C6A">
      <w:pPr>
        <w:rPr>
          <w:rFonts w:ascii="Times New Roman" w:hAnsi="Times New Roman" w:cs="Times New Roman"/>
          <w:sz w:val="24"/>
          <w:szCs w:val="24"/>
        </w:rPr>
      </w:pPr>
      <w:r>
        <w:rPr>
          <w:rFonts w:ascii="Times New Roman" w:hAnsi="Times New Roman" w:cs="Times New Roman"/>
          <w:sz w:val="24"/>
          <w:szCs w:val="24"/>
        </w:rPr>
        <w:tab/>
        <w:t>O código começa definindo a porta de entrada do sensor e, em seguida, cria a variável que vai guardar o valor das medidas. Essa parte do código está exposta abaixo:</w:t>
      </w:r>
    </w:p>
    <w:p w14:paraId="2AF6CB38" w14:textId="77777777" w:rsidR="00140C6A" w:rsidRPr="007E4CDD" w:rsidRDefault="00140C6A" w:rsidP="00140C6A">
      <w:pPr>
        <w:spacing w:after="0" w:line="240" w:lineRule="auto"/>
        <w:jc w:val="both"/>
        <w:rPr>
          <w:rFonts w:ascii="Times New Roman" w:hAnsi="Times New Roman" w:cs="Times New Roman"/>
          <w:color w:val="000000"/>
        </w:rPr>
      </w:pPr>
      <w:r>
        <w:rPr>
          <w:rFonts w:ascii="Times New Roman" w:hAnsi="Times New Roman" w:cs="Times New Roman"/>
          <w:sz w:val="24"/>
          <w:szCs w:val="24"/>
        </w:rPr>
        <w:tab/>
      </w:r>
      <w:proofErr w:type="spellStart"/>
      <w:r w:rsidRPr="007E4CDD">
        <w:rPr>
          <w:rFonts w:ascii="Times New Roman" w:hAnsi="Times New Roman" w:cs="Times New Roman"/>
          <w:color w:val="000000"/>
        </w:rPr>
        <w:t>Numero</w:t>
      </w:r>
      <w:proofErr w:type="spellEnd"/>
      <w:r w:rsidRPr="007E4CDD">
        <w:rPr>
          <w:rFonts w:ascii="Times New Roman" w:hAnsi="Times New Roman" w:cs="Times New Roman"/>
          <w:color w:val="000000"/>
        </w:rPr>
        <w:t xml:space="preserve"> LDR </w:t>
      </w:r>
      <w:r>
        <w:rPr>
          <w:rFonts w:ascii="Times New Roman" w:hAnsi="Times New Roman" w:cs="Times New Roman"/>
          <w:color w:val="000000"/>
        </w:rPr>
        <w:t xml:space="preserve">= 0; </w:t>
      </w:r>
    </w:p>
    <w:p w14:paraId="58DEE042" w14:textId="77777777" w:rsidR="00140C6A" w:rsidRDefault="00140C6A" w:rsidP="00140C6A">
      <w:pPr>
        <w:ind w:firstLine="708"/>
        <w:rPr>
          <w:rFonts w:ascii="Times New Roman" w:hAnsi="Times New Roman" w:cs="Times New Roman"/>
          <w:color w:val="000000"/>
        </w:rPr>
      </w:pPr>
      <w:proofErr w:type="spellStart"/>
      <w:r w:rsidRPr="007E4CDD">
        <w:rPr>
          <w:rFonts w:ascii="Times New Roman" w:hAnsi="Times New Roman" w:cs="Times New Roman"/>
          <w:color w:val="000000"/>
        </w:rPr>
        <w:t>Numero</w:t>
      </w:r>
      <w:proofErr w:type="spellEnd"/>
      <w:r w:rsidRPr="007E4CDD">
        <w:rPr>
          <w:rFonts w:ascii="Times New Roman" w:hAnsi="Times New Roman" w:cs="Times New Roman"/>
          <w:color w:val="000000"/>
        </w:rPr>
        <w:t xml:space="preserve"> leitura = 0</w:t>
      </w:r>
      <w:r>
        <w:rPr>
          <w:rFonts w:ascii="Times New Roman" w:hAnsi="Times New Roman" w:cs="Times New Roman"/>
          <w:color w:val="000000"/>
        </w:rPr>
        <w:t>;</w:t>
      </w:r>
    </w:p>
    <w:p w14:paraId="794E37AA" w14:textId="77777777" w:rsidR="00140C6A" w:rsidRDefault="00140C6A" w:rsidP="00140C6A">
      <w:pPr>
        <w:ind w:firstLine="708"/>
        <w:rPr>
          <w:rFonts w:ascii="Times New Roman" w:hAnsi="Times New Roman" w:cs="Times New Roman"/>
          <w:sz w:val="24"/>
          <w:szCs w:val="24"/>
        </w:rPr>
      </w:pPr>
      <w:r>
        <w:rPr>
          <w:rFonts w:ascii="Times New Roman" w:hAnsi="Times New Roman" w:cs="Times New Roman"/>
          <w:sz w:val="24"/>
          <w:szCs w:val="24"/>
        </w:rPr>
        <w:t>Depois, inicia-se a comunicação serial via USB para que seja possível apresentar os dados lidos pelo Arduino na tela do computador:</w:t>
      </w:r>
    </w:p>
    <w:p w14:paraId="48BA5FFB" w14:textId="77777777" w:rsidR="00140C6A" w:rsidRDefault="00140C6A" w:rsidP="00140C6A">
      <w:pPr>
        <w:ind w:firstLine="708"/>
        <w:rPr>
          <w:rFonts w:ascii="Times New Roman" w:hAnsi="Times New Roman" w:cs="Times New Roman"/>
          <w:sz w:val="24"/>
          <w:szCs w:val="24"/>
        </w:rPr>
      </w:pPr>
      <w:proofErr w:type="spellStart"/>
      <w:r>
        <w:rPr>
          <w:rFonts w:ascii="Times New Roman" w:hAnsi="Times New Roman" w:cs="Times New Roman"/>
          <w:sz w:val="24"/>
          <w:szCs w:val="24"/>
        </w:rPr>
        <w:t>USB.conectar</w:t>
      </w:r>
      <w:proofErr w:type="spellEnd"/>
      <w:r>
        <w:rPr>
          <w:rFonts w:ascii="Times New Roman" w:hAnsi="Times New Roman" w:cs="Times New Roman"/>
          <w:sz w:val="24"/>
          <w:szCs w:val="24"/>
        </w:rPr>
        <w:t>(9600);</w:t>
      </w:r>
    </w:p>
    <w:p w14:paraId="3100F754" w14:textId="77777777" w:rsidR="00140C6A" w:rsidRDefault="00140C6A" w:rsidP="00140C6A">
      <w:pPr>
        <w:ind w:firstLine="708"/>
        <w:rPr>
          <w:rFonts w:ascii="Times New Roman" w:hAnsi="Times New Roman" w:cs="Times New Roman"/>
          <w:sz w:val="24"/>
          <w:szCs w:val="24"/>
        </w:rPr>
      </w:pPr>
      <w:r>
        <w:rPr>
          <w:rFonts w:ascii="Times New Roman" w:hAnsi="Times New Roman" w:cs="Times New Roman"/>
          <w:sz w:val="24"/>
          <w:szCs w:val="24"/>
        </w:rPr>
        <w:t xml:space="preserve">A primeira linha do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é:</w:t>
      </w:r>
    </w:p>
    <w:p w14:paraId="0D1D0E83" w14:textId="77777777" w:rsidR="00140C6A" w:rsidRDefault="00140C6A" w:rsidP="00140C6A">
      <w:pPr>
        <w:ind w:firstLine="708"/>
        <w:rPr>
          <w:rFonts w:ascii="Times New Roman" w:hAnsi="Times New Roman" w:cs="Times New Roman"/>
          <w:color w:val="000000"/>
        </w:rPr>
      </w:pPr>
      <w:proofErr w:type="gramStart"/>
      <w:r w:rsidRPr="007E4CDD">
        <w:rPr>
          <w:rFonts w:ascii="Times New Roman" w:hAnsi="Times New Roman" w:cs="Times New Roman"/>
          <w:color w:val="000000"/>
        </w:rPr>
        <w:t>leitura</w:t>
      </w:r>
      <w:proofErr w:type="gramEnd"/>
      <w:r w:rsidRPr="007E4CDD">
        <w:rPr>
          <w:rFonts w:ascii="Times New Roman" w:hAnsi="Times New Roman" w:cs="Times New Roman"/>
          <w:color w:val="000000"/>
        </w:rPr>
        <w:t xml:space="preserve"> = </w:t>
      </w:r>
      <w:proofErr w:type="spellStart"/>
      <w:r w:rsidRPr="007E4CDD">
        <w:rPr>
          <w:rFonts w:ascii="Times New Roman" w:hAnsi="Times New Roman" w:cs="Times New Roman"/>
          <w:color w:val="000000"/>
        </w:rPr>
        <w:t>Pino.lerAnalogico</w:t>
      </w:r>
      <w:proofErr w:type="spellEnd"/>
      <w:r w:rsidRPr="007E4CDD">
        <w:rPr>
          <w:rFonts w:ascii="Times New Roman" w:hAnsi="Times New Roman" w:cs="Times New Roman"/>
          <w:color w:val="000000"/>
        </w:rPr>
        <w:t xml:space="preserve">(LDR);         </w:t>
      </w:r>
    </w:p>
    <w:p w14:paraId="2EC26586" w14:textId="77777777" w:rsidR="00140C6A" w:rsidRPr="009616CA" w:rsidRDefault="00140C6A" w:rsidP="00140C6A">
      <w:pPr>
        <w:ind w:firstLine="708"/>
        <w:rPr>
          <w:rFonts w:ascii="Times New Roman" w:hAnsi="Times New Roman" w:cs="Times New Roman"/>
          <w:sz w:val="24"/>
          <w:szCs w:val="24"/>
        </w:rPr>
      </w:pPr>
      <w:r>
        <w:rPr>
          <w:rFonts w:ascii="Times New Roman" w:hAnsi="Times New Roman" w:cs="Times New Roman"/>
          <w:color w:val="000000"/>
        </w:rPr>
        <w:t>Ela faz a leitura da porta analógica onde está conectado o LDR (no caso a porta A0) e atribui o valor dessa medida a variável ‘leitura’ para que possa ser exibida tela pela próxima linha e, por fim, o código possui uma pausa de meio segundo entre uma medida e outra, para facilitar o controle dos dados obtidos.</w:t>
      </w:r>
    </w:p>
    <w:p w14:paraId="6BFAE65E"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2A7B5E43" w14:textId="77777777" w:rsidR="003F59EE" w:rsidRDefault="003F59EE" w:rsidP="00732EC2">
      <w:pPr>
        <w:pStyle w:val="NormalWeb"/>
        <w:shd w:val="clear" w:color="auto" w:fill="FFFFFF"/>
        <w:spacing w:before="0" w:beforeAutospacing="0" w:after="160" w:afterAutospacing="0"/>
        <w:jc w:val="both"/>
        <w:rPr>
          <w:b/>
          <w:color w:val="000000"/>
          <w:sz w:val="32"/>
          <w:szCs w:val="32"/>
        </w:rPr>
      </w:pPr>
    </w:p>
    <w:p w14:paraId="16D33041" w14:textId="7638AECD" w:rsidR="003F59EE" w:rsidRDefault="00301F06" w:rsidP="003F59EE">
      <w:pPr>
        <w:rPr>
          <w:rFonts w:ascii="Times New Roman" w:hAnsi="Times New Roman" w:cs="Times New Roman"/>
          <w:b/>
          <w:sz w:val="32"/>
          <w:szCs w:val="32"/>
        </w:rPr>
      </w:pPr>
      <w:r>
        <w:rPr>
          <w:rFonts w:ascii="Times New Roman" w:hAnsi="Times New Roman" w:cs="Times New Roman"/>
          <w:b/>
          <w:sz w:val="32"/>
          <w:szCs w:val="32"/>
        </w:rPr>
        <w:lastRenderedPageBreak/>
        <w:t>4.</w:t>
      </w:r>
      <w:r w:rsidR="003F59EE">
        <w:rPr>
          <w:rFonts w:ascii="Times New Roman" w:hAnsi="Times New Roman" w:cs="Times New Roman"/>
          <w:b/>
          <w:sz w:val="32"/>
          <w:szCs w:val="32"/>
        </w:rPr>
        <w:t>4</w:t>
      </w:r>
      <w:r w:rsidR="003F59EE" w:rsidRPr="00C50334">
        <w:rPr>
          <w:rFonts w:ascii="Times New Roman" w:hAnsi="Times New Roman" w:cs="Times New Roman"/>
          <w:b/>
          <w:sz w:val="32"/>
          <w:szCs w:val="32"/>
        </w:rPr>
        <w:t xml:space="preserve"> Servo com Potenciômetro</w:t>
      </w:r>
    </w:p>
    <w:p w14:paraId="3EEED9F9" w14:textId="77777777" w:rsidR="003F59EE" w:rsidRDefault="003F59EE" w:rsidP="003F59EE">
      <w:pPr>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Neste capítulo aprenderemos como controlar um servo motor utilizando um Arduino com dados recebidos de um potenciômetro. Para isso teremos que lidar com portas analógicas para realizar a comunicação do Arduino com o potenciômetro e com o servo motor. O material necessário para a montagem desse circuito é:</w:t>
      </w:r>
    </w:p>
    <w:p w14:paraId="6C2CED50"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Sevo motor</w:t>
      </w:r>
    </w:p>
    <w:p w14:paraId="1298F753" w14:textId="77777777" w:rsidR="003F59EE" w:rsidRDefault="003F59EE" w:rsidP="003F59EE">
      <w:pPr>
        <w:pStyle w:val="PargrafodaLista"/>
        <w:numPr>
          <w:ilvl w:val="0"/>
          <w:numId w:val="93"/>
        </w:numPr>
        <w:jc w:val="both"/>
        <w:rPr>
          <w:rFonts w:ascii="Times New Roman" w:hAnsi="Times New Roman" w:cs="Times New Roman"/>
          <w:sz w:val="24"/>
          <w:szCs w:val="24"/>
        </w:rPr>
      </w:pPr>
      <w:proofErr w:type="spellStart"/>
      <w:r>
        <w:rPr>
          <w:rFonts w:ascii="Times New Roman" w:hAnsi="Times New Roman" w:cs="Times New Roman"/>
          <w:sz w:val="24"/>
          <w:szCs w:val="24"/>
        </w:rPr>
        <w:t>Protoboard</w:t>
      </w:r>
      <w:proofErr w:type="spellEnd"/>
    </w:p>
    <w:p w14:paraId="1154D5F1"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Potenciômetro de 10K ohms</w:t>
      </w:r>
    </w:p>
    <w:p w14:paraId="7EA02729" w14:textId="77777777" w:rsidR="003F59EE" w:rsidRPr="00FA3C89"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Montando o Hardware</w:t>
      </w:r>
    </w:p>
    <w:p w14:paraId="610B3AF7" w14:textId="77777777" w:rsidR="003F59EE" w:rsidRDefault="003F59EE" w:rsidP="003F59EE">
      <w:pPr>
        <w:pStyle w:val="NormalWeb"/>
        <w:shd w:val="clear" w:color="auto" w:fill="FFFFFF"/>
        <w:spacing w:before="0" w:beforeAutospacing="0" w:after="160" w:afterAutospacing="0"/>
        <w:ind w:firstLine="360"/>
        <w:jc w:val="both"/>
        <w:rPr>
          <w:color w:val="000000"/>
        </w:rPr>
      </w:pPr>
      <w:r>
        <w:rPr>
          <w:color w:val="000000"/>
        </w:rPr>
        <w:t>Com o Arduino desconectado, monte o circuito abaixo:</w:t>
      </w:r>
    </w:p>
    <w:p w14:paraId="06E2054D" w14:textId="28896DF1" w:rsidR="003F59EE" w:rsidRDefault="003F59EE" w:rsidP="003F59EE">
      <w:pPr>
        <w:pStyle w:val="NormalWeb"/>
        <w:shd w:val="clear" w:color="auto" w:fill="FFFFFF"/>
        <w:spacing w:before="0" w:beforeAutospacing="0" w:after="160" w:afterAutospacing="0"/>
        <w:ind w:firstLine="360"/>
        <w:jc w:val="both"/>
        <w:rPr>
          <w:color w:val="000000"/>
        </w:rPr>
      </w:pPr>
      <w:r>
        <w:rPr>
          <w:noProof/>
          <w:color w:val="000000"/>
          <w:lang w:val="en-US"/>
        </w:rPr>
        <w:drawing>
          <wp:inline distT="0" distB="0" distL="0" distR="0" wp14:anchorId="660CE015" wp14:editId="73874C5C">
            <wp:extent cx="2809875" cy="1838325"/>
            <wp:effectExtent l="0" t="0" r="9525" b="9525"/>
            <wp:docPr id="60" name="Imagem 60"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o com pote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1838325"/>
                    </a:xfrm>
                    <a:prstGeom prst="rect">
                      <a:avLst/>
                    </a:prstGeom>
                    <a:noFill/>
                    <a:ln>
                      <a:noFill/>
                    </a:ln>
                  </pic:spPr>
                </pic:pic>
              </a:graphicData>
            </a:graphic>
          </wp:inline>
        </w:drawing>
      </w:r>
      <w:r>
        <w:rPr>
          <w:color w:val="000000"/>
        </w:rPr>
        <w:t xml:space="preserve">  </w:t>
      </w:r>
      <w:r>
        <w:rPr>
          <w:noProof/>
          <w:color w:val="000000"/>
          <w:lang w:val="en-US"/>
        </w:rPr>
        <w:drawing>
          <wp:inline distT="0" distB="0" distL="0" distR="0" wp14:anchorId="16FD848F" wp14:editId="277DF7D4">
            <wp:extent cx="2286000" cy="2628900"/>
            <wp:effectExtent l="0" t="0" r="0" b="0"/>
            <wp:docPr id="59" name="Imagem 59"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com poten"/>
                    <pic:cNvPicPr>
                      <a:picLocks noChangeAspect="1" noChangeArrowheads="1"/>
                    </pic:cNvPicPr>
                  </pic:nvPicPr>
                  <pic:blipFill>
                    <a:blip r:embed="rId30" cstate="print">
                      <a:extLst>
                        <a:ext uri="{28A0092B-C50C-407E-A947-70E740481C1C}">
                          <a14:useLocalDpi xmlns:a14="http://schemas.microsoft.com/office/drawing/2010/main" val="0"/>
                        </a:ext>
                      </a:extLst>
                    </a:blip>
                    <a:srcRect l="48587"/>
                    <a:stretch>
                      <a:fillRect/>
                    </a:stretch>
                  </pic:blipFill>
                  <pic:spPr bwMode="auto">
                    <a:xfrm>
                      <a:off x="0" y="0"/>
                      <a:ext cx="2286000" cy="2628900"/>
                    </a:xfrm>
                    <a:prstGeom prst="rect">
                      <a:avLst/>
                    </a:prstGeom>
                    <a:noFill/>
                    <a:ln>
                      <a:noFill/>
                    </a:ln>
                  </pic:spPr>
                </pic:pic>
              </a:graphicData>
            </a:graphic>
          </wp:inline>
        </w:drawing>
      </w:r>
    </w:p>
    <w:p w14:paraId="27F22035" w14:textId="77777777" w:rsidR="003F59EE"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Hardware</w:t>
      </w:r>
    </w:p>
    <w:p w14:paraId="0ECA64CD" w14:textId="77777777" w:rsidR="003F59EE" w:rsidRDefault="003F59EE" w:rsidP="003F59EE">
      <w:pPr>
        <w:pStyle w:val="NormalWeb"/>
        <w:shd w:val="clear" w:color="auto" w:fill="FFFFFF"/>
        <w:spacing w:before="0" w:beforeAutospacing="0" w:after="160" w:afterAutospacing="0"/>
        <w:jc w:val="both"/>
        <w:rPr>
          <w:color w:val="000000"/>
        </w:rPr>
      </w:pPr>
      <w:r>
        <w:rPr>
          <w:color w:val="000000"/>
        </w:rPr>
        <w:tab/>
        <w:t>O hardware desse projeto é dividido em duas partes, a do o servo motor e o a do potenciômetro. O servo motor é conectado na alimentação, que nesse caso vem do próprio Arduino, e o seu sinal é controlado por uma porta PWM. Já o potenciômetro deve ter seus pinos mais externos conectados ao 5V e ao GND e seu pino do meio, por onde sai o nosso sinal, deve ser lido por uma porta analógica. Para isso usaremos a porta A0 do Arduino.</w:t>
      </w:r>
    </w:p>
    <w:p w14:paraId="0589D442" w14:textId="77777777" w:rsidR="003F59EE" w:rsidRPr="00A53E2C" w:rsidRDefault="003F59EE" w:rsidP="003F59EE">
      <w:pPr>
        <w:pStyle w:val="NormalWeb"/>
        <w:shd w:val="clear" w:color="auto" w:fill="FFFFFF"/>
        <w:spacing w:before="0" w:beforeAutospacing="0" w:after="160" w:afterAutospacing="0"/>
        <w:jc w:val="both"/>
        <w:rPr>
          <w:color w:val="000000"/>
        </w:rPr>
      </w:pPr>
    </w:p>
    <w:p w14:paraId="13A09BE8" w14:textId="77777777" w:rsidR="003F59EE" w:rsidRDefault="003F59EE" w:rsidP="003F59EE">
      <w:pPr>
        <w:pStyle w:val="NormalWeb"/>
        <w:shd w:val="clear" w:color="auto" w:fill="FFFFFF"/>
        <w:spacing w:before="0" w:beforeAutospacing="0" w:after="160" w:afterAutospacing="0"/>
        <w:jc w:val="both"/>
        <w:rPr>
          <w:b/>
          <w:color w:val="000000"/>
          <w:sz w:val="28"/>
          <w:szCs w:val="28"/>
          <w:u w:val="single"/>
        </w:rPr>
      </w:pPr>
      <w:ins w:id="84" w:author="Mateus Berardo de Souza Terra" w:date="2016-02-09T11:44:00Z">
        <w:r w:rsidRPr="00FA3C89">
          <w:rPr>
            <w:b/>
            <w:color w:val="000000"/>
            <w:sz w:val="28"/>
            <w:szCs w:val="28"/>
            <w:u w:val="single"/>
          </w:rPr>
          <w:t>O Código</w:t>
        </w:r>
      </w:ins>
    </w:p>
    <w:tbl>
      <w:tblPr>
        <w:tblStyle w:val="Tabelacomgrade"/>
        <w:tblW w:w="0" w:type="auto"/>
        <w:tblLook w:val="04A0" w:firstRow="1" w:lastRow="0" w:firstColumn="1" w:lastColumn="0" w:noHBand="0" w:noVBand="1"/>
      </w:tblPr>
      <w:tblGrid>
        <w:gridCol w:w="9350"/>
      </w:tblGrid>
      <w:tr w:rsidR="003F59EE" w14:paraId="0716E33E" w14:textId="77777777" w:rsidTr="00561367">
        <w:tc>
          <w:tcPr>
            <w:tcW w:w="0" w:type="auto"/>
          </w:tcPr>
          <w:p w14:paraId="1389C20A" w14:textId="77777777" w:rsidR="003F59EE" w:rsidRPr="00FB0E6B" w:rsidRDefault="003F59EE" w:rsidP="00561367">
            <w:pPr>
              <w:pStyle w:val="NormalWeb"/>
              <w:jc w:val="both"/>
              <w:rPr>
                <w:color w:val="000000"/>
              </w:rPr>
            </w:pPr>
            <w:proofErr w:type="gramStart"/>
            <w:r w:rsidRPr="00FB0E6B">
              <w:rPr>
                <w:color w:val="000000"/>
              </w:rPr>
              <w:t>usar</w:t>
            </w:r>
            <w:proofErr w:type="gramEnd"/>
            <w:r w:rsidRPr="00FB0E6B">
              <w:rPr>
                <w:color w:val="000000"/>
              </w:rPr>
              <w:t xml:space="preserve"> Servo</w:t>
            </w:r>
            <w:r w:rsidRPr="00FB0E6B">
              <w:rPr>
                <w:color w:val="000000"/>
              </w:rPr>
              <w:tab/>
              <w:t xml:space="preserve">// Adiciona a biblioteca para uso de servos ao nosso </w:t>
            </w:r>
            <w:proofErr w:type="spellStart"/>
            <w:r w:rsidRPr="00FB0E6B">
              <w:rPr>
                <w:color w:val="000000"/>
              </w:rPr>
              <w:t>codigo</w:t>
            </w:r>
            <w:proofErr w:type="spellEnd"/>
          </w:p>
          <w:p w14:paraId="26E5BA4C" w14:textId="77777777" w:rsidR="003F59EE" w:rsidRPr="00FB0E6B" w:rsidRDefault="003F59EE" w:rsidP="00561367">
            <w:pPr>
              <w:pStyle w:val="NormalWeb"/>
              <w:jc w:val="both"/>
              <w:rPr>
                <w:color w:val="000000"/>
              </w:rPr>
            </w:pPr>
            <w:r w:rsidRPr="00FB0E6B">
              <w:rPr>
                <w:color w:val="000000"/>
              </w:rPr>
              <w:t xml:space="preserve">Servo </w:t>
            </w:r>
            <w:proofErr w:type="spellStart"/>
            <w:proofErr w:type="gramStart"/>
            <w:r w:rsidRPr="00FB0E6B">
              <w:rPr>
                <w:color w:val="000000"/>
              </w:rPr>
              <w:t>meuServo</w:t>
            </w:r>
            <w:proofErr w:type="spellEnd"/>
            <w:r w:rsidRPr="00FB0E6B">
              <w:rPr>
                <w:color w:val="000000"/>
              </w:rPr>
              <w:t>;</w:t>
            </w:r>
            <w:r w:rsidRPr="00FB0E6B">
              <w:rPr>
                <w:color w:val="000000"/>
              </w:rPr>
              <w:tab/>
            </w:r>
            <w:proofErr w:type="gramEnd"/>
            <w:r w:rsidRPr="00FB0E6B">
              <w:rPr>
                <w:color w:val="000000"/>
              </w:rPr>
              <w:t>// Define o nome do nosso servo</w:t>
            </w:r>
          </w:p>
          <w:p w14:paraId="5628C615" w14:textId="77777777" w:rsidR="003F59EE" w:rsidRPr="00FB0E6B" w:rsidRDefault="003F59EE" w:rsidP="00561367">
            <w:pPr>
              <w:pStyle w:val="NormalWeb"/>
              <w:jc w:val="both"/>
              <w:rPr>
                <w:color w:val="000000"/>
              </w:rPr>
            </w:pPr>
            <w:proofErr w:type="spellStart"/>
            <w:r w:rsidRPr="00FB0E6B">
              <w:rPr>
                <w:color w:val="000000"/>
              </w:rPr>
              <w:t>Numero</w:t>
            </w:r>
            <w:proofErr w:type="spellEnd"/>
            <w:r w:rsidRPr="00FB0E6B">
              <w:rPr>
                <w:color w:val="000000"/>
              </w:rPr>
              <w:t xml:space="preserve"> Constante </w:t>
            </w:r>
            <w:proofErr w:type="spellStart"/>
            <w:r>
              <w:rPr>
                <w:color w:val="000000"/>
              </w:rPr>
              <w:t>A</w:t>
            </w:r>
            <w:r w:rsidRPr="00FB0E6B">
              <w:rPr>
                <w:color w:val="000000"/>
              </w:rPr>
              <w:t>potenciometro</w:t>
            </w:r>
            <w:proofErr w:type="spellEnd"/>
            <w:r w:rsidRPr="00FB0E6B">
              <w:rPr>
                <w:color w:val="000000"/>
              </w:rPr>
              <w:t xml:space="preserve"> = 0;</w:t>
            </w:r>
          </w:p>
          <w:p w14:paraId="7543F09D" w14:textId="77777777" w:rsidR="003F59EE" w:rsidRPr="00FB0E6B" w:rsidRDefault="003F59EE" w:rsidP="00561367">
            <w:pPr>
              <w:pStyle w:val="NormalWeb"/>
              <w:jc w:val="both"/>
              <w:rPr>
                <w:color w:val="000000"/>
              </w:rPr>
            </w:pPr>
            <w:proofErr w:type="spellStart"/>
            <w:r w:rsidRPr="00FB0E6B">
              <w:rPr>
                <w:color w:val="000000"/>
              </w:rPr>
              <w:lastRenderedPageBreak/>
              <w:t>Numero</w:t>
            </w:r>
            <w:proofErr w:type="spellEnd"/>
            <w:r w:rsidRPr="00FB0E6B">
              <w:rPr>
                <w:color w:val="000000"/>
              </w:rPr>
              <w:t xml:space="preserve"> </w:t>
            </w:r>
            <w:proofErr w:type="spellStart"/>
            <w:r w:rsidRPr="00FB0E6B">
              <w:rPr>
                <w:color w:val="000000"/>
              </w:rPr>
              <w:t>valorPotenciometro</w:t>
            </w:r>
            <w:proofErr w:type="spellEnd"/>
            <w:r w:rsidRPr="00FB0E6B">
              <w:rPr>
                <w:color w:val="000000"/>
              </w:rPr>
              <w:t>;</w:t>
            </w:r>
          </w:p>
          <w:p w14:paraId="4A72A0D5" w14:textId="77777777" w:rsidR="003F59EE" w:rsidRPr="00FB0E6B" w:rsidRDefault="003F59EE" w:rsidP="00561367">
            <w:pPr>
              <w:pStyle w:val="NormalWeb"/>
              <w:jc w:val="both"/>
              <w:rPr>
                <w:color w:val="000000"/>
              </w:rPr>
            </w:pPr>
            <w:proofErr w:type="spellStart"/>
            <w:r w:rsidRPr="00FB0E6B">
              <w:rPr>
                <w:color w:val="000000"/>
              </w:rPr>
              <w:t>Numero</w:t>
            </w:r>
            <w:proofErr w:type="spellEnd"/>
            <w:r w:rsidRPr="00FB0E6B">
              <w:rPr>
                <w:color w:val="000000"/>
              </w:rPr>
              <w:t xml:space="preserve"> angulo;</w:t>
            </w:r>
          </w:p>
          <w:p w14:paraId="2A90F781" w14:textId="77777777" w:rsidR="003F59EE" w:rsidRPr="00FB0E6B" w:rsidRDefault="003F59EE" w:rsidP="00561367">
            <w:pPr>
              <w:pStyle w:val="NormalWeb"/>
              <w:jc w:val="both"/>
              <w:rPr>
                <w:color w:val="000000"/>
              </w:rPr>
            </w:pPr>
            <w:proofErr w:type="spellStart"/>
            <w:proofErr w:type="gramStart"/>
            <w:r w:rsidRPr="00FB0E6B">
              <w:rPr>
                <w:color w:val="000000"/>
              </w:rPr>
              <w:t>Configuracao</w:t>
            </w:r>
            <w:proofErr w:type="spellEnd"/>
            <w:r w:rsidRPr="00FB0E6B">
              <w:rPr>
                <w:color w:val="000000"/>
              </w:rPr>
              <w:t>(</w:t>
            </w:r>
            <w:proofErr w:type="gramEnd"/>
            <w:r w:rsidRPr="00FB0E6B">
              <w:rPr>
                <w:color w:val="000000"/>
              </w:rPr>
              <w:t>) {</w:t>
            </w:r>
          </w:p>
          <w:p w14:paraId="1673C777" w14:textId="77777777" w:rsidR="003F59EE" w:rsidRPr="00FB0E6B" w:rsidRDefault="003F59EE" w:rsidP="00561367">
            <w:pPr>
              <w:pStyle w:val="NormalWeb"/>
              <w:jc w:val="both"/>
              <w:rPr>
                <w:color w:val="000000"/>
              </w:rPr>
            </w:pPr>
            <w:r w:rsidRPr="00FB0E6B">
              <w:rPr>
                <w:color w:val="000000"/>
              </w:rPr>
              <w:tab/>
            </w:r>
            <w:proofErr w:type="spellStart"/>
            <w:r w:rsidRPr="00FB0E6B">
              <w:rPr>
                <w:color w:val="000000"/>
              </w:rPr>
              <w:t>meuServo.attach</w:t>
            </w:r>
            <w:proofErr w:type="spellEnd"/>
            <w:r w:rsidRPr="00FB0E6B">
              <w:rPr>
                <w:color w:val="000000"/>
              </w:rPr>
              <w:t>(5</w:t>
            </w:r>
            <w:proofErr w:type="gramStart"/>
            <w:r w:rsidRPr="00FB0E6B">
              <w:rPr>
                <w:color w:val="000000"/>
              </w:rPr>
              <w:t>);</w:t>
            </w:r>
            <w:r w:rsidRPr="00FB0E6B">
              <w:rPr>
                <w:color w:val="000000"/>
              </w:rPr>
              <w:tab/>
            </w:r>
            <w:proofErr w:type="gramEnd"/>
            <w:r w:rsidRPr="00FB0E6B">
              <w:rPr>
                <w:color w:val="000000"/>
              </w:rPr>
              <w:t xml:space="preserve">// Define a porta onde o servo </w:t>
            </w:r>
            <w:proofErr w:type="spellStart"/>
            <w:r w:rsidRPr="00FB0E6B">
              <w:rPr>
                <w:color w:val="000000"/>
              </w:rPr>
              <w:t>esta</w:t>
            </w:r>
            <w:proofErr w:type="spellEnd"/>
            <w:r w:rsidRPr="00FB0E6B">
              <w:rPr>
                <w:color w:val="000000"/>
              </w:rPr>
              <w:t xml:space="preserve"> conectado</w:t>
            </w:r>
          </w:p>
          <w:p w14:paraId="72B7CB29" w14:textId="77777777" w:rsidR="003F59EE" w:rsidRPr="00FB0E6B" w:rsidRDefault="003F59EE" w:rsidP="00561367">
            <w:pPr>
              <w:pStyle w:val="NormalWeb"/>
              <w:jc w:val="both"/>
              <w:rPr>
                <w:color w:val="000000"/>
              </w:rPr>
            </w:pPr>
            <w:r w:rsidRPr="00FB0E6B">
              <w:rPr>
                <w:color w:val="000000"/>
              </w:rPr>
              <w:t>}</w:t>
            </w:r>
          </w:p>
          <w:p w14:paraId="0FF9E72C" w14:textId="77777777" w:rsidR="003F59EE" w:rsidRPr="00FB0E6B" w:rsidRDefault="003F59EE" w:rsidP="00561367">
            <w:pPr>
              <w:pStyle w:val="NormalWeb"/>
              <w:jc w:val="both"/>
              <w:rPr>
                <w:color w:val="000000"/>
              </w:rPr>
            </w:pPr>
            <w:proofErr w:type="gramStart"/>
            <w:r w:rsidRPr="00FB0E6B">
              <w:rPr>
                <w:color w:val="000000"/>
              </w:rPr>
              <w:t>Principal(</w:t>
            </w:r>
            <w:proofErr w:type="gramEnd"/>
            <w:r w:rsidRPr="00FB0E6B">
              <w:rPr>
                <w:color w:val="000000"/>
              </w:rPr>
              <w:t>){</w:t>
            </w:r>
          </w:p>
          <w:p w14:paraId="01263F75" w14:textId="77777777" w:rsidR="003F59EE" w:rsidRPr="00FB0E6B" w:rsidRDefault="003F59EE" w:rsidP="00561367">
            <w:pPr>
              <w:pStyle w:val="NormalWeb"/>
              <w:jc w:val="both"/>
              <w:rPr>
                <w:color w:val="000000"/>
              </w:rPr>
            </w:pPr>
            <w:r w:rsidRPr="00FB0E6B">
              <w:rPr>
                <w:color w:val="000000"/>
              </w:rPr>
              <w:tab/>
            </w:r>
            <w:proofErr w:type="spellStart"/>
            <w:proofErr w:type="gramStart"/>
            <w:r w:rsidRPr="00FB0E6B">
              <w:rPr>
                <w:color w:val="000000"/>
              </w:rPr>
              <w:t>valorP</w:t>
            </w:r>
            <w:r>
              <w:rPr>
                <w:color w:val="000000"/>
              </w:rPr>
              <w:t>otenciometro</w:t>
            </w:r>
            <w:proofErr w:type="spellEnd"/>
            <w:proofErr w:type="gramEnd"/>
            <w:r>
              <w:rPr>
                <w:color w:val="000000"/>
              </w:rPr>
              <w:t xml:space="preserve"> = </w:t>
            </w:r>
            <w:proofErr w:type="spellStart"/>
            <w:r>
              <w:rPr>
                <w:color w:val="000000"/>
              </w:rPr>
              <w:t>Pino.ler</w:t>
            </w:r>
            <w:proofErr w:type="spellEnd"/>
            <w:r w:rsidRPr="00FB0E6B">
              <w:rPr>
                <w:color w:val="000000"/>
              </w:rPr>
              <w:t>(</w:t>
            </w:r>
            <w:proofErr w:type="spellStart"/>
            <w:r>
              <w:rPr>
                <w:color w:val="000000"/>
              </w:rPr>
              <w:t>A</w:t>
            </w:r>
            <w:r w:rsidRPr="00FB0E6B">
              <w:rPr>
                <w:color w:val="000000"/>
              </w:rPr>
              <w:t>potenciometro</w:t>
            </w:r>
            <w:proofErr w:type="spellEnd"/>
            <w:r w:rsidRPr="00FB0E6B">
              <w:rPr>
                <w:color w:val="000000"/>
              </w:rPr>
              <w:t>);</w:t>
            </w:r>
            <w:r w:rsidRPr="00FB0E6B">
              <w:rPr>
                <w:color w:val="000000"/>
              </w:rPr>
              <w:tab/>
              <w:t xml:space="preserve">// Faz a leitura do </w:t>
            </w:r>
            <w:proofErr w:type="spellStart"/>
            <w:r w:rsidRPr="00FB0E6B">
              <w:rPr>
                <w:color w:val="000000"/>
              </w:rPr>
              <w:t>potenciometro</w:t>
            </w:r>
            <w:proofErr w:type="spellEnd"/>
            <w:r w:rsidRPr="00FB0E6B">
              <w:rPr>
                <w:color w:val="000000"/>
              </w:rPr>
              <w:t xml:space="preserve"> e a salva na </w:t>
            </w:r>
            <w:proofErr w:type="spellStart"/>
            <w:r w:rsidRPr="00FB0E6B">
              <w:rPr>
                <w:color w:val="000000"/>
              </w:rPr>
              <w:t>variavel</w:t>
            </w:r>
            <w:proofErr w:type="spellEnd"/>
          </w:p>
          <w:p w14:paraId="335D0F05" w14:textId="77777777" w:rsidR="003F59EE" w:rsidRPr="00FB0E6B" w:rsidRDefault="003F59EE" w:rsidP="00561367">
            <w:pPr>
              <w:pStyle w:val="NormalWeb"/>
              <w:jc w:val="both"/>
              <w:rPr>
                <w:color w:val="000000"/>
              </w:rPr>
            </w:pPr>
            <w:r w:rsidRPr="00FB0E6B">
              <w:rPr>
                <w:color w:val="000000"/>
              </w:rPr>
              <w:tab/>
            </w:r>
            <w:proofErr w:type="gramStart"/>
            <w:r w:rsidRPr="00FB0E6B">
              <w:rPr>
                <w:color w:val="000000"/>
              </w:rPr>
              <w:t>angulo</w:t>
            </w:r>
            <w:proofErr w:type="gramEnd"/>
            <w:r w:rsidRPr="00FB0E6B">
              <w:rPr>
                <w:color w:val="000000"/>
              </w:rPr>
              <w:t xml:space="preserve"> = proporcionar(</w:t>
            </w:r>
            <w:proofErr w:type="spellStart"/>
            <w:r w:rsidRPr="00FB0E6B">
              <w:rPr>
                <w:color w:val="000000"/>
              </w:rPr>
              <w:t>valorPotenciometro</w:t>
            </w:r>
            <w:proofErr w:type="spellEnd"/>
            <w:r w:rsidRPr="00FB0E6B">
              <w:rPr>
                <w:color w:val="000000"/>
              </w:rPr>
              <w:t>, 0, 1023, 0, 180);</w:t>
            </w:r>
            <w:r w:rsidRPr="00FB0E6B">
              <w:rPr>
                <w:color w:val="000000"/>
              </w:rPr>
              <w:tab/>
              <w:t xml:space="preserve">// Faz uma regra de 3 simples </w:t>
            </w:r>
          </w:p>
          <w:p w14:paraId="14161068" w14:textId="77777777" w:rsidR="003F59EE" w:rsidRPr="00FB0E6B" w:rsidRDefault="003F59EE" w:rsidP="00561367">
            <w:pPr>
              <w:pStyle w:val="NormalWeb"/>
              <w:jc w:val="both"/>
              <w:rPr>
                <w:color w:val="000000"/>
              </w:rPr>
            </w:pPr>
            <w:r w:rsidRPr="00FB0E6B">
              <w:rPr>
                <w:color w:val="000000"/>
              </w:rPr>
              <w:tab/>
            </w:r>
            <w:proofErr w:type="spellStart"/>
            <w:r w:rsidRPr="00FB0E6B">
              <w:rPr>
                <w:color w:val="000000"/>
              </w:rPr>
              <w:t>meuServo.write</w:t>
            </w:r>
            <w:proofErr w:type="spellEnd"/>
            <w:r w:rsidRPr="00FB0E6B">
              <w:rPr>
                <w:color w:val="000000"/>
              </w:rPr>
              <w:t>(angulo</w:t>
            </w:r>
            <w:proofErr w:type="gramStart"/>
            <w:r w:rsidRPr="00FB0E6B">
              <w:rPr>
                <w:color w:val="000000"/>
              </w:rPr>
              <w:t>);</w:t>
            </w:r>
            <w:r w:rsidRPr="00FB0E6B">
              <w:rPr>
                <w:color w:val="000000"/>
              </w:rPr>
              <w:tab/>
            </w:r>
            <w:proofErr w:type="gramEnd"/>
            <w:r w:rsidRPr="00FB0E6B">
              <w:rPr>
                <w:color w:val="000000"/>
              </w:rPr>
              <w:t>// Muda o angulo do servo</w:t>
            </w:r>
          </w:p>
          <w:p w14:paraId="2D801FBD" w14:textId="77777777" w:rsidR="003F59EE" w:rsidRPr="00FB0E6B" w:rsidRDefault="003F59EE" w:rsidP="00561367">
            <w:pPr>
              <w:pStyle w:val="NormalWeb"/>
              <w:jc w:val="both"/>
              <w:rPr>
                <w:color w:val="000000"/>
              </w:rPr>
            </w:pPr>
            <w:r w:rsidRPr="00FB0E6B">
              <w:rPr>
                <w:color w:val="000000"/>
              </w:rPr>
              <w:tab/>
            </w:r>
            <w:proofErr w:type="gramStart"/>
            <w:r w:rsidRPr="00FB0E6B">
              <w:rPr>
                <w:color w:val="000000"/>
              </w:rPr>
              <w:t>esperar(</w:t>
            </w:r>
            <w:proofErr w:type="gramEnd"/>
            <w:r w:rsidRPr="00FB0E6B">
              <w:rPr>
                <w:color w:val="000000"/>
              </w:rPr>
              <w:t>15);</w:t>
            </w:r>
          </w:p>
          <w:p w14:paraId="274E6F77" w14:textId="77777777" w:rsidR="003F59EE" w:rsidRPr="00FB0E6B" w:rsidRDefault="003F59EE" w:rsidP="00561367">
            <w:pPr>
              <w:pStyle w:val="NormalWeb"/>
              <w:spacing w:before="0" w:beforeAutospacing="0" w:after="160" w:afterAutospacing="0"/>
              <w:jc w:val="both"/>
              <w:rPr>
                <w:color w:val="000000"/>
              </w:rPr>
            </w:pPr>
            <w:r w:rsidRPr="00FB0E6B">
              <w:rPr>
                <w:color w:val="000000"/>
              </w:rPr>
              <w:t>}</w:t>
            </w:r>
          </w:p>
        </w:tc>
      </w:tr>
    </w:tbl>
    <w:p w14:paraId="1418636E" w14:textId="77777777" w:rsidR="003F59EE" w:rsidRPr="00FA3C89" w:rsidRDefault="003F59EE" w:rsidP="003F59EE">
      <w:pPr>
        <w:pStyle w:val="NormalWeb"/>
        <w:shd w:val="clear" w:color="auto" w:fill="FFFFFF"/>
        <w:spacing w:before="0" w:beforeAutospacing="0" w:after="160" w:afterAutospacing="0"/>
        <w:jc w:val="both"/>
        <w:rPr>
          <w:ins w:id="85" w:author="Mateus Berardo de Souza Terra" w:date="2016-02-09T11:44:00Z"/>
          <w:b/>
          <w:color w:val="000000"/>
          <w:sz w:val="28"/>
          <w:szCs w:val="28"/>
          <w:u w:val="single"/>
        </w:rPr>
      </w:pPr>
    </w:p>
    <w:p w14:paraId="06AB4101" w14:textId="77777777" w:rsidR="003F59EE" w:rsidRPr="00FA3C89"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código</w:t>
      </w:r>
    </w:p>
    <w:p w14:paraId="72E96A83"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O código desse projeto começa com a adição da biblioteca para controle de servos e, em seguida, nos damos um nome ao servo:</w:t>
      </w:r>
    </w:p>
    <w:p w14:paraId="7FA80D0C"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Servo</w:t>
      </w:r>
    </w:p>
    <w:p w14:paraId="6D098BB4"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 xml:space="preserve">Servo </w:t>
      </w:r>
      <w:proofErr w:type="spellStart"/>
      <w:r>
        <w:rPr>
          <w:rFonts w:ascii="Times New Roman" w:hAnsi="Times New Roman" w:cs="Times New Roman"/>
          <w:sz w:val="24"/>
          <w:szCs w:val="24"/>
        </w:rPr>
        <w:t>meuServo</w:t>
      </w:r>
      <w:proofErr w:type="spellEnd"/>
      <w:r>
        <w:rPr>
          <w:rFonts w:ascii="Times New Roman" w:hAnsi="Times New Roman" w:cs="Times New Roman"/>
          <w:sz w:val="24"/>
          <w:szCs w:val="24"/>
        </w:rPr>
        <w:t>;</w:t>
      </w:r>
    </w:p>
    <w:p w14:paraId="22416C75"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 xml:space="preserve">Depois disso as variáveis que iremos usar são declaradas e o bloco de </w:t>
      </w:r>
      <w:proofErr w:type="spellStart"/>
      <w:proofErr w:type="gramStart"/>
      <w:r>
        <w:rPr>
          <w:rFonts w:ascii="Times New Roman" w:hAnsi="Times New Roman" w:cs="Times New Roman"/>
          <w:sz w:val="24"/>
          <w:szCs w:val="24"/>
        </w:rPr>
        <w:t>Configuracao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possui apenas uma linha que é:</w:t>
      </w:r>
    </w:p>
    <w:p w14:paraId="42EA85EB" w14:textId="77777777" w:rsidR="003F59EE" w:rsidRPr="00A53E2C" w:rsidRDefault="003F59EE" w:rsidP="003F59EE">
      <w:pPr>
        <w:spacing w:line="256" w:lineRule="auto"/>
        <w:jc w:val="both"/>
        <w:rPr>
          <w:rFonts w:cs="Times New Roman"/>
          <w:sz w:val="24"/>
          <w:szCs w:val="24"/>
        </w:rPr>
      </w:pPr>
      <w:r>
        <w:rPr>
          <w:rFonts w:ascii="Times New Roman" w:hAnsi="Times New Roman" w:cs="Times New Roman"/>
          <w:sz w:val="24"/>
          <w:szCs w:val="24"/>
        </w:rPr>
        <w:tab/>
      </w:r>
      <w:proofErr w:type="spellStart"/>
      <w:r w:rsidRPr="00A53E2C">
        <w:rPr>
          <w:rFonts w:cs="Times New Roman"/>
          <w:sz w:val="24"/>
          <w:szCs w:val="24"/>
        </w:rPr>
        <w:t>meuServo.attach</w:t>
      </w:r>
      <w:proofErr w:type="spellEnd"/>
      <w:r w:rsidRPr="00A53E2C">
        <w:rPr>
          <w:rFonts w:cs="Times New Roman"/>
          <w:sz w:val="24"/>
          <w:szCs w:val="24"/>
        </w:rPr>
        <w:t>(5);</w:t>
      </w:r>
    </w:p>
    <w:p w14:paraId="3A2051CD"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Essa linha está associando o servo (</w:t>
      </w:r>
      <w:proofErr w:type="spellStart"/>
      <w:r>
        <w:rPr>
          <w:rFonts w:ascii="Times New Roman" w:hAnsi="Times New Roman" w:cs="Times New Roman"/>
          <w:sz w:val="24"/>
          <w:szCs w:val="24"/>
        </w:rPr>
        <w:t>meuServo</w:t>
      </w:r>
      <w:proofErr w:type="spellEnd"/>
      <w:r>
        <w:rPr>
          <w:rFonts w:ascii="Times New Roman" w:hAnsi="Times New Roman" w:cs="Times New Roman"/>
          <w:sz w:val="24"/>
          <w:szCs w:val="24"/>
        </w:rPr>
        <w:t>) a porta 5 usando o comando ‘</w:t>
      </w:r>
      <w:proofErr w:type="spellStart"/>
      <w:r>
        <w:rPr>
          <w:rFonts w:ascii="Times New Roman" w:hAnsi="Times New Roman" w:cs="Times New Roman"/>
          <w:sz w:val="24"/>
          <w:szCs w:val="24"/>
        </w:rPr>
        <w:t>attach</w:t>
      </w:r>
      <w:proofErr w:type="spellEnd"/>
      <w:r>
        <w:rPr>
          <w:rFonts w:ascii="Times New Roman" w:hAnsi="Times New Roman" w:cs="Times New Roman"/>
          <w:sz w:val="24"/>
          <w:szCs w:val="24"/>
        </w:rPr>
        <w:t xml:space="preserve">’. No loop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podemos observar que ocorre a leitura do nosso potenciômetro (</w:t>
      </w:r>
      <w:proofErr w:type="spellStart"/>
      <w:r>
        <w:rPr>
          <w:rFonts w:ascii="Times New Roman" w:hAnsi="Times New Roman" w:cs="Times New Roman"/>
          <w:sz w:val="24"/>
          <w:szCs w:val="24"/>
        </w:rPr>
        <w:t>Apotenciometro</w:t>
      </w:r>
      <w:proofErr w:type="spellEnd"/>
      <w:r>
        <w:rPr>
          <w:rFonts w:ascii="Times New Roman" w:hAnsi="Times New Roman" w:cs="Times New Roman"/>
          <w:sz w:val="24"/>
          <w:szCs w:val="24"/>
        </w:rPr>
        <w:t>) e a salva na nossa variável (</w:t>
      </w:r>
      <w:proofErr w:type="spellStart"/>
      <w:r>
        <w:rPr>
          <w:rFonts w:ascii="Times New Roman" w:hAnsi="Times New Roman" w:cs="Times New Roman"/>
          <w:sz w:val="24"/>
          <w:szCs w:val="24"/>
        </w:rPr>
        <w:t>valorPotenciometro</w:t>
      </w:r>
      <w:proofErr w:type="spellEnd"/>
      <w:r>
        <w:rPr>
          <w:rFonts w:ascii="Times New Roman" w:hAnsi="Times New Roman" w:cs="Times New Roman"/>
          <w:sz w:val="24"/>
          <w:szCs w:val="24"/>
        </w:rPr>
        <w:t xml:space="preserve">). Em seguida ele faz uma regra de três entre a entrada, que varia de 0 a 1023, com a saída digital PWM para o servo e salva esse valor na variável angulo. </w:t>
      </w:r>
    </w:p>
    <w:p w14:paraId="04EEFF9E" w14:textId="77777777" w:rsidR="003F59EE" w:rsidRDefault="003F59EE" w:rsidP="003F59EE">
      <w:pPr>
        <w:spacing w:line="256" w:lineRule="auto"/>
        <w:ind w:firstLine="708"/>
        <w:jc w:val="both"/>
        <w:rPr>
          <w:color w:val="000000"/>
        </w:rPr>
      </w:pPr>
      <w:proofErr w:type="gramStart"/>
      <w:r w:rsidRPr="00FB0E6B">
        <w:rPr>
          <w:color w:val="000000"/>
        </w:rPr>
        <w:t>angulo</w:t>
      </w:r>
      <w:proofErr w:type="gramEnd"/>
      <w:r w:rsidRPr="00FB0E6B">
        <w:rPr>
          <w:color w:val="000000"/>
        </w:rPr>
        <w:t xml:space="preserve"> = proporcionar(</w:t>
      </w:r>
      <w:proofErr w:type="spellStart"/>
      <w:r w:rsidRPr="00FB0E6B">
        <w:rPr>
          <w:color w:val="000000"/>
        </w:rPr>
        <w:t>valorPotenciometro</w:t>
      </w:r>
      <w:proofErr w:type="spellEnd"/>
      <w:r w:rsidRPr="00FB0E6B">
        <w:rPr>
          <w:color w:val="000000"/>
        </w:rPr>
        <w:t>, 0, 1023, 0, 180);</w:t>
      </w:r>
    </w:p>
    <w:p w14:paraId="5FD0F137" w14:textId="77777777" w:rsidR="003F59EE" w:rsidRDefault="003F59EE" w:rsidP="003F59EE">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Em seguida é feito o ajuste do servo motor com base na variável enviada usando o comando ‘</w:t>
      </w:r>
      <w:proofErr w:type="spellStart"/>
      <w:r>
        <w:rPr>
          <w:rFonts w:ascii="Times New Roman" w:hAnsi="Times New Roman" w:cs="Times New Roman"/>
          <w:sz w:val="24"/>
          <w:szCs w:val="24"/>
        </w:rPr>
        <w:t>write</w:t>
      </w:r>
      <w:proofErr w:type="spellEnd"/>
      <w:r>
        <w:rPr>
          <w:rFonts w:ascii="Times New Roman" w:hAnsi="Times New Roman" w:cs="Times New Roman"/>
          <w:sz w:val="24"/>
          <w:szCs w:val="24"/>
        </w:rPr>
        <w:t>’.</w:t>
      </w:r>
    </w:p>
    <w:p w14:paraId="6DC2BA3F" w14:textId="77777777" w:rsidR="003F59EE" w:rsidRPr="00A53E2C" w:rsidRDefault="003F59EE" w:rsidP="003F59EE">
      <w:pPr>
        <w:spacing w:line="256" w:lineRule="auto"/>
        <w:ind w:firstLine="708"/>
        <w:jc w:val="both"/>
        <w:rPr>
          <w:rFonts w:ascii="Times New Roman" w:hAnsi="Times New Roman" w:cs="Times New Roman"/>
          <w:sz w:val="24"/>
          <w:szCs w:val="24"/>
        </w:rPr>
      </w:pPr>
      <w:proofErr w:type="spellStart"/>
      <w:r w:rsidRPr="00FB0E6B">
        <w:rPr>
          <w:color w:val="000000"/>
        </w:rPr>
        <w:t>meuServo.write</w:t>
      </w:r>
      <w:proofErr w:type="spellEnd"/>
      <w:r w:rsidRPr="00FB0E6B">
        <w:rPr>
          <w:color w:val="000000"/>
        </w:rPr>
        <w:t>(angulo);</w:t>
      </w:r>
    </w:p>
    <w:p w14:paraId="59DBF32D" w14:textId="77777777" w:rsidR="003F59EE" w:rsidRDefault="003F59EE" w:rsidP="00732EC2">
      <w:pPr>
        <w:pStyle w:val="NormalWeb"/>
        <w:shd w:val="clear" w:color="auto" w:fill="FFFFFF"/>
        <w:spacing w:before="0" w:beforeAutospacing="0" w:after="160" w:afterAutospacing="0"/>
        <w:jc w:val="both"/>
        <w:rPr>
          <w:b/>
          <w:color w:val="000000"/>
          <w:sz w:val="32"/>
          <w:szCs w:val="32"/>
        </w:rPr>
      </w:pPr>
    </w:p>
    <w:p w14:paraId="52932D5E"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73404816"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0620518F" w14:textId="7091FFBB" w:rsidR="008C5792" w:rsidRDefault="00301F06" w:rsidP="00732EC2">
      <w:pPr>
        <w:pStyle w:val="NormalWeb"/>
        <w:shd w:val="clear" w:color="auto" w:fill="FFFFFF"/>
        <w:spacing w:before="0" w:beforeAutospacing="0" w:after="160" w:afterAutospacing="0"/>
        <w:jc w:val="both"/>
        <w:rPr>
          <w:b/>
          <w:color w:val="000000"/>
          <w:sz w:val="32"/>
          <w:szCs w:val="32"/>
        </w:rPr>
      </w:pPr>
      <w:r>
        <w:rPr>
          <w:b/>
          <w:color w:val="000000"/>
          <w:sz w:val="32"/>
          <w:szCs w:val="32"/>
        </w:rPr>
        <w:t>4</w:t>
      </w:r>
      <w:r w:rsidR="008C5792" w:rsidRPr="008C5792">
        <w:rPr>
          <w:b/>
          <w:color w:val="000000"/>
          <w:sz w:val="32"/>
          <w:szCs w:val="32"/>
        </w:rPr>
        <w:t>.5</w:t>
      </w:r>
      <w:r w:rsidR="008C5792">
        <w:rPr>
          <w:b/>
          <w:color w:val="000000"/>
          <w:sz w:val="32"/>
          <w:szCs w:val="32"/>
        </w:rPr>
        <w:t xml:space="preserve"> </w:t>
      </w:r>
      <w:r w:rsidR="008C5792" w:rsidRPr="00C50334">
        <w:rPr>
          <w:b/>
          <w:color w:val="000000"/>
          <w:sz w:val="32"/>
          <w:szCs w:val="32"/>
        </w:rPr>
        <w:t xml:space="preserve">Sensor ultrassônico </w:t>
      </w:r>
      <w:proofErr w:type="gramStart"/>
      <w:r w:rsidR="008C5792" w:rsidRPr="00C50334">
        <w:rPr>
          <w:b/>
          <w:color w:val="000000"/>
          <w:sz w:val="32"/>
          <w:szCs w:val="32"/>
        </w:rPr>
        <w:t>+</w:t>
      </w:r>
      <w:proofErr w:type="gramEnd"/>
      <w:r w:rsidR="008C5792" w:rsidRPr="00C50334">
        <w:rPr>
          <w:b/>
          <w:color w:val="000000"/>
          <w:sz w:val="32"/>
          <w:szCs w:val="32"/>
        </w:rPr>
        <w:t xml:space="preserve"> memória</w:t>
      </w:r>
      <w:r w:rsidR="008C5792" w:rsidRPr="003F59EE">
        <w:rPr>
          <w:b/>
          <w:color w:val="000000"/>
          <w:sz w:val="32"/>
          <w:szCs w:val="32"/>
          <w:u w:val="single"/>
        </w:rPr>
        <w:t xml:space="preserve"> </w:t>
      </w:r>
    </w:p>
    <w:p w14:paraId="36420220" w14:textId="77777777" w:rsidR="00780FB8" w:rsidRPr="008C5792" w:rsidRDefault="00780FB8" w:rsidP="00732EC2">
      <w:pPr>
        <w:pStyle w:val="NormalWeb"/>
        <w:shd w:val="clear" w:color="auto" w:fill="FFFFFF"/>
        <w:spacing w:before="0" w:beforeAutospacing="0" w:after="160" w:afterAutospacing="0"/>
        <w:jc w:val="both"/>
        <w:rPr>
          <w:b/>
          <w:color w:val="000000"/>
          <w:sz w:val="32"/>
          <w:szCs w:val="32"/>
        </w:rPr>
      </w:pPr>
    </w:p>
    <w:p w14:paraId="2AEB9F92" w14:textId="74FA9322" w:rsidR="00732EC2" w:rsidRDefault="008C5792" w:rsidP="00732EC2">
      <w:pPr>
        <w:pStyle w:val="NormalWeb"/>
        <w:shd w:val="clear" w:color="auto" w:fill="FFFFFF"/>
        <w:spacing w:before="0" w:beforeAutospacing="0" w:after="160" w:afterAutospacing="0"/>
        <w:jc w:val="both"/>
        <w:rPr>
          <w:color w:val="000000"/>
        </w:rPr>
      </w:pPr>
      <w:r>
        <w:rPr>
          <w:color w:val="000000"/>
        </w:rPr>
        <w:tab/>
        <w:t>Neste capítulo, vamos montar um medidor de distâncias que registrará os valores obtidos na memória interna do Arduino, utilizando-os depois em outro programa. Este será o primeiro projeto que utilizará uma biblioteca externa do Arduino. Caso você não saiba instalá-las, existe um capítulo no final do livro explicando como fazer isso. Ela se chama Ultra e está disponível em “</w:t>
      </w:r>
      <w:hyperlink r:id="rId31" w:history="1">
        <w:r w:rsidRPr="00780FB8">
          <w:rPr>
            <w:rStyle w:val="Hyperlink"/>
            <w:i/>
          </w:rPr>
          <w:t>github.com/</w:t>
        </w:r>
        <w:proofErr w:type="spellStart"/>
        <w:r w:rsidRPr="00780FB8">
          <w:rPr>
            <w:rStyle w:val="Hyperlink"/>
            <w:i/>
          </w:rPr>
          <w:t>RatosDePC</w:t>
        </w:r>
        <w:proofErr w:type="spellEnd"/>
        <w:r w:rsidRPr="00780FB8">
          <w:rPr>
            <w:rStyle w:val="Hyperlink"/>
            <w:i/>
          </w:rPr>
          <w:t>/Ultra</w:t>
        </w:r>
      </w:hyperlink>
      <w:r>
        <w:rPr>
          <w:color w:val="000000"/>
        </w:rPr>
        <w:t>”.</w:t>
      </w:r>
    </w:p>
    <w:p w14:paraId="54C8C615" w14:textId="32847572" w:rsidR="008C5792" w:rsidRDefault="008C5792" w:rsidP="00732EC2">
      <w:pPr>
        <w:pStyle w:val="NormalWeb"/>
        <w:shd w:val="clear" w:color="auto" w:fill="FFFFFF"/>
        <w:spacing w:before="0" w:beforeAutospacing="0" w:after="160" w:afterAutospacing="0"/>
        <w:jc w:val="both"/>
        <w:rPr>
          <w:color w:val="000000"/>
        </w:rPr>
      </w:pPr>
      <w:r>
        <w:rPr>
          <w:color w:val="000000"/>
        </w:rPr>
        <w:tab/>
        <w:t>O material necessário para essa prática é:</w:t>
      </w:r>
    </w:p>
    <w:p w14:paraId="2A8AA259" w14:textId="588C023F" w:rsidR="008C5792" w:rsidRDefault="008C5792" w:rsidP="008C5792">
      <w:pPr>
        <w:pStyle w:val="NormalWeb"/>
        <w:numPr>
          <w:ilvl w:val="0"/>
          <w:numId w:val="91"/>
        </w:numPr>
        <w:shd w:val="clear" w:color="auto" w:fill="FFFFFF"/>
        <w:spacing w:before="0" w:beforeAutospacing="0" w:after="160" w:afterAutospacing="0"/>
        <w:jc w:val="both"/>
        <w:rPr>
          <w:color w:val="000000"/>
        </w:rPr>
      </w:pPr>
      <w:proofErr w:type="spellStart"/>
      <w:r>
        <w:rPr>
          <w:color w:val="000000"/>
        </w:rPr>
        <w:t>Protoboard</w:t>
      </w:r>
      <w:proofErr w:type="spellEnd"/>
      <w:r>
        <w:rPr>
          <w:color w:val="000000"/>
        </w:rPr>
        <w:t>;</w:t>
      </w:r>
    </w:p>
    <w:p w14:paraId="66D37067" w14:textId="55081DB0" w:rsidR="008C5792" w:rsidRDefault="008C5792" w:rsidP="008C5792">
      <w:pPr>
        <w:pStyle w:val="NormalWeb"/>
        <w:numPr>
          <w:ilvl w:val="0"/>
          <w:numId w:val="91"/>
        </w:numPr>
        <w:shd w:val="clear" w:color="auto" w:fill="FFFFFF"/>
        <w:spacing w:before="0" w:beforeAutospacing="0" w:after="160" w:afterAutospacing="0"/>
        <w:jc w:val="both"/>
        <w:rPr>
          <w:color w:val="000000"/>
        </w:rPr>
      </w:pPr>
      <w:r>
        <w:rPr>
          <w:color w:val="000000"/>
        </w:rPr>
        <w:t>Sensor ultrassônico HC- sr04;</w:t>
      </w:r>
    </w:p>
    <w:p w14:paraId="1D5858B9" w14:textId="77777777" w:rsidR="00780FB8" w:rsidRDefault="00780FB8" w:rsidP="00780FB8">
      <w:pPr>
        <w:pStyle w:val="NormalWeb"/>
        <w:shd w:val="clear" w:color="auto" w:fill="FFFFFF"/>
        <w:spacing w:before="0" w:beforeAutospacing="0" w:after="160" w:afterAutospacing="0"/>
        <w:ind w:left="2160"/>
        <w:jc w:val="both"/>
        <w:rPr>
          <w:color w:val="000000"/>
        </w:rPr>
      </w:pPr>
    </w:p>
    <w:p w14:paraId="6150758A" w14:textId="77777777" w:rsidR="00780FB8" w:rsidRDefault="00780FB8" w:rsidP="00780FB8">
      <w:pPr>
        <w:pStyle w:val="NormalWeb"/>
        <w:shd w:val="clear" w:color="auto" w:fill="FFFFFF"/>
        <w:spacing w:before="0" w:beforeAutospacing="0" w:after="160" w:afterAutospacing="0"/>
        <w:ind w:left="2160"/>
        <w:jc w:val="both"/>
        <w:rPr>
          <w:color w:val="000000"/>
        </w:rPr>
      </w:pPr>
    </w:p>
    <w:p w14:paraId="3EC98BE1" w14:textId="277001FA" w:rsidR="008C5792" w:rsidRPr="00780FB8" w:rsidRDefault="006731F4" w:rsidP="008C5792">
      <w:pPr>
        <w:pStyle w:val="NormalWeb"/>
        <w:shd w:val="clear" w:color="auto" w:fill="FFFFFF"/>
        <w:spacing w:before="0" w:beforeAutospacing="0" w:after="160" w:afterAutospacing="0"/>
        <w:jc w:val="both"/>
        <w:rPr>
          <w:b/>
          <w:color w:val="000000"/>
          <w:sz w:val="28"/>
          <w:szCs w:val="28"/>
          <w:u w:val="single"/>
        </w:rPr>
      </w:pPr>
      <w:r w:rsidRPr="00780FB8">
        <w:rPr>
          <w:b/>
          <w:color w:val="000000"/>
          <w:sz w:val="28"/>
          <w:szCs w:val="28"/>
          <w:u w:val="single"/>
        </w:rPr>
        <w:t>Montando o Hardware</w:t>
      </w:r>
    </w:p>
    <w:p w14:paraId="21B768A5" w14:textId="77777777" w:rsidR="00780FB8" w:rsidRDefault="006731F4" w:rsidP="008C5792">
      <w:pPr>
        <w:pStyle w:val="NormalWeb"/>
        <w:shd w:val="clear" w:color="auto" w:fill="FFFFFF"/>
        <w:spacing w:before="0" w:beforeAutospacing="0" w:after="160" w:afterAutospacing="0"/>
        <w:jc w:val="both"/>
        <w:rPr>
          <w:color w:val="000000"/>
        </w:rPr>
      </w:pPr>
      <w:r>
        <w:rPr>
          <w:color w:val="000000"/>
        </w:rPr>
        <w:tab/>
      </w:r>
    </w:p>
    <w:p w14:paraId="03953265" w14:textId="14363499" w:rsidR="006731F4" w:rsidRDefault="006731F4" w:rsidP="00780FB8">
      <w:pPr>
        <w:pStyle w:val="NormalWeb"/>
        <w:shd w:val="clear" w:color="auto" w:fill="FFFFFF"/>
        <w:spacing w:before="0" w:beforeAutospacing="0" w:after="160" w:afterAutospacing="0"/>
        <w:ind w:firstLine="720"/>
        <w:jc w:val="both"/>
        <w:rPr>
          <w:color w:val="000000"/>
        </w:rPr>
      </w:pPr>
      <w:r>
        <w:rPr>
          <w:color w:val="000000"/>
        </w:rPr>
        <w:t>Com o Arduino desconectado, monte o circuito abaixo:</w:t>
      </w:r>
    </w:p>
    <w:p w14:paraId="403AF6F3" w14:textId="6E153770" w:rsidR="006731F4" w:rsidRDefault="006731F4" w:rsidP="008C5792">
      <w:pPr>
        <w:pStyle w:val="NormalWeb"/>
        <w:shd w:val="clear" w:color="auto" w:fill="FFFFFF"/>
        <w:spacing w:before="0" w:beforeAutospacing="0" w:after="160" w:afterAutospacing="0"/>
        <w:jc w:val="both"/>
        <w:rPr>
          <w:color w:val="000000"/>
        </w:rPr>
      </w:pPr>
      <w:r>
        <w:rPr>
          <w:color w:val="000000"/>
        </w:rPr>
        <w:tab/>
        <w:t xml:space="preserve">//imagem </w:t>
      </w:r>
    </w:p>
    <w:p w14:paraId="0DBCDEAE" w14:textId="77777777" w:rsidR="00780FB8" w:rsidRDefault="00780FB8" w:rsidP="008C5792">
      <w:pPr>
        <w:pStyle w:val="NormalWeb"/>
        <w:shd w:val="clear" w:color="auto" w:fill="FFFFFF"/>
        <w:spacing w:before="0" w:beforeAutospacing="0" w:after="160" w:afterAutospacing="0"/>
        <w:jc w:val="both"/>
        <w:rPr>
          <w:b/>
          <w:color w:val="000000"/>
          <w:sz w:val="28"/>
          <w:szCs w:val="28"/>
          <w:u w:val="single"/>
        </w:rPr>
      </w:pPr>
    </w:p>
    <w:p w14:paraId="2FA1D280" w14:textId="3736505F" w:rsidR="006731F4" w:rsidRDefault="006731F4" w:rsidP="008C5792">
      <w:pPr>
        <w:pStyle w:val="NormalWeb"/>
        <w:shd w:val="clear" w:color="auto" w:fill="FFFFFF"/>
        <w:spacing w:before="0" w:beforeAutospacing="0" w:after="160" w:afterAutospacing="0"/>
        <w:jc w:val="both"/>
        <w:rPr>
          <w:b/>
          <w:color w:val="000000"/>
          <w:sz w:val="28"/>
          <w:szCs w:val="28"/>
          <w:u w:val="single"/>
        </w:rPr>
      </w:pPr>
      <w:r w:rsidRPr="00780FB8">
        <w:rPr>
          <w:b/>
          <w:color w:val="000000"/>
          <w:sz w:val="28"/>
          <w:szCs w:val="28"/>
          <w:u w:val="single"/>
        </w:rPr>
        <w:t>Analisando o Hardware</w:t>
      </w:r>
    </w:p>
    <w:p w14:paraId="66BA2225" w14:textId="77777777" w:rsidR="00780FB8" w:rsidRPr="00780FB8" w:rsidRDefault="00780FB8" w:rsidP="008C5792">
      <w:pPr>
        <w:pStyle w:val="NormalWeb"/>
        <w:shd w:val="clear" w:color="auto" w:fill="FFFFFF"/>
        <w:spacing w:before="0" w:beforeAutospacing="0" w:after="160" w:afterAutospacing="0"/>
        <w:jc w:val="both"/>
        <w:rPr>
          <w:b/>
          <w:color w:val="000000"/>
          <w:sz w:val="28"/>
          <w:szCs w:val="28"/>
          <w:u w:val="single"/>
        </w:rPr>
      </w:pPr>
    </w:p>
    <w:p w14:paraId="318E328E" w14:textId="36A78D82" w:rsidR="006731F4" w:rsidRDefault="006731F4" w:rsidP="00780FB8">
      <w:pPr>
        <w:pStyle w:val="NormalWeb"/>
        <w:shd w:val="clear" w:color="auto" w:fill="FFFFFF"/>
        <w:spacing w:before="0" w:beforeAutospacing="0" w:after="160" w:afterAutospacing="0"/>
        <w:ind w:firstLine="720"/>
        <w:jc w:val="both"/>
        <w:rPr>
          <w:color w:val="000000"/>
        </w:rPr>
      </w:pPr>
      <w:r>
        <w:rPr>
          <w:color w:val="000000"/>
        </w:rPr>
        <w:t xml:space="preserve">O hardware desse projeto é bem simples. A porta //x é conectada ao trigger do ultrassônico, que é a porta de controle e a //y ao </w:t>
      </w:r>
      <w:proofErr w:type="spellStart"/>
      <w:r w:rsidRPr="006731F4">
        <w:rPr>
          <w:i/>
          <w:color w:val="000000"/>
        </w:rPr>
        <w:t>echo</w:t>
      </w:r>
      <w:proofErr w:type="spellEnd"/>
      <w:r>
        <w:rPr>
          <w:color w:val="000000"/>
        </w:rPr>
        <w:t>, que transmite a resposta. Além das linhas de dados, conecta-se os pinos de alimentação – 5V ao 5V e GND ao GND.</w:t>
      </w:r>
    </w:p>
    <w:p w14:paraId="7F728555" w14:textId="77777777" w:rsidR="009413A6" w:rsidRDefault="009413A6" w:rsidP="009413A6">
      <w:pPr>
        <w:rPr>
          <w:rFonts w:ascii="Times New Roman" w:hAnsi="Times New Roman" w:cs="Times New Roman"/>
          <w:b/>
          <w:sz w:val="28"/>
          <w:szCs w:val="28"/>
          <w:u w:val="single"/>
        </w:rPr>
      </w:pPr>
    </w:p>
    <w:p w14:paraId="6771FF18" w14:textId="77777777" w:rsidR="009413A6" w:rsidRDefault="009413A6" w:rsidP="009413A6">
      <w:pPr>
        <w:rPr>
          <w:rFonts w:ascii="Times New Roman" w:hAnsi="Times New Roman" w:cs="Times New Roman"/>
          <w:b/>
          <w:sz w:val="28"/>
          <w:szCs w:val="28"/>
          <w:u w:val="single"/>
        </w:rPr>
      </w:pPr>
    </w:p>
    <w:p w14:paraId="49EEC93D" w14:textId="77777777" w:rsidR="009413A6" w:rsidRDefault="009413A6" w:rsidP="009413A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O C</w:t>
      </w:r>
      <w:r w:rsidRPr="00FC20A8">
        <w:rPr>
          <w:rFonts w:ascii="Times New Roman" w:hAnsi="Times New Roman" w:cs="Times New Roman"/>
          <w:b/>
          <w:sz w:val="28"/>
          <w:szCs w:val="28"/>
          <w:u w:val="single"/>
        </w:rPr>
        <w:t>ódigo</w:t>
      </w:r>
    </w:p>
    <w:p w14:paraId="1B54273E" w14:textId="77777777" w:rsidR="009413A6" w:rsidRPr="00FC20A8" w:rsidRDefault="009413A6" w:rsidP="009413A6">
      <w:pPr>
        <w:rPr>
          <w:rFonts w:ascii="Times New Roman" w:hAnsi="Times New Roman" w:cs="Times New Roman"/>
          <w:b/>
          <w:sz w:val="28"/>
          <w:szCs w:val="28"/>
          <w:u w:val="single"/>
        </w:rPr>
      </w:pPr>
    </w:p>
    <w:p w14:paraId="68AB003A" w14:textId="77777777" w:rsidR="009413A6" w:rsidRPr="002C01A1" w:rsidRDefault="009413A6" w:rsidP="009413A6">
      <w:pPr>
        <w:rPr>
          <w:rFonts w:ascii="Times New Roman" w:hAnsi="Times New Roman" w:cs="Times New Roman"/>
          <w:sz w:val="24"/>
          <w:szCs w:val="24"/>
        </w:rPr>
      </w:pPr>
      <w:r w:rsidRPr="002C01A1">
        <w:rPr>
          <w:rFonts w:ascii="Times New Roman" w:hAnsi="Times New Roman" w:cs="Times New Roman"/>
          <w:sz w:val="24"/>
          <w:szCs w:val="24"/>
        </w:rPr>
        <w:t xml:space="preserve">Abra a IDE do </w:t>
      </w:r>
      <w:proofErr w:type="spellStart"/>
      <w:r w:rsidRPr="002C01A1">
        <w:rPr>
          <w:rFonts w:ascii="Times New Roman" w:hAnsi="Times New Roman" w:cs="Times New Roman"/>
          <w:sz w:val="24"/>
          <w:szCs w:val="24"/>
        </w:rPr>
        <w:t>Brino</w:t>
      </w:r>
      <w:proofErr w:type="spellEnd"/>
      <w:r w:rsidRPr="002C01A1">
        <w:rPr>
          <w:rFonts w:ascii="Times New Roman" w:hAnsi="Times New Roman" w:cs="Times New Roman"/>
          <w:sz w:val="24"/>
          <w:szCs w:val="24"/>
        </w:rPr>
        <w:t xml:space="preserve"> e d</w:t>
      </w:r>
      <w:r>
        <w:rPr>
          <w:rFonts w:ascii="Times New Roman" w:hAnsi="Times New Roman" w:cs="Times New Roman"/>
          <w:sz w:val="24"/>
          <w:szCs w:val="24"/>
        </w:rPr>
        <w:t>igite o código a seguir:</w:t>
      </w:r>
    </w:p>
    <w:tbl>
      <w:tblPr>
        <w:tblStyle w:val="Tabelacomgrade"/>
        <w:tblW w:w="0" w:type="auto"/>
        <w:tblLook w:val="04A0" w:firstRow="1" w:lastRow="0" w:firstColumn="1" w:lastColumn="0" w:noHBand="0" w:noVBand="1"/>
      </w:tblPr>
      <w:tblGrid>
        <w:gridCol w:w="9350"/>
      </w:tblGrid>
      <w:tr w:rsidR="009413A6" w:rsidRPr="002C01A1" w14:paraId="7F01A342" w14:textId="77777777" w:rsidTr="00561367">
        <w:tc>
          <w:tcPr>
            <w:tcW w:w="9350" w:type="dxa"/>
          </w:tcPr>
          <w:p w14:paraId="03348D76" w14:textId="77777777" w:rsidR="009413A6" w:rsidRPr="002C01A1"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usar</w:t>
            </w:r>
            <w:proofErr w:type="gramEnd"/>
            <w:r w:rsidRPr="002C01A1">
              <w:rPr>
                <w:rFonts w:ascii="Times New Roman" w:hAnsi="Times New Roman" w:cs="Times New Roman"/>
                <w:sz w:val="24"/>
                <w:szCs w:val="24"/>
              </w:rPr>
              <w:t xml:space="preserve"> Ultra</w:t>
            </w:r>
          </w:p>
          <w:p w14:paraId="122399EC" w14:textId="77777777" w:rsidR="009413A6" w:rsidRPr="002C01A1"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usar</w:t>
            </w:r>
            <w:proofErr w:type="gramEnd"/>
            <w:r w:rsidRPr="002C01A1">
              <w:rPr>
                <w:rFonts w:ascii="Times New Roman" w:hAnsi="Times New Roman" w:cs="Times New Roman"/>
                <w:sz w:val="24"/>
                <w:szCs w:val="24"/>
              </w:rPr>
              <w:t xml:space="preserve"> Memoria</w:t>
            </w:r>
          </w:p>
          <w:p w14:paraId="7AD4B319" w14:textId="77777777" w:rsidR="009413A6" w:rsidRPr="002C01A1" w:rsidRDefault="009413A6" w:rsidP="00561367">
            <w:pPr>
              <w:rPr>
                <w:rFonts w:ascii="Times New Roman" w:hAnsi="Times New Roman" w:cs="Times New Roman"/>
                <w:sz w:val="24"/>
                <w:szCs w:val="24"/>
              </w:rPr>
            </w:pPr>
          </w:p>
          <w:p w14:paraId="4CE7B80C" w14:textId="77777777" w:rsidR="009413A6" w:rsidRPr="002C01A1" w:rsidRDefault="009413A6" w:rsidP="00561367">
            <w:pPr>
              <w:rPr>
                <w:rFonts w:ascii="Times New Roman" w:hAnsi="Times New Roman" w:cs="Times New Roman"/>
                <w:sz w:val="24"/>
                <w:szCs w:val="24"/>
              </w:rPr>
            </w:pPr>
            <w:r>
              <w:rPr>
                <w:rFonts w:ascii="Times New Roman" w:hAnsi="Times New Roman" w:cs="Times New Roman"/>
                <w:sz w:val="24"/>
                <w:szCs w:val="24"/>
              </w:rPr>
              <w:t xml:space="preserve">Ultra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5</w:t>
            </w:r>
            <w:r w:rsidRPr="002C01A1">
              <w:rPr>
                <w:rFonts w:ascii="Times New Roman" w:hAnsi="Times New Roman" w:cs="Times New Roman"/>
                <w:sz w:val="24"/>
                <w:szCs w:val="24"/>
              </w:rPr>
              <w:t>,4);</w:t>
            </w:r>
          </w:p>
          <w:p w14:paraId="708C88D6" w14:textId="77777777" w:rsidR="009413A6" w:rsidRPr="002C01A1" w:rsidRDefault="009413A6" w:rsidP="00561367">
            <w:pPr>
              <w:rPr>
                <w:rFonts w:ascii="Times New Roman" w:hAnsi="Times New Roman" w:cs="Times New Roman"/>
                <w:sz w:val="24"/>
                <w:szCs w:val="24"/>
              </w:rPr>
            </w:pPr>
          </w:p>
          <w:p w14:paraId="5A6A69D5" w14:textId="77777777" w:rsidR="009413A6" w:rsidRPr="002C01A1" w:rsidRDefault="009413A6" w:rsidP="00561367">
            <w:pPr>
              <w:rPr>
                <w:rFonts w:ascii="Times New Roman" w:hAnsi="Times New Roman" w:cs="Times New Roman"/>
                <w:sz w:val="24"/>
                <w:szCs w:val="24"/>
              </w:rPr>
            </w:pPr>
            <w:proofErr w:type="spellStart"/>
            <w:proofErr w:type="gramStart"/>
            <w:r w:rsidRPr="002C01A1">
              <w:rPr>
                <w:rFonts w:ascii="Times New Roman" w:hAnsi="Times New Roman" w:cs="Times New Roman"/>
                <w:sz w:val="24"/>
                <w:szCs w:val="24"/>
              </w:rPr>
              <w:t>Configuracao</w:t>
            </w:r>
            <w:proofErr w:type="spellEnd"/>
            <w:r w:rsidRPr="002C01A1">
              <w:rPr>
                <w:rFonts w:ascii="Times New Roman" w:hAnsi="Times New Roman" w:cs="Times New Roman"/>
                <w:sz w:val="24"/>
                <w:szCs w:val="24"/>
              </w:rPr>
              <w:t>(</w:t>
            </w:r>
            <w:proofErr w:type="gramEnd"/>
            <w:r w:rsidRPr="002C01A1">
              <w:rPr>
                <w:rFonts w:ascii="Times New Roman" w:hAnsi="Times New Roman" w:cs="Times New Roman"/>
                <w:sz w:val="24"/>
                <w:szCs w:val="24"/>
              </w:rPr>
              <w:t>){</w:t>
            </w:r>
          </w:p>
          <w:p w14:paraId="3F6B0664" w14:textId="77777777" w:rsidR="009413A6" w:rsidRPr="002C01A1"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//não é necessário código de configuração</w:t>
            </w:r>
          </w:p>
          <w:p w14:paraId="07E10765" w14:textId="77777777" w:rsidR="009413A6" w:rsidRPr="002C01A1"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 xml:space="preserve">//USB para </w:t>
            </w:r>
            <w:proofErr w:type="spellStart"/>
            <w:r w:rsidRPr="002C01A1">
              <w:rPr>
                <w:rFonts w:ascii="Times New Roman" w:hAnsi="Times New Roman" w:cs="Times New Roman"/>
                <w:sz w:val="24"/>
                <w:szCs w:val="24"/>
              </w:rPr>
              <w:t>debugar</w:t>
            </w:r>
            <w:proofErr w:type="spellEnd"/>
          </w:p>
          <w:p w14:paraId="5EE551BB" w14:textId="77777777" w:rsidR="009413A6" w:rsidRDefault="009413A6" w:rsidP="00561367">
            <w:pPr>
              <w:ind w:left="720"/>
              <w:rPr>
                <w:rFonts w:ascii="Times New Roman" w:hAnsi="Times New Roman" w:cs="Times New Roman"/>
                <w:sz w:val="24"/>
                <w:szCs w:val="24"/>
              </w:rPr>
            </w:pPr>
            <w:proofErr w:type="spellStart"/>
            <w:r w:rsidRPr="002C01A1">
              <w:rPr>
                <w:rFonts w:ascii="Times New Roman" w:hAnsi="Times New Roman" w:cs="Times New Roman"/>
                <w:sz w:val="24"/>
                <w:szCs w:val="24"/>
              </w:rPr>
              <w:t>USB.conectar</w:t>
            </w:r>
            <w:proofErr w:type="spellEnd"/>
            <w:r w:rsidRPr="002C01A1">
              <w:rPr>
                <w:rFonts w:ascii="Times New Roman" w:hAnsi="Times New Roman" w:cs="Times New Roman"/>
                <w:sz w:val="24"/>
                <w:szCs w:val="24"/>
              </w:rPr>
              <w:t>(9600);</w:t>
            </w:r>
          </w:p>
          <w:p w14:paraId="1E7D5AF0" w14:textId="77777777" w:rsidR="009413A6" w:rsidRPr="002C01A1" w:rsidRDefault="009413A6" w:rsidP="00561367">
            <w:pPr>
              <w:ind w:left="720"/>
              <w:rPr>
                <w:rFonts w:ascii="Times New Roman" w:hAnsi="Times New Roman" w:cs="Times New Roman"/>
                <w:sz w:val="24"/>
                <w:szCs w:val="24"/>
              </w:rPr>
            </w:pPr>
            <w:proofErr w:type="gramStart"/>
            <w:r w:rsidRPr="002C01A1">
              <w:rPr>
                <w:rFonts w:ascii="Times New Roman" w:hAnsi="Times New Roman" w:cs="Times New Roman"/>
                <w:sz w:val="24"/>
                <w:szCs w:val="24"/>
              </w:rPr>
              <w:t>para(</w:t>
            </w:r>
            <w:r>
              <w:rPr>
                <w:rFonts w:ascii="Times New Roman" w:hAnsi="Times New Roman" w:cs="Times New Roman"/>
                <w:sz w:val="24"/>
                <w:szCs w:val="24"/>
              </w:rPr>
              <w:t xml:space="preserve"> </w:t>
            </w:r>
            <w:proofErr w:type="spellStart"/>
            <w:r w:rsidRPr="002C01A1">
              <w:rPr>
                <w:rFonts w:ascii="Times New Roman" w:hAnsi="Times New Roman" w:cs="Times New Roman"/>
                <w:sz w:val="24"/>
                <w:szCs w:val="24"/>
              </w:rPr>
              <w:t>Numero</w:t>
            </w:r>
            <w:proofErr w:type="spellEnd"/>
            <w:proofErr w:type="gramEnd"/>
            <w:r w:rsidRPr="002C01A1">
              <w:rPr>
                <w:rFonts w:ascii="Times New Roman" w:hAnsi="Times New Roman" w:cs="Times New Roman"/>
                <w:sz w:val="24"/>
                <w:szCs w:val="24"/>
              </w:rPr>
              <w:t xml:space="preserve"> x = 0; x</w:t>
            </w:r>
            <w:r>
              <w:rPr>
                <w:rFonts w:ascii="Times New Roman" w:hAnsi="Times New Roman" w:cs="Times New Roman"/>
                <w:sz w:val="24"/>
                <w:szCs w:val="24"/>
              </w:rPr>
              <w:t xml:space="preserve"> </w:t>
            </w:r>
            <w:r w:rsidRPr="002C01A1">
              <w:rPr>
                <w:rFonts w:ascii="Times New Roman" w:hAnsi="Times New Roman" w:cs="Times New Roman"/>
                <w:sz w:val="24"/>
                <w:szCs w:val="24"/>
              </w:rPr>
              <w:t>&lt;</w:t>
            </w:r>
            <w:r>
              <w:rPr>
                <w:rFonts w:ascii="Times New Roman" w:hAnsi="Times New Roman" w:cs="Times New Roman"/>
                <w:sz w:val="24"/>
                <w:szCs w:val="24"/>
              </w:rPr>
              <w:t xml:space="preserve"> 5</w:t>
            </w:r>
            <w:r w:rsidRPr="002C01A1">
              <w:rPr>
                <w:rFonts w:ascii="Times New Roman" w:hAnsi="Times New Roman" w:cs="Times New Roman"/>
                <w:sz w:val="24"/>
                <w:szCs w:val="24"/>
              </w:rPr>
              <w:t>;</w:t>
            </w:r>
            <w:r>
              <w:rPr>
                <w:rFonts w:ascii="Times New Roman" w:hAnsi="Times New Roman" w:cs="Times New Roman"/>
                <w:sz w:val="24"/>
                <w:szCs w:val="24"/>
              </w:rPr>
              <w:t xml:space="preserve"> </w:t>
            </w:r>
            <w:r w:rsidRPr="002C01A1">
              <w:rPr>
                <w:rFonts w:ascii="Times New Roman" w:hAnsi="Times New Roman" w:cs="Times New Roman"/>
                <w:sz w:val="24"/>
                <w:szCs w:val="24"/>
              </w:rPr>
              <w:t>x++){</w:t>
            </w:r>
          </w:p>
          <w:p w14:paraId="4A166129" w14:textId="77777777" w:rsidR="009413A6" w:rsidRPr="002C01A1" w:rsidRDefault="009413A6" w:rsidP="00561367">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Numero</w:t>
            </w:r>
            <w:proofErr w:type="spellEnd"/>
            <w:r w:rsidRPr="002C01A1">
              <w:rPr>
                <w:rFonts w:ascii="Times New Roman" w:hAnsi="Times New Roman" w:cs="Times New Roman"/>
                <w:sz w:val="24"/>
                <w:szCs w:val="24"/>
              </w:rPr>
              <w:t xml:space="preserve"> d = </w:t>
            </w:r>
            <w:proofErr w:type="spellStart"/>
            <w:r w:rsidRPr="002C01A1">
              <w:rPr>
                <w:rFonts w:ascii="Times New Roman" w:hAnsi="Times New Roman" w:cs="Times New Roman"/>
                <w:sz w:val="24"/>
                <w:szCs w:val="24"/>
              </w:rPr>
              <w:t>u.medir</w:t>
            </w:r>
            <w:proofErr w:type="spellEnd"/>
            <w:r w:rsidRPr="002C01A1">
              <w:rPr>
                <w:rFonts w:ascii="Times New Roman" w:hAnsi="Times New Roman" w:cs="Times New Roman"/>
                <w:sz w:val="24"/>
                <w:szCs w:val="24"/>
              </w:rPr>
              <w:t>();</w:t>
            </w:r>
          </w:p>
          <w:p w14:paraId="579A2FAB" w14:textId="77777777" w:rsidR="009413A6" w:rsidRPr="002C01A1" w:rsidRDefault="009413A6" w:rsidP="00561367">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Memoria.escrever</w:t>
            </w:r>
            <w:proofErr w:type="spellEnd"/>
            <w:r w:rsidRPr="002C01A1">
              <w:rPr>
                <w:rFonts w:ascii="Times New Roman" w:hAnsi="Times New Roman" w:cs="Times New Roman"/>
                <w:sz w:val="24"/>
                <w:szCs w:val="24"/>
              </w:rPr>
              <w:t>(x, d);</w:t>
            </w:r>
          </w:p>
          <w:p w14:paraId="5123A1CA" w14:textId="77777777" w:rsidR="009413A6" w:rsidRPr="002C01A1" w:rsidRDefault="009413A6" w:rsidP="00561367">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USB.enviar</w:t>
            </w:r>
            <w:r>
              <w:rPr>
                <w:rFonts w:ascii="Times New Roman" w:hAnsi="Times New Roman" w:cs="Times New Roman"/>
                <w:sz w:val="24"/>
                <w:szCs w:val="24"/>
              </w:rPr>
              <w:t>ln</w:t>
            </w:r>
            <w:proofErr w:type="spellEnd"/>
            <w:r w:rsidRPr="002C01A1">
              <w:rPr>
                <w:rFonts w:ascii="Times New Roman" w:hAnsi="Times New Roman" w:cs="Times New Roman"/>
                <w:sz w:val="24"/>
                <w:szCs w:val="24"/>
              </w:rPr>
              <w:t>(d);</w:t>
            </w:r>
          </w:p>
          <w:p w14:paraId="5F02A716" w14:textId="77777777" w:rsidR="009413A6"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 xml:space="preserve">} </w:t>
            </w:r>
          </w:p>
          <w:p w14:paraId="03D0D5A1" w14:textId="77777777" w:rsidR="009413A6" w:rsidRPr="002C01A1" w:rsidRDefault="009413A6" w:rsidP="00561367">
            <w:pPr>
              <w:ind w:left="720"/>
              <w:rPr>
                <w:rFonts w:ascii="Times New Roman" w:hAnsi="Times New Roman" w:cs="Times New Roman"/>
                <w:sz w:val="24"/>
                <w:szCs w:val="24"/>
              </w:rPr>
            </w:pPr>
            <w:proofErr w:type="gramStart"/>
            <w:r w:rsidRPr="002C01A1">
              <w:rPr>
                <w:rFonts w:ascii="Times New Roman" w:hAnsi="Times New Roman" w:cs="Times New Roman"/>
                <w:sz w:val="24"/>
                <w:szCs w:val="24"/>
              </w:rPr>
              <w:t>para(</w:t>
            </w:r>
            <w:r>
              <w:rPr>
                <w:rFonts w:ascii="Times New Roman" w:hAnsi="Times New Roman" w:cs="Times New Roman"/>
                <w:sz w:val="24"/>
                <w:szCs w:val="24"/>
              </w:rPr>
              <w:t xml:space="preserve"> </w:t>
            </w:r>
            <w:proofErr w:type="spellStart"/>
            <w:r w:rsidRPr="002C01A1">
              <w:rPr>
                <w:rFonts w:ascii="Times New Roman" w:hAnsi="Times New Roman" w:cs="Times New Roman"/>
                <w:sz w:val="24"/>
                <w:szCs w:val="24"/>
              </w:rPr>
              <w:t>Numero</w:t>
            </w:r>
            <w:proofErr w:type="spellEnd"/>
            <w:proofErr w:type="gramEnd"/>
            <w:r w:rsidRPr="002C01A1">
              <w:rPr>
                <w:rFonts w:ascii="Times New Roman" w:hAnsi="Times New Roman" w:cs="Times New Roman"/>
                <w:sz w:val="24"/>
                <w:szCs w:val="24"/>
              </w:rPr>
              <w:t xml:space="preserve"> x = 0; x</w:t>
            </w:r>
            <w:r>
              <w:rPr>
                <w:rFonts w:ascii="Times New Roman" w:hAnsi="Times New Roman" w:cs="Times New Roman"/>
                <w:sz w:val="24"/>
                <w:szCs w:val="24"/>
              </w:rPr>
              <w:t xml:space="preserve"> </w:t>
            </w:r>
            <w:r w:rsidRPr="002C01A1">
              <w:rPr>
                <w:rFonts w:ascii="Times New Roman" w:hAnsi="Times New Roman" w:cs="Times New Roman"/>
                <w:sz w:val="24"/>
                <w:szCs w:val="24"/>
              </w:rPr>
              <w:t>&lt;</w:t>
            </w:r>
            <w:r>
              <w:rPr>
                <w:rFonts w:ascii="Times New Roman" w:hAnsi="Times New Roman" w:cs="Times New Roman"/>
                <w:sz w:val="24"/>
                <w:szCs w:val="24"/>
              </w:rPr>
              <w:t xml:space="preserve"> 5</w:t>
            </w:r>
            <w:r w:rsidRPr="002C01A1">
              <w:rPr>
                <w:rFonts w:ascii="Times New Roman" w:hAnsi="Times New Roman" w:cs="Times New Roman"/>
                <w:sz w:val="24"/>
                <w:szCs w:val="24"/>
              </w:rPr>
              <w:t>;</w:t>
            </w:r>
            <w:r>
              <w:rPr>
                <w:rFonts w:ascii="Times New Roman" w:hAnsi="Times New Roman" w:cs="Times New Roman"/>
                <w:sz w:val="24"/>
                <w:szCs w:val="24"/>
              </w:rPr>
              <w:t xml:space="preserve"> </w:t>
            </w:r>
            <w:r w:rsidRPr="002C01A1">
              <w:rPr>
                <w:rFonts w:ascii="Times New Roman" w:hAnsi="Times New Roman" w:cs="Times New Roman"/>
                <w:sz w:val="24"/>
                <w:szCs w:val="24"/>
              </w:rPr>
              <w:t>x++){</w:t>
            </w:r>
          </w:p>
          <w:p w14:paraId="7DA044C5" w14:textId="77777777" w:rsidR="009413A6" w:rsidRPr="002C01A1" w:rsidRDefault="009413A6" w:rsidP="00561367">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USB.enviar</w:t>
            </w:r>
            <w:r>
              <w:rPr>
                <w:rFonts w:ascii="Times New Roman" w:hAnsi="Times New Roman" w:cs="Times New Roman"/>
                <w:sz w:val="24"/>
                <w:szCs w:val="24"/>
              </w:rPr>
              <w:t>ln</w:t>
            </w:r>
            <w:proofErr w:type="spellEnd"/>
            <w:r w:rsidRPr="002C01A1">
              <w:rPr>
                <w:rFonts w:ascii="Times New Roman" w:hAnsi="Times New Roman" w:cs="Times New Roman"/>
                <w:sz w:val="24"/>
                <w:szCs w:val="24"/>
              </w:rPr>
              <w:t>(</w:t>
            </w:r>
            <w:proofErr w:type="spellStart"/>
            <w:proofErr w:type="gramStart"/>
            <w:r>
              <w:rPr>
                <w:rFonts w:ascii="Times New Roman" w:hAnsi="Times New Roman" w:cs="Times New Roman"/>
                <w:sz w:val="24"/>
                <w:szCs w:val="24"/>
              </w:rPr>
              <w:t>Memoria.ler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w:t>
            </w:r>
            <w:r w:rsidRPr="002C01A1">
              <w:rPr>
                <w:rFonts w:ascii="Times New Roman" w:hAnsi="Times New Roman" w:cs="Times New Roman"/>
                <w:sz w:val="24"/>
                <w:szCs w:val="24"/>
              </w:rPr>
              <w:t>);</w:t>
            </w:r>
          </w:p>
          <w:p w14:paraId="087B3E1E" w14:textId="77777777" w:rsidR="009413A6" w:rsidRPr="002C01A1"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 xml:space="preserve">} </w:t>
            </w:r>
          </w:p>
          <w:p w14:paraId="7B0AC4CF" w14:textId="77777777" w:rsidR="009413A6" w:rsidRPr="002C01A1" w:rsidRDefault="009413A6" w:rsidP="00561367">
            <w:pPr>
              <w:ind w:left="720"/>
              <w:rPr>
                <w:rFonts w:ascii="Times New Roman" w:hAnsi="Times New Roman" w:cs="Times New Roman"/>
                <w:sz w:val="24"/>
                <w:szCs w:val="24"/>
              </w:rPr>
            </w:pPr>
          </w:p>
          <w:p w14:paraId="672D3714" w14:textId="77777777" w:rsidR="009413A6" w:rsidRPr="002C01A1" w:rsidRDefault="009413A6" w:rsidP="00561367">
            <w:pPr>
              <w:rPr>
                <w:rFonts w:ascii="Times New Roman" w:hAnsi="Times New Roman" w:cs="Times New Roman"/>
                <w:sz w:val="24"/>
                <w:szCs w:val="24"/>
              </w:rPr>
            </w:pPr>
            <w:r w:rsidRPr="002C01A1">
              <w:rPr>
                <w:rFonts w:ascii="Times New Roman" w:hAnsi="Times New Roman" w:cs="Times New Roman"/>
                <w:sz w:val="24"/>
                <w:szCs w:val="24"/>
              </w:rPr>
              <w:t>}</w:t>
            </w:r>
          </w:p>
          <w:p w14:paraId="4CA6DA19" w14:textId="77777777" w:rsidR="009413A6" w:rsidRPr="002C01A1" w:rsidRDefault="009413A6" w:rsidP="00561367">
            <w:pPr>
              <w:rPr>
                <w:rFonts w:ascii="Times New Roman" w:hAnsi="Times New Roman" w:cs="Times New Roman"/>
                <w:sz w:val="24"/>
                <w:szCs w:val="24"/>
              </w:rPr>
            </w:pPr>
          </w:p>
          <w:p w14:paraId="3809D723" w14:textId="77777777" w:rsidR="009413A6"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Principal(</w:t>
            </w:r>
            <w:proofErr w:type="gramEnd"/>
            <w:r w:rsidRPr="002C01A1">
              <w:rPr>
                <w:rFonts w:ascii="Times New Roman" w:hAnsi="Times New Roman" w:cs="Times New Roman"/>
                <w:sz w:val="24"/>
                <w:szCs w:val="24"/>
              </w:rPr>
              <w:t>){</w:t>
            </w:r>
          </w:p>
          <w:p w14:paraId="6C8F1C53" w14:textId="77777777" w:rsidR="009413A6" w:rsidRPr="002C01A1" w:rsidRDefault="009413A6" w:rsidP="00561367">
            <w:pPr>
              <w:ind w:left="720"/>
              <w:rPr>
                <w:rFonts w:ascii="Times New Roman" w:hAnsi="Times New Roman" w:cs="Times New Roman"/>
                <w:sz w:val="24"/>
                <w:szCs w:val="24"/>
              </w:rPr>
            </w:pPr>
          </w:p>
          <w:p w14:paraId="493E8859" w14:textId="77777777" w:rsidR="009413A6" w:rsidRPr="002C01A1" w:rsidRDefault="009413A6" w:rsidP="00561367">
            <w:pPr>
              <w:rPr>
                <w:rFonts w:ascii="Times New Roman" w:hAnsi="Times New Roman" w:cs="Times New Roman"/>
                <w:sz w:val="24"/>
                <w:szCs w:val="24"/>
              </w:rPr>
            </w:pPr>
            <w:r w:rsidRPr="002C01A1">
              <w:rPr>
                <w:rFonts w:ascii="Times New Roman" w:hAnsi="Times New Roman" w:cs="Times New Roman"/>
                <w:sz w:val="24"/>
                <w:szCs w:val="24"/>
              </w:rPr>
              <w:t>}</w:t>
            </w:r>
          </w:p>
        </w:tc>
      </w:tr>
    </w:tbl>
    <w:p w14:paraId="7CE10E83" w14:textId="77777777" w:rsidR="009413A6" w:rsidRDefault="009413A6" w:rsidP="009413A6">
      <w:pPr>
        <w:rPr>
          <w:rFonts w:ascii="Times New Roman" w:hAnsi="Times New Roman" w:cs="Times New Roman"/>
          <w:sz w:val="24"/>
          <w:szCs w:val="24"/>
        </w:rPr>
      </w:pPr>
    </w:p>
    <w:p w14:paraId="60F6BB63" w14:textId="77777777" w:rsidR="009413A6" w:rsidRPr="00417785" w:rsidRDefault="009413A6" w:rsidP="009413A6">
      <w:pPr>
        <w:jc w:val="both"/>
        <w:rPr>
          <w:rFonts w:ascii="Times New Roman" w:hAnsi="Times New Roman" w:cs="Times New Roman"/>
          <w:b/>
          <w:sz w:val="28"/>
          <w:szCs w:val="28"/>
          <w:u w:val="single"/>
        </w:rPr>
      </w:pPr>
      <w:r w:rsidRPr="00417785">
        <w:rPr>
          <w:rFonts w:ascii="Times New Roman" w:hAnsi="Times New Roman" w:cs="Times New Roman"/>
          <w:b/>
          <w:sz w:val="28"/>
          <w:szCs w:val="28"/>
          <w:u w:val="single"/>
        </w:rPr>
        <w:t>Analisando o código</w:t>
      </w:r>
    </w:p>
    <w:p w14:paraId="747FB248" w14:textId="77777777" w:rsidR="009413A6" w:rsidRDefault="009413A6" w:rsidP="009413A6">
      <w:pPr>
        <w:jc w:val="both"/>
        <w:rPr>
          <w:rFonts w:ascii="Times New Roman" w:hAnsi="Times New Roman" w:cs="Times New Roman"/>
          <w:b/>
          <w:sz w:val="24"/>
          <w:szCs w:val="24"/>
          <w:u w:val="single"/>
        </w:rPr>
      </w:pPr>
    </w:p>
    <w:p w14:paraId="61E774E2"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A primeira linha do código é:</w:t>
      </w:r>
    </w:p>
    <w:p w14:paraId="077BDE58"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Ultra</w:t>
      </w:r>
    </w:p>
    <w:p w14:paraId="360D7A16"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irá importar a biblioteca </w:t>
      </w:r>
      <w:r>
        <w:rPr>
          <w:rFonts w:ascii="Times New Roman" w:hAnsi="Times New Roman" w:cs="Times New Roman"/>
          <w:i/>
          <w:sz w:val="24"/>
          <w:szCs w:val="24"/>
        </w:rPr>
        <w:t xml:space="preserve">Ultra </w:t>
      </w:r>
      <w:r>
        <w:rPr>
          <w:rFonts w:ascii="Times New Roman" w:hAnsi="Times New Roman" w:cs="Times New Roman"/>
          <w:sz w:val="24"/>
          <w:szCs w:val="24"/>
        </w:rPr>
        <w:t>para podermos utilizar seus métodos durante a execução, ou seja, avisamos ao Arduino que precisaremos deles para fazer o que queremos. A próxima linha também é uma importação:</w:t>
      </w:r>
    </w:p>
    <w:p w14:paraId="3E116699"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Memoria</w:t>
      </w:r>
    </w:p>
    <w:p w14:paraId="3C99D5CC"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Nessa linha, avisamos o Arduino que utilizaremos a memória disponível internamente e os métodos associados à sua utilização.</w:t>
      </w:r>
    </w:p>
    <w:p w14:paraId="74ABC142"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Logo depois temos a linha:</w:t>
      </w:r>
    </w:p>
    <w:p w14:paraId="7C21EC1F"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Ultra </w:t>
      </w:r>
      <w:proofErr w:type="gramStart"/>
      <w:r>
        <w:rPr>
          <w:rFonts w:ascii="Times New Roman" w:hAnsi="Times New Roman" w:cs="Times New Roman"/>
          <w:i/>
          <w:sz w:val="24"/>
          <w:szCs w:val="24"/>
        </w:rPr>
        <w:t>u(</w:t>
      </w:r>
      <w:proofErr w:type="gramEnd"/>
      <w:r>
        <w:rPr>
          <w:rFonts w:ascii="Times New Roman" w:hAnsi="Times New Roman" w:cs="Times New Roman"/>
          <w:i/>
          <w:sz w:val="24"/>
          <w:szCs w:val="24"/>
        </w:rPr>
        <w:t>5,4);</w:t>
      </w:r>
    </w:p>
    <w:p w14:paraId="3C6C57E0" w14:textId="77777777" w:rsidR="009413A6" w:rsidRPr="00581E32" w:rsidRDefault="009413A6" w:rsidP="009413A6">
      <w:pPr>
        <w:ind w:firstLine="720"/>
        <w:jc w:val="both"/>
        <w:rPr>
          <w:rFonts w:ascii="Times New Roman" w:hAnsi="Times New Roman" w:cs="Times New Roman"/>
          <w:sz w:val="24"/>
          <w:szCs w:val="24"/>
        </w:rPr>
      </w:pPr>
      <w:r>
        <w:rPr>
          <w:rFonts w:ascii="Times New Roman" w:hAnsi="Times New Roman" w:cs="Times New Roman"/>
          <w:sz w:val="24"/>
          <w:szCs w:val="24"/>
        </w:rPr>
        <w:t xml:space="preserve">Essa linha cria um objeto </w:t>
      </w:r>
      <w:r>
        <w:rPr>
          <w:rFonts w:ascii="Times New Roman" w:hAnsi="Times New Roman" w:cs="Times New Roman"/>
          <w:i/>
          <w:sz w:val="24"/>
          <w:szCs w:val="24"/>
        </w:rPr>
        <w:t>Ultra</w:t>
      </w:r>
      <w:r>
        <w:rPr>
          <w:rFonts w:ascii="Times New Roman" w:hAnsi="Times New Roman" w:cs="Times New Roman"/>
          <w:sz w:val="24"/>
          <w:szCs w:val="24"/>
        </w:rPr>
        <w:t xml:space="preserve"> que tem sua porta trigger (que envia o pulso </w:t>
      </w:r>
      <w:proofErr w:type="gramStart"/>
      <w:r>
        <w:rPr>
          <w:rFonts w:ascii="Times New Roman" w:hAnsi="Times New Roman" w:cs="Times New Roman"/>
          <w:sz w:val="24"/>
          <w:szCs w:val="24"/>
        </w:rPr>
        <w:t>ultrassônico)ligada</w:t>
      </w:r>
      <w:proofErr w:type="gramEnd"/>
      <w:r>
        <w:rPr>
          <w:rFonts w:ascii="Times New Roman" w:hAnsi="Times New Roman" w:cs="Times New Roman"/>
          <w:sz w:val="24"/>
          <w:szCs w:val="24"/>
        </w:rPr>
        <w:t xml:space="preserve"> ao pino 5, e a porta </w:t>
      </w:r>
      <w:proofErr w:type="spellStart"/>
      <w:r>
        <w:rPr>
          <w:rFonts w:ascii="Times New Roman" w:hAnsi="Times New Roman" w:cs="Times New Roman"/>
          <w:sz w:val="24"/>
          <w:szCs w:val="24"/>
        </w:rPr>
        <w:t>eccho</w:t>
      </w:r>
      <w:proofErr w:type="spellEnd"/>
      <w:r>
        <w:rPr>
          <w:rFonts w:ascii="Times New Roman" w:hAnsi="Times New Roman" w:cs="Times New Roman"/>
          <w:sz w:val="24"/>
          <w:szCs w:val="24"/>
        </w:rPr>
        <w:t xml:space="preserve"> ( que notifica a recepção do pulso)ao pino 4.</w:t>
      </w:r>
    </w:p>
    <w:p w14:paraId="2373F488" w14:textId="77777777" w:rsidR="009413A6" w:rsidRPr="00FC20A8" w:rsidRDefault="009413A6" w:rsidP="009413A6">
      <w:pPr>
        <w:ind w:firstLine="720"/>
        <w:jc w:val="both"/>
        <w:rPr>
          <w:rFonts w:ascii="Times New Roman" w:hAnsi="Times New Roman" w:cs="Times New Roman"/>
          <w:sz w:val="24"/>
          <w:szCs w:val="24"/>
        </w:rPr>
      </w:pPr>
      <w:r w:rsidRPr="00FC20A8">
        <w:rPr>
          <w:rFonts w:ascii="Times New Roman" w:hAnsi="Times New Roman" w:cs="Times New Roman"/>
          <w:sz w:val="24"/>
          <w:szCs w:val="24"/>
        </w:rPr>
        <w:t xml:space="preserve">O método </w:t>
      </w:r>
      <w:proofErr w:type="spellStart"/>
      <w:r w:rsidRPr="00FC20A8">
        <w:rPr>
          <w:rFonts w:ascii="Times New Roman" w:hAnsi="Times New Roman" w:cs="Times New Roman"/>
          <w:i/>
          <w:sz w:val="24"/>
          <w:szCs w:val="24"/>
        </w:rPr>
        <w:t>Configuracao</w:t>
      </w:r>
      <w:proofErr w:type="spellEnd"/>
      <w:r w:rsidRPr="00FC20A8">
        <w:rPr>
          <w:rFonts w:ascii="Times New Roman" w:hAnsi="Times New Roman" w:cs="Times New Roman"/>
          <w:sz w:val="24"/>
          <w:szCs w:val="24"/>
        </w:rPr>
        <w:t xml:space="preserve"> começa inicializando a conexão </w:t>
      </w:r>
      <w:r w:rsidRPr="00FC20A8">
        <w:rPr>
          <w:rFonts w:ascii="Times New Roman" w:hAnsi="Times New Roman" w:cs="Times New Roman"/>
          <w:i/>
          <w:sz w:val="24"/>
          <w:szCs w:val="24"/>
        </w:rPr>
        <w:t>USB</w:t>
      </w:r>
      <w:r w:rsidRPr="00FC20A8">
        <w:rPr>
          <w:rFonts w:ascii="Times New Roman" w:hAnsi="Times New Roman" w:cs="Times New Roman"/>
          <w:sz w:val="24"/>
          <w:szCs w:val="24"/>
        </w:rPr>
        <w:t xml:space="preserve"> para podermos verificar o bom funcionamento do nosso código. Depois temos um loop </w:t>
      </w:r>
      <w:r w:rsidRPr="00FC20A8">
        <w:rPr>
          <w:rFonts w:ascii="Times New Roman" w:hAnsi="Times New Roman" w:cs="Times New Roman"/>
          <w:i/>
          <w:sz w:val="24"/>
          <w:szCs w:val="24"/>
        </w:rPr>
        <w:t>para</w:t>
      </w:r>
      <w:r>
        <w:rPr>
          <w:rFonts w:ascii="Times New Roman" w:hAnsi="Times New Roman" w:cs="Times New Roman"/>
          <w:sz w:val="24"/>
          <w:szCs w:val="24"/>
        </w:rPr>
        <w:t>. E</w:t>
      </w:r>
      <w:r w:rsidRPr="00FC20A8">
        <w:rPr>
          <w:rFonts w:ascii="Times New Roman" w:hAnsi="Times New Roman" w:cs="Times New Roman"/>
          <w:sz w:val="24"/>
          <w:szCs w:val="24"/>
        </w:rPr>
        <w:t xml:space="preserve">sse loop cria uma variável que utilizaremos de contador e enquanto ela estiver no parâmetro definido, no caso, menor que 5, ele repetirá seu bloco realizando o incremento definido ao final, em nosso código, </w:t>
      </w:r>
      <w:r w:rsidRPr="00FC20A8">
        <w:rPr>
          <w:rFonts w:ascii="Times New Roman" w:hAnsi="Times New Roman" w:cs="Times New Roman"/>
          <w:i/>
          <w:sz w:val="24"/>
          <w:szCs w:val="24"/>
        </w:rPr>
        <w:t>x++</w:t>
      </w:r>
      <w:r w:rsidRPr="00FC20A8">
        <w:rPr>
          <w:rFonts w:ascii="Times New Roman" w:hAnsi="Times New Roman" w:cs="Times New Roman"/>
          <w:sz w:val="24"/>
          <w:szCs w:val="24"/>
        </w:rPr>
        <w:t>.</w:t>
      </w:r>
    </w:p>
    <w:p w14:paraId="3278DC2D"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para(</w:t>
      </w:r>
      <w:r>
        <w:rPr>
          <w:rFonts w:ascii="Times New Roman" w:hAnsi="Times New Roman" w:cs="Times New Roman"/>
          <w:sz w:val="24"/>
          <w:szCs w:val="24"/>
        </w:rPr>
        <w:t xml:space="preserve"> </w:t>
      </w:r>
      <w:proofErr w:type="spellStart"/>
      <w:r>
        <w:rPr>
          <w:rFonts w:ascii="Times New Roman" w:hAnsi="Times New Roman" w:cs="Times New Roman"/>
          <w:i/>
          <w:sz w:val="24"/>
          <w:szCs w:val="24"/>
        </w:rPr>
        <w:t>Numero</w:t>
      </w:r>
      <w:proofErr w:type="spellEnd"/>
      <w:proofErr w:type="gramEnd"/>
      <w:r>
        <w:rPr>
          <w:rFonts w:ascii="Times New Roman" w:hAnsi="Times New Roman" w:cs="Times New Roman"/>
          <w:i/>
          <w:sz w:val="24"/>
          <w:szCs w:val="24"/>
        </w:rPr>
        <w:t xml:space="preserve"> x; x &lt; 5; x++){</w:t>
      </w:r>
    </w:p>
    <w:p w14:paraId="61A36ADC"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O computador repetirá o código 5 vezes (pois após esse número de repetições, x será maior ou igual a 5). O bloco de código do </w:t>
      </w:r>
      <w:r>
        <w:rPr>
          <w:rFonts w:ascii="Times New Roman" w:hAnsi="Times New Roman" w:cs="Times New Roman"/>
          <w:i/>
          <w:sz w:val="24"/>
          <w:szCs w:val="24"/>
        </w:rPr>
        <w:t>para</w:t>
      </w:r>
      <w:r>
        <w:rPr>
          <w:rFonts w:ascii="Times New Roman" w:hAnsi="Times New Roman" w:cs="Times New Roman"/>
          <w:sz w:val="24"/>
          <w:szCs w:val="24"/>
        </w:rPr>
        <w:t xml:space="preserve"> começa com a seguinte linha: </w:t>
      </w:r>
    </w:p>
    <w:p w14:paraId="554762D2"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spellStart"/>
      <w:r>
        <w:rPr>
          <w:rFonts w:ascii="Times New Roman" w:hAnsi="Times New Roman" w:cs="Times New Roman"/>
          <w:i/>
          <w:sz w:val="24"/>
          <w:szCs w:val="24"/>
        </w:rPr>
        <w:t>Numero</w:t>
      </w:r>
      <w:proofErr w:type="spellEnd"/>
      <w:r>
        <w:rPr>
          <w:rFonts w:ascii="Times New Roman" w:hAnsi="Times New Roman" w:cs="Times New Roman"/>
          <w:i/>
          <w:sz w:val="24"/>
          <w:szCs w:val="24"/>
        </w:rPr>
        <w:t xml:space="preserve"> d = </w:t>
      </w:r>
      <w:proofErr w:type="spellStart"/>
      <w:r>
        <w:rPr>
          <w:rFonts w:ascii="Times New Roman" w:hAnsi="Times New Roman" w:cs="Times New Roman"/>
          <w:i/>
          <w:sz w:val="24"/>
          <w:szCs w:val="24"/>
        </w:rPr>
        <w:t>u.medir</w:t>
      </w:r>
      <w:proofErr w:type="spellEnd"/>
      <w:r>
        <w:rPr>
          <w:rFonts w:ascii="Times New Roman" w:hAnsi="Times New Roman" w:cs="Times New Roman"/>
          <w:i/>
          <w:sz w:val="24"/>
          <w:szCs w:val="24"/>
        </w:rPr>
        <w:t>();</w:t>
      </w:r>
    </w:p>
    <w:p w14:paraId="2EA6F785"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cria uma variável pra guardar o valor da distância medida pelo ultrassônico com o método </w:t>
      </w:r>
      <w:proofErr w:type="gramStart"/>
      <w:r>
        <w:rPr>
          <w:rFonts w:ascii="Times New Roman" w:hAnsi="Times New Roman" w:cs="Times New Roman"/>
          <w:i/>
          <w:sz w:val="24"/>
          <w:szCs w:val="24"/>
        </w:rPr>
        <w:t>medir(</w:t>
      </w:r>
      <w:proofErr w:type="gramEnd"/>
      <w:r>
        <w:rPr>
          <w:rFonts w:ascii="Times New Roman" w:hAnsi="Times New Roman" w:cs="Times New Roman"/>
          <w:i/>
          <w:sz w:val="24"/>
          <w:szCs w:val="24"/>
        </w:rPr>
        <w:t>)</w:t>
      </w:r>
      <w:r>
        <w:rPr>
          <w:rFonts w:ascii="Times New Roman" w:hAnsi="Times New Roman" w:cs="Times New Roman"/>
          <w:sz w:val="24"/>
          <w:szCs w:val="24"/>
        </w:rPr>
        <w:t>. Depois temos:</w:t>
      </w:r>
    </w:p>
    <w:p w14:paraId="56726C00"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spellStart"/>
      <w:r>
        <w:rPr>
          <w:rFonts w:ascii="Times New Roman" w:hAnsi="Times New Roman" w:cs="Times New Roman"/>
          <w:i/>
          <w:sz w:val="24"/>
          <w:szCs w:val="24"/>
        </w:rPr>
        <w:t>Memoria.escrever</w:t>
      </w:r>
      <w:proofErr w:type="spellEnd"/>
      <w:r>
        <w:rPr>
          <w:rFonts w:ascii="Times New Roman" w:hAnsi="Times New Roman" w:cs="Times New Roman"/>
          <w:i/>
          <w:sz w:val="24"/>
          <w:szCs w:val="24"/>
        </w:rPr>
        <w:t>(x, d);</w:t>
      </w:r>
    </w:p>
    <w:p w14:paraId="7EA62F29"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irá guardar a distância </w:t>
      </w:r>
      <w:r>
        <w:rPr>
          <w:rFonts w:ascii="Times New Roman" w:hAnsi="Times New Roman" w:cs="Times New Roman"/>
          <w:i/>
          <w:sz w:val="24"/>
          <w:szCs w:val="24"/>
        </w:rPr>
        <w:t>d</w:t>
      </w:r>
      <w:r>
        <w:rPr>
          <w:rFonts w:ascii="Times New Roman" w:hAnsi="Times New Roman" w:cs="Times New Roman"/>
          <w:sz w:val="24"/>
          <w:szCs w:val="24"/>
        </w:rPr>
        <w:t xml:space="preserve"> no endereço </w:t>
      </w:r>
      <w:r>
        <w:rPr>
          <w:rFonts w:ascii="Times New Roman" w:hAnsi="Times New Roman" w:cs="Times New Roman"/>
          <w:i/>
          <w:sz w:val="24"/>
          <w:szCs w:val="24"/>
        </w:rPr>
        <w:t>x</w:t>
      </w:r>
      <w:r>
        <w:rPr>
          <w:rFonts w:ascii="Times New Roman" w:hAnsi="Times New Roman" w:cs="Times New Roman"/>
          <w:sz w:val="24"/>
          <w:szCs w:val="24"/>
        </w:rPr>
        <w:t xml:space="preserve"> da memória, onde </w:t>
      </w:r>
      <w:r>
        <w:rPr>
          <w:rFonts w:ascii="Times New Roman" w:hAnsi="Times New Roman" w:cs="Times New Roman"/>
          <w:i/>
          <w:sz w:val="24"/>
          <w:szCs w:val="24"/>
        </w:rPr>
        <w:t>x</w:t>
      </w:r>
      <w:r>
        <w:rPr>
          <w:rFonts w:ascii="Times New Roman" w:hAnsi="Times New Roman" w:cs="Times New Roman"/>
          <w:sz w:val="24"/>
          <w:szCs w:val="24"/>
        </w:rPr>
        <w:t xml:space="preserve"> é o contador do loop </w:t>
      </w:r>
      <w:r>
        <w:rPr>
          <w:rFonts w:ascii="Times New Roman" w:hAnsi="Times New Roman" w:cs="Times New Roman"/>
          <w:i/>
          <w:sz w:val="24"/>
          <w:szCs w:val="24"/>
        </w:rPr>
        <w:t>para</w:t>
      </w:r>
      <w:r>
        <w:rPr>
          <w:rFonts w:ascii="Times New Roman" w:hAnsi="Times New Roman" w:cs="Times New Roman"/>
          <w:sz w:val="24"/>
          <w:szCs w:val="24"/>
        </w:rPr>
        <w:t xml:space="preserve">. Além de guardar na memória iremos enviar para a porta USB para podermos verificar o valor lido pelo Arduino. Em seguida, repetiremos o </w:t>
      </w:r>
      <w:r>
        <w:rPr>
          <w:rFonts w:ascii="Times New Roman" w:hAnsi="Times New Roman" w:cs="Times New Roman"/>
          <w:i/>
          <w:sz w:val="24"/>
          <w:szCs w:val="24"/>
        </w:rPr>
        <w:t>para</w:t>
      </w:r>
      <w:r>
        <w:rPr>
          <w:rFonts w:ascii="Times New Roman" w:hAnsi="Times New Roman" w:cs="Times New Roman"/>
          <w:sz w:val="24"/>
          <w:szCs w:val="24"/>
        </w:rPr>
        <w:t xml:space="preserve"> com um código que, ao invés de escrever, irá ler o que gravamos na memória e mostrar embaixo do que o primeiro </w:t>
      </w:r>
      <w:r>
        <w:rPr>
          <w:rFonts w:ascii="Times New Roman" w:hAnsi="Times New Roman" w:cs="Times New Roman"/>
          <w:i/>
          <w:sz w:val="24"/>
          <w:szCs w:val="24"/>
        </w:rPr>
        <w:t>para</w:t>
      </w:r>
      <w:r>
        <w:rPr>
          <w:rFonts w:ascii="Times New Roman" w:hAnsi="Times New Roman" w:cs="Times New Roman"/>
          <w:sz w:val="24"/>
          <w:szCs w:val="24"/>
        </w:rPr>
        <w:t xml:space="preserve"> mostrou. A linha que faz isso é:</w:t>
      </w:r>
    </w:p>
    <w:p w14:paraId="486C3F11"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spellStart"/>
      <w:r>
        <w:rPr>
          <w:rFonts w:ascii="Times New Roman" w:hAnsi="Times New Roman" w:cs="Times New Roman"/>
          <w:i/>
          <w:sz w:val="24"/>
          <w:szCs w:val="24"/>
        </w:rPr>
        <w:t>USB.enviarln</w:t>
      </w:r>
      <w:proofErr w:type="spellEnd"/>
      <w:r>
        <w:rPr>
          <w:rFonts w:ascii="Times New Roman" w:hAnsi="Times New Roman" w:cs="Times New Roman"/>
          <w:i/>
          <w:sz w:val="24"/>
          <w:szCs w:val="24"/>
        </w:rPr>
        <w:t>(</w:t>
      </w:r>
      <w:proofErr w:type="spellStart"/>
      <w:proofErr w:type="gramStart"/>
      <w:r>
        <w:rPr>
          <w:rFonts w:ascii="Times New Roman" w:hAnsi="Times New Roman" w:cs="Times New Roman"/>
          <w:i/>
          <w:sz w:val="24"/>
          <w:szCs w:val="24"/>
        </w:rPr>
        <w:t>Memoria.ler</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x));</w:t>
      </w:r>
    </w:p>
    <w:p w14:paraId="7BBC3CB9" w14:textId="7DB1F26E" w:rsidR="009413A6" w:rsidRPr="005977CD"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O nosso método principal está </w:t>
      </w:r>
      <w:r w:rsidR="00C16EA5">
        <w:rPr>
          <w:rFonts w:ascii="Times New Roman" w:hAnsi="Times New Roman" w:cs="Times New Roman"/>
          <w:sz w:val="24"/>
          <w:szCs w:val="24"/>
        </w:rPr>
        <w:t>vazio, pois não queremos que o A</w:t>
      </w:r>
      <w:r>
        <w:rPr>
          <w:rFonts w:ascii="Times New Roman" w:hAnsi="Times New Roman" w:cs="Times New Roman"/>
          <w:sz w:val="24"/>
          <w:szCs w:val="24"/>
        </w:rPr>
        <w:t>rduino repita todo esse processo, só queremos que ele seja executado uma vez.</w:t>
      </w:r>
    </w:p>
    <w:p w14:paraId="4856EDD4" w14:textId="77777777" w:rsidR="009413A6" w:rsidRPr="006731F4" w:rsidRDefault="009413A6" w:rsidP="00780FB8">
      <w:pPr>
        <w:pStyle w:val="NormalWeb"/>
        <w:shd w:val="clear" w:color="auto" w:fill="FFFFFF"/>
        <w:spacing w:before="0" w:beforeAutospacing="0" w:after="160" w:afterAutospacing="0"/>
        <w:ind w:firstLine="720"/>
        <w:jc w:val="both"/>
        <w:rPr>
          <w:color w:val="000000"/>
        </w:rPr>
      </w:pPr>
    </w:p>
    <w:p w14:paraId="6D8189D6" w14:textId="7D796D2E" w:rsidR="0085164E" w:rsidRDefault="00301F06" w:rsidP="0085164E">
      <w:pPr>
        <w:rPr>
          <w:rFonts w:ascii="Times New Roman" w:hAnsi="Times New Roman" w:cs="Times New Roman"/>
          <w:b/>
          <w:sz w:val="32"/>
          <w:szCs w:val="32"/>
        </w:rPr>
      </w:pPr>
      <w:r>
        <w:rPr>
          <w:rFonts w:ascii="Times New Roman" w:hAnsi="Times New Roman" w:cs="Times New Roman"/>
          <w:b/>
          <w:sz w:val="32"/>
          <w:szCs w:val="32"/>
        </w:rPr>
        <w:t>4</w:t>
      </w:r>
      <w:r w:rsidR="0085164E">
        <w:rPr>
          <w:rFonts w:ascii="Times New Roman" w:hAnsi="Times New Roman" w:cs="Times New Roman"/>
          <w:b/>
          <w:sz w:val="32"/>
          <w:szCs w:val="32"/>
        </w:rPr>
        <w:t>.6 Carrinho com servos de rotação contínua</w:t>
      </w:r>
    </w:p>
    <w:p w14:paraId="1D91D24D" w14:textId="77777777" w:rsidR="0085164E" w:rsidRDefault="0085164E" w:rsidP="0085164E">
      <w:pPr>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Nesse projeto, aprenderemos como dar comandos básicos para um par de servos motores de rotação contínua, ou seja, basicamente, como controlar uma base simples. Caso você não tenha uma à disposição, você pode simplesmente improvisar uma, como também mostraremos nesse capítulo. Caso já possua uma base, basta acoplar o Arduino e os motores a ela para começar a se divertir! Para esse projeto serão necessários os seguintes materiais:</w:t>
      </w:r>
    </w:p>
    <w:p w14:paraId="7E3D9BAD" w14:textId="77777777" w:rsidR="0085164E" w:rsidRDefault="0085164E" w:rsidP="0085164E">
      <w:pPr>
        <w:pStyle w:val="PargrafodaLista"/>
        <w:numPr>
          <w:ilvl w:val="0"/>
          <w:numId w:val="98"/>
        </w:numPr>
        <w:jc w:val="both"/>
        <w:rPr>
          <w:rFonts w:ascii="Times New Roman" w:hAnsi="Times New Roman" w:cs="Times New Roman"/>
          <w:sz w:val="24"/>
          <w:szCs w:val="24"/>
        </w:rPr>
      </w:pPr>
      <w:r>
        <w:rPr>
          <w:rFonts w:ascii="Times New Roman" w:hAnsi="Times New Roman" w:cs="Times New Roman"/>
          <w:sz w:val="24"/>
          <w:szCs w:val="24"/>
        </w:rPr>
        <w:t>2 servos motores de rotação contínua;</w:t>
      </w:r>
    </w:p>
    <w:p w14:paraId="1C8A3589" w14:textId="77777777" w:rsidR="0085164E" w:rsidRDefault="0085164E" w:rsidP="0085164E">
      <w:pPr>
        <w:pStyle w:val="PargrafodaLista"/>
        <w:numPr>
          <w:ilvl w:val="0"/>
          <w:numId w:val="98"/>
        </w:numPr>
        <w:jc w:val="both"/>
        <w:rPr>
          <w:rFonts w:ascii="Times New Roman" w:hAnsi="Times New Roman" w:cs="Times New Roman"/>
          <w:sz w:val="24"/>
          <w:szCs w:val="24"/>
        </w:rPr>
      </w:pPr>
      <w:r>
        <w:rPr>
          <w:rFonts w:ascii="Times New Roman" w:hAnsi="Times New Roman" w:cs="Times New Roman"/>
          <w:sz w:val="24"/>
          <w:szCs w:val="24"/>
        </w:rPr>
        <w:t>Base com rodas ou esteiras (opcional);</w:t>
      </w:r>
    </w:p>
    <w:p w14:paraId="7D347BA4" w14:textId="77777777" w:rsidR="0085164E" w:rsidRDefault="0085164E" w:rsidP="0085164E">
      <w:pPr>
        <w:pStyle w:val="PargrafodaLista"/>
        <w:numPr>
          <w:ilvl w:val="0"/>
          <w:numId w:val="98"/>
        </w:numPr>
        <w:jc w:val="both"/>
        <w:rPr>
          <w:rFonts w:ascii="Times New Roman" w:hAnsi="Times New Roman" w:cs="Times New Roman"/>
          <w:sz w:val="24"/>
          <w:szCs w:val="24"/>
        </w:rPr>
      </w:pPr>
      <w:proofErr w:type="spellStart"/>
      <w:r>
        <w:rPr>
          <w:rFonts w:ascii="Times New Roman" w:hAnsi="Times New Roman" w:cs="Times New Roman"/>
          <w:sz w:val="24"/>
          <w:szCs w:val="24"/>
        </w:rPr>
        <w:t>Protoboard</w:t>
      </w:r>
      <w:proofErr w:type="spellEnd"/>
      <w:r>
        <w:rPr>
          <w:rFonts w:ascii="Times New Roman" w:hAnsi="Times New Roman" w:cs="Times New Roman"/>
          <w:sz w:val="24"/>
          <w:szCs w:val="24"/>
        </w:rPr>
        <w:t>;</w:t>
      </w:r>
    </w:p>
    <w:p w14:paraId="61784F97" w14:textId="77777777" w:rsidR="0085164E" w:rsidRDefault="0085164E" w:rsidP="0085164E">
      <w:pPr>
        <w:pStyle w:val="PargrafodaLista"/>
        <w:numPr>
          <w:ilvl w:val="0"/>
          <w:numId w:val="98"/>
        </w:numPr>
        <w:jc w:val="both"/>
        <w:rPr>
          <w:rFonts w:ascii="Times New Roman" w:hAnsi="Times New Roman" w:cs="Times New Roman"/>
          <w:sz w:val="24"/>
          <w:szCs w:val="24"/>
        </w:rPr>
      </w:pPr>
      <w:r>
        <w:rPr>
          <w:rFonts w:ascii="Times New Roman" w:hAnsi="Times New Roman" w:cs="Times New Roman"/>
          <w:sz w:val="24"/>
          <w:szCs w:val="24"/>
        </w:rPr>
        <w:t>Alimentação.</w:t>
      </w:r>
    </w:p>
    <w:p w14:paraId="5F924E5D" w14:textId="77777777" w:rsidR="0085164E" w:rsidRDefault="0085164E" w:rsidP="0085164E">
      <w:pPr>
        <w:jc w:val="both"/>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Base caseira</w:t>
      </w:r>
    </w:p>
    <w:p w14:paraId="0AD51EF4" w14:textId="77777777" w:rsidR="0085164E" w:rsidRPr="000C71CA" w:rsidRDefault="0085164E" w:rsidP="0085164E">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Não se preocupe, na falta de uma base, basta unir os dois servos utilizando fita adesiva e colocar algum suporte sobre eles, para suportar os componentes. Praticamente qualquer coisa pode funcionar como uma base – palitos de churrasco e chapas de metal são boas opções- então seja criativo! O que importa é que seu suporte seja eficiente.</w:t>
      </w:r>
    </w:p>
    <w:p w14:paraId="2D112FF6" w14:textId="77777777" w:rsidR="0085164E" w:rsidRPr="00A94B89" w:rsidRDefault="0085164E" w:rsidP="0085164E">
      <w:pPr>
        <w:jc w:val="both"/>
        <w:rPr>
          <w:rFonts w:ascii="Times New Roman" w:hAnsi="Times New Roman" w:cs="Times New Roman"/>
          <w:b/>
          <w:color w:val="000000"/>
          <w:sz w:val="28"/>
          <w:szCs w:val="28"/>
          <w:u w:val="single"/>
        </w:rPr>
      </w:pPr>
      <w:r w:rsidRPr="00A94B89">
        <w:rPr>
          <w:rFonts w:ascii="Times New Roman" w:hAnsi="Times New Roman" w:cs="Times New Roman"/>
          <w:b/>
          <w:color w:val="000000"/>
          <w:sz w:val="28"/>
          <w:szCs w:val="28"/>
          <w:u w:val="single"/>
        </w:rPr>
        <w:t>Montando o Hardware</w:t>
      </w:r>
    </w:p>
    <w:p w14:paraId="0769C87D" w14:textId="310F3929" w:rsidR="0085164E" w:rsidRPr="00F26272" w:rsidRDefault="0085164E" w:rsidP="0085164E">
      <w:pPr>
        <w:pStyle w:val="NormalWeb"/>
        <w:shd w:val="clear" w:color="auto" w:fill="FFFFFF"/>
        <w:spacing w:before="0" w:beforeAutospacing="0" w:after="160" w:afterAutospacing="0"/>
        <w:rPr>
          <w:color w:val="000000"/>
        </w:rPr>
      </w:pPr>
      <w:r>
        <w:tab/>
      </w:r>
      <w:r>
        <w:rPr>
          <w:color w:val="000000"/>
        </w:rPr>
        <w:t>Com o Arduino desconectado, monte o circuito abaixo:</w:t>
      </w:r>
      <w:r>
        <w:rPr>
          <w:noProof/>
          <w:color w:val="000000"/>
          <w:lang w:val="en-US"/>
        </w:rPr>
        <w:drawing>
          <wp:inline distT="0" distB="0" distL="0" distR="0" wp14:anchorId="3837A8B3" wp14:editId="5D9B7CCA">
            <wp:extent cx="2924175" cy="2352675"/>
            <wp:effectExtent l="0" t="0" r="9525" b="9525"/>
            <wp:docPr id="64" name="Imagem 64" descr="servos de rotação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s de rotação continu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4175" cy="2352675"/>
                    </a:xfrm>
                    <a:prstGeom prst="rect">
                      <a:avLst/>
                    </a:prstGeom>
                    <a:noFill/>
                    <a:ln>
                      <a:noFill/>
                    </a:ln>
                  </pic:spPr>
                </pic:pic>
              </a:graphicData>
            </a:graphic>
          </wp:inline>
        </w:drawing>
      </w:r>
      <w:r>
        <w:rPr>
          <w:noProof/>
          <w:color w:val="000000"/>
          <w:lang w:val="en-US"/>
        </w:rPr>
        <w:drawing>
          <wp:inline distT="0" distB="0" distL="0" distR="0" wp14:anchorId="4A4FABE0" wp14:editId="5438BCF6">
            <wp:extent cx="2400300" cy="2981325"/>
            <wp:effectExtent l="0" t="0" r="0" b="9525"/>
            <wp:docPr id="63" name="Imagem 63" descr="servos de rotação continua (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os de rotação continua (esquematic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0300" cy="2981325"/>
                    </a:xfrm>
                    <a:prstGeom prst="rect">
                      <a:avLst/>
                    </a:prstGeom>
                    <a:noFill/>
                    <a:ln>
                      <a:noFill/>
                    </a:ln>
                  </pic:spPr>
                </pic:pic>
              </a:graphicData>
            </a:graphic>
          </wp:inline>
        </w:drawing>
      </w:r>
    </w:p>
    <w:p w14:paraId="003D07E8" w14:textId="77777777" w:rsidR="0085164E" w:rsidRDefault="0085164E" w:rsidP="0085164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Hardware</w:t>
      </w:r>
    </w:p>
    <w:p w14:paraId="4064EE01" w14:textId="77777777" w:rsidR="0085164E" w:rsidRDefault="0085164E" w:rsidP="0085164E">
      <w:pPr>
        <w:tabs>
          <w:tab w:val="left" w:pos="708"/>
          <w:tab w:val="left" w:pos="2187"/>
        </w:tabs>
        <w:jc w:val="both"/>
        <w:rPr>
          <w:rFonts w:ascii="Times New Roman" w:hAnsi="Times New Roman" w:cs="Times New Roman"/>
          <w:sz w:val="24"/>
          <w:szCs w:val="24"/>
        </w:rPr>
      </w:pPr>
      <w:r>
        <w:rPr>
          <w:rFonts w:ascii="Times New Roman" w:hAnsi="Times New Roman" w:cs="Times New Roman"/>
          <w:sz w:val="24"/>
          <w:szCs w:val="24"/>
        </w:rPr>
        <w:tab/>
        <w:t>O hardware desse projeto é excepcionalmente simples. Temos dois servos conectados às portas 5V e GND do Arduino, com seus sinais (fio amarelo da imagem acima) nas portas D9 e D10. Conecte tudo a uma fonte (pilhas ou baterias) para que o carrinho tenha mais mobilidade.</w:t>
      </w:r>
    </w:p>
    <w:p w14:paraId="7B0B61F8" w14:textId="77777777" w:rsidR="0085164E" w:rsidRDefault="0085164E" w:rsidP="0085164E">
      <w:pPr>
        <w:pStyle w:val="NormalWeb"/>
        <w:shd w:val="clear" w:color="auto" w:fill="FFFFFF"/>
        <w:spacing w:before="0" w:beforeAutospacing="0" w:after="160" w:afterAutospacing="0"/>
        <w:jc w:val="both"/>
        <w:rPr>
          <w:b/>
          <w:color w:val="000000"/>
          <w:sz w:val="28"/>
          <w:szCs w:val="28"/>
          <w:u w:val="single"/>
        </w:rPr>
      </w:pPr>
      <w:ins w:id="86" w:author="Mateus Berardo de Souza Terra" w:date="2016-02-09T11:44:00Z">
        <w:r w:rsidRPr="00FA3C89">
          <w:rPr>
            <w:b/>
            <w:color w:val="000000"/>
            <w:sz w:val="28"/>
            <w:szCs w:val="28"/>
            <w:u w:val="single"/>
          </w:rPr>
          <w:t>O Código</w:t>
        </w:r>
      </w:ins>
    </w:p>
    <w:tbl>
      <w:tblPr>
        <w:tblStyle w:val="Tabelacomgrade"/>
        <w:tblW w:w="8500" w:type="dxa"/>
        <w:tblLook w:val="04A0" w:firstRow="1" w:lastRow="0" w:firstColumn="1" w:lastColumn="0" w:noHBand="0" w:noVBand="1"/>
      </w:tblPr>
      <w:tblGrid>
        <w:gridCol w:w="8500"/>
      </w:tblGrid>
      <w:tr w:rsidR="0085164E" w14:paraId="58315F53" w14:textId="77777777" w:rsidTr="00301F06">
        <w:tc>
          <w:tcPr>
            <w:tcW w:w="8500" w:type="dxa"/>
          </w:tcPr>
          <w:p w14:paraId="7EBA6BDD" w14:textId="77777777" w:rsidR="0085164E" w:rsidRPr="007A3531" w:rsidRDefault="0085164E" w:rsidP="00301F06">
            <w:pPr>
              <w:pStyle w:val="NormalWeb"/>
              <w:rPr>
                <w:color w:val="000000"/>
              </w:rPr>
            </w:pPr>
            <w:proofErr w:type="gramStart"/>
            <w:r w:rsidRPr="007A3531">
              <w:rPr>
                <w:color w:val="000000"/>
              </w:rPr>
              <w:t>usar</w:t>
            </w:r>
            <w:proofErr w:type="gramEnd"/>
            <w:r w:rsidRPr="007A3531">
              <w:rPr>
                <w:color w:val="000000"/>
              </w:rPr>
              <w:t xml:space="preserve"> Servo</w:t>
            </w:r>
          </w:p>
          <w:p w14:paraId="50C8F864" w14:textId="77777777" w:rsidR="0085164E" w:rsidRPr="007A3531" w:rsidRDefault="0085164E" w:rsidP="00301F06">
            <w:pPr>
              <w:pStyle w:val="NormalWeb"/>
              <w:rPr>
                <w:color w:val="000000"/>
              </w:rPr>
            </w:pPr>
            <w:r w:rsidRPr="007A3531">
              <w:rPr>
                <w:color w:val="000000"/>
              </w:rPr>
              <w:t xml:space="preserve">Servo </w:t>
            </w:r>
            <w:proofErr w:type="spellStart"/>
            <w:r w:rsidRPr="007A3531">
              <w:rPr>
                <w:color w:val="000000"/>
              </w:rPr>
              <w:t>servoD</w:t>
            </w:r>
            <w:proofErr w:type="spellEnd"/>
            <w:r w:rsidRPr="007A3531">
              <w:rPr>
                <w:color w:val="000000"/>
              </w:rPr>
              <w:t>;</w:t>
            </w:r>
          </w:p>
          <w:p w14:paraId="48EDFEF3" w14:textId="77777777" w:rsidR="0085164E" w:rsidRPr="007A3531" w:rsidRDefault="0085164E" w:rsidP="00301F06">
            <w:pPr>
              <w:pStyle w:val="NormalWeb"/>
              <w:rPr>
                <w:color w:val="000000"/>
              </w:rPr>
            </w:pPr>
            <w:r w:rsidRPr="007A3531">
              <w:rPr>
                <w:color w:val="000000"/>
              </w:rPr>
              <w:t xml:space="preserve">Servo </w:t>
            </w:r>
            <w:proofErr w:type="spellStart"/>
            <w:r w:rsidRPr="007A3531">
              <w:rPr>
                <w:color w:val="000000"/>
              </w:rPr>
              <w:t>servoE</w:t>
            </w:r>
            <w:proofErr w:type="spellEnd"/>
            <w:r w:rsidRPr="007A3531">
              <w:rPr>
                <w:color w:val="000000"/>
              </w:rPr>
              <w:t>;</w:t>
            </w:r>
          </w:p>
          <w:p w14:paraId="6D5A9C52" w14:textId="77777777" w:rsidR="0085164E" w:rsidRPr="007A3531" w:rsidRDefault="0085164E" w:rsidP="00301F06">
            <w:pPr>
              <w:pStyle w:val="NormalWeb"/>
              <w:rPr>
                <w:color w:val="000000"/>
              </w:rPr>
            </w:pPr>
            <w:proofErr w:type="spellStart"/>
            <w:proofErr w:type="gramStart"/>
            <w:r w:rsidRPr="007A3531">
              <w:rPr>
                <w:color w:val="000000"/>
              </w:rPr>
              <w:t>Configuracao</w:t>
            </w:r>
            <w:proofErr w:type="spellEnd"/>
            <w:r w:rsidRPr="007A3531">
              <w:rPr>
                <w:color w:val="000000"/>
              </w:rPr>
              <w:t>(</w:t>
            </w:r>
            <w:proofErr w:type="gramEnd"/>
            <w:r w:rsidRPr="007A3531">
              <w:rPr>
                <w:color w:val="000000"/>
              </w:rPr>
              <w:t>){</w:t>
            </w:r>
          </w:p>
          <w:p w14:paraId="482BF325" w14:textId="77777777" w:rsidR="0085164E" w:rsidRPr="007A3531" w:rsidRDefault="0085164E" w:rsidP="00301F06">
            <w:pPr>
              <w:pStyle w:val="NormalWeb"/>
              <w:rPr>
                <w:color w:val="000000"/>
              </w:rPr>
            </w:pPr>
            <w:proofErr w:type="spellStart"/>
            <w:r w:rsidRPr="007A3531">
              <w:rPr>
                <w:color w:val="000000"/>
              </w:rPr>
              <w:t>servoD.conectar</w:t>
            </w:r>
            <w:proofErr w:type="spellEnd"/>
            <w:r w:rsidRPr="007A3531">
              <w:rPr>
                <w:color w:val="000000"/>
              </w:rPr>
              <w:t>(Digital.9);</w:t>
            </w:r>
          </w:p>
          <w:p w14:paraId="591BA7EF" w14:textId="77777777" w:rsidR="0085164E" w:rsidRPr="007A3531" w:rsidRDefault="0085164E" w:rsidP="00301F06">
            <w:pPr>
              <w:pStyle w:val="NormalWeb"/>
              <w:rPr>
                <w:color w:val="000000"/>
              </w:rPr>
            </w:pPr>
            <w:proofErr w:type="spellStart"/>
            <w:r w:rsidRPr="007A3531">
              <w:rPr>
                <w:color w:val="000000"/>
              </w:rPr>
              <w:t>servoE.conectar</w:t>
            </w:r>
            <w:proofErr w:type="spellEnd"/>
            <w:r w:rsidRPr="007A3531">
              <w:rPr>
                <w:color w:val="000000"/>
              </w:rPr>
              <w:t>(Digital.10);</w:t>
            </w:r>
          </w:p>
          <w:p w14:paraId="15065F55" w14:textId="77777777" w:rsidR="0085164E" w:rsidRPr="007A3531" w:rsidRDefault="0085164E" w:rsidP="00301F06">
            <w:pPr>
              <w:pStyle w:val="NormalWeb"/>
              <w:rPr>
                <w:color w:val="000000"/>
              </w:rPr>
            </w:pPr>
            <w:r w:rsidRPr="007A3531">
              <w:rPr>
                <w:color w:val="000000"/>
              </w:rPr>
              <w:t>}</w:t>
            </w:r>
          </w:p>
          <w:p w14:paraId="3083FBBF" w14:textId="77777777" w:rsidR="0085164E" w:rsidRPr="007A3531" w:rsidRDefault="0085164E" w:rsidP="00301F06">
            <w:pPr>
              <w:pStyle w:val="NormalWeb"/>
              <w:rPr>
                <w:color w:val="000000"/>
              </w:rPr>
            </w:pPr>
            <w:proofErr w:type="gramStart"/>
            <w:r w:rsidRPr="007A3531">
              <w:rPr>
                <w:color w:val="000000"/>
              </w:rPr>
              <w:lastRenderedPageBreak/>
              <w:t>Principal(</w:t>
            </w:r>
            <w:proofErr w:type="gramEnd"/>
            <w:r w:rsidRPr="007A3531">
              <w:rPr>
                <w:color w:val="000000"/>
              </w:rPr>
              <w:t>){</w:t>
            </w:r>
          </w:p>
          <w:p w14:paraId="525DAD3F" w14:textId="77777777" w:rsidR="0085164E" w:rsidRPr="007A3531" w:rsidRDefault="0085164E" w:rsidP="00301F06">
            <w:pPr>
              <w:pStyle w:val="NormalWeb"/>
              <w:rPr>
                <w:color w:val="000000"/>
              </w:rPr>
            </w:pPr>
            <w:proofErr w:type="spellStart"/>
            <w:r w:rsidRPr="007A3531">
              <w:rPr>
                <w:color w:val="000000"/>
              </w:rPr>
              <w:t>Numero</w:t>
            </w:r>
            <w:proofErr w:type="spellEnd"/>
            <w:r w:rsidRPr="007A3531">
              <w:rPr>
                <w:color w:val="000000"/>
              </w:rPr>
              <w:t xml:space="preserve"> x = 0;</w:t>
            </w:r>
          </w:p>
          <w:p w14:paraId="6ECC2213" w14:textId="77777777" w:rsidR="0085164E" w:rsidRPr="007A3531" w:rsidRDefault="0085164E" w:rsidP="00301F06">
            <w:pPr>
              <w:pStyle w:val="NormalWeb"/>
              <w:rPr>
                <w:color w:val="000000"/>
              </w:rPr>
            </w:pPr>
            <w:proofErr w:type="gramStart"/>
            <w:r w:rsidRPr="007A3531">
              <w:rPr>
                <w:color w:val="000000"/>
              </w:rPr>
              <w:t>enquanto</w:t>
            </w:r>
            <w:proofErr w:type="gramEnd"/>
            <w:r w:rsidRPr="007A3531">
              <w:rPr>
                <w:color w:val="000000"/>
              </w:rPr>
              <w:t xml:space="preserve"> (x&lt;3){</w:t>
            </w:r>
          </w:p>
          <w:p w14:paraId="28442B17" w14:textId="77777777" w:rsidR="0085164E" w:rsidRPr="007A3531" w:rsidRDefault="0085164E" w:rsidP="00301F06">
            <w:pPr>
              <w:pStyle w:val="NormalWeb"/>
              <w:rPr>
                <w:color w:val="000000"/>
              </w:rPr>
            </w:pPr>
            <w:proofErr w:type="spellStart"/>
            <w:r w:rsidRPr="007A3531">
              <w:rPr>
                <w:color w:val="000000"/>
              </w:rPr>
              <w:t>servoD.escreverMilis</w:t>
            </w:r>
            <w:proofErr w:type="spellEnd"/>
            <w:r w:rsidRPr="007A3531">
              <w:rPr>
                <w:color w:val="000000"/>
              </w:rPr>
              <w:t>(</w:t>
            </w:r>
            <w:proofErr w:type="spellStart"/>
            <w:r w:rsidRPr="007A3531">
              <w:rPr>
                <w:color w:val="000000"/>
              </w:rPr>
              <w:t>Servo.frente</w:t>
            </w:r>
            <w:proofErr w:type="spellEnd"/>
            <w:r w:rsidRPr="007A3531">
              <w:rPr>
                <w:color w:val="000000"/>
              </w:rPr>
              <w:t>);</w:t>
            </w:r>
          </w:p>
          <w:p w14:paraId="5A35D251" w14:textId="77777777" w:rsidR="0085164E" w:rsidRPr="007A3531" w:rsidRDefault="0085164E" w:rsidP="00301F06">
            <w:pPr>
              <w:pStyle w:val="NormalWeb"/>
              <w:rPr>
                <w:color w:val="000000"/>
              </w:rPr>
            </w:pPr>
            <w:proofErr w:type="spellStart"/>
            <w:r w:rsidRPr="007A3531">
              <w:rPr>
                <w:color w:val="000000"/>
              </w:rPr>
              <w:t>servoE.escreverMilis</w:t>
            </w:r>
            <w:proofErr w:type="spellEnd"/>
            <w:r w:rsidRPr="007A3531">
              <w:rPr>
                <w:color w:val="000000"/>
              </w:rPr>
              <w:t>(</w:t>
            </w:r>
            <w:proofErr w:type="spellStart"/>
            <w:r w:rsidRPr="007A3531">
              <w:rPr>
                <w:color w:val="000000"/>
              </w:rPr>
              <w:t>Servo.frente</w:t>
            </w:r>
            <w:proofErr w:type="spellEnd"/>
            <w:r w:rsidRPr="007A3531">
              <w:rPr>
                <w:color w:val="000000"/>
              </w:rPr>
              <w:t>);</w:t>
            </w:r>
          </w:p>
          <w:p w14:paraId="5DD259C5" w14:textId="77777777" w:rsidR="0085164E" w:rsidRPr="007A3531" w:rsidRDefault="0085164E" w:rsidP="00301F06">
            <w:pPr>
              <w:pStyle w:val="NormalWeb"/>
              <w:rPr>
                <w:color w:val="000000"/>
              </w:rPr>
            </w:pPr>
            <w:proofErr w:type="gramStart"/>
            <w:r w:rsidRPr="007A3531">
              <w:rPr>
                <w:color w:val="000000"/>
              </w:rPr>
              <w:t>esperar(</w:t>
            </w:r>
            <w:proofErr w:type="gramEnd"/>
            <w:r w:rsidRPr="007A3531">
              <w:rPr>
                <w:color w:val="000000"/>
              </w:rPr>
              <w:t>2000);</w:t>
            </w:r>
          </w:p>
          <w:p w14:paraId="69CACD6E" w14:textId="77777777" w:rsidR="0085164E" w:rsidRPr="007A3531" w:rsidRDefault="0085164E" w:rsidP="00301F06">
            <w:pPr>
              <w:pStyle w:val="NormalWeb"/>
              <w:rPr>
                <w:color w:val="000000"/>
              </w:rPr>
            </w:pPr>
            <w:proofErr w:type="spellStart"/>
            <w:r w:rsidRPr="007A3531">
              <w:rPr>
                <w:color w:val="000000"/>
              </w:rPr>
              <w:t>servoD.escreverMilis</w:t>
            </w:r>
            <w:proofErr w:type="spellEnd"/>
            <w:r w:rsidRPr="007A3531">
              <w:rPr>
                <w:color w:val="000000"/>
              </w:rPr>
              <w:t>(</w:t>
            </w:r>
            <w:proofErr w:type="spellStart"/>
            <w:r w:rsidRPr="007A3531">
              <w:rPr>
                <w:color w:val="000000"/>
              </w:rPr>
              <w:t>Servo.frente</w:t>
            </w:r>
            <w:proofErr w:type="spellEnd"/>
            <w:r w:rsidRPr="007A3531">
              <w:rPr>
                <w:color w:val="000000"/>
              </w:rPr>
              <w:t>);</w:t>
            </w:r>
          </w:p>
          <w:p w14:paraId="2437E043" w14:textId="77777777" w:rsidR="0085164E" w:rsidRPr="007A3531" w:rsidRDefault="0085164E" w:rsidP="00301F06">
            <w:pPr>
              <w:pStyle w:val="NormalWeb"/>
              <w:rPr>
                <w:color w:val="000000"/>
              </w:rPr>
            </w:pPr>
            <w:proofErr w:type="spellStart"/>
            <w:r w:rsidRPr="007A3531">
              <w:rPr>
                <w:color w:val="000000"/>
              </w:rPr>
              <w:t>servoE.escreverMilis</w:t>
            </w:r>
            <w:proofErr w:type="spellEnd"/>
            <w:r w:rsidRPr="007A3531">
              <w:rPr>
                <w:color w:val="000000"/>
              </w:rPr>
              <w:t>(</w:t>
            </w:r>
            <w:proofErr w:type="spellStart"/>
            <w:r w:rsidRPr="007A3531">
              <w:rPr>
                <w:color w:val="000000"/>
              </w:rPr>
              <w:t>Servo.tras</w:t>
            </w:r>
            <w:proofErr w:type="spellEnd"/>
            <w:r w:rsidRPr="007A3531">
              <w:rPr>
                <w:color w:val="000000"/>
              </w:rPr>
              <w:t>);</w:t>
            </w:r>
          </w:p>
          <w:p w14:paraId="0EA32204" w14:textId="77777777" w:rsidR="0085164E" w:rsidRPr="007A3531" w:rsidRDefault="0085164E" w:rsidP="00301F06">
            <w:pPr>
              <w:pStyle w:val="NormalWeb"/>
              <w:rPr>
                <w:color w:val="000000"/>
              </w:rPr>
            </w:pPr>
            <w:proofErr w:type="gramStart"/>
            <w:r w:rsidRPr="007A3531">
              <w:rPr>
                <w:color w:val="000000"/>
              </w:rPr>
              <w:t>esperar(</w:t>
            </w:r>
            <w:proofErr w:type="gramEnd"/>
            <w:r w:rsidRPr="007A3531">
              <w:rPr>
                <w:color w:val="000000"/>
              </w:rPr>
              <w:t>2000);</w:t>
            </w:r>
          </w:p>
          <w:p w14:paraId="235CA55C" w14:textId="77777777" w:rsidR="0085164E" w:rsidRPr="007A3531" w:rsidRDefault="0085164E" w:rsidP="00301F06">
            <w:pPr>
              <w:pStyle w:val="NormalWeb"/>
              <w:rPr>
                <w:color w:val="000000"/>
              </w:rPr>
            </w:pPr>
            <w:proofErr w:type="gramStart"/>
            <w:r w:rsidRPr="007A3531">
              <w:rPr>
                <w:color w:val="000000"/>
              </w:rPr>
              <w:t>x</w:t>
            </w:r>
            <w:proofErr w:type="gramEnd"/>
            <w:r w:rsidRPr="007A3531">
              <w:rPr>
                <w:color w:val="000000"/>
              </w:rPr>
              <w:t>++;</w:t>
            </w:r>
          </w:p>
          <w:p w14:paraId="34406CDA" w14:textId="77777777" w:rsidR="0085164E" w:rsidRPr="007A3531" w:rsidRDefault="0085164E" w:rsidP="00301F06">
            <w:pPr>
              <w:pStyle w:val="NormalWeb"/>
              <w:rPr>
                <w:color w:val="000000"/>
              </w:rPr>
            </w:pPr>
            <w:r w:rsidRPr="007A3531">
              <w:rPr>
                <w:color w:val="000000"/>
              </w:rPr>
              <w:t>}</w:t>
            </w:r>
          </w:p>
          <w:p w14:paraId="269CA40A" w14:textId="77777777" w:rsidR="0085164E" w:rsidRPr="007A3531" w:rsidRDefault="0085164E" w:rsidP="00301F06">
            <w:pPr>
              <w:pStyle w:val="NormalWeb"/>
              <w:rPr>
                <w:color w:val="000000"/>
              </w:rPr>
            </w:pPr>
            <w:proofErr w:type="spellStart"/>
            <w:r w:rsidRPr="007A3531">
              <w:rPr>
                <w:color w:val="000000"/>
              </w:rPr>
              <w:t>servoD.escreverMilis</w:t>
            </w:r>
            <w:proofErr w:type="spellEnd"/>
            <w:r w:rsidRPr="007A3531">
              <w:rPr>
                <w:color w:val="000000"/>
              </w:rPr>
              <w:t>(</w:t>
            </w:r>
            <w:proofErr w:type="spellStart"/>
            <w:r w:rsidRPr="007A3531">
              <w:rPr>
                <w:color w:val="000000"/>
              </w:rPr>
              <w:t>Servo.tras</w:t>
            </w:r>
            <w:proofErr w:type="spellEnd"/>
            <w:r w:rsidRPr="007A3531">
              <w:rPr>
                <w:color w:val="000000"/>
              </w:rPr>
              <w:t>);</w:t>
            </w:r>
          </w:p>
          <w:p w14:paraId="624DD9FD" w14:textId="77777777" w:rsidR="0085164E" w:rsidRPr="007A3531" w:rsidRDefault="0085164E" w:rsidP="00301F06">
            <w:pPr>
              <w:pStyle w:val="NormalWeb"/>
              <w:rPr>
                <w:color w:val="000000"/>
              </w:rPr>
            </w:pPr>
            <w:proofErr w:type="spellStart"/>
            <w:r w:rsidRPr="007A3531">
              <w:rPr>
                <w:color w:val="000000"/>
              </w:rPr>
              <w:t>servoE.escreverMilis</w:t>
            </w:r>
            <w:proofErr w:type="spellEnd"/>
            <w:r w:rsidRPr="007A3531">
              <w:rPr>
                <w:color w:val="000000"/>
              </w:rPr>
              <w:t>(</w:t>
            </w:r>
            <w:proofErr w:type="spellStart"/>
            <w:r w:rsidRPr="007A3531">
              <w:rPr>
                <w:color w:val="000000"/>
              </w:rPr>
              <w:t>Servo.frente</w:t>
            </w:r>
            <w:proofErr w:type="spellEnd"/>
            <w:r w:rsidRPr="007A3531">
              <w:rPr>
                <w:color w:val="000000"/>
              </w:rPr>
              <w:t>);</w:t>
            </w:r>
          </w:p>
          <w:p w14:paraId="5FB0AE41" w14:textId="77777777" w:rsidR="0085164E" w:rsidRPr="007A3531" w:rsidRDefault="0085164E" w:rsidP="00301F06">
            <w:pPr>
              <w:pStyle w:val="NormalWeb"/>
              <w:rPr>
                <w:color w:val="000000"/>
              </w:rPr>
            </w:pPr>
            <w:proofErr w:type="gramStart"/>
            <w:r w:rsidRPr="007A3531">
              <w:rPr>
                <w:color w:val="000000"/>
              </w:rPr>
              <w:t>esperar(</w:t>
            </w:r>
            <w:proofErr w:type="gramEnd"/>
            <w:r w:rsidRPr="007A3531">
              <w:rPr>
                <w:color w:val="000000"/>
              </w:rPr>
              <w:t>2000);</w:t>
            </w:r>
          </w:p>
          <w:p w14:paraId="1819CA4F" w14:textId="77777777" w:rsidR="0085164E" w:rsidRPr="007A3531" w:rsidRDefault="0085164E" w:rsidP="00301F06">
            <w:pPr>
              <w:pStyle w:val="NormalWeb"/>
              <w:rPr>
                <w:color w:val="000000"/>
              </w:rPr>
            </w:pPr>
            <w:proofErr w:type="spellStart"/>
            <w:r w:rsidRPr="007A3531">
              <w:rPr>
                <w:color w:val="000000"/>
              </w:rPr>
              <w:t>servoD.escreverMilis</w:t>
            </w:r>
            <w:proofErr w:type="spellEnd"/>
            <w:r w:rsidRPr="007A3531">
              <w:rPr>
                <w:color w:val="000000"/>
              </w:rPr>
              <w:t>(</w:t>
            </w:r>
            <w:proofErr w:type="spellStart"/>
            <w:r w:rsidRPr="007A3531">
              <w:rPr>
                <w:color w:val="000000"/>
              </w:rPr>
              <w:t>Servo.tras</w:t>
            </w:r>
            <w:proofErr w:type="spellEnd"/>
            <w:r w:rsidRPr="007A3531">
              <w:rPr>
                <w:color w:val="000000"/>
              </w:rPr>
              <w:t>);</w:t>
            </w:r>
          </w:p>
          <w:p w14:paraId="3072F23F" w14:textId="77777777" w:rsidR="0085164E" w:rsidRDefault="0085164E" w:rsidP="00301F06">
            <w:pPr>
              <w:pStyle w:val="NormalWeb"/>
              <w:rPr>
                <w:color w:val="000000"/>
              </w:rPr>
            </w:pPr>
            <w:proofErr w:type="spellStart"/>
            <w:r w:rsidRPr="007A3531">
              <w:rPr>
                <w:color w:val="000000"/>
              </w:rPr>
              <w:t>servoE.escreverMilis</w:t>
            </w:r>
            <w:proofErr w:type="spellEnd"/>
            <w:r w:rsidRPr="007A3531">
              <w:rPr>
                <w:color w:val="000000"/>
              </w:rPr>
              <w:t>(</w:t>
            </w:r>
            <w:proofErr w:type="spellStart"/>
            <w:r w:rsidRPr="007A3531">
              <w:rPr>
                <w:color w:val="000000"/>
              </w:rPr>
              <w:t>Servo.tras</w:t>
            </w:r>
            <w:proofErr w:type="spellEnd"/>
            <w:r w:rsidRPr="007A3531">
              <w:rPr>
                <w:color w:val="000000"/>
              </w:rPr>
              <w:t>);</w:t>
            </w:r>
          </w:p>
          <w:p w14:paraId="44C4218B" w14:textId="77777777" w:rsidR="0085164E" w:rsidRPr="007A3531" w:rsidRDefault="0085164E" w:rsidP="00301F06">
            <w:pPr>
              <w:pStyle w:val="NormalWeb"/>
              <w:rPr>
                <w:color w:val="000000"/>
              </w:rPr>
            </w:pPr>
            <w:proofErr w:type="gramStart"/>
            <w:r>
              <w:rPr>
                <w:color w:val="000000"/>
              </w:rPr>
              <w:t>esperar(</w:t>
            </w:r>
            <w:proofErr w:type="gramEnd"/>
            <w:r>
              <w:rPr>
                <w:color w:val="000000"/>
              </w:rPr>
              <w:t>2000);</w:t>
            </w:r>
          </w:p>
          <w:p w14:paraId="3347B65A" w14:textId="77777777" w:rsidR="0085164E" w:rsidRPr="007A3531" w:rsidRDefault="0085164E" w:rsidP="00301F06">
            <w:pPr>
              <w:pStyle w:val="NormalWeb"/>
              <w:rPr>
                <w:color w:val="000000"/>
              </w:rPr>
            </w:pPr>
            <w:r w:rsidRPr="007A3531">
              <w:rPr>
                <w:color w:val="000000"/>
              </w:rPr>
              <w:t>}</w:t>
            </w:r>
          </w:p>
          <w:p w14:paraId="612B60E7" w14:textId="77777777" w:rsidR="0085164E" w:rsidRDefault="0085164E" w:rsidP="00301F06">
            <w:pPr>
              <w:tabs>
                <w:tab w:val="left" w:pos="708"/>
                <w:tab w:val="left" w:pos="2187"/>
              </w:tabs>
              <w:jc w:val="both"/>
              <w:rPr>
                <w:rFonts w:ascii="Times New Roman" w:hAnsi="Times New Roman" w:cs="Times New Roman"/>
                <w:sz w:val="24"/>
                <w:szCs w:val="24"/>
              </w:rPr>
            </w:pPr>
          </w:p>
        </w:tc>
      </w:tr>
    </w:tbl>
    <w:p w14:paraId="7922D215" w14:textId="77777777" w:rsidR="0085164E" w:rsidRDefault="0085164E" w:rsidP="0085164E">
      <w:pPr>
        <w:tabs>
          <w:tab w:val="left" w:pos="708"/>
          <w:tab w:val="left" w:pos="2187"/>
        </w:tabs>
        <w:jc w:val="both"/>
        <w:rPr>
          <w:rFonts w:ascii="Times New Roman" w:hAnsi="Times New Roman" w:cs="Times New Roman"/>
          <w:sz w:val="24"/>
          <w:szCs w:val="24"/>
        </w:rPr>
      </w:pPr>
    </w:p>
    <w:p w14:paraId="47E27527" w14:textId="77777777" w:rsidR="0085164E" w:rsidRPr="00FA3C89" w:rsidRDefault="0085164E" w:rsidP="0085164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código</w:t>
      </w:r>
    </w:p>
    <w:p w14:paraId="55B52704" w14:textId="77777777" w:rsidR="0085164E" w:rsidRDefault="0085164E" w:rsidP="0085164E">
      <w:pPr>
        <w:tabs>
          <w:tab w:val="left" w:pos="708"/>
          <w:tab w:val="left" w:pos="2187"/>
        </w:tabs>
        <w:jc w:val="both"/>
        <w:rPr>
          <w:rFonts w:ascii="Times New Roman" w:hAnsi="Times New Roman" w:cs="Times New Roman"/>
          <w:sz w:val="24"/>
          <w:szCs w:val="24"/>
        </w:rPr>
      </w:pPr>
      <w:r>
        <w:rPr>
          <w:rFonts w:ascii="Times New Roman" w:hAnsi="Times New Roman" w:cs="Times New Roman"/>
          <w:sz w:val="24"/>
          <w:szCs w:val="24"/>
        </w:rPr>
        <w:tab/>
        <w:t>O código começa com a adição da biblioteca ‘Servo</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que é seguida pela escolha do nome dos servos, </w:t>
      </w:r>
      <w:proofErr w:type="spellStart"/>
      <w:r>
        <w:rPr>
          <w:rFonts w:ascii="Times New Roman" w:hAnsi="Times New Roman" w:cs="Times New Roman"/>
          <w:sz w:val="24"/>
          <w:szCs w:val="24"/>
        </w:rPr>
        <w:t>servoD</w:t>
      </w:r>
      <w:proofErr w:type="spellEnd"/>
      <w:r>
        <w:rPr>
          <w:rFonts w:ascii="Times New Roman" w:hAnsi="Times New Roman" w:cs="Times New Roman"/>
          <w:sz w:val="24"/>
          <w:szCs w:val="24"/>
        </w:rPr>
        <w:t xml:space="preserve"> para o da direita e </w:t>
      </w:r>
      <w:proofErr w:type="spellStart"/>
      <w:r>
        <w:rPr>
          <w:rFonts w:ascii="Times New Roman" w:hAnsi="Times New Roman" w:cs="Times New Roman"/>
          <w:sz w:val="24"/>
          <w:szCs w:val="24"/>
        </w:rPr>
        <w:t>servoE</w:t>
      </w:r>
      <w:proofErr w:type="spellEnd"/>
      <w:r>
        <w:rPr>
          <w:rFonts w:ascii="Times New Roman" w:hAnsi="Times New Roman" w:cs="Times New Roman"/>
          <w:sz w:val="24"/>
          <w:szCs w:val="24"/>
        </w:rPr>
        <w:t xml:space="preserve"> para o da esquerda. No loop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é declarada uma variável, nomeada x, que será usada como um contador. Em seguida o robô deve executar uma série de movimentos expressos por linhas como:</w:t>
      </w:r>
    </w:p>
    <w:p w14:paraId="21A6BA18" w14:textId="77777777" w:rsidR="0085164E" w:rsidRPr="00F72E8E" w:rsidRDefault="0085164E" w:rsidP="0085164E">
      <w:pPr>
        <w:pStyle w:val="NormalWeb"/>
        <w:rPr>
          <w:rFonts w:asciiTheme="majorHAnsi" w:hAnsiTheme="majorHAnsi"/>
          <w:color w:val="000000"/>
        </w:rPr>
      </w:pPr>
      <w:proofErr w:type="spellStart"/>
      <w:r w:rsidRPr="00F72E8E">
        <w:rPr>
          <w:rFonts w:asciiTheme="majorHAnsi" w:hAnsiTheme="majorHAnsi"/>
          <w:color w:val="000000"/>
        </w:rPr>
        <w:lastRenderedPageBreak/>
        <w:t>servoD.escreverMilis</w:t>
      </w:r>
      <w:proofErr w:type="spellEnd"/>
      <w:r w:rsidRPr="00F72E8E">
        <w:rPr>
          <w:rFonts w:asciiTheme="majorHAnsi" w:hAnsiTheme="majorHAnsi"/>
          <w:color w:val="000000"/>
        </w:rPr>
        <w:t>(</w:t>
      </w:r>
      <w:proofErr w:type="spellStart"/>
      <w:r w:rsidRPr="00F72E8E">
        <w:rPr>
          <w:rFonts w:asciiTheme="majorHAnsi" w:hAnsiTheme="majorHAnsi"/>
          <w:color w:val="000000"/>
        </w:rPr>
        <w:t>Servo.frente</w:t>
      </w:r>
      <w:proofErr w:type="spellEnd"/>
      <w:r w:rsidRPr="00F72E8E">
        <w:rPr>
          <w:rFonts w:asciiTheme="majorHAnsi" w:hAnsiTheme="majorHAnsi"/>
          <w:color w:val="000000"/>
        </w:rPr>
        <w:t>);</w:t>
      </w:r>
    </w:p>
    <w:p w14:paraId="143DE4F1" w14:textId="77777777" w:rsidR="0085164E" w:rsidRPr="00F72E8E" w:rsidRDefault="0085164E" w:rsidP="0085164E">
      <w:pPr>
        <w:pStyle w:val="NormalWeb"/>
        <w:rPr>
          <w:rFonts w:asciiTheme="majorHAnsi" w:hAnsiTheme="majorHAnsi"/>
          <w:color w:val="000000"/>
        </w:rPr>
      </w:pPr>
      <w:proofErr w:type="spellStart"/>
      <w:r w:rsidRPr="00F72E8E">
        <w:rPr>
          <w:rFonts w:asciiTheme="majorHAnsi" w:hAnsiTheme="majorHAnsi"/>
          <w:color w:val="000000"/>
        </w:rPr>
        <w:t>servoE.escreverMilis</w:t>
      </w:r>
      <w:proofErr w:type="spellEnd"/>
      <w:r w:rsidRPr="00F72E8E">
        <w:rPr>
          <w:rFonts w:asciiTheme="majorHAnsi" w:hAnsiTheme="majorHAnsi"/>
          <w:color w:val="000000"/>
        </w:rPr>
        <w:t>(</w:t>
      </w:r>
      <w:proofErr w:type="spellStart"/>
      <w:r w:rsidRPr="00F72E8E">
        <w:rPr>
          <w:rFonts w:asciiTheme="majorHAnsi" w:hAnsiTheme="majorHAnsi"/>
          <w:color w:val="000000"/>
        </w:rPr>
        <w:t>Servo.tras</w:t>
      </w:r>
      <w:proofErr w:type="spellEnd"/>
      <w:r w:rsidRPr="00F72E8E">
        <w:rPr>
          <w:rFonts w:asciiTheme="majorHAnsi" w:hAnsiTheme="majorHAnsi"/>
          <w:color w:val="000000"/>
        </w:rPr>
        <w:t>);</w:t>
      </w:r>
    </w:p>
    <w:p w14:paraId="2584AA33" w14:textId="77777777" w:rsidR="0085164E" w:rsidRDefault="0085164E" w:rsidP="0085164E">
      <w:pPr>
        <w:tabs>
          <w:tab w:val="left" w:pos="708"/>
          <w:tab w:val="left" w:pos="2187"/>
        </w:tabs>
        <w:jc w:val="both"/>
        <w:rPr>
          <w:rFonts w:ascii="Times New Roman" w:hAnsi="Times New Roman" w:cs="Times New Roman"/>
          <w:sz w:val="24"/>
          <w:szCs w:val="24"/>
        </w:rPr>
      </w:pPr>
      <w:r>
        <w:rPr>
          <w:rFonts w:ascii="Times New Roman" w:hAnsi="Times New Roman" w:cs="Times New Roman"/>
          <w:sz w:val="24"/>
          <w:szCs w:val="24"/>
        </w:rPr>
        <w:tab/>
        <w:t xml:space="preserve">Cada movimento é executado por 2 segundos e, no final do loop </w:t>
      </w:r>
      <w:proofErr w:type="gramStart"/>
      <w:r>
        <w:rPr>
          <w:rFonts w:ascii="Times New Roman" w:hAnsi="Times New Roman" w:cs="Times New Roman"/>
          <w:sz w:val="24"/>
          <w:szCs w:val="24"/>
        </w:rPr>
        <w:t>enquanto(</w:t>
      </w:r>
      <w:proofErr w:type="gramEnd"/>
      <w:r>
        <w:rPr>
          <w:rFonts w:ascii="Times New Roman" w:hAnsi="Times New Roman" w:cs="Times New Roman"/>
          <w:sz w:val="24"/>
          <w:szCs w:val="24"/>
        </w:rPr>
        <w:t>) a variável x é acrescida em uma unidade até que esse loop acabe, ou seja, até x não ser mais menor do q 3.</w:t>
      </w:r>
    </w:p>
    <w:p w14:paraId="6D82264A" w14:textId="77777777" w:rsidR="0085164E" w:rsidRPr="00F72E8E" w:rsidRDefault="0085164E" w:rsidP="0085164E">
      <w:pPr>
        <w:pStyle w:val="NormalWeb"/>
        <w:rPr>
          <w:rFonts w:asciiTheme="majorHAnsi" w:hAnsiTheme="majorHAnsi"/>
          <w:color w:val="000000"/>
        </w:rPr>
      </w:pPr>
      <w:proofErr w:type="gramStart"/>
      <w:r w:rsidRPr="00F72E8E">
        <w:rPr>
          <w:rFonts w:asciiTheme="majorHAnsi" w:hAnsiTheme="majorHAnsi"/>
          <w:color w:val="000000"/>
        </w:rPr>
        <w:t>x</w:t>
      </w:r>
      <w:proofErr w:type="gramEnd"/>
      <w:r w:rsidRPr="00F72E8E">
        <w:rPr>
          <w:rFonts w:asciiTheme="majorHAnsi" w:hAnsiTheme="majorHAnsi"/>
          <w:color w:val="000000"/>
        </w:rPr>
        <w:t>++;</w:t>
      </w:r>
    </w:p>
    <w:p w14:paraId="51F30878" w14:textId="7F1A8A46" w:rsidR="00732EC2" w:rsidRPr="0085164E" w:rsidRDefault="00732EC2" w:rsidP="00732EC2">
      <w:pPr>
        <w:pStyle w:val="NormalWeb"/>
        <w:shd w:val="clear" w:color="auto" w:fill="FFFFFF"/>
        <w:spacing w:before="0" w:beforeAutospacing="0" w:after="160" w:afterAutospacing="0"/>
        <w:jc w:val="both"/>
        <w:rPr>
          <w:b/>
          <w:color w:val="000000"/>
          <w:sz w:val="32"/>
          <w:szCs w:val="32"/>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7"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8" w:author="Mateus Berardo de Souza Terra" w:date="2016-02-08T22:22:00Z"/>
          <w:b/>
          <w:color w:val="000000"/>
          <w:sz w:val="36"/>
          <w:szCs w:val="36"/>
          <w:u w:val="single"/>
        </w:rPr>
        <w:pPrChange w:id="8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90" w:author="Mateus Berardo de Souza Terra" w:date="2016-02-08T22:22:00Z"/>
          <w:color w:val="000000"/>
        </w:rPr>
        <w:pPrChange w:id="91"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92"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93"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94" w:author="Mateus Berardo de Souza Terra" w:date="2016-02-08T22:23:00Z"/>
          <w:rFonts w:ascii="Times New Roman" w:eastAsia="Times New Roman" w:hAnsi="Times New Roman" w:cs="Times New Roman"/>
          <w:b/>
          <w:vanish/>
          <w:color w:val="000000"/>
          <w:sz w:val="36"/>
          <w:szCs w:val="36"/>
          <w:u w:val="single"/>
        </w:rPr>
      </w:pPr>
    </w:p>
    <w:p w14:paraId="4DE0E73F" w14:textId="7A86A74D" w:rsidR="006D32FE" w:rsidRPr="001E46D2" w:rsidRDefault="001E46D2" w:rsidP="001E46D2">
      <w:pPr>
        <w:pStyle w:val="PargrafodaLista"/>
        <w:shd w:val="clear" w:color="auto" w:fill="FFFFFF"/>
        <w:spacing w:line="240" w:lineRule="auto"/>
        <w:ind w:left="360"/>
        <w:contextualSpacing w:val="0"/>
        <w:rPr>
          <w:b/>
          <w:color w:val="000000"/>
          <w:sz w:val="36"/>
          <w:szCs w:val="36"/>
          <w:u w:val="single"/>
        </w:rPr>
        <w:pPrChange w:id="95"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Pr>
          <w:b/>
          <w:color w:val="000000"/>
          <w:sz w:val="36"/>
          <w:szCs w:val="36"/>
          <w:u w:val="single"/>
        </w:rPr>
        <w:t xml:space="preserve">3. </w:t>
      </w:r>
      <w:r w:rsidR="00B92820" w:rsidRPr="001E46D2">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96"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C50334"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C50334">
        <w:rPr>
          <w:b/>
          <w:color w:val="000000"/>
          <w:sz w:val="32"/>
          <w:szCs w:val="32"/>
        </w:rPr>
        <w:t>Variáveis:</w:t>
      </w:r>
      <w:r w:rsidRPr="00C50334">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w:t>
      </w:r>
      <w:r w:rsidRPr="007D7E6F">
        <w:rPr>
          <w:color w:val="000000"/>
        </w:rPr>
        <w:lastRenderedPageBreak/>
        <w:t xml:space="preserve">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7"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8"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Pino.desligar</w:t>
            </w:r>
            <w:proofErr w:type="spellEnd"/>
            <w:r w:rsidRPr="007D7E6F">
              <w:rPr>
                <w:color w:val="000000"/>
              </w:rPr>
              <w:t>(</w:t>
            </w:r>
            <w:proofErr w:type="spellStart"/>
            <w:ins w:id="99"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5C4D204"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6AB9A8A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w:t>
      </w:r>
      <w:proofErr w:type="spellEnd"/>
      <w:r w:rsidRPr="007D7E6F">
        <w:rPr>
          <w:color w:val="000000"/>
        </w:rPr>
        <w:t xml:space="preserve">: As variáveis do tipo </w:t>
      </w:r>
      <w:proofErr w:type="spellStart"/>
      <w:r w:rsidR="007F69FA" w:rsidRPr="007D7E6F">
        <w:rPr>
          <w:color w:val="000000"/>
        </w:rPr>
        <w:t>Numero</w:t>
      </w:r>
      <w:proofErr w:type="spellEnd"/>
      <w:r w:rsidR="007F69FA" w:rsidRPr="007D7E6F">
        <w:rPr>
          <w:color w:val="000000"/>
        </w:rPr>
        <w:t xml:space="preserve"> (deve ser escrito dessa forma para ser entendido pelo compilador, sem acento e com letra maiúscula. Isso se aplica a diversas palavras que serão abordadas no capítulo)</w:t>
      </w:r>
      <w:r w:rsidR="00B30890">
        <w:rPr>
          <w:color w:val="000000"/>
        </w:rPr>
        <w:t xml:space="preserve"> são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proofErr w:type="spellEnd"/>
      <w:r w:rsidRPr="007D7E6F">
        <w:rPr>
          <w:color w:val="000000"/>
        </w:rPr>
        <w:t xml:space="preserve">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lastRenderedPageBreak/>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BBCBD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r w:rsidR="003F59EE" w:rsidRPr="007D7E6F">
        <w:rPr>
          <w:color w:val="000000"/>
        </w:rPr>
        <w:t>comparado</w:t>
      </w:r>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100"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w:t>
      </w:r>
      <w:proofErr w:type="spellStart"/>
      <w:r w:rsidRPr="007D7E6F">
        <w:rPr>
          <w:color w:val="000000"/>
        </w:rPr>
        <w:t>Numero</w:t>
      </w:r>
      <w:proofErr w:type="spellEnd"/>
      <w:r w:rsidRPr="007D7E6F">
        <w:rPr>
          <w:color w:val="000000"/>
        </w:rPr>
        <w:t xml:space="preserve">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val="en-US"/>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34">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35"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w:t>
      </w:r>
      <w:r>
        <w:rPr>
          <w:color w:val="000000" w:themeColor="text1"/>
        </w:rPr>
        <w:lastRenderedPageBreak/>
        <w:t>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101"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w:t>
      </w:r>
      <w:proofErr w:type="spellStart"/>
      <w:r w:rsidRPr="007D7E6F">
        <w:rPr>
          <w:color w:val="000000"/>
        </w:rPr>
        <w:t>Brino</w:t>
      </w:r>
      <w:proofErr w:type="spellEnd"/>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102"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w:t>
      </w:r>
      <w:proofErr w:type="spellStart"/>
      <w:r w:rsidRPr="007D7E6F">
        <w:rPr>
          <w:color w:val="000000"/>
        </w:rPr>
        <w:t>Brino</w:t>
      </w:r>
      <w:proofErr w:type="spellEnd"/>
      <w:r w:rsidRPr="007D7E6F">
        <w:rPr>
          <w:color w:val="000000"/>
        </w:rPr>
        <w:t xml:space="preserve">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103"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104"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105"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106"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7"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8"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9"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10" w:author="Mateus Berardo de Souza Terra" w:date="2016-02-06T23:22:00Z">
              <w:r w:rsidRPr="007D7E6F">
                <w:rPr>
                  <w:color w:val="000000"/>
                </w:rPr>
                <w:lastRenderedPageBreak/>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11"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val="en-US"/>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 xml:space="preserve">Veremos a seguir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12"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49845C55"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xml:space="preserve">) aceita mais parâmetros. O primeiro é a declaração das variáveis locais, sendo seguido pela </w:t>
      </w:r>
      <w:proofErr w:type="spellStart"/>
      <w:r w:rsidR="001B6C03" w:rsidRPr="007D7E6F">
        <w:rPr>
          <w:color w:val="000000"/>
        </w:rPr>
        <w:t>e</w:t>
      </w:r>
      <w:r w:rsidR="003A41DB">
        <w:rPr>
          <w:color w:val="000000"/>
        </w:rPr>
        <w:t>xpressõ</w:t>
      </w:r>
      <w:proofErr w:type="spellEnd"/>
      <w:r w:rsidRPr="007D7E6F">
        <w:rPr>
          <w:color w:val="000000"/>
        </w:rPr>
        <w:t xml:space="preserve">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13"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544B219E"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r w:rsidR="003A41DB">
        <w:rPr>
          <w:color w:val="000000"/>
        </w:rPr>
        <w:t>emplo</w:t>
      </w:r>
      <w:r w:rsidRPr="007D7E6F">
        <w:rPr>
          <w:color w:val="000000"/>
        </w:rPr>
        <w:t>:</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spellStart"/>
            <w:proofErr w:type="gramEnd"/>
            <w:r w:rsidRPr="007D7E6F">
              <w:rPr>
                <w:color w:val="000000"/>
              </w:rPr>
              <w:t>Numero</w:t>
            </w:r>
            <w:proofErr w:type="spellEnd"/>
            <w:r w:rsidRPr="007D7E6F">
              <w:rPr>
                <w:color w:val="000000"/>
              </w:rPr>
              <w:t xml:space="preserve">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C50334"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C50334"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C50334">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7CD47EAA"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3A41DB">
        <w:rPr>
          <w:color w:val="000000"/>
        </w:rPr>
        <w:t>o caso 2 &gt; 1 e 2&gt;=2, temos</w:t>
      </w:r>
      <w:r w:rsidR="002F0B8B" w:rsidRPr="007D7E6F">
        <w:rPr>
          <w:color w:val="000000"/>
        </w:rPr>
        <w:t xml:space="preserve"> duas expressões booleanas. Como já sabemos resolv</w:t>
      </w:r>
      <w:r w:rsidR="008D4450" w:rsidRPr="007D7E6F">
        <w:rPr>
          <w:color w:val="000000"/>
        </w:rPr>
        <w:t>ê</w:t>
      </w:r>
      <w:r w:rsidR="002F0B8B" w:rsidRPr="007D7E6F">
        <w:rPr>
          <w:color w:val="000000"/>
        </w:rPr>
        <w:t>-las podemos dizer que o problema fica Verdadeiro e V</w:t>
      </w:r>
      <w:r w:rsidR="003A41DB">
        <w:rPr>
          <w:color w:val="000000"/>
        </w:rPr>
        <w:t>erdadeiro. Podemos observar que</w:t>
      </w:r>
      <w:r w:rsidR="002F0B8B" w:rsidRPr="007D7E6F">
        <w:rPr>
          <w:color w:val="000000"/>
        </w:rPr>
        <w:t xml:space="preserv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logo</w:t>
      </w:r>
      <w:r w:rsidR="003A41DB">
        <w:rPr>
          <w:color w:val="000000"/>
        </w:rPr>
        <w:t>,</w:t>
      </w:r>
      <w:r w:rsidR="002F0B8B" w:rsidRPr="007D7E6F">
        <w:rPr>
          <w:color w:val="000000"/>
        </w:rPr>
        <w:t xml:space="preserve">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Funções</w:t>
      </w:r>
      <w:ins w:id="114"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15"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xml:space="preserve">. O </w:t>
      </w:r>
      <w:proofErr w:type="spellStart"/>
      <w:r w:rsidR="009733F6" w:rsidRPr="007D7E6F">
        <w:rPr>
          <w:color w:val="000000"/>
        </w:rPr>
        <w:t>Brino</w:t>
      </w:r>
      <w:proofErr w:type="spellEnd"/>
      <w:r w:rsidR="009733F6" w:rsidRPr="007D7E6F">
        <w:rPr>
          <w:color w:val="000000"/>
        </w:rPr>
        <w:t xml:space="preserve">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 xml:space="preserve">O </w:t>
      </w:r>
      <w:proofErr w:type="spellStart"/>
      <w:r w:rsidRPr="007D7E6F">
        <w:rPr>
          <w:color w:val="000000"/>
        </w:rPr>
        <w:t>Brino</w:t>
      </w:r>
      <w:proofErr w:type="spellEnd"/>
      <w:r w:rsidRPr="007D7E6F">
        <w:rPr>
          <w:color w:val="000000"/>
        </w:rPr>
        <w:t xml:space="preserve">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lastRenderedPageBreak/>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119D2D89"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Executada uma vez quando o </w:t>
      </w:r>
      <w:r w:rsidR="003A41DB">
        <w:rPr>
          <w:color w:val="000000"/>
        </w:rPr>
        <w:t>A</w:t>
      </w:r>
      <w:r w:rsidRPr="007D7E6F">
        <w:rPr>
          <w:color w:val="000000"/>
        </w:rPr>
        <w:t>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247BD8BB" w:rsidR="006220FC" w:rsidRPr="00385CC7" w:rsidRDefault="006220FC" w:rsidP="006220FC">
      <w:pPr>
        <w:pStyle w:val="NormalWeb"/>
        <w:shd w:val="clear" w:color="auto" w:fill="FFFFFF"/>
        <w:spacing w:before="0" w:beforeAutospacing="0" w:after="160" w:afterAutospacing="0"/>
        <w:jc w:val="both"/>
      </w:pPr>
      <w:r w:rsidRPr="007D7E6F">
        <w:tab/>
        <w:t xml:space="preserve">Uma </w:t>
      </w:r>
      <w:r w:rsidR="003A41DB">
        <w:t xml:space="preserve">parte </w:t>
      </w:r>
      <w:r w:rsidRPr="007D7E6F">
        <w:t>muito importante da robótica é a eletrônica</w:t>
      </w:r>
      <w:ins w:id="116"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xml:space="preserve">) e sensores que ele será capaz de analisar e se locomover interagindo com o ambiente a sua volta. Esse é um assunto muito amplo e que pode requerer muitos cálculos, mas como esse material possui caráter </w:t>
      </w:r>
      <w:r w:rsidR="003A41DB">
        <w:t xml:space="preserve">apenas </w:t>
      </w:r>
      <w:r w:rsidRPr="007D7E6F">
        <w:t>introdutório</w:t>
      </w:r>
      <w:r w:rsidR="003A41DB">
        <w:t xml:space="preserve">, só abordaremos </w:t>
      </w:r>
      <w:r w:rsidRPr="007D7E6F">
        <w:t>as partes realmente necessárias como:</w:t>
      </w:r>
    </w:p>
    <w:p w14:paraId="0169349B" w14:textId="4273D1A9" w:rsidR="006220FC" w:rsidRDefault="003A41DB" w:rsidP="009F3506">
      <w:pPr>
        <w:pStyle w:val="NormalWeb"/>
        <w:numPr>
          <w:ilvl w:val="0"/>
          <w:numId w:val="5"/>
        </w:numPr>
        <w:shd w:val="clear" w:color="auto" w:fill="FFFFFF"/>
        <w:spacing w:before="0" w:beforeAutospacing="0" w:after="160" w:afterAutospacing="0"/>
        <w:jc w:val="both"/>
      </w:pPr>
      <w:r>
        <w:t>Grandeza</w:t>
      </w:r>
      <w:r w:rsidR="00D336ED">
        <w:t>s</w:t>
      </w:r>
      <w:ins w:id="117"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lastRenderedPageBreak/>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proofErr w:type="spellStart"/>
      <w:r w:rsidRPr="007D7E6F">
        <w:t>LEDs</w:t>
      </w:r>
      <w:proofErr w:type="spellEnd"/>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746D56F0" w:rsidR="001E34F4" w:rsidRDefault="002B1FB8"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Grandezas</w:t>
      </w:r>
      <w:r w:rsidR="001E34F4">
        <w:rPr>
          <w:b/>
          <w:sz w:val="32"/>
          <w:szCs w:val="32"/>
        </w:rPr>
        <w:t>:</w:t>
      </w:r>
    </w:p>
    <w:p w14:paraId="20DCC94A" w14:textId="59BF8432" w:rsidR="001E34F4" w:rsidRPr="001D05D7" w:rsidRDefault="001D05D7" w:rsidP="001E34F4">
      <w:pPr>
        <w:pStyle w:val="NormalWeb"/>
        <w:shd w:val="clear" w:color="auto" w:fill="FFFFFF"/>
        <w:spacing w:before="0" w:beforeAutospacing="0" w:after="160" w:afterAutospacing="0"/>
        <w:ind w:firstLine="360"/>
        <w:jc w:val="both"/>
      </w:pPr>
      <w:r w:rsidRPr="001D05D7">
        <w:t xml:space="preserve">Eletrônica é o ramo da física </w:t>
      </w:r>
      <w:r>
        <w:rPr>
          <w:color w:val="222222"/>
          <w:shd w:val="clear" w:color="auto" w:fill="FFFFFF"/>
        </w:rPr>
        <w:t xml:space="preserve">estuda </w:t>
      </w:r>
      <w:r w:rsidRPr="001D05D7">
        <w:rPr>
          <w:color w:val="222222"/>
          <w:shd w:val="clear" w:color="auto" w:fill="FFFFFF"/>
        </w:rPr>
        <w:t xml:space="preserve">as propriedades e aplicações de </w:t>
      </w:r>
      <w:r>
        <w:rPr>
          <w:color w:val="222222"/>
          <w:shd w:val="clear" w:color="auto" w:fill="FFFFFF"/>
        </w:rPr>
        <w:t>mecanismos cujo funcionamento baseia-se do movimento de elétrons. Nesta unidade veremos as principais grandezas pertencentes à essa ciência.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1F8446C9" w:rsidR="00806C81" w:rsidRPr="00C50334" w:rsidRDefault="001D05D7"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28"/>
          <w:szCs w:val="28"/>
        </w:rPr>
      </w:pPr>
      <w:r w:rsidRPr="00C50334">
        <w:rPr>
          <w:b/>
          <w:sz w:val="28"/>
          <w:szCs w:val="28"/>
        </w:rPr>
        <w:t>Contí</w:t>
      </w:r>
      <w:r w:rsidR="00806C81" w:rsidRPr="00C50334">
        <w:rPr>
          <w:b/>
          <w:sz w:val="28"/>
          <w:szCs w:val="28"/>
        </w:rPr>
        <w:t>nua (C.C.):</w:t>
      </w:r>
    </w:p>
    <w:p w14:paraId="472749F1" w14:textId="0141412A" w:rsidR="00806C81" w:rsidRDefault="00806C81" w:rsidP="00806C81">
      <w:pPr>
        <w:pStyle w:val="NormalWeb"/>
        <w:shd w:val="clear" w:color="auto" w:fill="FFFFFF"/>
        <w:tabs>
          <w:tab w:val="left" w:pos="3449"/>
        </w:tabs>
        <w:spacing w:before="0" w:beforeAutospacing="0" w:after="160" w:afterAutospacing="0"/>
        <w:ind w:firstLine="556"/>
        <w:jc w:val="both"/>
      </w:pPr>
      <w:r>
        <w:t>A corrente continua ocorre quando o fluxo das cargas ocorre sempre na mesma direção, ou seja, quando os polos se mantem constantes. Ela é constituída pelos polos positivo e negativo e é usada em bat</w:t>
      </w:r>
      <w:r w:rsidR="001D05D7">
        <w:t>erias e pilhas. Abaixo, vê-se em um gráfico do valor</w:t>
      </w:r>
      <w:r>
        <w:t xml:space="preserve">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val="en-US"/>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2704CC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sidR="001D05D7">
        <w:rPr>
          <w:iCs/>
          <w:lang w:val="pt-PT"/>
        </w:rPr>
        <w:t>gnifica modulaçã</w:t>
      </w:r>
      <w:r>
        <w:rPr>
          <w:iCs/>
          <w:lang w:val="pt-PT"/>
        </w:rPr>
        <w:t>o por largura de pulso e pode</w:t>
      </w:r>
      <w:r w:rsidR="001D05D7">
        <w:rPr>
          <w:iCs/>
          <w:lang w:val="pt-PT"/>
        </w:rPr>
        <w:t xml:space="preserve"> ser usado para fazer comunicaçõ</w:t>
      </w:r>
      <w:r>
        <w:rPr>
          <w:iCs/>
          <w:lang w:val="pt-PT"/>
        </w:rPr>
        <w:t>es ou para</w:t>
      </w:r>
      <w:r w:rsidR="001D05D7">
        <w:rPr>
          <w:iCs/>
          <w:lang w:val="pt-PT"/>
        </w:rPr>
        <w:t xml:space="preserve"> controlar o valor da alimentaçã</w:t>
      </w:r>
      <w:r>
        <w:rPr>
          <w:iCs/>
          <w:lang w:val="pt-PT"/>
        </w:rPr>
        <w:t>o. Ele</w:t>
      </w:r>
      <w:r w:rsidR="001D05D7">
        <w:rPr>
          <w:iCs/>
          <w:lang w:val="pt-PT"/>
        </w:rPr>
        <w:t xml:space="preserve"> consiste em ligar e desligar </w:t>
      </w:r>
      <w:r w:rsidR="001D05D7">
        <w:rPr>
          <w:iCs/>
          <w:lang w:val="pt-PT"/>
        </w:rPr>
        <w:lastRenderedPageBreak/>
        <w:t>vá</w:t>
      </w:r>
      <w:r>
        <w:rPr>
          <w:iCs/>
          <w:lang w:val="pt-PT"/>
        </w:rPr>
        <w:t>rias vezes consecuti</w:t>
      </w:r>
      <w:r w:rsidR="001D05D7">
        <w:rPr>
          <w:iCs/>
          <w:lang w:val="pt-PT"/>
        </w:rPr>
        <w:t>va uma voltagem em um curto perí</w:t>
      </w:r>
      <w:r>
        <w:rPr>
          <w:iCs/>
          <w:lang w:val="pt-PT"/>
        </w:rPr>
        <w:t>odo de tempo</w:t>
      </w:r>
      <w:r w:rsidR="001D05D7">
        <w:rPr>
          <w:iCs/>
          <w:lang w:val="pt-PT"/>
        </w:rPr>
        <w:t>,</w:t>
      </w:r>
      <w:r>
        <w:rPr>
          <w:iCs/>
          <w:lang w:val="pt-PT"/>
        </w:rPr>
        <w:t xml:space="preserve"> fazendo com que </w:t>
      </w:r>
      <w:r w:rsidR="001D05D7">
        <w:rPr>
          <w:iCs/>
          <w:lang w:val="pt-PT"/>
        </w:rPr>
        <w:t>aparentasse</w:t>
      </w:r>
      <w:r>
        <w:rPr>
          <w:iCs/>
          <w:lang w:val="pt-PT"/>
        </w:rPr>
        <w:t xml:space="preserve"> de que </w:t>
      </w:r>
      <w:r w:rsidR="001D05D7">
        <w:rPr>
          <w:iCs/>
          <w:lang w:val="pt-PT"/>
        </w:rPr>
        <w:t>se usou um valor intermediá</w:t>
      </w:r>
      <w:r>
        <w:rPr>
          <w:iCs/>
          <w:lang w:val="pt-PT"/>
        </w:rPr>
        <w:t>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val="en-US"/>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8" w:author="granix pacheco" w:date="2016-02-07T09:49:00Z"/>
          <w:b/>
          <w:sz w:val="32"/>
          <w:szCs w:val="32"/>
        </w:rPr>
      </w:pPr>
      <w:r>
        <w:rPr>
          <w:b/>
          <w:sz w:val="32"/>
          <w:szCs w:val="32"/>
        </w:rPr>
        <w:t>Corrente Alternada (C.A.):</w:t>
      </w:r>
    </w:p>
    <w:p w14:paraId="635DBA5C" w14:textId="5A1DC1B5" w:rsidR="00806C81" w:rsidRDefault="00806C81" w:rsidP="00806C81">
      <w:pPr>
        <w:pStyle w:val="NormalWeb"/>
        <w:shd w:val="clear" w:color="auto" w:fill="FFFFFF"/>
        <w:spacing w:before="0" w:beforeAutospacing="0" w:after="160" w:afterAutospacing="0"/>
        <w:ind w:firstLine="720"/>
        <w:jc w:val="both"/>
      </w:pPr>
      <w:r>
        <w:t xml:space="preserve">A corrente </w:t>
      </w:r>
      <w:r w:rsidR="001D05D7">
        <w:t>alternada, diferentemente da contí</w:t>
      </w:r>
      <w:r>
        <w:t>nua, altera o seu sentido com o decorrer com o tempo</w:t>
      </w:r>
      <w:r w:rsidR="001D05D7">
        <w:t>,</w:t>
      </w:r>
      <w:r>
        <w:t xml:space="preserve"> fazendo com que as cargas fiquem indo e vindo. Ela é composta por fases e, muitas vezes, pelo f</w:t>
      </w:r>
      <w:r w:rsidR="001D05D7">
        <w:t>io neutro. Ela possui menor perd</w:t>
      </w:r>
      <w:r>
        <w:t>a q</w:t>
      </w:r>
      <w:r w:rsidR="001D05D7">
        <w:t>uando comparada a corrente contí</w:t>
      </w:r>
      <w:r>
        <w:t>nua e, por isso, é usada</w:t>
      </w:r>
      <w:r w:rsidR="001D05D7">
        <w:t xml:space="preserve"> principalmente</w:t>
      </w:r>
      <w:r>
        <w:t xml:space="preserve"> </w:t>
      </w:r>
      <w:r w:rsidR="001D05D7">
        <w:t>em</w:t>
      </w:r>
      <w:r>
        <w:t xml:space="preserve"> linhas de transmissões e tomadas. A sua forma de onda mais </w:t>
      </w:r>
      <w:r w:rsidR="001D05D7">
        <w:t>comum</w:t>
      </w:r>
      <w:r>
        <w:t xml:space="preserve"> é a senoidal (representada abaixo)</w:t>
      </w:r>
      <w:r w:rsidR="001D05D7">
        <w:t>,</w:t>
      </w:r>
      <w:r>
        <w:t xml:space="preserve"> por ser a mais eficiente. Mas, em certas aplicações</w:t>
      </w:r>
      <w:r w:rsidR="001D05D7">
        <w:t>,</w:t>
      </w:r>
      <w:r>
        <w:t xml:space="preserve">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val="en-US"/>
        </w:rPr>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64C435D1"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w:t>
      </w:r>
      <w:r w:rsidR="001D05D7">
        <w:rPr>
          <w:rStyle w:val="tgc"/>
          <w:color w:val="222222"/>
          <w:lang w:val="pt-PT"/>
        </w:rPr>
        <w:t>lacionada a lei de Ohm, que será ex</w:t>
      </w:r>
      <w:r w:rsidRPr="006B66CB">
        <w:rPr>
          <w:rStyle w:val="tgc"/>
          <w:color w:val="222222"/>
          <w:lang w:val="pt-PT"/>
        </w:rPr>
        <w:t>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A58FFCC"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r w:rsidR="00C567C7">
        <w:rPr>
          <w:b/>
          <w:sz w:val="32"/>
          <w:szCs w:val="32"/>
        </w:rPr>
        <w:t xml:space="preserve"> (U)</w:t>
      </w:r>
      <w:r w:rsidRPr="006D2EDB">
        <w:rPr>
          <w:b/>
          <w:sz w:val="32"/>
          <w:szCs w:val="32"/>
        </w:rPr>
        <w:t>:</w:t>
      </w:r>
    </w:p>
    <w:p w14:paraId="747253CB" w14:textId="7DBFD07D" w:rsidR="00AC010A" w:rsidRDefault="00F22A33" w:rsidP="00F22A33">
      <w:pPr>
        <w:pStyle w:val="NormalWeb"/>
        <w:shd w:val="clear" w:color="auto" w:fill="FFFFFF"/>
        <w:spacing w:before="0" w:beforeAutospacing="0" w:after="160" w:afterAutospacing="0"/>
        <w:ind w:firstLine="720"/>
        <w:jc w:val="both"/>
      </w:pPr>
      <w:r>
        <w:t>A tensão, também conhecida como DDP (Diferença De Potencial)</w:t>
      </w:r>
      <w:r w:rsidR="001D05D7">
        <w:t xml:space="preserve"> ou voltagem</w:t>
      </w:r>
      <w:r>
        <w:t>,</w:t>
      </w:r>
      <w:r w:rsidR="001D05D7">
        <w:t xml:space="preserve"> assim </w:t>
      </w:r>
      <w:r>
        <w:rPr>
          <w:lang w:val="pt-PT"/>
        </w:rPr>
        <w:t>como o nom</w:t>
      </w:r>
      <w:r w:rsidR="001D05D7">
        <w:rPr>
          <w:lang w:val="pt-PT"/>
        </w:rPr>
        <w:t>e já</w:t>
      </w:r>
      <w:r>
        <w:rPr>
          <w:lang w:val="pt-PT"/>
        </w:rPr>
        <w:t xml:space="preserve"> sugere</w:t>
      </w:r>
      <w:r w:rsidR="001D05D7">
        <w:rPr>
          <w:lang w:val="pt-PT"/>
        </w:rPr>
        <w:t xml:space="preserve">, representa </w:t>
      </w:r>
      <w:r>
        <w:rPr>
          <w:lang w:val="pt-PT"/>
        </w:rPr>
        <w:t xml:space="preserve">a diferença de potencial entre dois pontos, ou seja, </w:t>
      </w:r>
      <w:r w:rsidR="001D05D7">
        <w:rPr>
          <w:lang w:val="pt-PT"/>
        </w:rPr>
        <w:t>é</w:t>
      </w:r>
      <w:r w:rsidRPr="00F22A33">
        <w:t xml:space="preserve"> a quantidade de energia gerada para movimentar uma </w:t>
      </w:r>
      <w:hyperlink r:id="rId45" w:history="1">
        <w:r w:rsidRPr="00F22A33">
          <w:rPr>
            <w:rStyle w:val="Hyperlink"/>
            <w:color w:val="auto"/>
            <w:u w:val="none"/>
          </w:rPr>
          <w:t>carga elétrica</w:t>
        </w:r>
      </w:hyperlink>
      <w:r w:rsidRPr="00F22A33">
        <w:t>.</w:t>
      </w:r>
      <w:r w:rsidR="001D05D7">
        <w:t xml:space="preserve"> A tensão é medida em Volt (V) em h</w:t>
      </w:r>
      <w:r w:rsidR="001D05D7" w:rsidRPr="00F22A33">
        <w:t xml:space="preserve">omenagem ao </w:t>
      </w:r>
      <w:r w:rsidR="001D05D7" w:rsidRPr="00F22A33">
        <w:rPr>
          <w:lang w:val="pt-PT"/>
        </w:rPr>
        <w:t xml:space="preserve">físico italiano </w:t>
      </w:r>
      <w:r w:rsidR="00992D23">
        <w:fldChar w:fldCharType="begin"/>
      </w:r>
      <w:r w:rsidR="00992D23">
        <w:instrText xml:space="preserve"> HYPERLINK "https://pt.wikipedia.org/wiki/Alessandro_Volta" \o "Alessandro Volta" </w:instrText>
      </w:r>
      <w:r w:rsidR="00992D23">
        <w:fldChar w:fldCharType="separate"/>
      </w:r>
      <w:r w:rsidR="001D05D7" w:rsidRPr="00F22A33">
        <w:rPr>
          <w:rStyle w:val="Hyperlink"/>
          <w:color w:val="auto"/>
          <w:u w:val="none"/>
          <w:lang w:val="pt-PT"/>
        </w:rPr>
        <w:t>Alessandro Volta</w:t>
      </w:r>
      <w:r w:rsidR="00992D23">
        <w:rPr>
          <w:rStyle w:val="Hyperlink"/>
          <w:color w:val="auto"/>
          <w:u w:val="none"/>
          <w:lang w:val="pt-PT"/>
        </w:rPr>
        <w:fldChar w:fldCharType="end"/>
      </w:r>
      <w:r>
        <w:t xml:space="preserve"> Um jeito de </w:t>
      </w:r>
      <w:r w:rsidR="00AB1A6E">
        <w:t xml:space="preserve">pensar nela é como a força que </w:t>
      </w:r>
      <w:r w:rsidR="00AB1A6E">
        <w:lastRenderedPageBreak/>
        <w:t>“empurra” as cargas. Na comparação com a hidráulica, ela seria a diferença de altura de duas caixas d’água</w:t>
      </w:r>
      <w:r w:rsidR="00C567C7">
        <w:t xml:space="preserve"> que causa uma energia potencial nas moléculas</w:t>
      </w:r>
      <w:r w:rsidR="00AB1A6E">
        <w:t>.</w:t>
      </w:r>
    </w:p>
    <w:p w14:paraId="6769EED0" w14:textId="55BBA906" w:rsidR="00992D23" w:rsidRPr="00992D23" w:rsidRDefault="00992D23" w:rsidP="00992D23">
      <w:pPr>
        <w:pStyle w:val="NormalWeb"/>
        <w:numPr>
          <w:ilvl w:val="3"/>
          <w:numId w:val="44"/>
        </w:numPr>
        <w:shd w:val="clear" w:color="auto" w:fill="FFFFFF"/>
        <w:spacing w:before="0" w:beforeAutospacing="0" w:after="160" w:afterAutospacing="0"/>
        <w:ind w:left="1843"/>
        <w:jc w:val="both"/>
        <w:rPr>
          <w:b/>
          <w:sz w:val="28"/>
          <w:szCs w:val="28"/>
        </w:rPr>
      </w:pPr>
      <w:r w:rsidRPr="00992D23">
        <w:rPr>
          <w:b/>
          <w:sz w:val="28"/>
          <w:szCs w:val="28"/>
        </w:rPr>
        <w:tab/>
        <w:t>Polos</w:t>
      </w:r>
    </w:p>
    <w:p w14:paraId="65FB9A0C" w14:textId="55CDC585" w:rsidR="00992D23" w:rsidRDefault="00992D23" w:rsidP="00992D23">
      <w:pPr>
        <w:pStyle w:val="NormalWeb"/>
        <w:shd w:val="clear" w:color="auto" w:fill="FFFFFF"/>
        <w:spacing w:before="0" w:beforeAutospacing="0" w:after="160" w:afterAutospacing="0"/>
        <w:ind w:firstLine="708"/>
        <w:jc w:val="both"/>
      </w:pPr>
      <w:r>
        <w:t>A ideia de polos elétricos está diretamente relacionada com a tensão. Há dois principais polos na corrente contínua, o positivo (+) e o negativo (-), que no nosso caso será o ground (GND). O negativo se caracteriza como o polo de menor potencial elétrico (V-), que no Arduino possui 0 volts. Já o positivo, é o polo de maior potencial elétrico que no Arduino são normalmente de 5 ou 3,3V. A voltagem de um circuito pode ser medida a partir da diferença desses 2 polos pela fórmula:</w:t>
      </w:r>
    </w:p>
    <w:p w14:paraId="00519B33" w14:textId="521F54BC" w:rsidR="00992D23" w:rsidRPr="009F0F7A" w:rsidRDefault="00992D23" w:rsidP="00992D23">
      <w:pPr>
        <w:pStyle w:val="NormalWeb"/>
        <w:shd w:val="clear" w:color="auto" w:fill="FFFFFF"/>
        <w:spacing w:before="0" w:beforeAutospacing="0" w:after="160" w:afterAutospacing="0"/>
        <w:ind w:firstLine="708"/>
        <w:jc w:val="center"/>
      </w:pPr>
      <w:r>
        <w:rPr>
          <w:b/>
        </w:rPr>
        <w:t>U= (V+) – (V-)</w:t>
      </w:r>
    </w:p>
    <w:p w14:paraId="7D320769" w14:textId="40E68ADC" w:rsidR="00992D23" w:rsidRPr="00992D23" w:rsidRDefault="00992D23" w:rsidP="00F22A33">
      <w:pPr>
        <w:pStyle w:val="NormalWeb"/>
        <w:shd w:val="clear" w:color="auto" w:fill="FFFFFF"/>
        <w:spacing w:before="0" w:beforeAutospacing="0" w:after="160" w:afterAutospacing="0"/>
        <w:ind w:firstLine="720"/>
        <w:jc w:val="both"/>
        <w:rPr>
          <w:b/>
          <w:sz w:val="28"/>
          <w:szCs w:val="28"/>
        </w:rPr>
      </w:pPr>
    </w:p>
    <w:p w14:paraId="22FC31EB" w14:textId="77777777" w:rsidR="00AB1A6E" w:rsidRPr="00F22A33" w:rsidRDefault="00AB1A6E" w:rsidP="00F22A33">
      <w:pPr>
        <w:pStyle w:val="NormalWeb"/>
        <w:shd w:val="clear" w:color="auto" w:fill="FFFFFF"/>
        <w:spacing w:before="0" w:beforeAutospacing="0" w:after="160" w:afterAutospacing="0"/>
        <w:ind w:firstLine="720"/>
        <w:jc w:val="both"/>
      </w:pPr>
    </w:p>
    <w:p w14:paraId="249A3069" w14:textId="3224DA8A" w:rsidR="001E34F4" w:rsidRDefault="001E34F4" w:rsidP="00AB1A6E">
      <w:pPr>
        <w:pStyle w:val="NormalWeb"/>
        <w:numPr>
          <w:ilvl w:val="1"/>
          <w:numId w:val="44"/>
        </w:numPr>
        <w:shd w:val="clear" w:color="auto" w:fill="FFFFFF"/>
        <w:spacing w:before="0" w:beforeAutospacing="0" w:after="160" w:afterAutospacing="0"/>
        <w:ind w:left="709"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14F6E59E" w:rsidR="00105911" w:rsidRPr="007D7E6F" w:rsidRDefault="006D3AB1" w:rsidP="009F3506">
      <w:pPr>
        <w:pStyle w:val="NormalWeb"/>
        <w:shd w:val="clear" w:color="auto" w:fill="FFFFFF"/>
        <w:spacing w:before="0" w:beforeAutospacing="0" w:after="160" w:afterAutospacing="0"/>
        <w:ind w:firstLine="720"/>
        <w:jc w:val="both"/>
      </w:pPr>
      <w:r w:rsidRPr="007D7E6F">
        <w:t xml:space="preserve">Um resistor é um componente que apresenta uma certa dificuldade ou resistência à passagem de corrente. Os resistores são amplamente utilizados em circuitos, seja para regular </w:t>
      </w:r>
      <w:r w:rsidR="002C7A05">
        <w:t xml:space="preserve">a </w:t>
      </w:r>
      <w:r w:rsidRPr="007D7E6F">
        <w:t>tensão ou</w:t>
      </w:r>
      <w:r w:rsidR="002C7A05">
        <w:t xml:space="preserve"> a</w:t>
      </w:r>
      <w:r w:rsidRPr="007D7E6F">
        <w:t xml:space="preserve"> corrente. A resistência de um resistor é medida em ohms. Para identificar os diferentes resistores de acordo com </w:t>
      </w:r>
      <w:r w:rsidR="002C7A05">
        <w:t>su</w:t>
      </w:r>
      <w:r w:rsidRPr="007D7E6F">
        <w:t>a resistência</w:t>
      </w:r>
      <w:r w:rsidR="002C7A05">
        <w:t>,</w:t>
      </w:r>
      <w:r w:rsidRPr="007D7E6F">
        <w:t xml:space="preserve"> </w:t>
      </w:r>
      <w:r w:rsidR="002C7A05">
        <w:t xml:space="preserve">utilizam-se </w:t>
      </w:r>
      <w:r w:rsidRPr="007D7E6F">
        <w:t xml:space="preserve">listras coloridas </w:t>
      </w:r>
      <w:r w:rsidR="002C7A05">
        <w:t>que seguem</w:t>
      </w:r>
      <w:r w:rsidR="00105911" w:rsidRPr="007D7E6F">
        <w:t xml:space="preserve"> um código</w:t>
      </w:r>
      <w:r w:rsidR="002C7A05">
        <w:t xml:space="preserve"> convencionado</w:t>
      </w:r>
      <w:r w:rsidR="00105911" w:rsidRPr="007D7E6F">
        <w:t xml:space="preserve">.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4AE5A6A1" w:rsidR="00A76C84" w:rsidRDefault="00A76C84" w:rsidP="00B52CE2">
      <w:pPr>
        <w:pStyle w:val="NormalWeb"/>
        <w:shd w:val="clear" w:color="auto" w:fill="FFFFFF"/>
        <w:ind w:firstLine="720"/>
        <w:jc w:val="both"/>
      </w:pPr>
      <w:r>
        <w:t>Os resistores podem ser associados para obter valores não disponíveis comercialmente, ou e</w:t>
      </w:r>
      <w:r w:rsidR="00561367">
        <w:t xml:space="preserve">specíficos para </w:t>
      </w:r>
      <w:r w:rsidR="005545FA">
        <w:t>o projeto. Esse processo está explicado no capítulo de associações.</w:t>
      </w: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656847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xml:space="preserve">. Devido </w:t>
      </w:r>
      <w:r w:rsidR="00561367">
        <w:t>à</w:t>
      </w:r>
      <w:r w:rsidRPr="007D7E6F">
        <w:t xml:space="preserve"> suas propriedades, tais resistores são </w:t>
      </w:r>
      <w:r w:rsidR="00561367">
        <w:t xml:space="preserve">muito </w:t>
      </w:r>
      <w:r w:rsidRPr="007D7E6F">
        <w:t>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t>LDR:</w:t>
      </w:r>
    </w:p>
    <w:p w14:paraId="2A490940" w14:textId="0772C271"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9"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20"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21"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22"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w:t>
      </w:r>
      <w:r w:rsidR="00561367">
        <w:rPr>
          <w:rStyle w:val="no-conversion"/>
          <w:rFonts w:ascii="Times New Roman" w:hAnsi="Times New Roman" w:cs="Times New Roman"/>
          <w:bCs/>
          <w:sz w:val="24"/>
          <w:szCs w:val="24"/>
        </w:rPr>
        <w:t>si</w:t>
      </w:r>
      <w:r w:rsidRPr="009F3506">
        <w:rPr>
          <w:rStyle w:val="no-conversion"/>
          <w:rFonts w:ascii="Times New Roman" w:hAnsi="Times New Roman" w:cs="Times New Roman"/>
          <w:bCs/>
          <w:sz w:val="24"/>
          <w:szCs w:val="24"/>
        </w:rPr>
        <w:t xml:space="preserv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xml:space="preserve">. </w:t>
      </w:r>
      <w:r w:rsidR="00561367">
        <w:rPr>
          <w:rFonts w:ascii="Times New Roman" w:hAnsi="Times New Roman" w:cs="Times New Roman"/>
          <w:sz w:val="24"/>
          <w:szCs w:val="24"/>
        </w:rPr>
        <w:t>O LDR</w:t>
      </w:r>
      <w:r w:rsidR="00E96E41" w:rsidRPr="009F3506">
        <w:rPr>
          <w:rFonts w:ascii="Times New Roman" w:hAnsi="Times New Roman" w:cs="Times New Roman"/>
          <w:sz w:val="24"/>
          <w:szCs w:val="24"/>
        </w:rPr>
        <w:t xml:space="preserv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 xml:space="preserve">o de </w:t>
      </w:r>
      <w:r w:rsidR="00E96E41" w:rsidRPr="009F3506">
        <w:rPr>
          <w:rFonts w:ascii="Times New Roman" w:hAnsi="Times New Roman" w:cs="Times New Roman"/>
          <w:sz w:val="24"/>
          <w:szCs w:val="24"/>
        </w:rPr>
        <w:lastRenderedPageBreak/>
        <w:t>sensores</w:t>
      </w:r>
      <w:r w:rsidR="008D4450" w:rsidRPr="007D7E6F">
        <w:rPr>
          <w:rFonts w:ascii="Times New Roman" w:hAnsi="Times New Roman" w:cs="Times New Roman"/>
          <w:sz w:val="24"/>
          <w:szCs w:val="24"/>
        </w:rPr>
        <w:t xml:space="preserve"> de luminosidade ou de reflexão</w:t>
      </w:r>
      <w:ins w:id="123"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w:t>
      </w:r>
      <w:r w:rsidR="00561367">
        <w:rPr>
          <w:rFonts w:ascii="Times New Roman" w:hAnsi="Times New Roman" w:cs="Times New Roman"/>
          <w:sz w:val="24"/>
          <w:szCs w:val="24"/>
        </w:rPr>
        <w:t>a</w:t>
      </w:r>
      <w:r w:rsidR="008D4450" w:rsidRPr="007D7E6F">
        <w:rPr>
          <w:rFonts w:ascii="Times New Roman" w:hAnsi="Times New Roman" w:cs="Times New Roman"/>
          <w:sz w:val="24"/>
          <w:szCs w:val="24"/>
        </w:rPr>
        <w:t xml:space="preserve">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val="en-US"/>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1B81951B" w14:textId="2C71117E" w:rsidR="00103906" w:rsidRDefault="00103906" w:rsidP="00103906">
      <w:pPr>
        <w:rPr>
          <w:rFonts w:ascii="Times New Roman" w:hAnsi="Times New Roman" w:cs="Times New Roman"/>
          <w:b/>
          <w:sz w:val="32"/>
          <w:szCs w:val="32"/>
        </w:rPr>
      </w:pPr>
      <w:r>
        <w:rPr>
          <w:b/>
          <w:sz w:val="32"/>
          <w:szCs w:val="32"/>
        </w:rPr>
        <w:tab/>
      </w:r>
      <w:r w:rsidR="001E46D2">
        <w:rPr>
          <w:rFonts w:ascii="Times New Roman" w:hAnsi="Times New Roman" w:cs="Times New Roman"/>
          <w:b/>
          <w:sz w:val="32"/>
          <w:szCs w:val="32"/>
        </w:rPr>
        <w:t>4</w:t>
      </w:r>
      <w:r w:rsidRPr="00103906">
        <w:rPr>
          <w:rFonts w:ascii="Times New Roman" w:hAnsi="Times New Roman" w:cs="Times New Roman"/>
          <w:b/>
          <w:sz w:val="32"/>
          <w:szCs w:val="32"/>
        </w:rPr>
        <w:t>.</w:t>
      </w:r>
      <w:r w:rsidR="001E46D2">
        <w:rPr>
          <w:rFonts w:ascii="Times New Roman" w:hAnsi="Times New Roman" w:cs="Times New Roman"/>
          <w:b/>
          <w:sz w:val="32"/>
          <w:szCs w:val="32"/>
        </w:rPr>
        <w:t>2.1.</w:t>
      </w:r>
      <w:r w:rsidRPr="00103906">
        <w:rPr>
          <w:rFonts w:ascii="Times New Roman" w:hAnsi="Times New Roman" w:cs="Times New Roman"/>
          <w:b/>
          <w:sz w:val="32"/>
          <w:szCs w:val="32"/>
        </w:rPr>
        <w:t>2</w:t>
      </w:r>
      <w:r>
        <w:rPr>
          <w:rFonts w:ascii="Times New Roman" w:hAnsi="Times New Roman" w:cs="Times New Roman"/>
          <w:b/>
          <w:sz w:val="32"/>
          <w:szCs w:val="32"/>
        </w:rPr>
        <w:t xml:space="preserve"> Potenciômetro:</w:t>
      </w:r>
    </w:p>
    <w:p w14:paraId="5541E8E6" w14:textId="77777777" w:rsidR="00103906" w:rsidRDefault="00103906" w:rsidP="00103906">
      <w:pPr>
        <w:ind w:firstLine="708"/>
        <w:jc w:val="both"/>
        <w:rPr>
          <w:rFonts w:ascii="Times New Roman" w:hAnsi="Times New Roman" w:cs="Times New Roman"/>
          <w:sz w:val="24"/>
          <w:szCs w:val="24"/>
        </w:rPr>
      </w:pPr>
      <w:r>
        <w:rPr>
          <w:rFonts w:ascii="Times New Roman" w:hAnsi="Times New Roman" w:cs="Times New Roman"/>
          <w:sz w:val="24"/>
          <w:szCs w:val="24"/>
        </w:rPr>
        <w:t>Esse tipo de resistor possui sua resistência interna que varia em função de uma parte mecânica, ou seja, a medida que seu eixo gira, ele altera sua resistência. Tal característica o torna muito útil em interações homem/máquina ou como sensor para definir a posição de uma parte mecânica. Sua simbologia em esquemáticos está representada a seguir (a imagem da esquerda):</w:t>
      </w:r>
    </w:p>
    <w:p w14:paraId="5C90B351" w14:textId="77777777" w:rsidR="00103906" w:rsidRPr="004F2FFA" w:rsidRDefault="00103906" w:rsidP="00103906">
      <w:pPr>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363C1C9E" wp14:editId="3B22AC58">
            <wp:extent cx="1625388" cy="828937"/>
            <wp:effectExtent l="0" t="0" r="0" b="9525"/>
            <wp:docPr id="25" name="Imagem 25" descr="http://www.if.ufrgs.br/mpef/mef004/20061/Cesar/Potenciometro07.gif">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ufrgs.br/mpef/mef004/20061/Cesar/Potenciometro07.gif">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9964" cy="831271"/>
                    </a:xfrm>
                    <a:prstGeom prst="rect">
                      <a:avLst/>
                    </a:prstGeom>
                    <a:noFill/>
                    <a:ln>
                      <a:noFill/>
                    </a:ln>
                  </pic:spPr>
                </pic:pic>
              </a:graphicData>
            </a:graphic>
          </wp:inline>
        </w:drawing>
      </w:r>
      <w:r>
        <w:rPr>
          <w:rFonts w:ascii="Arial" w:hAnsi="Arial" w:cs="Arial"/>
          <w:noProof/>
          <w:color w:val="0000FF"/>
          <w:sz w:val="27"/>
          <w:szCs w:val="27"/>
          <w:lang w:val="en-US"/>
        </w:rPr>
        <w:drawing>
          <wp:inline distT="0" distB="0" distL="0" distR="0" wp14:anchorId="3C3A88BB" wp14:editId="2C9C42D4">
            <wp:extent cx="1168611" cy="1168611"/>
            <wp:effectExtent l="0" t="0" r="0" b="0"/>
            <wp:docPr id="40" name="Imagem 40" descr="http://mlb-s2-p.mlstatic.com/potenciometros-en-pecas-componentes-eletricos-22688-MLB20233907238_012015-Y.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lb-s2-p.mlstatic.com/potenciometros-en-pecas-componentes-eletricos-22688-MLB20233907238_012015-Y.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3287" cy="1173287"/>
                    </a:xfrm>
                    <a:prstGeom prst="rect">
                      <a:avLst/>
                    </a:prstGeom>
                    <a:noFill/>
                    <a:ln>
                      <a:noFill/>
                    </a:ln>
                  </pic:spPr>
                </pic:pic>
              </a:graphicData>
            </a:graphic>
          </wp:inline>
        </w:drawing>
      </w:r>
    </w:p>
    <w:p w14:paraId="60ACB8B1" w14:textId="48F5DF3A" w:rsidR="0059787C" w:rsidRPr="00103906" w:rsidRDefault="0059787C" w:rsidP="009F3506">
      <w:pPr>
        <w:pStyle w:val="PargrafodaLista"/>
        <w:rPr>
          <w:rFonts w:ascii="Times New Roman" w:hAnsi="Times New Roman" w:cs="Times New Roman"/>
          <w:b/>
          <w:sz w:val="32"/>
          <w:szCs w:val="32"/>
        </w:rPr>
      </w:pPr>
    </w:p>
    <w:p w14:paraId="5CC6180B" w14:textId="08B8CACB" w:rsidR="00FB6808" w:rsidRPr="007D7E6F" w:rsidRDefault="001E46D2" w:rsidP="001E46D2">
      <w:pPr>
        <w:pStyle w:val="NormalWeb"/>
        <w:shd w:val="clear" w:color="auto" w:fill="FFFFFF"/>
        <w:spacing w:before="0" w:beforeAutospacing="0" w:after="160" w:afterAutospacing="0"/>
        <w:ind w:left="720"/>
        <w:jc w:val="both"/>
        <w:rPr>
          <w:b/>
          <w:sz w:val="32"/>
          <w:szCs w:val="32"/>
        </w:rPr>
      </w:pPr>
      <w:r>
        <w:rPr>
          <w:b/>
          <w:sz w:val="32"/>
          <w:szCs w:val="32"/>
        </w:rPr>
        <w:t>4.2.3</w:t>
      </w:r>
      <w:r w:rsidR="00FB6808" w:rsidRPr="007D7E6F">
        <w:rPr>
          <w:b/>
          <w:sz w:val="32"/>
          <w:szCs w:val="32"/>
        </w:rPr>
        <w:t>Buzzer:</w:t>
      </w:r>
    </w:p>
    <w:p w14:paraId="090DE46B" w14:textId="6E50A72E"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w:t>
      </w:r>
      <w:r w:rsidR="00561367">
        <w:rPr>
          <w:rFonts w:eastAsiaTheme="minorHAnsi"/>
        </w:rPr>
        <w:t>elhante a uma caixa de som, poré</w:t>
      </w:r>
      <w:r w:rsidRPr="007D7E6F">
        <w:rPr>
          <w:rFonts w:eastAsiaTheme="minorHAnsi"/>
        </w:rPr>
        <w:t xml:space="preserv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val="en-US"/>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3448942E" w:rsidR="00A06F35" w:rsidRPr="007D7E6F" w:rsidRDefault="001E46D2" w:rsidP="001E46D2">
      <w:pPr>
        <w:pStyle w:val="NormalWeb"/>
        <w:shd w:val="clear" w:color="auto" w:fill="FFFFFF"/>
        <w:spacing w:before="0" w:beforeAutospacing="0" w:after="160" w:afterAutospacing="0"/>
        <w:ind w:left="720"/>
        <w:jc w:val="both"/>
        <w:rPr>
          <w:b/>
          <w:sz w:val="32"/>
          <w:szCs w:val="32"/>
        </w:rPr>
      </w:pPr>
      <w:r>
        <w:rPr>
          <w:b/>
          <w:sz w:val="32"/>
          <w:szCs w:val="32"/>
        </w:rPr>
        <w:t>4.2.4.</w:t>
      </w:r>
      <w:r w:rsidR="00A06F35" w:rsidRPr="009F3506">
        <w:rPr>
          <w:b/>
          <w:sz w:val="32"/>
          <w:szCs w:val="32"/>
        </w:rPr>
        <w:t>Interruptores</w:t>
      </w:r>
      <w:r w:rsidR="00887086" w:rsidRPr="007D7E6F">
        <w:rPr>
          <w:b/>
          <w:sz w:val="32"/>
          <w:szCs w:val="32"/>
        </w:rPr>
        <w:t xml:space="preserve"> e botões</w:t>
      </w:r>
      <w:r w:rsidR="00A06F35"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val="en-US"/>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val="en-US"/>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59"/>
                    </pic:cNvPr>
                    <pic:cNvPicPr>
                      <a:picLocks noChangeAspect="1" noChangeArrowheads="1"/>
                    </pic:cNvPicPr>
                  </pic:nvPicPr>
                  <pic:blipFill rotWithShape="1">
                    <a:blip r:embed="rId60">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Default="00143881" w:rsidP="00806C81">
      <w:pPr>
        <w:pStyle w:val="PargrafodaLista"/>
        <w:shd w:val="clear" w:color="auto" w:fill="FFFFFF"/>
        <w:spacing w:line="240" w:lineRule="auto"/>
        <w:ind w:left="1800"/>
        <w:contextualSpacing w:val="0"/>
        <w:jc w:val="both"/>
        <w:rPr>
          <w:b/>
          <w:sz w:val="32"/>
          <w:szCs w:val="32"/>
        </w:rPr>
      </w:pPr>
    </w:p>
    <w:p w14:paraId="5FA67215" w14:textId="77777777" w:rsidR="00503E40" w:rsidRDefault="00503E40" w:rsidP="00806C81">
      <w:pPr>
        <w:pStyle w:val="PargrafodaLista"/>
        <w:shd w:val="clear" w:color="auto" w:fill="FFFFFF"/>
        <w:spacing w:line="240" w:lineRule="auto"/>
        <w:ind w:left="1800"/>
        <w:contextualSpacing w:val="0"/>
        <w:jc w:val="both"/>
        <w:rPr>
          <w:b/>
          <w:sz w:val="32"/>
          <w:szCs w:val="32"/>
        </w:rPr>
      </w:pPr>
    </w:p>
    <w:p w14:paraId="5A03ADDE" w14:textId="77777777" w:rsidR="00503E40" w:rsidRPr="00503E40" w:rsidRDefault="00503E40" w:rsidP="00503E40">
      <w:pPr>
        <w:rPr>
          <w:rFonts w:ascii="Times New Roman" w:hAnsi="Times New Roman" w:cs="Times New Roman"/>
          <w:b/>
          <w:sz w:val="28"/>
          <w:szCs w:val="28"/>
          <w:u w:val="single"/>
        </w:rPr>
      </w:pPr>
      <w:r w:rsidRPr="00503E40">
        <w:rPr>
          <w:rFonts w:ascii="Times New Roman" w:hAnsi="Times New Roman" w:cs="Times New Roman"/>
          <w:b/>
          <w:sz w:val="28"/>
          <w:szCs w:val="28"/>
          <w:u w:val="single"/>
        </w:rPr>
        <w:t>Circuito aberto/fechado</w:t>
      </w:r>
    </w:p>
    <w:p w14:paraId="5A320460"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 xml:space="preserve">Uma das maneiras mais simples de controlar um circuito elétrico é o ligando e desligando. Para isso pode ser utilizado um interruptor que abre e fecha o circuito, ou seja, permite ou não a passagem de corrente. O circuito aberto não permite a passagem da corrente, ou seja, existe uma descontinuidade no “caminho” da energia. </w:t>
      </w:r>
    </w:p>
    <w:p w14:paraId="4BDEB1D6"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Suponha que você tenha uma lanterna, e obviamente, você não deseja que ela fique apenas ligada ou desligada, mas sim que essa mudança possa ocorrer facilmente. Para resolver esse problema existe o botão dela, o nosso interruptor, que é capaz de fechar ou abrir o circuito. Para exemplificar esse problema temos os esquemáticos de uma “lanterna” simples abaixo, onde o da esquerda representa o circuito aberto (sem a passagem da corrente e, consequente mente, sem brilho na lâmpada) e o da direita o circuito fechado (com a lâmpada brilhante).</w:t>
      </w:r>
    </w:p>
    <w:p w14:paraId="39594C37" w14:textId="77777777" w:rsidR="00503E40" w:rsidRPr="007200F0" w:rsidRDefault="00503E40" w:rsidP="00503E40">
      <w:pPr>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31CD9BEB" wp14:editId="37E35A37">
            <wp:extent cx="1836420" cy="1224280"/>
            <wp:effectExtent l="0" t="0" r="0" b="0"/>
            <wp:docPr id="56" name="Imagem 56" descr="http://tecnologiadoglobo.com/wp-content/imagens/2013/07/Circuito-de-Lanterna-com-interruptor-aberto-lampada-apagada.jp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nologiadoglobo.com/wp-content/imagens/2013/07/Circuito-de-Lanterna-com-interruptor-aberto-lampada-apagada.jp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6420" cy="1224280"/>
                    </a:xfrm>
                    <a:prstGeom prst="rect">
                      <a:avLst/>
                    </a:prstGeom>
                    <a:noFill/>
                    <a:ln>
                      <a:noFill/>
                    </a:ln>
                  </pic:spPr>
                </pic:pic>
              </a:graphicData>
            </a:graphic>
          </wp:inline>
        </w:drawing>
      </w:r>
      <w:r>
        <w:rPr>
          <w:rFonts w:ascii="Arial" w:hAnsi="Arial" w:cs="Arial"/>
          <w:noProof/>
          <w:color w:val="0000FF"/>
          <w:sz w:val="27"/>
          <w:szCs w:val="27"/>
          <w:lang w:val="en-US"/>
        </w:rPr>
        <w:drawing>
          <wp:inline distT="0" distB="0" distL="0" distR="0" wp14:anchorId="2808D3A3" wp14:editId="75ABDE04">
            <wp:extent cx="1889760" cy="1243263"/>
            <wp:effectExtent l="0" t="0" r="0" b="0"/>
            <wp:docPr id="61" name="Imagem 61" descr="http://tecnologiadoglobo.com/wp-content/imagens/2013/07/Circuito-de-Lanterna-com-interruptor-fechado-lampada-acesa.jp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nologiadoglobo.com/wp-content/imagens/2013/07/Circuito-de-Lanterna-com-interruptor-fechado-lampada-acesa.jp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25045" cy="1266477"/>
                    </a:xfrm>
                    <a:prstGeom prst="rect">
                      <a:avLst/>
                    </a:prstGeom>
                    <a:noFill/>
                    <a:ln>
                      <a:noFill/>
                    </a:ln>
                  </pic:spPr>
                </pic:pic>
              </a:graphicData>
            </a:graphic>
          </wp:inline>
        </w:drawing>
      </w:r>
    </w:p>
    <w:p w14:paraId="0F736C05" w14:textId="77777777" w:rsidR="00503E40" w:rsidRPr="00806C81" w:rsidRDefault="00503E40" w:rsidP="00806C81">
      <w:pPr>
        <w:pStyle w:val="PargrafodaLista"/>
        <w:shd w:val="clear" w:color="auto" w:fill="FFFFFF"/>
        <w:spacing w:line="240" w:lineRule="auto"/>
        <w:ind w:left="1800"/>
        <w:contextualSpacing w:val="0"/>
        <w:jc w:val="both"/>
        <w:rPr>
          <w:b/>
          <w:sz w:val="32"/>
          <w:szCs w:val="32"/>
        </w:rPr>
      </w:pPr>
    </w:p>
    <w:p w14:paraId="5EE05CF0" w14:textId="6C46BDF7" w:rsidR="00F53875" w:rsidRDefault="001E46D2" w:rsidP="001E46D2">
      <w:pPr>
        <w:pStyle w:val="NormalWeb"/>
        <w:shd w:val="clear" w:color="auto" w:fill="FFFFFF"/>
        <w:spacing w:before="0" w:beforeAutospacing="0" w:after="160" w:afterAutospacing="0"/>
        <w:ind w:left="2520"/>
        <w:jc w:val="both"/>
        <w:rPr>
          <w:b/>
          <w:sz w:val="32"/>
          <w:szCs w:val="32"/>
        </w:rPr>
      </w:pPr>
      <w:r>
        <w:rPr>
          <w:b/>
          <w:sz w:val="32"/>
          <w:szCs w:val="32"/>
        </w:rPr>
        <w:t>4.2.5</w:t>
      </w:r>
      <w:r w:rsidR="00F53875">
        <w:rPr>
          <w:b/>
          <w:sz w:val="32"/>
          <w:szCs w:val="32"/>
        </w:rPr>
        <w:t xml:space="preserve">Relés: </w:t>
      </w:r>
    </w:p>
    <w:p w14:paraId="605A5681" w14:textId="0B261268" w:rsidR="00F53875" w:rsidRDefault="00F53875" w:rsidP="00F53875">
      <w:pPr>
        <w:pStyle w:val="NormalWeb"/>
        <w:shd w:val="clear" w:color="auto" w:fill="FFFFFF"/>
        <w:spacing w:before="0" w:beforeAutospacing="0" w:after="160" w:afterAutospacing="0"/>
        <w:ind w:firstLine="708"/>
        <w:jc w:val="both"/>
      </w:pPr>
      <w:r>
        <w:t xml:space="preserve">Um relé é um interruptor eletromecânico que é acionado por uma corrente elétrica mudando a posição da chave, assim permitindo ou não a passagem de uma corrente elétrica. Ele possui diversas aplicações, </w:t>
      </w:r>
      <w:r w:rsidR="00561367">
        <w:t>com um</w:t>
      </w:r>
      <w:r>
        <w:t xml:space="preserve"> destaque</w:t>
      </w:r>
      <w:r w:rsidR="00561367">
        <w:t xml:space="preserve"> especial</w:t>
      </w:r>
      <w:r>
        <w:t xml:space="preserve"> </w:t>
      </w:r>
      <w:r w:rsidR="00561367">
        <w:t>no</w:t>
      </w:r>
      <w:r>
        <w:t xml:space="preserve"> uso de baixas correntes para o controle de </w:t>
      </w:r>
      <w:r>
        <w:lastRenderedPageBreak/>
        <w:t>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val="en-US"/>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24" w:author="granix pacheco" w:date="2016-02-08T12:45:00Z"/>
        </w:rPr>
      </w:pPr>
    </w:p>
    <w:p w14:paraId="364A24B2" w14:textId="77777777" w:rsidR="00887086" w:rsidRPr="00C50334" w:rsidRDefault="00887086" w:rsidP="009F3506">
      <w:pPr>
        <w:pStyle w:val="NormalWeb"/>
        <w:shd w:val="clear" w:color="auto" w:fill="FFFFFF"/>
        <w:spacing w:before="0" w:beforeAutospacing="0" w:after="160" w:afterAutospacing="0"/>
        <w:ind w:left="720" w:hanging="11"/>
        <w:jc w:val="both"/>
        <w:rPr>
          <w:ins w:id="125" w:author="granix pacheco" w:date="2016-02-08T08:36:00Z"/>
        </w:rPr>
      </w:pPr>
    </w:p>
    <w:p w14:paraId="26226E85" w14:textId="57454BAA" w:rsidR="00AF1060" w:rsidRPr="00AF1060" w:rsidRDefault="001E46D2" w:rsidP="001E46D2">
      <w:pPr>
        <w:pStyle w:val="NormalWeb"/>
        <w:numPr>
          <w:ilvl w:val="2"/>
          <w:numId w:val="99"/>
        </w:numPr>
        <w:shd w:val="clear" w:color="auto" w:fill="FFFFFF"/>
        <w:spacing w:before="0" w:beforeAutospacing="0" w:after="160" w:afterAutospacing="0"/>
        <w:jc w:val="both"/>
        <w:rPr>
          <w:rFonts w:ascii="Arial" w:hAnsi="Arial" w:cs="Arial"/>
          <w:b/>
        </w:rPr>
      </w:pPr>
      <w:proofErr w:type="gramStart"/>
      <w:r>
        <w:rPr>
          <w:b/>
          <w:sz w:val="32"/>
          <w:szCs w:val="32"/>
        </w:rPr>
        <w:t>.</w:t>
      </w:r>
      <w:ins w:id="126" w:author="granix pacheco" w:date="2016-02-08T08:36:00Z">
        <w:r w:rsidR="00A06F35" w:rsidRPr="00C50334">
          <w:rPr>
            <w:b/>
            <w:sz w:val="32"/>
            <w:szCs w:val="32"/>
          </w:rPr>
          <w:t>Capacitores</w:t>
        </w:r>
      </w:ins>
      <w:proofErr w:type="gramEnd"/>
      <w:r w:rsidR="00AF1060">
        <w:rPr>
          <w:b/>
          <w:sz w:val="32"/>
          <w:szCs w:val="32"/>
        </w:rPr>
        <w:t>:</w:t>
      </w:r>
    </w:p>
    <w:p w14:paraId="20E9692D" w14:textId="62CA3F29" w:rsidR="00B26989" w:rsidRDefault="008F4ACE" w:rsidP="008F4ACE">
      <w:pPr>
        <w:pStyle w:val="NormalWeb"/>
        <w:shd w:val="clear" w:color="auto" w:fill="FFFFFF"/>
        <w:spacing w:before="0" w:beforeAutospacing="0" w:after="160" w:afterAutospacing="0"/>
        <w:ind w:firstLine="720"/>
        <w:jc w:val="both"/>
        <w:rPr>
          <w:rStyle w:val="tgc"/>
          <w:color w:val="222222"/>
          <w:lang w:val="pt-PT"/>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03E5F5E5" w14:textId="08304DE3" w:rsidR="00C50334" w:rsidRPr="00C50334" w:rsidRDefault="00C50334" w:rsidP="008F4ACE">
      <w:pPr>
        <w:pStyle w:val="NormalWeb"/>
        <w:shd w:val="clear" w:color="auto" w:fill="FFFFFF"/>
        <w:spacing w:before="0" w:beforeAutospacing="0" w:after="160" w:afterAutospacing="0"/>
        <w:ind w:firstLine="720"/>
        <w:jc w:val="both"/>
      </w:pPr>
      <w:r w:rsidRPr="00C50334">
        <w:rPr>
          <w:rStyle w:val="tgc"/>
          <w:b/>
          <w:color w:val="222222"/>
          <w:lang w:val="pt-PT"/>
        </w:rPr>
        <w:t>Nota</w:t>
      </w:r>
      <w:r>
        <w:rPr>
          <w:rStyle w:val="tgc"/>
          <w:b/>
          <w:color w:val="222222"/>
          <w:lang w:val="pt-PT"/>
        </w:rPr>
        <w:t>:</w:t>
      </w:r>
      <w:r>
        <w:rPr>
          <w:rStyle w:val="tgc"/>
          <w:color w:val="222222"/>
          <w:lang w:val="pt-PT"/>
        </w:rPr>
        <w:t xml:space="preserve"> Capacitores carregados apresentam resistência infinita em circuitos de corrente contínua.</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val="en-US"/>
        </w:rPr>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val="en-US"/>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69"/>
                    </pic:cNvPr>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23E17C03" w:rsidR="00DB3356" w:rsidRDefault="001E46D2" w:rsidP="001E46D2">
      <w:pPr>
        <w:pStyle w:val="NormalWeb"/>
        <w:shd w:val="clear" w:color="auto" w:fill="FFFFFF"/>
        <w:spacing w:before="0" w:beforeAutospacing="0" w:after="160" w:afterAutospacing="0"/>
        <w:ind w:left="1080"/>
        <w:jc w:val="both"/>
        <w:rPr>
          <w:b/>
          <w:sz w:val="32"/>
          <w:szCs w:val="32"/>
        </w:rPr>
      </w:pPr>
      <w:r>
        <w:rPr>
          <w:b/>
          <w:sz w:val="32"/>
          <w:szCs w:val="32"/>
        </w:rPr>
        <w:t>4.2.6.1</w:t>
      </w:r>
      <w:r w:rsidR="001C38EA">
        <w:rPr>
          <w:b/>
          <w:sz w:val="32"/>
          <w:szCs w:val="32"/>
        </w:rPr>
        <w:t>Capacitor de cerâmica:</w:t>
      </w:r>
      <w:r w:rsidR="00AF1060">
        <w:rPr>
          <w:b/>
          <w:sz w:val="32"/>
          <w:szCs w:val="32"/>
        </w:rPr>
        <w:t xml:space="preserve"> </w:t>
      </w:r>
      <w:r w:rsidR="00AF1060">
        <w:t xml:space="preserve">Também conhecidos como capacitores cerâmicos, destacam-se como os capacitores mais utilizados atualmente. </w:t>
      </w:r>
      <w:r w:rsidR="00561367">
        <w:t>Presentes</w:t>
      </w:r>
      <w:r w:rsidR="008F4ACE">
        <w:t xml:space="preserve"> </w:t>
      </w:r>
      <w:r w:rsidR="003B034C">
        <w:t>desde</w:t>
      </w:r>
      <w:r w:rsidR="00561367">
        <w:t xml:space="preserve"> circuitos de corrente contí</w:t>
      </w:r>
      <w:r w:rsidR="00AF1060">
        <w:t>nua (C.C.)</w:t>
      </w:r>
      <w:r w:rsidR="003B034C">
        <w:t>,</w:t>
      </w:r>
      <w:r w:rsidR="00AF1060">
        <w:t xml:space="preserve"> </w:t>
      </w:r>
      <w:r w:rsidR="003B034C">
        <w:t>até circuitos</w:t>
      </w:r>
      <w:r w:rsidR="00AF1060">
        <w:t xml:space="preserve"> de</w:t>
      </w:r>
      <w:r w:rsidR="003B034C">
        <w:t xml:space="preserve"> altas</w:t>
      </w:r>
      <w:r w:rsidR="00AF1060">
        <w:t xml:space="preserve"> frequências.</w:t>
      </w:r>
      <w:r w:rsidR="008F4ACE">
        <w:t xml:space="preserve"> Não possui polaridade, ou seja, funciona nos dois sentidos.</w:t>
      </w:r>
    </w:p>
    <w:p w14:paraId="72D81597" w14:textId="2B474264" w:rsidR="00FD346D" w:rsidRPr="00FD346D" w:rsidRDefault="001C38EA" w:rsidP="001E46D2">
      <w:pPr>
        <w:pStyle w:val="NormalWeb"/>
        <w:numPr>
          <w:ilvl w:val="3"/>
          <w:numId w:val="100"/>
        </w:numPr>
        <w:shd w:val="clear" w:color="auto" w:fill="FFFFFF"/>
        <w:spacing w:before="0" w:beforeAutospacing="0" w:after="160" w:afterAutospacing="0"/>
        <w:jc w:val="both"/>
        <w:rPr>
          <w:b/>
          <w:sz w:val="32"/>
          <w:szCs w:val="32"/>
        </w:rPr>
      </w:pPr>
      <w:r w:rsidRPr="00FD346D">
        <w:rPr>
          <w:b/>
          <w:sz w:val="32"/>
          <w:szCs w:val="32"/>
        </w:rPr>
        <w:lastRenderedPageBreak/>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7" w:author="Mateus Berardo de Souza Terra" w:date="2016-02-08T20:05:00Z">
            <w:rPr/>
          </w:rPrChange>
        </w:rPr>
      </w:pPr>
    </w:p>
    <w:p w14:paraId="7074DCB6" w14:textId="6D976CBF" w:rsidR="00A06F35" w:rsidRPr="007D7E6F" w:rsidRDefault="00A06F35" w:rsidP="001E46D2">
      <w:pPr>
        <w:pStyle w:val="NormalWeb"/>
        <w:numPr>
          <w:ilvl w:val="2"/>
          <w:numId w:val="100"/>
        </w:numPr>
        <w:shd w:val="clear" w:color="auto" w:fill="FFFFFF"/>
        <w:spacing w:before="0" w:beforeAutospacing="0" w:after="160" w:afterAutospacing="0"/>
        <w:jc w:val="both"/>
        <w:rPr>
          <w:b/>
          <w:sz w:val="32"/>
          <w:szCs w:val="32"/>
        </w:rPr>
        <w:pPrChange w:id="128"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9" w:author="Mateus Berardo de Souza Terra" w:date="2016-02-08T20:05:00Z">
            <w:rPr/>
          </w:rPrChange>
        </w:rPr>
        <w:t>Diodos:</w:t>
      </w:r>
    </w:p>
    <w:p w14:paraId="35507677" w14:textId="77777777" w:rsidR="003B034C" w:rsidRDefault="00FF083D">
      <w:pPr>
        <w:pStyle w:val="NormalWeb"/>
        <w:shd w:val="clear" w:color="auto" w:fill="FFFFFF"/>
        <w:spacing w:before="0" w:beforeAutospacing="0" w:after="160" w:afterAutospacing="0"/>
        <w:ind w:firstLine="720"/>
        <w:jc w:val="both"/>
        <w:rPr>
          <w:bCs/>
        </w:rPr>
        <w:pPrChange w:id="130"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w:t>
      </w:r>
      <w:r w:rsidR="003B034C">
        <w:rPr>
          <w:bCs/>
        </w:rPr>
        <w:t>E</w:t>
      </w:r>
      <w:r w:rsidR="003B034C" w:rsidRPr="007D7E6F">
        <w:rPr>
          <w:bCs/>
          <w:rPrChange w:id="131" w:author="Mateus Berardo de Souza Terra" w:date="2016-02-08T20:05:00Z">
            <w:rPr>
              <w:rFonts w:ascii="Arial" w:hAnsi="Arial" w:cs="Arial"/>
              <w:b/>
              <w:bCs/>
              <w:color w:val="555555"/>
              <w:sz w:val="19"/>
              <w:szCs w:val="19"/>
            </w:rPr>
          </w:rPrChange>
        </w:rPr>
        <w:t>xistem diversos modelos</w:t>
      </w:r>
      <w:r w:rsidR="003B034C">
        <w:rPr>
          <w:bCs/>
        </w:rPr>
        <w:t>,</w:t>
      </w:r>
      <w:r w:rsidR="003B034C" w:rsidRPr="007D7E6F">
        <w:rPr>
          <w:bCs/>
          <w:rPrChange w:id="132" w:author="Mateus Berardo de Souza Terra" w:date="2016-02-08T20:05:00Z">
            <w:rPr>
              <w:rFonts w:ascii="Arial" w:hAnsi="Arial" w:cs="Arial"/>
              <w:b/>
              <w:bCs/>
              <w:color w:val="555555"/>
              <w:sz w:val="19"/>
              <w:szCs w:val="19"/>
            </w:rPr>
          </w:rPrChange>
        </w:rPr>
        <w:t xml:space="preserve"> com diversas funções</w:t>
      </w:r>
      <w:r w:rsidR="003B034C">
        <w:rPr>
          <w:bCs/>
        </w:rPr>
        <w:t>.</w:t>
      </w:r>
    </w:p>
    <w:p w14:paraId="4333D1F7" w14:textId="058D334C" w:rsidR="00FF083D" w:rsidRPr="007D7E6F" w:rsidRDefault="003B034C" w:rsidP="003B034C">
      <w:pPr>
        <w:pStyle w:val="NormalWeb"/>
        <w:shd w:val="clear" w:color="auto" w:fill="FFFFFF"/>
        <w:spacing w:before="0" w:beforeAutospacing="0" w:after="160" w:afterAutospacing="0"/>
        <w:ind w:firstLine="720"/>
        <w:jc w:val="both"/>
        <w:rPr>
          <w:bCs/>
        </w:rPr>
      </w:pPr>
      <w:r w:rsidRPr="003B034C">
        <w:rPr>
          <w:b/>
          <w:bCs/>
        </w:rPr>
        <w:t>Nota:</w:t>
      </w:r>
      <w:r w:rsidR="00FF083D" w:rsidRPr="009F3506">
        <w:rPr>
          <w:bCs/>
        </w:rPr>
        <w:t xml:space="preserve"> </w:t>
      </w:r>
      <w:proofErr w:type="gramStart"/>
      <w:r>
        <w:rPr>
          <w:bCs/>
        </w:rPr>
        <w:t xml:space="preserve">seus </w:t>
      </w:r>
      <w:r w:rsidR="00FF083D" w:rsidRPr="009F3506">
        <w:rPr>
          <w:bCs/>
        </w:rPr>
        <w:t>uso</w:t>
      </w:r>
      <w:proofErr w:type="gramEnd"/>
      <w:r w:rsidR="00FF083D" w:rsidRPr="009F3506">
        <w:rPr>
          <w:bCs/>
        </w:rPr>
        <w:t xml:space="preserve"> geralmente implica em uma pequena queda de </w:t>
      </w:r>
      <w:r w:rsidR="006D3AB1" w:rsidRPr="007D7E6F">
        <w:rPr>
          <w:bCs/>
        </w:rPr>
        <w:t>tensão</w:t>
      </w:r>
      <w:r w:rsidR="00FF083D" w:rsidRPr="007D7E6F">
        <w:rPr>
          <w:bCs/>
          <w:rPrChange w:id="133" w:author="Mateus Berardo de Souza Terra" w:date="2016-02-08T20:05:00Z">
            <w:rPr>
              <w:rFonts w:ascii="Arial" w:hAnsi="Arial" w:cs="Arial"/>
              <w:b/>
              <w:bCs/>
              <w:color w:val="555555"/>
              <w:sz w:val="19"/>
              <w:szCs w:val="19"/>
            </w:rPr>
          </w:rPrChange>
        </w:rPr>
        <w:t>.</w:t>
      </w:r>
    </w:p>
    <w:p w14:paraId="59367F82" w14:textId="77777777" w:rsidR="00FF083D" w:rsidRPr="007D7E6F" w:rsidRDefault="00FF083D" w:rsidP="00FF083D">
      <w:pPr>
        <w:rPr>
          <w:rFonts w:ascii="Arial" w:hAnsi="Arial" w:cs="Arial"/>
          <w:color w:val="222222"/>
          <w:sz w:val="27"/>
          <w:szCs w:val="27"/>
          <w:rPrChange w:id="134"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val="en-US"/>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35"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val="en-US"/>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36"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7"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38" w:author="Unknown">
            <w:rPr>
              <w:noProof/>
              <w:lang w:val="en-US"/>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72"/>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9"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40"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41" w:author="Unknown">
            <w:rPr>
              <w:noProof/>
              <w:lang w:val="en-US"/>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72"/>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42" w:author="Mateus Berardo de Souza Terra" w:date="2016-02-08T22:27:00Z"/>
          <w:b/>
          <w:sz w:val="32"/>
          <w:szCs w:val="32"/>
        </w:rPr>
        <w:pPrChange w:id="143"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44" w:author="Mateus Berardo de Souza Terra" w:date="2016-02-08T22:27:00Z"/>
        </w:rPr>
        <w:pPrChange w:id="145"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113683FA" w:rsidR="00A06F35" w:rsidRPr="007D7E6F" w:rsidRDefault="00C17068" w:rsidP="00C17068">
      <w:pPr>
        <w:pStyle w:val="NormalWeb"/>
        <w:shd w:val="clear" w:color="auto" w:fill="FFFFFF"/>
        <w:tabs>
          <w:tab w:val="left" w:pos="3449"/>
        </w:tabs>
        <w:spacing w:before="0" w:beforeAutospacing="0" w:after="160" w:afterAutospacing="0"/>
        <w:ind w:left="1980"/>
        <w:jc w:val="both"/>
        <w:rPr>
          <w:b/>
          <w:sz w:val="32"/>
          <w:szCs w:val="32"/>
        </w:rPr>
        <w:pPrChange w:id="146" w:author="Mateus Berardo de Souza Terra" w:date="2016-02-08T22:28:00Z">
          <w:pPr>
            <w:pStyle w:val="NormalWeb"/>
            <w:shd w:val="clear" w:color="auto" w:fill="FFFFFF"/>
            <w:spacing w:before="0" w:beforeAutospacing="0" w:after="160" w:afterAutospacing="0"/>
            <w:jc w:val="both"/>
          </w:pPr>
        </w:pPrChange>
      </w:pPr>
      <w:r>
        <w:rPr>
          <w:b/>
          <w:sz w:val="32"/>
          <w:szCs w:val="32"/>
        </w:rPr>
        <w:t>4.2.7.1.</w:t>
      </w:r>
      <w:r w:rsidR="00A06F35" w:rsidRPr="007D7E6F">
        <w:rPr>
          <w:b/>
          <w:sz w:val="32"/>
          <w:szCs w:val="32"/>
          <w:rPrChange w:id="147" w:author="Mateus Berardo de Souza Terra" w:date="2016-02-08T20:05:00Z">
            <w:rPr/>
          </w:rPrChange>
        </w:rPr>
        <w:t>LEDs:</w:t>
      </w:r>
      <w:r w:rsidR="003B4769" w:rsidRPr="007D7E6F">
        <w:rPr>
          <w:b/>
          <w:sz w:val="32"/>
          <w:szCs w:val="32"/>
        </w:rPr>
        <w:tab/>
      </w:r>
    </w:p>
    <w:p w14:paraId="6F1B4F7D" w14:textId="14F597F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8" w:author="granix pacheco" w:date="2016-02-08T12:11:00Z">
          <w:pPr>
            <w:pStyle w:val="NormalWeb"/>
            <w:shd w:val="clear" w:color="auto" w:fill="FFFFFF"/>
            <w:spacing w:before="0" w:beforeAutospacing="0" w:after="160" w:afterAutospacing="0"/>
            <w:jc w:val="both"/>
          </w:pPr>
        </w:pPrChange>
      </w:pPr>
      <w:r w:rsidRPr="007D7E6F">
        <w:rPr>
          <w:rPrChange w:id="149" w:author="Mateus Berardo de Souza Terra" w:date="2016-02-08T20:05:00Z">
            <w:rPr>
              <w:b/>
              <w:bCs/>
            </w:rPr>
          </w:rPrChange>
        </w:rPr>
        <w:t xml:space="preserve">Um </w:t>
      </w:r>
      <w:r w:rsidRPr="007D7E6F">
        <w:t>LED (</w:t>
      </w:r>
      <w:ins w:id="150" w:author="Mateus Berardo de Souza Terra" w:date="2016-02-08T19:11:00Z">
        <w:r w:rsidR="006D3AB1" w:rsidRPr="007D7E6F">
          <w:rPr>
            <w:rStyle w:val="Forte"/>
            <w:b w:val="0"/>
          </w:rPr>
          <w:t>L</w:t>
        </w:r>
      </w:ins>
      <w:ins w:id="151" w:author="granix pacheco" w:date="2016-02-08T11:48:00Z">
        <w:del w:id="152" w:author="Mateus Berardo de Souza Terra" w:date="2016-02-08T19:11:00Z">
          <w:r w:rsidRPr="007D7E6F" w:rsidDel="006D3AB1">
            <w:rPr>
              <w:rStyle w:val="Forte"/>
              <w:b w:val="0"/>
              <w:rPrChange w:id="153" w:author="Mateus Berardo de Souza Terra" w:date="2016-02-08T20:05:00Z">
                <w:rPr>
                  <w:rStyle w:val="Forte"/>
                </w:rPr>
              </w:rPrChange>
            </w:rPr>
            <w:delText>l</w:delText>
          </w:r>
        </w:del>
        <w:r w:rsidRPr="007D7E6F">
          <w:rPr>
            <w:rStyle w:val="Forte"/>
            <w:b w:val="0"/>
            <w:rPrChange w:id="154" w:author="Mateus Berardo de Souza Terra" w:date="2016-02-08T20:05:00Z">
              <w:rPr>
                <w:rStyle w:val="Forte"/>
              </w:rPr>
            </w:rPrChange>
          </w:rPr>
          <w:t xml:space="preserve">ight </w:t>
        </w:r>
      </w:ins>
      <w:proofErr w:type="spellStart"/>
      <w:ins w:id="155" w:author="Mateus Berardo de Souza Terra" w:date="2016-02-08T19:11:00Z">
        <w:r w:rsidR="006D3AB1" w:rsidRPr="007D7E6F">
          <w:rPr>
            <w:rStyle w:val="Forte"/>
            <w:b w:val="0"/>
          </w:rPr>
          <w:t>E</w:t>
        </w:r>
      </w:ins>
      <w:ins w:id="156" w:author="granix pacheco" w:date="2016-02-08T11:48:00Z">
        <w:del w:id="157" w:author="Mateus Berardo de Souza Terra" w:date="2016-02-08T19:11:00Z">
          <w:r w:rsidRPr="007D7E6F" w:rsidDel="006D3AB1">
            <w:rPr>
              <w:rStyle w:val="Forte"/>
              <w:b w:val="0"/>
              <w:rPrChange w:id="158" w:author="Mateus Berardo de Souza Terra" w:date="2016-02-08T20:05:00Z">
                <w:rPr>
                  <w:rStyle w:val="Forte"/>
                </w:rPr>
              </w:rPrChange>
            </w:rPr>
            <w:delText>e</w:delText>
          </w:r>
        </w:del>
        <w:r w:rsidRPr="007D7E6F">
          <w:rPr>
            <w:rStyle w:val="Forte"/>
            <w:b w:val="0"/>
            <w:rPrChange w:id="159" w:author="Mateus Berardo de Souza Terra" w:date="2016-02-08T20:05:00Z">
              <w:rPr>
                <w:rStyle w:val="Forte"/>
              </w:rPr>
            </w:rPrChange>
          </w:rPr>
          <w:t>mitting</w:t>
        </w:r>
        <w:proofErr w:type="spellEnd"/>
        <w:r w:rsidRPr="007D7E6F">
          <w:rPr>
            <w:rStyle w:val="Forte"/>
            <w:b w:val="0"/>
            <w:rPrChange w:id="160" w:author="Mateus Berardo de Souza Terra" w:date="2016-02-08T20:05:00Z">
              <w:rPr>
                <w:rStyle w:val="Forte"/>
              </w:rPr>
            </w:rPrChange>
          </w:rPr>
          <w:t xml:space="preserve"> </w:t>
        </w:r>
      </w:ins>
      <w:proofErr w:type="spellStart"/>
      <w:ins w:id="161" w:author="Mateus Berardo de Souza Terra" w:date="2016-02-08T19:11:00Z">
        <w:r w:rsidR="006D3AB1" w:rsidRPr="007D7E6F">
          <w:rPr>
            <w:rStyle w:val="Forte"/>
            <w:b w:val="0"/>
          </w:rPr>
          <w:t>D</w:t>
        </w:r>
      </w:ins>
      <w:del w:id="162" w:author="Mateus Berardo de Souza Terra" w:date="2016-02-08T19:11:00Z">
        <w:r w:rsidRPr="007D7E6F" w:rsidDel="006D3AB1">
          <w:rPr>
            <w:rStyle w:val="Forte"/>
            <w:b w:val="0"/>
            <w:rPrChange w:id="163" w:author="Mateus Berardo de Souza Terra" w:date="2016-02-08T20:05:00Z">
              <w:rPr>
                <w:rStyle w:val="Forte"/>
              </w:rPr>
            </w:rPrChange>
          </w:rPr>
          <w:delText>d</w:delText>
        </w:r>
      </w:del>
      <w:r w:rsidRPr="007D7E6F">
        <w:rPr>
          <w:rStyle w:val="Forte"/>
          <w:b w:val="0"/>
          <w:rPrChange w:id="164" w:author="Mateus Berardo de Souza Terra" w:date="2016-02-08T20:05:00Z">
            <w:rPr>
              <w:rStyle w:val="Forte"/>
            </w:rPr>
          </w:rPrChange>
        </w:rPr>
        <w:t>iode</w:t>
      </w:r>
      <w:proofErr w:type="spellEnd"/>
      <w:r w:rsidRPr="007D7E6F">
        <w:rPr>
          <w:rStyle w:val="Forte"/>
          <w:b w:val="0"/>
          <w:rPrChange w:id="165" w:author="Mateus Berardo de Souza Terra" w:date="2016-02-08T20:05:00Z">
            <w:rPr>
              <w:rStyle w:val="Forte"/>
            </w:rPr>
          </w:rPrChange>
        </w:rPr>
        <w:t>) é um diodo</w:t>
      </w:r>
      <w:r w:rsidRPr="007D7E6F">
        <w:rPr>
          <w:rStyle w:val="Forte"/>
        </w:rPr>
        <w:t xml:space="preserve"> </w:t>
      </w:r>
      <w:r w:rsidRPr="007D7E6F">
        <w:rPr>
          <w:rStyle w:val="Forte"/>
          <w:b w:val="0"/>
        </w:rPr>
        <w:t>emissor de luz. Isso significa que ele tem as propriedades de um diodo (descrito acima) e é capaz de emitir luz própria</w:t>
      </w:r>
      <w:r w:rsidR="003B034C">
        <w:rPr>
          <w:rStyle w:val="Forte"/>
          <w:b w:val="0"/>
        </w:rPr>
        <w:t>,</w:t>
      </w:r>
      <w:r w:rsidRPr="007D7E6F">
        <w:rPr>
          <w:rStyle w:val="Forte"/>
          <w:b w:val="0"/>
        </w:rPr>
        <w:t xml:space="preserve">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166" w:author="granix pacheco" w:date="2016-02-08T12:11:00Z">
        <w:r w:rsidR="002308BC" w:rsidRPr="007D7E6F">
          <w:rPr>
            <w:noProof/>
            <w:lang w:val="en-US"/>
            <w:rPrChange w:id="167" w:author="Mateus Berardo de Souza Terra" w:date="2016-02-08T20:05:00Z">
              <w:rPr>
                <w:noProof/>
                <w:u w:val="single"/>
                <w:lang w:val="en-US"/>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3A3C2512" w14:textId="2E3FFF1D" w:rsidR="00BB7020" w:rsidRDefault="00806C81" w:rsidP="003B034C">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4E09688C" w14:textId="639DCC53" w:rsidR="00992D23" w:rsidRDefault="00C17068" w:rsidP="00992D23">
      <w:pPr>
        <w:ind w:firstLine="708"/>
        <w:rPr>
          <w:rFonts w:ascii="Times New Roman" w:hAnsi="Times New Roman" w:cs="Times New Roman"/>
          <w:b/>
          <w:sz w:val="32"/>
          <w:szCs w:val="32"/>
          <w:u w:val="single"/>
        </w:rPr>
      </w:pPr>
      <w:r>
        <w:rPr>
          <w:rFonts w:ascii="Times New Roman" w:hAnsi="Times New Roman" w:cs="Times New Roman"/>
          <w:b/>
          <w:sz w:val="32"/>
          <w:szCs w:val="32"/>
          <w:u w:val="single"/>
        </w:rPr>
        <w:t>4.2.7.2.</w:t>
      </w:r>
      <w:bookmarkStart w:id="168" w:name="_GoBack"/>
      <w:bookmarkEnd w:id="168"/>
      <w:r w:rsidR="00992D23">
        <w:rPr>
          <w:rFonts w:ascii="Times New Roman" w:hAnsi="Times New Roman" w:cs="Times New Roman"/>
          <w:b/>
          <w:sz w:val="32"/>
          <w:szCs w:val="32"/>
          <w:u w:val="single"/>
        </w:rPr>
        <w:t>RGBs:</w:t>
      </w:r>
    </w:p>
    <w:p w14:paraId="59FCA743" w14:textId="4A4CBF5A" w:rsidR="00992D23" w:rsidRDefault="00992D23" w:rsidP="00992D23">
      <w:pPr>
        <w:ind w:firstLine="708"/>
        <w:jc w:val="both"/>
        <w:rPr>
          <w:rFonts w:ascii="Times New Roman" w:hAnsi="Times New Roman" w:cs="Times New Roman"/>
          <w:sz w:val="24"/>
          <w:szCs w:val="24"/>
        </w:rPr>
      </w:pP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RGBs</w:t>
      </w:r>
      <w:proofErr w:type="spellEnd"/>
      <w:r>
        <w:rPr>
          <w:rFonts w:ascii="Times New Roman" w:hAnsi="Times New Roman" w:cs="Times New Roman"/>
          <w:sz w:val="24"/>
          <w:szCs w:val="24"/>
        </w:rPr>
        <w:t xml:space="preserve"> são basicamente três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associados, sendo eles um vermelho, um verde e um azul. Com esse componente podemos emitir luzes de cores distintas, basta regular a intensidade </w:t>
      </w:r>
      <w:r>
        <w:rPr>
          <w:rFonts w:ascii="Times New Roman" w:hAnsi="Times New Roman" w:cs="Times New Roman"/>
          <w:sz w:val="24"/>
          <w:szCs w:val="24"/>
        </w:rPr>
        <w:lastRenderedPageBreak/>
        <w:t xml:space="preserve">de cada LED presente no RGB. Cada um desses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possui quatro pernas que podem ter como pino comum (perna mais longa), cátodo ou o ânodo.</w:t>
      </w:r>
    </w:p>
    <w:p w14:paraId="1AA52F04" w14:textId="0C7ADBDE" w:rsidR="00992D23" w:rsidRPr="00BB7020" w:rsidRDefault="00992D23" w:rsidP="003B034C">
      <w:pPr>
        <w:pStyle w:val="NormalWeb"/>
        <w:shd w:val="clear" w:color="auto" w:fill="FFFFFF"/>
        <w:tabs>
          <w:tab w:val="left" w:pos="3449"/>
        </w:tabs>
        <w:spacing w:before="0" w:beforeAutospacing="0" w:after="160" w:afterAutospacing="0"/>
        <w:ind w:firstLine="792"/>
      </w:pPr>
      <w:r>
        <w:rPr>
          <w:rFonts w:ascii="Arial" w:hAnsi="Arial" w:cs="Arial"/>
          <w:noProof/>
          <w:color w:val="0000FF"/>
          <w:sz w:val="27"/>
          <w:szCs w:val="27"/>
          <w:lang w:val="en-US"/>
        </w:rPr>
        <w:drawing>
          <wp:anchor distT="0" distB="0" distL="114300" distR="114300" simplePos="0" relativeHeight="251689984" behindDoc="0" locked="0" layoutInCell="1" allowOverlap="1" wp14:anchorId="3BAF1A27" wp14:editId="2A148517">
            <wp:simplePos x="0" y="0"/>
            <wp:positionH relativeFrom="column">
              <wp:posOffset>2171700</wp:posOffset>
            </wp:positionH>
            <wp:positionV relativeFrom="paragraph">
              <wp:posOffset>11430</wp:posOffset>
            </wp:positionV>
            <wp:extent cx="1056262" cy="1056262"/>
            <wp:effectExtent l="0" t="0" r="0" b="0"/>
            <wp:wrapSquare wrapText="bothSides"/>
            <wp:docPr id="62" name="Imagem 62" descr="http://www.tandyonline.co.uk/media/catalog/product/cache/1/image/9df78eab33525d08d6e5fb8d27136e95/r/g/rgb-led.pn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dyonline.co.uk/media/catalog/product/cache/1/image/9df78eab33525d08d6e5fb8d27136e95/r/g/rgb-led.png">
                      <a:hlinkClick r:id="rId76" tgtFrame="&quot;_blank&quo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56262" cy="1056262"/>
                    </a:xfrm>
                    <a:prstGeom prst="rect">
                      <a:avLst/>
                    </a:prstGeom>
                    <a:noFill/>
                    <a:ln>
                      <a:noFill/>
                    </a:ln>
                  </pic:spPr>
                </pic:pic>
              </a:graphicData>
            </a:graphic>
          </wp:anchor>
        </w:drawing>
      </w:r>
    </w:p>
    <w:p w14:paraId="3682C6AF" w14:textId="77777777" w:rsidR="006D2EDB" w:rsidRDefault="006D2EDB" w:rsidP="006D2EDB">
      <w:pPr>
        <w:pStyle w:val="NormalWeb"/>
        <w:shd w:val="clear" w:color="auto" w:fill="FFFFFF"/>
        <w:spacing w:before="0" w:beforeAutospacing="0" w:after="160" w:afterAutospacing="0"/>
        <w:jc w:val="both"/>
        <w:rPr>
          <w:b/>
          <w:sz w:val="32"/>
          <w:szCs w:val="32"/>
        </w:rPr>
      </w:pPr>
    </w:p>
    <w:p w14:paraId="142AF37D" w14:textId="77777777" w:rsidR="00992D23" w:rsidRDefault="00992D23" w:rsidP="006D2EDB">
      <w:pPr>
        <w:pStyle w:val="NormalWeb"/>
        <w:shd w:val="clear" w:color="auto" w:fill="FFFFFF"/>
        <w:spacing w:before="0" w:beforeAutospacing="0" w:after="160" w:afterAutospacing="0"/>
        <w:jc w:val="both"/>
        <w:rPr>
          <w:b/>
          <w:sz w:val="32"/>
          <w:szCs w:val="32"/>
        </w:rPr>
      </w:pPr>
    </w:p>
    <w:p w14:paraId="504AA77E" w14:textId="77777777" w:rsidR="00992D23" w:rsidRPr="006D2EDB" w:rsidRDefault="00992D23" w:rsidP="006D2EDB">
      <w:pPr>
        <w:pStyle w:val="NormalWeb"/>
        <w:shd w:val="clear" w:color="auto" w:fill="FFFFFF"/>
        <w:spacing w:before="0" w:beforeAutospacing="0" w:after="160" w:afterAutospacing="0"/>
        <w:jc w:val="both"/>
        <w:rPr>
          <w:ins w:id="169"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6D32420A" w:rsidR="002A01B2" w:rsidRPr="002A01B2" w:rsidRDefault="003B034C" w:rsidP="006035E0">
      <w:pPr>
        <w:pStyle w:val="Standard"/>
        <w:ind w:firstLine="720"/>
        <w:jc w:val="both"/>
        <w:rPr>
          <w:rFonts w:ascii="Times New Roman" w:hAnsi="Times New Roman" w:cs="Times New Roman"/>
        </w:rPr>
      </w:pPr>
      <w:r>
        <w:rPr>
          <w:rFonts w:ascii="Times New Roman" w:hAnsi="Times New Roman" w:cs="Times New Roman"/>
        </w:rPr>
        <w:t>Nesse capí</w:t>
      </w:r>
      <w:r w:rsidR="002A01B2" w:rsidRPr="002A01B2">
        <w:rPr>
          <w:rFonts w:ascii="Times New Roman" w:hAnsi="Times New Roman" w:cs="Times New Roman"/>
        </w:rPr>
        <w:t>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0F81EF91"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w:t>
      </w:r>
      <w:r w:rsidR="003B034C">
        <w:rPr>
          <w:rFonts w:ascii="Times New Roman" w:hAnsi="Times New Roman" w:cs="Times New Roman"/>
        </w:rPr>
        <w:t>, que</w:t>
      </w:r>
      <w:r w:rsidRPr="002A01B2">
        <w:rPr>
          <w:rFonts w:ascii="Times New Roman" w:hAnsi="Times New Roman" w:cs="Times New Roman"/>
        </w:rPr>
        <w:t xml:space="preserve">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w:t>
      </w:r>
      <w:proofErr w:type="spellStart"/>
      <w:r w:rsidRPr="002A01B2">
        <w:rPr>
          <w:rFonts w:ascii="Times New Roman" w:hAnsi="Times New Roman" w:cs="Times New Roman"/>
        </w:rPr>
        <w:t>arduino</w:t>
      </w:r>
      <w:proofErr w:type="spellEnd"/>
      <w:r w:rsidRPr="002A01B2">
        <w:rPr>
          <w:rFonts w:ascii="Times New Roman" w:hAnsi="Times New Roman" w:cs="Times New Roman"/>
        </w:rPr>
        <w:t xml:space="preserve">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78"/>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val="en-US" w:eastAsia="en-US"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80"/>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26EC33D4"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 xml:space="preserve">Servo motores são motores </w:t>
      </w:r>
      <w:r w:rsidR="003B034C">
        <w:rPr>
          <w:rFonts w:ascii="Times New Roman" w:hAnsi="Times New Roman" w:cs="Times New Roman"/>
        </w:rPr>
        <w:t>de corrente contí</w:t>
      </w:r>
      <w:r w:rsidRPr="002A01B2">
        <w:rPr>
          <w:rFonts w:ascii="Times New Roman" w:hAnsi="Times New Roman" w:cs="Times New Roman"/>
        </w:rPr>
        <w:t>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4E8D22DB" w:rsidR="002A01B2" w:rsidRPr="002A01B2" w:rsidRDefault="002A01B2" w:rsidP="005A71A9">
      <w:pPr>
        <w:pStyle w:val="Standard"/>
        <w:ind w:firstLine="720"/>
        <w:jc w:val="both"/>
        <w:rPr>
          <w:rFonts w:ascii="Times New Roman" w:hAnsi="Times New Roman" w:cs="Times New Roman"/>
        </w:rPr>
      </w:pPr>
      <w:r w:rsidRPr="003B034C">
        <w:rPr>
          <w:rFonts w:ascii="Times New Roman" w:hAnsi="Times New Roman" w:cs="Times New Roman"/>
          <w:b/>
        </w:rPr>
        <w:t>Nota:</w:t>
      </w:r>
      <w:r w:rsidRPr="002A01B2">
        <w:rPr>
          <w:rFonts w:ascii="Times New Roman" w:hAnsi="Times New Roman" w:cs="Times New Roman"/>
        </w:rPr>
        <w:t xml:space="preserve"> Fique atento </w:t>
      </w:r>
      <w:r w:rsidR="003B034C">
        <w:rPr>
          <w:rFonts w:ascii="Times New Roman" w:hAnsi="Times New Roman" w:cs="Times New Roman"/>
        </w:rPr>
        <w:t xml:space="preserve">quanto </w:t>
      </w:r>
      <w:r w:rsidRPr="002A01B2">
        <w:rPr>
          <w:rFonts w:ascii="Times New Roman" w:hAnsi="Times New Roman" w:cs="Times New Roman"/>
        </w:rPr>
        <w:t>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val="en-US" w:eastAsia="en-US" w:bidi="ar-SA"/>
        </w:rPr>
        <w:lastRenderedPageBreak/>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38BE7715" w:rsidR="002A01B2" w:rsidRPr="002A01B2" w:rsidRDefault="00D07FB9" w:rsidP="00806C81">
      <w:pPr>
        <w:pStyle w:val="Standard"/>
        <w:numPr>
          <w:ilvl w:val="2"/>
          <w:numId w:val="69"/>
        </w:numPr>
        <w:ind w:left="2127"/>
        <w:jc w:val="both"/>
        <w:rPr>
          <w:rFonts w:ascii="Times New Roman" w:hAnsi="Times New Roman" w:cs="Times New Roman"/>
          <w:b/>
          <w:sz w:val="32"/>
          <w:szCs w:val="32"/>
        </w:rPr>
      </w:pPr>
      <w:r>
        <w:rPr>
          <w:rFonts w:ascii="Times New Roman" w:hAnsi="Times New Roman" w:cs="Times New Roman"/>
          <w:b/>
          <w:sz w:val="32"/>
          <w:szCs w:val="32"/>
        </w:rPr>
        <w:t>Rotação contí</w:t>
      </w:r>
      <w:r w:rsidR="002A01B2" w:rsidRPr="002A01B2">
        <w:rPr>
          <w:rFonts w:ascii="Times New Roman" w:hAnsi="Times New Roman" w:cs="Times New Roman"/>
          <w:b/>
          <w:sz w:val="32"/>
          <w:szCs w:val="32"/>
        </w:rPr>
        <w:t>nua:</w:t>
      </w:r>
    </w:p>
    <w:p w14:paraId="52505790" w14:textId="208209B4"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w:t>
      </w:r>
      <w:r w:rsidR="004F185B">
        <w:rPr>
          <w:rFonts w:ascii="Times New Roman" w:hAnsi="Times New Roman" w:cs="Times New Roman"/>
        </w:rPr>
        <w:t>, mas sim o seu sentido de rotação</w:t>
      </w:r>
      <w:r w:rsidRPr="002A01B2">
        <w:rPr>
          <w:rFonts w:ascii="Times New Roman" w:hAnsi="Times New Roman" w:cs="Times New Roman"/>
        </w:rPr>
        <w:t>.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84"/>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6321F056" w:rsidR="002A01B2" w:rsidRDefault="002A01B2" w:rsidP="007C3E7A">
      <w:pPr>
        <w:pStyle w:val="Standard"/>
        <w:ind w:left="360"/>
        <w:jc w:val="both"/>
        <w:rPr>
          <w:rFonts w:ascii="Times New Roman" w:hAnsi="Times New Roman" w:cs="Times New Roman"/>
        </w:rPr>
      </w:pPr>
      <w:r w:rsidRPr="002A01B2">
        <w:rPr>
          <w:rFonts w:ascii="Times New Roman" w:hAnsi="Times New Roman" w:cs="Times New Roman"/>
        </w:rPr>
        <w:tab/>
      </w:r>
      <w:r w:rsidR="007C3E7A">
        <w:rPr>
          <w:rFonts w:ascii="Times New Roman" w:hAnsi="Times New Roman" w:cs="Times New Roman"/>
        </w:rPr>
        <w:t xml:space="preserve">Os motores de passo são usados para realizações de movimentos muito precisos, sendo usado para isso “passos”, que seriam pequenos movimentos do motor. Ele </w:t>
      </w:r>
      <w:r w:rsidR="00D07FB9">
        <w:rPr>
          <w:rFonts w:ascii="Times New Roman" w:hAnsi="Times New Roman" w:cs="Times New Roman"/>
        </w:rPr>
        <w:t>utiliza</w:t>
      </w:r>
      <w:r w:rsidR="007C3E7A">
        <w:rPr>
          <w:rFonts w:ascii="Times New Roman" w:hAnsi="Times New Roman" w:cs="Times New Roman"/>
        </w:rPr>
        <w:t xml:space="preserve"> uma quantidade variada de fios que podem acionar as suas bobinas internas</w:t>
      </w:r>
      <w:r w:rsidR="00D07FB9">
        <w:rPr>
          <w:rFonts w:ascii="Times New Roman" w:hAnsi="Times New Roman" w:cs="Times New Roman"/>
        </w:rPr>
        <w:t>, possibilitando assim, controlar a</w:t>
      </w:r>
      <w:r w:rsidR="007C3E7A">
        <w:rPr>
          <w:rFonts w:ascii="Times New Roman" w:hAnsi="Times New Roman" w:cs="Times New Roman"/>
        </w:rPr>
        <w:t xml:space="preserve"> s</w:t>
      </w:r>
      <w:r w:rsidR="00D07FB9">
        <w:rPr>
          <w:rFonts w:ascii="Times New Roman" w:hAnsi="Times New Roman" w:cs="Times New Roman"/>
        </w:rPr>
        <w:t>ua posição por meio de padrões. São comumente encontrados</w:t>
      </w:r>
      <w:r w:rsidR="007C3E7A">
        <w:rPr>
          <w:rFonts w:ascii="Times New Roman" w:hAnsi="Times New Roman" w:cs="Times New Roman"/>
        </w:rPr>
        <w:t>, por exemplo, em impressoras.</w:t>
      </w:r>
    </w:p>
    <w:p w14:paraId="143BC41D" w14:textId="5F503491" w:rsidR="007C3E7A" w:rsidRPr="007C3E7A" w:rsidRDefault="007C3E7A" w:rsidP="007C3E7A">
      <w:pPr>
        <w:pStyle w:val="Standard"/>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Nota: </w:t>
      </w:r>
      <w:r>
        <w:rPr>
          <w:rFonts w:ascii="Times New Roman" w:hAnsi="Times New Roman" w:cs="Times New Roman"/>
        </w:rPr>
        <w:t>Existem placas especiais para facilitar o seu controle.</w:t>
      </w:r>
    </w:p>
    <w:p w14:paraId="7221C2D1" w14:textId="352BE89A" w:rsidR="007C3E7A" w:rsidRPr="002A01B2" w:rsidRDefault="007C3E7A" w:rsidP="007C3E7A">
      <w:pPr>
        <w:pStyle w:val="Standard"/>
        <w:ind w:left="36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2CC4CD21" wp14:editId="73728483">
            <wp:extent cx="1348740" cy="1348740"/>
            <wp:effectExtent l="0" t="0" r="3810" b="3810"/>
            <wp:docPr id="35" name="Imagem 35" descr="http://www.techmount.com.br/image/cache/data/Fotos/Motor/Passo/motor-de-passo-5v-4-polos-arduino-pic_MLB-O-3275171481_102012-600x600.jp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86" tgtFrame="&quot;_blank&quo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224FA439" w14:textId="77777777" w:rsidR="00503E40" w:rsidRDefault="00503E40" w:rsidP="00503E40">
      <w:pPr>
        <w:ind w:firstLine="708"/>
        <w:jc w:val="both"/>
        <w:rPr>
          <w:rFonts w:ascii="Times New Roman" w:hAnsi="Times New Roman" w:cs="Times New Roman"/>
          <w:sz w:val="24"/>
          <w:szCs w:val="24"/>
        </w:rPr>
      </w:pPr>
    </w:p>
    <w:p w14:paraId="5FBF70EF"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 xml:space="preserve">Um ponto muito importante no planejamento de um robô é a escolha de suas baterias. Pilhas são energia química armazenada que pode ser convertida facilmente em energia elétrica, enquanto baterias são conjuntos de pilhas ligadas entre si. Baterias podem influenciar muito no </w:t>
      </w:r>
      <w:r>
        <w:rPr>
          <w:rFonts w:ascii="Times New Roman" w:hAnsi="Times New Roman" w:cs="Times New Roman"/>
          <w:sz w:val="24"/>
          <w:szCs w:val="24"/>
        </w:rPr>
        <w:lastRenderedPageBreak/>
        <w:t>preço e no peso do robô e, quando mal escolhidas, podem causar diversos problemas incluindo a parada completa do robô. Os pontos mais importantes na escolha delas são:</w:t>
      </w:r>
    </w:p>
    <w:p w14:paraId="4E5C799C" w14:textId="77777777" w:rsidR="00503E40"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Corrente;</w:t>
      </w:r>
    </w:p>
    <w:p w14:paraId="4CB22805" w14:textId="77777777" w:rsidR="00503E40"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Tensão;</w:t>
      </w:r>
    </w:p>
    <w:p w14:paraId="69B61331" w14:textId="77777777" w:rsidR="00503E40" w:rsidRPr="00C50096"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Peso;</w:t>
      </w:r>
    </w:p>
    <w:p w14:paraId="090B34AB" w14:textId="77777777" w:rsidR="00503E40"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Custo.</w:t>
      </w:r>
    </w:p>
    <w:p w14:paraId="0DF02CE3" w14:textId="77777777" w:rsidR="00503E40" w:rsidRPr="00C50096"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Antes que possamos falar sobre baterias, deve-se ter em mente o efeito memória, popularmente conhecido como “bateria viciada”. Ele ocorre principalmente nos modelos mais antigos, chamados Níquel Cádmio, e geralmente quando não ocorre a descarga completa antes da recarga ou caso seu carregamento seja interrompido antes de estar completo. Esse mau uso faz com que a bateria “se acostume” a receber apenas uma parte da sua carga, reduzindo sua duração.</w:t>
      </w:r>
    </w:p>
    <w:p w14:paraId="51F6ACBF"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Outro ponto que deve ser destacado é que as baterias sofrem um desgaste natural com o passar do tempo e algumas precisam ser armazenadas de maneiras específicas para que possam ser utilizadas por um longo período de tempo. A seguir iremos falar dos tipos de baterias mais comuns, citando as suas principais vantagens e desvantagens.</w:t>
      </w:r>
    </w:p>
    <w:p w14:paraId="7F4E02A2" w14:textId="77777777" w:rsidR="00503E40" w:rsidRPr="00125DE7"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Fique atento a forma correta de descarte de baterias, que deve ser feito em lugares específicos de coletas, pois elas podem ser muito agressivas ao meio ambiente</w:t>
      </w:r>
    </w:p>
    <w:p w14:paraId="6EC80C97"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Vale a pena lembrar que as pilhas e baterias do mesmo tipo podem ser associadas com o fim de obter maior tensão ou maior corrente/autonomia. O capítulo 10.3. </w:t>
      </w:r>
      <w:proofErr w:type="gramStart"/>
      <w:r>
        <w:rPr>
          <w:rFonts w:ascii="Times New Roman" w:hAnsi="Times New Roman" w:cs="Times New Roman"/>
          <w:sz w:val="24"/>
          <w:szCs w:val="24"/>
        </w:rPr>
        <w:t>aborda</w:t>
      </w:r>
      <w:proofErr w:type="gramEnd"/>
      <w:r>
        <w:rPr>
          <w:rFonts w:ascii="Times New Roman" w:hAnsi="Times New Roman" w:cs="Times New Roman"/>
          <w:sz w:val="24"/>
          <w:szCs w:val="24"/>
        </w:rPr>
        <w:t xml:space="preserve"> esse tema.</w:t>
      </w:r>
    </w:p>
    <w:p w14:paraId="0B97F3EC" w14:textId="77777777" w:rsidR="00503E40" w:rsidRDefault="00503E40" w:rsidP="00503E40">
      <w:pPr>
        <w:ind w:firstLine="708"/>
        <w:jc w:val="both"/>
        <w:rPr>
          <w:rFonts w:ascii="Times New Roman" w:hAnsi="Times New Roman" w:cs="Times New Roman"/>
          <w:sz w:val="24"/>
          <w:szCs w:val="24"/>
        </w:rPr>
      </w:pPr>
    </w:p>
    <w:p w14:paraId="5F7549F9" w14:textId="77777777" w:rsidR="00503E40" w:rsidRDefault="00503E40" w:rsidP="00503E40">
      <w:pPr>
        <w:ind w:firstLine="708"/>
        <w:jc w:val="both"/>
        <w:rPr>
          <w:rStyle w:val="Forte"/>
          <w:rFonts w:ascii="Times New Roman" w:hAnsi="Times New Roman" w:cs="Times New Roman"/>
          <w:sz w:val="28"/>
          <w:szCs w:val="28"/>
          <w:bdr w:val="none" w:sz="0" w:space="0" w:color="auto" w:frame="1"/>
        </w:rPr>
      </w:pPr>
      <w:r w:rsidRPr="000D1342">
        <w:rPr>
          <w:rStyle w:val="Forte"/>
          <w:rFonts w:ascii="Times New Roman" w:hAnsi="Times New Roman" w:cs="Times New Roman"/>
          <w:sz w:val="28"/>
          <w:szCs w:val="28"/>
          <w:bdr w:val="none" w:sz="0" w:space="0" w:color="auto" w:frame="1"/>
        </w:rPr>
        <w:t>Níquel Cádmio (</w:t>
      </w:r>
      <w:proofErr w:type="spellStart"/>
      <w:r w:rsidRPr="000D1342">
        <w:rPr>
          <w:rStyle w:val="Forte"/>
          <w:rFonts w:ascii="Times New Roman" w:hAnsi="Times New Roman" w:cs="Times New Roman"/>
          <w:sz w:val="28"/>
          <w:szCs w:val="28"/>
          <w:bdr w:val="none" w:sz="0" w:space="0" w:color="auto" w:frame="1"/>
        </w:rPr>
        <w:t>NiCa</w:t>
      </w:r>
      <w:proofErr w:type="spellEnd"/>
      <w:r w:rsidRPr="000D1342">
        <w:rPr>
          <w:rStyle w:val="Forte"/>
          <w:rFonts w:ascii="Times New Roman" w:hAnsi="Times New Roman" w:cs="Times New Roman"/>
          <w:sz w:val="28"/>
          <w:szCs w:val="28"/>
          <w:bdr w:val="none" w:sz="0" w:space="0" w:color="auto" w:frame="1"/>
        </w:rPr>
        <w:t>)</w:t>
      </w:r>
      <w:r>
        <w:rPr>
          <w:rStyle w:val="Forte"/>
          <w:rFonts w:ascii="Times New Roman" w:hAnsi="Times New Roman" w:cs="Times New Roman"/>
          <w:sz w:val="28"/>
          <w:szCs w:val="28"/>
          <w:bdr w:val="none" w:sz="0" w:space="0" w:color="auto" w:frame="1"/>
        </w:rPr>
        <w:t>:</w:t>
      </w:r>
    </w:p>
    <w:p w14:paraId="31A3B9DD" w14:textId="77777777" w:rsidR="00503E40" w:rsidRDefault="00503E40" w:rsidP="00503E40">
      <w:pPr>
        <w:ind w:firstLine="708"/>
        <w:jc w:val="both"/>
        <w:rPr>
          <w:rStyle w:val="Forte"/>
          <w:rFonts w:ascii="Times New Roman" w:hAnsi="Times New Roman" w:cs="Times New Roman"/>
          <w:b w:val="0"/>
          <w:sz w:val="24"/>
          <w:szCs w:val="24"/>
          <w:bdr w:val="none" w:sz="0" w:space="0" w:color="auto" w:frame="1"/>
        </w:rPr>
      </w:pPr>
      <w:r>
        <w:rPr>
          <w:rStyle w:val="Forte"/>
          <w:rFonts w:ascii="Times New Roman" w:hAnsi="Times New Roman" w:cs="Times New Roman"/>
          <w:sz w:val="24"/>
          <w:szCs w:val="24"/>
          <w:bdr w:val="none" w:sz="0" w:space="0" w:color="auto" w:frame="1"/>
        </w:rPr>
        <w:t>Esse tipo de baterias já reinaram o mercado entre os anos de 1990 e 2000 porem foram substituídas por modelos mais eficiente</w:t>
      </w:r>
      <w:r>
        <w:rPr>
          <w:rStyle w:val="Forte"/>
          <w:rFonts w:ascii="Times New Roman" w:hAnsi="Times New Roman" w:cs="Times New Roman"/>
          <w:b w:val="0"/>
          <w:sz w:val="24"/>
          <w:szCs w:val="24"/>
          <w:bdr w:val="none" w:sz="0" w:space="0" w:color="auto" w:frame="1"/>
        </w:rPr>
        <w:t>s. Elas possuem um baixo custo e um peso médio,</w:t>
      </w:r>
      <w:r>
        <w:rPr>
          <w:rStyle w:val="Forte"/>
          <w:rFonts w:ascii="Times New Roman" w:hAnsi="Times New Roman" w:cs="Times New Roman"/>
          <w:sz w:val="24"/>
          <w:szCs w:val="24"/>
          <w:bdr w:val="none" w:sz="0" w:space="0" w:color="auto" w:frame="1"/>
        </w:rPr>
        <w:t xml:space="preserve"> </w:t>
      </w:r>
      <w:r>
        <w:rPr>
          <w:rStyle w:val="Forte"/>
          <w:rFonts w:ascii="Times New Roman" w:hAnsi="Times New Roman" w:cs="Times New Roman"/>
          <w:b w:val="0"/>
          <w:sz w:val="24"/>
          <w:szCs w:val="24"/>
          <w:bdr w:val="none" w:sz="0" w:space="0" w:color="auto" w:frame="1"/>
        </w:rPr>
        <w:t xml:space="preserve">mas </w:t>
      </w:r>
      <w:r>
        <w:rPr>
          <w:rStyle w:val="Forte"/>
          <w:rFonts w:ascii="Times New Roman" w:hAnsi="Times New Roman" w:cs="Times New Roman"/>
          <w:sz w:val="24"/>
          <w:szCs w:val="24"/>
          <w:bdr w:val="none" w:sz="0" w:space="0" w:color="auto" w:frame="1"/>
        </w:rPr>
        <w:t>sofrem, quase sempre, com o efeito memória. Outra desvantagem desse tipo de bateria é a sua grande agressividade ao meio ambiente.</w:t>
      </w:r>
    </w:p>
    <w:p w14:paraId="711E160B" w14:textId="77777777" w:rsidR="00503E40" w:rsidRDefault="00503E40" w:rsidP="00503E40">
      <w:pPr>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7D6FAD1D" wp14:editId="40512826">
            <wp:extent cx="1485900" cy="1485900"/>
            <wp:effectExtent l="0" t="0" r="0" b="0"/>
            <wp:docPr id="41" name="Imagem 41" descr="http://www.multiprat-k.com.br/images/stories/virtuemart/product/Bateria_para_Tel_4d2894f78427c.jp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ltiprat-k.com.br/images/stories/virtuemart/product/Bateria_para_Tel_4d2894f78427c.jpg">
                      <a:hlinkClick r:id="rId88" tgtFrame="&quot;_blank&quot;"/>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A409E22" w14:textId="77777777" w:rsidR="00503E40" w:rsidRDefault="00503E40" w:rsidP="00503E40">
      <w:pPr>
        <w:rPr>
          <w:rFonts w:ascii="Times New Roman" w:hAnsi="Times New Roman" w:cs="Times New Roman"/>
          <w:b/>
          <w:sz w:val="28"/>
          <w:szCs w:val="28"/>
        </w:rPr>
      </w:pPr>
      <w:r w:rsidRPr="00125DE7">
        <w:rPr>
          <w:rFonts w:ascii="Times New Roman" w:hAnsi="Times New Roman" w:cs="Times New Roman"/>
          <w:b/>
          <w:sz w:val="28"/>
          <w:szCs w:val="28"/>
        </w:rPr>
        <w:tab/>
        <w:t>Hidreto metálico de níquel (</w:t>
      </w:r>
      <w:proofErr w:type="spellStart"/>
      <w:r w:rsidRPr="00125DE7">
        <w:rPr>
          <w:rFonts w:ascii="Times New Roman" w:hAnsi="Times New Roman" w:cs="Times New Roman"/>
          <w:b/>
          <w:sz w:val="28"/>
          <w:szCs w:val="28"/>
        </w:rPr>
        <w:t>Ni</w:t>
      </w:r>
      <w:proofErr w:type="spellEnd"/>
      <w:r w:rsidRPr="00125DE7">
        <w:rPr>
          <w:rFonts w:ascii="Times New Roman" w:hAnsi="Times New Roman" w:cs="Times New Roman"/>
          <w:b/>
          <w:sz w:val="28"/>
          <w:szCs w:val="28"/>
        </w:rPr>
        <w:t>-MH)</w:t>
      </w:r>
      <w:r>
        <w:rPr>
          <w:rFonts w:ascii="Times New Roman" w:hAnsi="Times New Roman" w:cs="Times New Roman"/>
          <w:b/>
          <w:sz w:val="28"/>
          <w:szCs w:val="28"/>
        </w:rPr>
        <w:t>:</w:t>
      </w:r>
    </w:p>
    <w:p w14:paraId="0BFF34D4" w14:textId="77777777" w:rsidR="00503E40" w:rsidRDefault="00503E40" w:rsidP="00503E40">
      <w:pPr>
        <w:ind w:firstLine="708"/>
        <w:rPr>
          <w:rFonts w:ascii="Times New Roman" w:hAnsi="Times New Roman" w:cs="Times New Roman"/>
          <w:sz w:val="24"/>
          <w:szCs w:val="24"/>
        </w:rPr>
      </w:pPr>
      <w:r>
        <w:rPr>
          <w:rFonts w:ascii="Times New Roman" w:hAnsi="Times New Roman" w:cs="Times New Roman"/>
          <w:sz w:val="24"/>
          <w:szCs w:val="24"/>
        </w:rPr>
        <w:t>Essas baterias são muitos parecidas com a anterior, porém não sofrem tanto com o efeito memória e possuem maior carga por peso. Elas também são menos agressivas ao meio ambiente.</w:t>
      </w:r>
    </w:p>
    <w:p w14:paraId="589A5E83"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0000FF"/>
          <w:sz w:val="27"/>
          <w:szCs w:val="27"/>
          <w:lang w:val="en-US"/>
        </w:rPr>
        <w:lastRenderedPageBreak/>
        <w:drawing>
          <wp:inline distT="0" distB="0" distL="0" distR="0" wp14:anchorId="047E01F7" wp14:editId="711E1122">
            <wp:extent cx="1630680" cy="1630680"/>
            <wp:effectExtent l="0" t="0" r="7620" b="7620"/>
            <wp:docPr id="42" name="Imagem 42" descr="http://www.manutencaoesuprimentos.com.br/imagens/uso-de-uma-bateria-de-nicd_.jp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nutencaoesuprimentos.com.br/imagens/uso-de-uma-bateria-de-nicd_.jpg">
                      <a:hlinkClick r:id="rId90" tgtFrame="&quot;_blank&quot;"/>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3528BBF4" w14:textId="77777777" w:rsidR="00503E40" w:rsidRDefault="00503E40" w:rsidP="00503E40">
      <w:pPr>
        <w:ind w:firstLine="708"/>
        <w:rPr>
          <w:rFonts w:ascii="Times New Roman" w:hAnsi="Times New Roman" w:cs="Times New Roman"/>
          <w:b/>
          <w:sz w:val="28"/>
          <w:szCs w:val="28"/>
        </w:rPr>
      </w:pPr>
      <w:r w:rsidRPr="00125DE7">
        <w:rPr>
          <w:rFonts w:ascii="Times New Roman" w:hAnsi="Times New Roman" w:cs="Times New Roman"/>
          <w:b/>
          <w:sz w:val="28"/>
          <w:szCs w:val="28"/>
        </w:rPr>
        <w:t>Chumbo-Ácido</w:t>
      </w:r>
      <w:r>
        <w:rPr>
          <w:rFonts w:ascii="Times New Roman" w:hAnsi="Times New Roman" w:cs="Times New Roman"/>
          <w:b/>
          <w:sz w:val="28"/>
          <w:szCs w:val="28"/>
        </w:rPr>
        <w:t>:</w:t>
      </w:r>
    </w:p>
    <w:p w14:paraId="76BF5CD9"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As baterias de chumbo são muito eficientes quando se trata de armazenar uma grande carga, porém são muito pesadas. Elas são muito utilizadas atualmente em automóveis e em empilhadeiras. As baterias de chumbo utilizadas em carros possuem 12V de tensão.</w:t>
      </w:r>
    </w:p>
    <w:p w14:paraId="2659EF8A"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333333"/>
          <w:sz w:val="20"/>
          <w:szCs w:val="20"/>
          <w:lang w:val="en-US"/>
        </w:rPr>
        <w:drawing>
          <wp:inline distT="0" distB="0" distL="0" distR="0" wp14:anchorId="29842C3B" wp14:editId="4EA1960B">
            <wp:extent cx="1865999" cy="1668780"/>
            <wp:effectExtent l="0" t="0" r="1270" b="7620"/>
            <wp:docPr id="46" name="Imagem 46" descr="Bateria de chumbo usada em automó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eria de chumbo usada em automóvei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74767" cy="1676621"/>
                    </a:xfrm>
                    <a:prstGeom prst="rect">
                      <a:avLst/>
                    </a:prstGeom>
                    <a:noFill/>
                    <a:ln>
                      <a:noFill/>
                    </a:ln>
                  </pic:spPr>
                </pic:pic>
              </a:graphicData>
            </a:graphic>
          </wp:inline>
        </w:drawing>
      </w:r>
    </w:p>
    <w:p w14:paraId="63473A9A" w14:textId="77777777" w:rsidR="00503E40" w:rsidRDefault="00503E40" w:rsidP="00503E40">
      <w:pPr>
        <w:ind w:firstLine="708"/>
        <w:rPr>
          <w:rFonts w:ascii="Times New Roman" w:hAnsi="Times New Roman" w:cs="Times New Roman"/>
          <w:b/>
          <w:sz w:val="28"/>
          <w:szCs w:val="28"/>
        </w:rPr>
      </w:pPr>
      <w:r w:rsidRPr="00641B09">
        <w:rPr>
          <w:rFonts w:ascii="Times New Roman" w:hAnsi="Times New Roman" w:cs="Times New Roman"/>
          <w:b/>
          <w:sz w:val="28"/>
          <w:szCs w:val="28"/>
        </w:rPr>
        <w:t>Íons de lítio (Li-</w:t>
      </w:r>
      <w:proofErr w:type="spellStart"/>
      <w:r w:rsidRPr="00641B09">
        <w:rPr>
          <w:rFonts w:ascii="Times New Roman" w:hAnsi="Times New Roman" w:cs="Times New Roman"/>
          <w:b/>
          <w:sz w:val="28"/>
          <w:szCs w:val="28"/>
        </w:rPr>
        <w:t>Ion</w:t>
      </w:r>
      <w:proofErr w:type="spellEnd"/>
      <w:r w:rsidRPr="00641B09">
        <w:rPr>
          <w:rFonts w:ascii="Times New Roman" w:hAnsi="Times New Roman" w:cs="Times New Roman"/>
          <w:b/>
          <w:sz w:val="28"/>
          <w:szCs w:val="28"/>
        </w:rPr>
        <w:t>)</w:t>
      </w:r>
      <w:r>
        <w:rPr>
          <w:rFonts w:ascii="Times New Roman" w:hAnsi="Times New Roman" w:cs="Times New Roman"/>
          <w:b/>
          <w:sz w:val="28"/>
          <w:szCs w:val="28"/>
        </w:rPr>
        <w:t>:</w:t>
      </w:r>
    </w:p>
    <w:p w14:paraId="3EA00C00"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Essas baterias são modernas e não sofrem com o efeito memória. Estão presentes em quase todos celulares e aparelhos portáteis atuais por serem leves e poderem armazenar grandes quantidades de energia. Elas possuem diversos tamanhos e as apresentadas abaixo possuem tensão média de 3,7V. Uma desvantagem é o seu custo que é mais elevado que os dos modelos anteriormente citados.</w:t>
      </w:r>
    </w:p>
    <w:p w14:paraId="1CF91E9D"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28061032" wp14:editId="0BA80CBC">
            <wp:extent cx="1537638" cy="1584951"/>
            <wp:effectExtent l="0" t="0" r="5715" b="0"/>
            <wp:docPr id="47" name="Imagem 47" descr="http://www.chinaleadacidbatteries.com/photo/pl704023-1100mah_charging_lithium_ion_cylindrica_battery_lir_17500_3_7v_for_office_automation.jp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leadacidbatteries.com/photo/pl704023-1100mah_charging_lithium_ion_cylindrica_battery_lir_17500_3_7v_for_office_automation.jp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8848" cy="1606814"/>
                    </a:xfrm>
                    <a:prstGeom prst="rect">
                      <a:avLst/>
                    </a:prstGeom>
                    <a:noFill/>
                    <a:ln>
                      <a:noFill/>
                    </a:ln>
                  </pic:spPr>
                </pic:pic>
              </a:graphicData>
            </a:graphic>
          </wp:inline>
        </w:drawing>
      </w:r>
    </w:p>
    <w:p w14:paraId="1C1832DF" w14:textId="77777777" w:rsidR="00503E40" w:rsidRPr="00641B09" w:rsidRDefault="00503E40" w:rsidP="00503E40">
      <w:pPr>
        <w:ind w:left="708" w:firstLine="708"/>
        <w:jc w:val="both"/>
        <w:rPr>
          <w:rFonts w:ascii="Times New Roman" w:hAnsi="Times New Roman" w:cs="Times New Roman"/>
          <w:b/>
          <w:sz w:val="28"/>
          <w:szCs w:val="28"/>
        </w:rPr>
      </w:pPr>
      <w:r w:rsidRPr="00641B09">
        <w:rPr>
          <w:rFonts w:ascii="Times New Roman" w:hAnsi="Times New Roman" w:cs="Times New Roman"/>
          <w:b/>
          <w:sz w:val="28"/>
          <w:szCs w:val="28"/>
        </w:rPr>
        <w:t>Polímeros de Lítio (</w:t>
      </w:r>
      <w:proofErr w:type="spellStart"/>
      <w:r w:rsidRPr="00641B09">
        <w:rPr>
          <w:rFonts w:ascii="Times New Roman" w:hAnsi="Times New Roman" w:cs="Times New Roman"/>
          <w:b/>
          <w:sz w:val="28"/>
          <w:szCs w:val="28"/>
        </w:rPr>
        <w:t>Li-Po</w:t>
      </w:r>
      <w:proofErr w:type="spellEnd"/>
      <w:r w:rsidRPr="00641B09">
        <w:rPr>
          <w:rFonts w:ascii="Times New Roman" w:hAnsi="Times New Roman" w:cs="Times New Roman"/>
          <w:b/>
          <w:sz w:val="28"/>
          <w:szCs w:val="28"/>
        </w:rPr>
        <w:t>)</w:t>
      </w:r>
      <w:r>
        <w:rPr>
          <w:rFonts w:ascii="Times New Roman" w:hAnsi="Times New Roman" w:cs="Times New Roman"/>
          <w:b/>
          <w:sz w:val="28"/>
          <w:szCs w:val="28"/>
        </w:rPr>
        <w:t>:</w:t>
      </w:r>
    </w:p>
    <w:p w14:paraId="67645393"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Muitos as consideram as mais avançadas do mercado atual e são mais leves e potentes que suas rivais de Li-</w:t>
      </w:r>
      <w:proofErr w:type="spellStart"/>
      <w:r>
        <w:rPr>
          <w:rFonts w:ascii="Times New Roman" w:hAnsi="Times New Roman" w:cs="Times New Roman"/>
          <w:sz w:val="24"/>
          <w:szCs w:val="24"/>
        </w:rPr>
        <w:t>Ion</w:t>
      </w:r>
      <w:proofErr w:type="spellEnd"/>
      <w:r>
        <w:rPr>
          <w:rFonts w:ascii="Times New Roman" w:hAnsi="Times New Roman" w:cs="Times New Roman"/>
          <w:sz w:val="24"/>
          <w:szCs w:val="24"/>
        </w:rPr>
        <w:t>. Elas não sofrem com o efeito memória, mas possuem um custo muito elevado pelo seu custo de produção.</w:t>
      </w:r>
    </w:p>
    <w:p w14:paraId="0EE721F2"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48FD2F1C" wp14:editId="34052275">
            <wp:extent cx="2362200" cy="1771650"/>
            <wp:effectExtent l="0" t="0" r="0" b="0"/>
            <wp:docPr id="48" name="Imagem 48" descr="http://www.electan.com/images/Lipo2000.jpg">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tan.com/images/Lipo2000.jpg">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14:paraId="540DF7D6" w14:textId="77777777" w:rsidR="00503E40" w:rsidRDefault="00503E40" w:rsidP="00503E40">
      <w:pPr>
        <w:ind w:left="708" w:firstLine="708"/>
        <w:jc w:val="center"/>
        <w:rPr>
          <w:rFonts w:ascii="Times New Roman" w:hAnsi="Times New Roman" w:cs="Times New Roman"/>
          <w:sz w:val="24"/>
          <w:szCs w:val="24"/>
        </w:rPr>
      </w:pPr>
    </w:p>
    <w:p w14:paraId="36E9AC0D"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A tensão das baterias de Lítio não pode passar de um limite, elas devem variar apenas dentro de uma margem estabelecida pelo fabricante. Uma descarga excessiva pode comprometer a sua capacidade de armazenamento e uma carga excessiva pode causar até a sua explosão.</w:t>
      </w:r>
    </w:p>
    <w:p w14:paraId="3D7A4A5C"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A simbologia usada para representar fontes de corrente continua está representada abaixo.</w:t>
      </w:r>
    </w:p>
    <w:p w14:paraId="17838AE2" w14:textId="77777777" w:rsidR="00503E40" w:rsidRDefault="00503E40" w:rsidP="00503E40">
      <w:pPr>
        <w:ind w:firstLine="708"/>
        <w:jc w:val="center"/>
        <w:rPr>
          <w:rFonts w:ascii="Arial" w:hAnsi="Arial" w:cs="Arial"/>
          <w:noProof/>
          <w:color w:val="0000FF"/>
          <w:sz w:val="27"/>
          <w:szCs w:val="27"/>
          <w:lang w:eastAsia="pt-BR"/>
        </w:rPr>
      </w:pPr>
      <w:r>
        <w:rPr>
          <w:rFonts w:ascii="Arial" w:hAnsi="Arial" w:cs="Arial"/>
          <w:noProof/>
          <w:color w:val="0000FF"/>
          <w:sz w:val="27"/>
          <w:szCs w:val="27"/>
          <w:lang w:val="en-US"/>
        </w:rPr>
        <w:drawing>
          <wp:inline distT="0" distB="0" distL="0" distR="0" wp14:anchorId="4407C1D0" wp14:editId="78A32432">
            <wp:extent cx="615481" cy="966769"/>
            <wp:effectExtent l="0" t="0" r="0" b="5080"/>
            <wp:docPr id="53" name="Imagem 53" descr="https://upload.wikimedia.org/wikipedia/commons/thumb/2/28/Battery_symbol2.svg/170px-Battery_symbol2.svg.png">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2/28/Battery_symbol2.svg/170px-Battery_symbol2.svg.png">
                      <a:hlinkClick r:id="rId97" tgtFrame="&quot;_blank&quot;"/>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2269" cy="993138"/>
                    </a:xfrm>
                    <a:prstGeom prst="rect">
                      <a:avLst/>
                    </a:prstGeom>
                    <a:noFill/>
                    <a:ln>
                      <a:noFill/>
                    </a:ln>
                  </pic:spPr>
                </pic:pic>
              </a:graphicData>
            </a:graphic>
          </wp:inline>
        </w:drawing>
      </w:r>
      <w:r>
        <w:rPr>
          <w:rFonts w:ascii="Arial" w:hAnsi="Arial" w:cs="Arial"/>
          <w:noProof/>
          <w:color w:val="0000FF"/>
          <w:sz w:val="27"/>
          <w:szCs w:val="27"/>
          <w:lang w:val="en-US"/>
        </w:rPr>
        <w:drawing>
          <wp:inline distT="0" distB="0" distL="0" distR="0" wp14:anchorId="25B097FD" wp14:editId="02C38846">
            <wp:extent cx="754380" cy="1074420"/>
            <wp:effectExtent l="0" t="0" r="0" b="0"/>
            <wp:docPr id="55" name="Imagem 55" descr="http://www.ufrgs.br/eng04030/Aulas/teoria/cap_01/imgs/ft010080.gif">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rgs.br/eng04030/Aulas/teoria/cap_01/imgs/ft010080.gif">
                      <a:hlinkClick r:id="rId99" tgtFrame="&quot;_blank&quot;"/>
                    </pic:cNvPr>
                    <pic:cNvPicPr>
                      <a:picLocks noChangeAspect="1" noChangeArrowheads="1"/>
                    </pic:cNvPicPr>
                  </pic:nvPicPr>
                  <pic:blipFill rotWithShape="1">
                    <a:blip r:embed="rId100">
                      <a:extLst>
                        <a:ext uri="{28A0092B-C50C-407E-A947-70E740481C1C}">
                          <a14:useLocalDpi xmlns:a14="http://schemas.microsoft.com/office/drawing/2010/main" val="0"/>
                        </a:ext>
                      </a:extLst>
                    </a:blip>
                    <a:srcRect l="1695" t="54294" r="82690" b="6648"/>
                    <a:stretch/>
                  </pic:blipFill>
                  <pic:spPr bwMode="auto">
                    <a:xfrm>
                      <a:off x="0" y="0"/>
                      <a:ext cx="754380" cy="1074420"/>
                    </a:xfrm>
                    <a:prstGeom prst="rect">
                      <a:avLst/>
                    </a:prstGeom>
                    <a:noFill/>
                    <a:ln>
                      <a:noFill/>
                    </a:ln>
                    <a:extLst>
                      <a:ext uri="{53640926-AAD7-44D8-BBD7-CCE9431645EC}">
                        <a14:shadowObscured xmlns:a14="http://schemas.microsoft.com/office/drawing/2010/main"/>
                      </a:ext>
                    </a:extLst>
                  </pic:spPr>
                </pic:pic>
              </a:graphicData>
            </a:graphic>
          </wp:inline>
        </w:drawing>
      </w:r>
    </w:p>
    <w:p w14:paraId="2C73C350" w14:textId="77777777" w:rsidR="00503E40" w:rsidRDefault="00503E40" w:rsidP="00503E40">
      <w:pPr>
        <w:ind w:firstLine="708"/>
        <w:jc w:val="center"/>
        <w:rPr>
          <w:rFonts w:ascii="Arial" w:hAnsi="Arial" w:cs="Arial"/>
          <w:noProof/>
          <w:color w:val="0000FF"/>
          <w:sz w:val="27"/>
          <w:szCs w:val="27"/>
          <w:lang w:eastAsia="pt-BR"/>
        </w:rPr>
      </w:pPr>
    </w:p>
    <w:p w14:paraId="7018AB47" w14:textId="77777777" w:rsidR="00503E40" w:rsidRPr="00715C67" w:rsidRDefault="00503E40" w:rsidP="00503E40">
      <w:pPr>
        <w:ind w:firstLine="708"/>
        <w:rPr>
          <w:rFonts w:ascii="Times New Roman" w:hAnsi="Times New Roman" w:cs="Times New Roman"/>
          <w:noProof/>
          <w:sz w:val="24"/>
          <w:szCs w:val="24"/>
          <w:lang w:eastAsia="pt-BR"/>
        </w:rPr>
      </w:pPr>
      <w:r>
        <w:rPr>
          <w:rFonts w:ascii="Times New Roman" w:hAnsi="Times New Roman" w:cs="Times New Roman"/>
          <w:b/>
          <w:noProof/>
          <w:sz w:val="24"/>
          <w:szCs w:val="24"/>
          <w:lang w:eastAsia="pt-BR"/>
        </w:rPr>
        <w:t>Aviso</w:t>
      </w:r>
      <w:r w:rsidRPr="00A82935">
        <w:rPr>
          <w:rFonts w:ascii="Times New Roman" w:hAnsi="Times New Roman" w:cs="Times New Roman"/>
          <w:b/>
          <w:noProof/>
          <w:sz w:val="24"/>
          <w:szCs w:val="24"/>
          <w:lang w:eastAsia="pt-BR"/>
        </w:rPr>
        <w:t>: Use sempre fontes próprias para o seu tipo de bateria com a tensão e corrente indicada pelo fabricante</w:t>
      </w:r>
      <w:r>
        <w:rPr>
          <w:rFonts w:ascii="Times New Roman" w:hAnsi="Times New Roman" w:cs="Times New Roman"/>
          <w:noProof/>
          <w:sz w:val="24"/>
          <w:szCs w:val="24"/>
          <w:lang w:eastAsia="pt-BR"/>
        </w:rPr>
        <w:t xml:space="preserve"> para evitar acidentes e prolongar a vida til do produto.</w:t>
      </w:r>
    </w:p>
    <w:p w14:paraId="32F79943" w14:textId="77777777" w:rsidR="00503E40" w:rsidRDefault="00503E40" w:rsidP="00503E40">
      <w:pPr>
        <w:pStyle w:val="NormalWeb"/>
        <w:shd w:val="clear" w:color="auto" w:fill="FFFFFF"/>
        <w:spacing w:before="0" w:beforeAutospacing="0" w:after="160" w:afterAutospacing="0"/>
        <w:ind w:left="720"/>
        <w:rPr>
          <w:b/>
          <w:sz w:val="36"/>
          <w:szCs w:val="36"/>
          <w:u w:val="single"/>
        </w:rPr>
      </w:pPr>
    </w:p>
    <w:p w14:paraId="2CCB0095" w14:textId="6A890DB8" w:rsidR="005545FA" w:rsidRDefault="005545FA" w:rsidP="005545FA">
      <w:pPr>
        <w:ind w:firstLine="708"/>
        <w:rPr>
          <w:rFonts w:ascii="Times New Roman" w:hAnsi="Times New Roman" w:cs="Times New Roman"/>
          <w:b/>
          <w:sz w:val="32"/>
          <w:szCs w:val="32"/>
          <w:u w:val="single"/>
        </w:rPr>
      </w:pPr>
      <w:r w:rsidRPr="005545FA">
        <w:rPr>
          <w:rFonts w:ascii="Times New Roman" w:hAnsi="Times New Roman" w:cs="Times New Roman"/>
          <w:b/>
          <w:sz w:val="36"/>
          <w:szCs w:val="36"/>
          <w:u w:val="single"/>
        </w:rPr>
        <w:t>8</w:t>
      </w:r>
      <w:r>
        <w:rPr>
          <w:rFonts w:ascii="Times New Roman" w:hAnsi="Times New Roman" w:cs="Times New Roman"/>
          <w:b/>
          <w:sz w:val="36"/>
          <w:szCs w:val="36"/>
          <w:u w:val="single"/>
        </w:rPr>
        <w:t>.</w:t>
      </w:r>
      <w:r w:rsidRPr="005545FA">
        <w:rPr>
          <w:rFonts w:ascii="Times New Roman" w:hAnsi="Times New Roman" w:cs="Times New Roman"/>
          <w:b/>
          <w:sz w:val="32"/>
          <w:szCs w:val="32"/>
          <w:u w:val="single"/>
        </w:rPr>
        <w:t xml:space="preserve"> </w:t>
      </w:r>
      <w:r>
        <w:rPr>
          <w:rFonts w:ascii="Times New Roman" w:hAnsi="Times New Roman" w:cs="Times New Roman"/>
          <w:b/>
          <w:sz w:val="32"/>
          <w:szCs w:val="32"/>
          <w:u w:val="single"/>
        </w:rPr>
        <w:t>Associações:</w:t>
      </w:r>
    </w:p>
    <w:p w14:paraId="02E218FE" w14:textId="77777777" w:rsidR="005545FA" w:rsidRDefault="005545FA" w:rsidP="005545FA">
      <w:pPr>
        <w:ind w:firstLine="708"/>
        <w:jc w:val="both"/>
        <w:rPr>
          <w:rFonts w:ascii="Times New Roman" w:hAnsi="Times New Roman" w:cs="Times New Roman"/>
          <w:sz w:val="24"/>
          <w:szCs w:val="24"/>
        </w:rPr>
      </w:pPr>
      <w:r>
        <w:rPr>
          <w:rFonts w:ascii="Times New Roman" w:hAnsi="Times New Roman" w:cs="Times New Roman"/>
          <w:sz w:val="24"/>
          <w:szCs w:val="24"/>
        </w:rPr>
        <w:t xml:space="preserve">Muitas vezes se torna necessária a associação de componentes ou de pilhas para se obter o valor necessário para o projeto pelo fato de nem todos os valores estarem disponíveis comercialmente ou em sua disposição. As associações podem acontecer de três formas, em série, em paralelo ou mistas, e cada uma possui suas características. </w:t>
      </w:r>
    </w:p>
    <w:p w14:paraId="36E578FA" w14:textId="77777777" w:rsidR="005545FA" w:rsidRDefault="005545FA" w:rsidP="005545FA">
      <w:pPr>
        <w:pStyle w:val="PargrafodaLista"/>
        <w:numPr>
          <w:ilvl w:val="0"/>
          <w:numId w:val="96"/>
        </w:numPr>
        <w:jc w:val="both"/>
        <w:rPr>
          <w:rFonts w:ascii="Times New Roman" w:hAnsi="Times New Roman" w:cs="Times New Roman"/>
          <w:sz w:val="24"/>
          <w:szCs w:val="24"/>
        </w:rPr>
      </w:pPr>
      <w:r>
        <w:rPr>
          <w:rFonts w:ascii="Times New Roman" w:hAnsi="Times New Roman" w:cs="Times New Roman"/>
          <w:b/>
          <w:sz w:val="24"/>
          <w:szCs w:val="24"/>
        </w:rPr>
        <w:t xml:space="preserve">Série: </w:t>
      </w:r>
      <w:r w:rsidRPr="00F736F9">
        <w:rPr>
          <w:rFonts w:ascii="Times New Roman" w:hAnsi="Times New Roman" w:cs="Times New Roman"/>
          <w:sz w:val="24"/>
          <w:szCs w:val="24"/>
        </w:rPr>
        <w:t>A associação em serie ocorre qu</w:t>
      </w:r>
      <w:r>
        <w:rPr>
          <w:rFonts w:ascii="Times New Roman" w:hAnsi="Times New Roman" w:cs="Times New Roman"/>
          <w:sz w:val="24"/>
          <w:szCs w:val="24"/>
        </w:rPr>
        <w:t>ando um componente é colocado em seguida do outro.</w:t>
      </w:r>
    </w:p>
    <w:p w14:paraId="1C5EEB36" w14:textId="77777777" w:rsidR="005545FA" w:rsidRDefault="005545FA" w:rsidP="005545FA">
      <w:pPr>
        <w:pStyle w:val="PargrafodaLista"/>
        <w:numPr>
          <w:ilvl w:val="0"/>
          <w:numId w:val="96"/>
        </w:numPr>
        <w:jc w:val="both"/>
        <w:rPr>
          <w:rFonts w:ascii="Times New Roman" w:hAnsi="Times New Roman" w:cs="Times New Roman"/>
          <w:sz w:val="24"/>
          <w:szCs w:val="24"/>
        </w:rPr>
      </w:pPr>
      <w:r>
        <w:rPr>
          <w:rFonts w:ascii="Times New Roman" w:hAnsi="Times New Roman" w:cs="Times New Roman"/>
          <w:b/>
          <w:sz w:val="24"/>
          <w:szCs w:val="24"/>
        </w:rPr>
        <w:lastRenderedPageBreak/>
        <w:t>Paralelo:</w:t>
      </w:r>
      <w:r>
        <w:rPr>
          <w:rFonts w:ascii="Times New Roman" w:hAnsi="Times New Roman" w:cs="Times New Roman"/>
          <w:sz w:val="24"/>
          <w:szCs w:val="24"/>
        </w:rPr>
        <w:t xml:space="preserve"> A associação em paralelo ocorre quando os componentes são colocados um ao lado do outro.</w:t>
      </w:r>
    </w:p>
    <w:p w14:paraId="00723FAD" w14:textId="77777777" w:rsidR="005545FA" w:rsidRDefault="005545FA" w:rsidP="005545FA">
      <w:pPr>
        <w:pStyle w:val="PargrafodaLista"/>
        <w:numPr>
          <w:ilvl w:val="0"/>
          <w:numId w:val="96"/>
        </w:numPr>
        <w:jc w:val="both"/>
        <w:rPr>
          <w:rFonts w:ascii="Times New Roman" w:hAnsi="Times New Roman" w:cs="Times New Roman"/>
          <w:sz w:val="24"/>
          <w:szCs w:val="24"/>
        </w:rPr>
      </w:pPr>
      <w:r>
        <w:rPr>
          <w:rFonts w:ascii="Times New Roman" w:hAnsi="Times New Roman" w:cs="Times New Roman"/>
          <w:b/>
          <w:sz w:val="24"/>
          <w:szCs w:val="24"/>
        </w:rPr>
        <w:t>Mistas:</w:t>
      </w:r>
      <w:r>
        <w:rPr>
          <w:rFonts w:ascii="Times New Roman" w:hAnsi="Times New Roman" w:cs="Times New Roman"/>
          <w:sz w:val="24"/>
          <w:szCs w:val="24"/>
        </w:rPr>
        <w:t xml:space="preserve"> Consiste no uso de ambas técnicas anteriores ao mesmo tempo.</w:t>
      </w:r>
    </w:p>
    <w:p w14:paraId="3A018725" w14:textId="77777777" w:rsidR="005545FA" w:rsidRDefault="005545FA" w:rsidP="005545FA">
      <w:pPr>
        <w:ind w:firstLine="708"/>
        <w:jc w:val="both"/>
        <w:rPr>
          <w:rFonts w:ascii="Times New Roman" w:hAnsi="Times New Roman" w:cs="Times New Roman"/>
          <w:sz w:val="24"/>
          <w:szCs w:val="24"/>
        </w:rPr>
      </w:pPr>
      <w:r>
        <w:rPr>
          <w:rFonts w:ascii="Times New Roman" w:hAnsi="Times New Roman" w:cs="Times New Roman"/>
          <w:sz w:val="24"/>
          <w:szCs w:val="24"/>
        </w:rPr>
        <w:t>As características e as formas de associações serão melhores explicadas abaixo, quando cada componente for abordado.</w:t>
      </w:r>
    </w:p>
    <w:p w14:paraId="67AA723A" w14:textId="77777777" w:rsidR="005545FA" w:rsidRPr="00EE6177" w:rsidRDefault="005545FA" w:rsidP="005545FA">
      <w:pPr>
        <w:pStyle w:val="PargrafodaLista"/>
        <w:numPr>
          <w:ilvl w:val="0"/>
          <w:numId w:val="97"/>
        </w:numPr>
        <w:jc w:val="both"/>
        <w:rPr>
          <w:rFonts w:ascii="Times New Roman" w:hAnsi="Times New Roman" w:cs="Times New Roman"/>
          <w:sz w:val="24"/>
          <w:szCs w:val="24"/>
        </w:rPr>
      </w:pPr>
      <w:r>
        <w:rPr>
          <w:rFonts w:ascii="Times New Roman" w:hAnsi="Times New Roman" w:cs="Times New Roman"/>
          <w:b/>
          <w:sz w:val="28"/>
          <w:szCs w:val="28"/>
        </w:rPr>
        <w:t>Resistores:</w:t>
      </w:r>
    </w:p>
    <w:p w14:paraId="10ED13EF" w14:textId="77777777" w:rsidR="005545FA" w:rsidRDefault="005545FA" w:rsidP="005545FA">
      <w:pPr>
        <w:pStyle w:val="NormalWeb"/>
        <w:numPr>
          <w:ilvl w:val="0"/>
          <w:numId w:val="22"/>
        </w:numPr>
        <w:shd w:val="clear" w:color="auto" w:fill="FFFFFF"/>
        <w:spacing w:before="0" w:beforeAutospacing="0" w:after="160" w:afterAutospacing="0"/>
        <w:jc w:val="both"/>
      </w:pPr>
      <w:r>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72226AC6" w14:textId="77777777" w:rsidR="005545FA" w:rsidRDefault="005545FA" w:rsidP="005545FA">
      <w:pPr>
        <w:pStyle w:val="NormalWeb"/>
        <w:shd w:val="clear" w:color="auto" w:fill="FFFFFF"/>
        <w:ind w:left="1800"/>
        <w:jc w:val="both"/>
      </w:pPr>
      <w:r>
        <w:rPr>
          <w:noProof/>
          <w:lang w:val="en-US"/>
        </w:rPr>
        <w:drawing>
          <wp:anchor distT="0" distB="0" distL="114300" distR="114300" simplePos="0" relativeHeight="251686912" behindDoc="0" locked="0" layoutInCell="1" allowOverlap="1" wp14:anchorId="3E940907" wp14:editId="502B3366">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2D671B8D" w14:textId="77777777" w:rsidR="005545FA" w:rsidRDefault="005545FA" w:rsidP="005545FA">
      <w:pPr>
        <w:pStyle w:val="NormalWeb"/>
        <w:shd w:val="clear" w:color="auto" w:fill="FFFFFF"/>
        <w:ind w:firstLine="720"/>
        <w:jc w:val="both"/>
      </w:pPr>
      <w:r>
        <w:t xml:space="preserve">                                                                                              </w:t>
      </w:r>
    </w:p>
    <w:p w14:paraId="6798C02B" w14:textId="77777777" w:rsidR="005545FA" w:rsidRDefault="005545FA" w:rsidP="005545FA">
      <w:pPr>
        <w:pStyle w:val="NormalWeb"/>
        <w:shd w:val="clear" w:color="auto" w:fill="FFFFFF"/>
        <w:ind w:firstLine="720"/>
        <w:jc w:val="both"/>
      </w:pPr>
    </w:p>
    <w:p w14:paraId="6A112A8E" w14:textId="77777777" w:rsidR="005545FA" w:rsidRDefault="005545FA" w:rsidP="005545FA">
      <w:pPr>
        <w:pStyle w:val="NormalWeb"/>
        <w:shd w:val="clear" w:color="auto" w:fill="FFFFFF"/>
        <w:ind w:firstLine="720"/>
        <w:jc w:val="center"/>
      </w:pPr>
    </w:p>
    <w:p w14:paraId="2F9A69DF" w14:textId="77777777" w:rsidR="005545FA" w:rsidRDefault="005545FA" w:rsidP="005545FA">
      <w:pPr>
        <w:pStyle w:val="NormalWeb"/>
        <w:shd w:val="clear" w:color="auto" w:fill="FFFFFF"/>
        <w:ind w:left="1440"/>
        <w:jc w:val="both"/>
      </w:pPr>
    </w:p>
    <w:p w14:paraId="51DC5326" w14:textId="77777777" w:rsidR="005545FA" w:rsidRDefault="005545FA" w:rsidP="005545FA">
      <w:pPr>
        <w:pStyle w:val="NormalWeb"/>
        <w:numPr>
          <w:ilvl w:val="0"/>
          <w:numId w:val="22"/>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C6EA90E" w14:textId="77777777" w:rsidR="005545FA" w:rsidRDefault="005545FA" w:rsidP="005545FA">
      <w:pPr>
        <w:pStyle w:val="NormalWeb"/>
        <w:shd w:val="clear" w:color="auto" w:fill="FFFFFF"/>
        <w:ind w:left="1800"/>
        <w:jc w:val="both"/>
      </w:pPr>
      <w:r>
        <w:rPr>
          <w:noProof/>
          <w:lang w:val="en-US"/>
        </w:rPr>
        <w:drawing>
          <wp:anchor distT="0" distB="0" distL="114300" distR="114300" simplePos="0" relativeHeight="251687936" behindDoc="0" locked="0" layoutInCell="1" allowOverlap="1" wp14:anchorId="245FB270" wp14:editId="064D392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0C58462C" w14:textId="77777777" w:rsidR="005545FA" w:rsidRDefault="005545FA" w:rsidP="005545FA">
      <w:pPr>
        <w:pStyle w:val="NormalWeb"/>
        <w:shd w:val="clear" w:color="auto" w:fill="FFFFFF"/>
        <w:ind w:firstLine="720"/>
        <w:jc w:val="both"/>
      </w:pPr>
    </w:p>
    <w:p w14:paraId="3188AF6C" w14:textId="77777777" w:rsidR="005545FA" w:rsidRDefault="005545FA" w:rsidP="005545FA">
      <w:pPr>
        <w:pStyle w:val="NormalWeb"/>
        <w:shd w:val="clear" w:color="auto" w:fill="FFFFFF"/>
        <w:ind w:firstLine="720"/>
        <w:jc w:val="both"/>
      </w:pPr>
    </w:p>
    <w:p w14:paraId="63BE86DE" w14:textId="77777777" w:rsidR="005545FA" w:rsidRDefault="005545FA" w:rsidP="005545FA">
      <w:pPr>
        <w:pStyle w:val="NormalWeb"/>
        <w:shd w:val="clear" w:color="auto" w:fill="FFFFFF"/>
        <w:ind w:firstLine="720"/>
        <w:jc w:val="both"/>
      </w:pPr>
    </w:p>
    <w:p w14:paraId="1F48DB2D" w14:textId="77777777" w:rsidR="005545FA" w:rsidRDefault="005545FA" w:rsidP="005545FA">
      <w:pPr>
        <w:pStyle w:val="NormalWeb"/>
        <w:numPr>
          <w:ilvl w:val="0"/>
          <w:numId w:val="22"/>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490D0FBC" w14:textId="77777777" w:rsidR="005545FA" w:rsidRDefault="005545FA" w:rsidP="005545FA">
      <w:pPr>
        <w:pStyle w:val="NormalWeb"/>
        <w:shd w:val="clear" w:color="auto" w:fill="FFFFFF"/>
        <w:ind w:left="1800"/>
        <w:jc w:val="both"/>
      </w:pPr>
    </w:p>
    <w:p w14:paraId="15217697" w14:textId="77777777" w:rsidR="005545FA" w:rsidRDefault="005545FA" w:rsidP="005545FA">
      <w:pPr>
        <w:pStyle w:val="NormalWeb"/>
        <w:shd w:val="clear" w:color="auto" w:fill="FFFFFF"/>
        <w:ind w:firstLine="720"/>
        <w:jc w:val="both"/>
      </w:pPr>
      <w:r>
        <w:rPr>
          <w:noProof/>
          <w:lang w:val="en-US"/>
        </w:rPr>
        <w:lastRenderedPageBreak/>
        <w:drawing>
          <wp:anchor distT="0" distB="0" distL="114300" distR="114300" simplePos="0" relativeHeight="251688960" behindDoc="0" locked="0" layoutInCell="1" allowOverlap="1" wp14:anchorId="5B952A35" wp14:editId="04812C3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3FCF49C9" w14:textId="77777777" w:rsidR="005545FA" w:rsidRDefault="005545FA" w:rsidP="005545FA">
      <w:pPr>
        <w:pStyle w:val="NormalWeb"/>
        <w:shd w:val="clear" w:color="auto" w:fill="FFFFFF"/>
        <w:ind w:firstLine="720"/>
        <w:jc w:val="both"/>
      </w:pPr>
    </w:p>
    <w:p w14:paraId="0E4E7013" w14:textId="77777777" w:rsidR="005545FA" w:rsidRDefault="005545FA" w:rsidP="005545FA">
      <w:pPr>
        <w:pStyle w:val="NormalWeb"/>
        <w:shd w:val="clear" w:color="auto" w:fill="FFFFFF"/>
        <w:ind w:firstLine="720"/>
        <w:jc w:val="both"/>
      </w:pPr>
    </w:p>
    <w:p w14:paraId="722E4A63" w14:textId="77777777" w:rsidR="005545FA" w:rsidRDefault="005545FA" w:rsidP="005545FA">
      <w:pPr>
        <w:pStyle w:val="NormalWeb"/>
        <w:shd w:val="clear" w:color="auto" w:fill="FFFFFF"/>
        <w:ind w:firstLine="720"/>
        <w:jc w:val="both"/>
      </w:pPr>
    </w:p>
    <w:p w14:paraId="74E8AEB9" w14:textId="77777777" w:rsidR="005545FA" w:rsidRDefault="005545FA" w:rsidP="005545FA">
      <w:pPr>
        <w:pStyle w:val="NormalWeb"/>
        <w:shd w:val="clear" w:color="auto" w:fill="FFFFFF"/>
        <w:spacing w:before="0" w:beforeAutospacing="0" w:after="160" w:afterAutospacing="0"/>
        <w:ind w:firstLine="720"/>
        <w:jc w:val="both"/>
      </w:pPr>
    </w:p>
    <w:p w14:paraId="1D83EBAA" w14:textId="77777777" w:rsidR="005545FA" w:rsidRPr="00D67117" w:rsidRDefault="005545FA" w:rsidP="005545FA">
      <w:pPr>
        <w:pStyle w:val="PargrafodaLista"/>
        <w:numPr>
          <w:ilvl w:val="0"/>
          <w:numId w:val="97"/>
        </w:numPr>
        <w:jc w:val="both"/>
        <w:rPr>
          <w:rFonts w:ascii="Times New Roman" w:hAnsi="Times New Roman" w:cs="Times New Roman"/>
          <w:b/>
          <w:sz w:val="28"/>
          <w:szCs w:val="28"/>
        </w:rPr>
      </w:pPr>
      <w:r>
        <w:rPr>
          <w:rFonts w:ascii="Times New Roman" w:hAnsi="Times New Roman" w:cs="Times New Roman"/>
          <w:b/>
          <w:sz w:val="28"/>
          <w:szCs w:val="28"/>
        </w:rPr>
        <w:t>Capacitores:</w:t>
      </w:r>
    </w:p>
    <w:p w14:paraId="68F4A75B" w14:textId="77777777" w:rsidR="005545FA" w:rsidRPr="00D67117" w:rsidRDefault="005545FA" w:rsidP="005545FA">
      <w:pPr>
        <w:ind w:firstLine="708"/>
        <w:jc w:val="both"/>
        <w:rPr>
          <w:rFonts w:ascii="Times New Roman" w:hAnsi="Times New Roman" w:cs="Times New Roman"/>
          <w:sz w:val="24"/>
          <w:szCs w:val="24"/>
        </w:rPr>
      </w:pPr>
      <w:r>
        <w:rPr>
          <w:rFonts w:ascii="Times New Roman" w:hAnsi="Times New Roman" w:cs="Times New Roman"/>
          <w:sz w:val="24"/>
          <w:szCs w:val="24"/>
        </w:rPr>
        <w:t>A associação de capacitores ocorre de maneira muito semelhante à de resistores, porém, deve-se usar a forma de paralelo de resistores para a associação em série de capacitores e vice-versa, invertendo assim os casos.</w:t>
      </w:r>
    </w:p>
    <w:p w14:paraId="0CC53CA8" w14:textId="77777777" w:rsidR="005545FA" w:rsidRDefault="005545FA" w:rsidP="005545FA">
      <w:pPr>
        <w:pStyle w:val="PargrafodaLista"/>
        <w:numPr>
          <w:ilvl w:val="0"/>
          <w:numId w:val="97"/>
        </w:numPr>
        <w:jc w:val="both"/>
        <w:rPr>
          <w:rFonts w:ascii="Times New Roman" w:hAnsi="Times New Roman" w:cs="Times New Roman"/>
          <w:b/>
          <w:sz w:val="28"/>
          <w:szCs w:val="28"/>
        </w:rPr>
      </w:pPr>
      <w:r>
        <w:rPr>
          <w:rFonts w:ascii="Times New Roman" w:hAnsi="Times New Roman" w:cs="Times New Roman"/>
          <w:b/>
          <w:sz w:val="28"/>
          <w:szCs w:val="28"/>
        </w:rPr>
        <w:t>Pilhas:</w:t>
      </w:r>
    </w:p>
    <w:p w14:paraId="05B4B068" w14:textId="77777777" w:rsidR="005545FA" w:rsidRDefault="005545FA" w:rsidP="005545FA">
      <w:pPr>
        <w:jc w:val="both"/>
        <w:rPr>
          <w:rFonts w:ascii="Times New Roman" w:hAnsi="Times New Roman" w:cs="Times New Roman"/>
          <w:sz w:val="24"/>
          <w:szCs w:val="24"/>
        </w:rPr>
      </w:pPr>
      <w:r>
        <w:rPr>
          <w:rFonts w:ascii="Times New Roman" w:hAnsi="Times New Roman" w:cs="Times New Roman"/>
          <w:sz w:val="24"/>
          <w:szCs w:val="24"/>
        </w:rPr>
        <w:t>Um conjunto de pilhas pode ser chamado de bateria e a sua associação deve ser feita com cautela. Ao associar pilhas use apenas pilhas de mesma idade e de mesmo material e estude mais profundamente sobre como deve ser feito o carregamento que, muitas vezes, é sugerido que ocorre de maneira individual em casa célula da bateria.</w:t>
      </w:r>
    </w:p>
    <w:p w14:paraId="7FE0422B" w14:textId="77777777" w:rsidR="005545FA" w:rsidRPr="00D67117" w:rsidRDefault="005545FA" w:rsidP="005545FA">
      <w:pPr>
        <w:pStyle w:val="PargrafodaLista"/>
        <w:numPr>
          <w:ilvl w:val="1"/>
          <w:numId w:val="97"/>
        </w:numPr>
        <w:jc w:val="both"/>
        <w:rPr>
          <w:rFonts w:ascii="Times New Roman" w:hAnsi="Times New Roman" w:cs="Times New Roman"/>
          <w:sz w:val="24"/>
          <w:szCs w:val="24"/>
        </w:rPr>
      </w:pPr>
      <w:r>
        <w:rPr>
          <w:rFonts w:ascii="Times New Roman" w:hAnsi="Times New Roman" w:cs="Times New Roman"/>
          <w:b/>
          <w:sz w:val="24"/>
          <w:szCs w:val="24"/>
        </w:rPr>
        <w:t>Série:</w:t>
      </w:r>
    </w:p>
    <w:p w14:paraId="59577B42" w14:textId="77777777" w:rsidR="005545FA" w:rsidRDefault="005545FA" w:rsidP="005545FA">
      <w:pPr>
        <w:pStyle w:val="PargrafodaLista"/>
        <w:ind w:left="2148"/>
        <w:jc w:val="both"/>
        <w:rPr>
          <w:rFonts w:ascii="Times New Roman" w:hAnsi="Times New Roman" w:cs="Times New Roman"/>
          <w:sz w:val="24"/>
          <w:szCs w:val="24"/>
        </w:rPr>
      </w:pPr>
      <w:r>
        <w:rPr>
          <w:rFonts w:ascii="Times New Roman" w:hAnsi="Times New Roman" w:cs="Times New Roman"/>
          <w:sz w:val="24"/>
          <w:szCs w:val="24"/>
        </w:rPr>
        <w:t>A associação em série de pilhas possibilita um aumento da tensão proveniente delas, ou seja, se o polo positivo de uma pilha é ligado ao negativo da seguinte a voltagem de ambas é somada.</w:t>
      </w:r>
    </w:p>
    <w:p w14:paraId="0C2074C3" w14:textId="77777777" w:rsidR="005545FA" w:rsidRDefault="005545FA" w:rsidP="005545FA">
      <w:pPr>
        <w:pStyle w:val="PargrafodaLista"/>
        <w:ind w:left="2148"/>
        <w:jc w:val="both"/>
        <w:rPr>
          <w:rFonts w:ascii="Times New Roman" w:hAnsi="Times New Roman" w:cs="Times New Roman"/>
          <w:sz w:val="24"/>
          <w:szCs w:val="24"/>
        </w:rPr>
      </w:pPr>
    </w:p>
    <w:p w14:paraId="542C11E3" w14:textId="77777777" w:rsidR="005545FA" w:rsidRPr="00755228" w:rsidRDefault="005545FA" w:rsidP="005545FA">
      <w:pPr>
        <w:pStyle w:val="PargrafodaLista"/>
        <w:numPr>
          <w:ilvl w:val="1"/>
          <w:numId w:val="97"/>
        </w:numPr>
        <w:jc w:val="both"/>
        <w:rPr>
          <w:rFonts w:ascii="Times New Roman" w:hAnsi="Times New Roman" w:cs="Times New Roman"/>
          <w:sz w:val="24"/>
          <w:szCs w:val="24"/>
        </w:rPr>
      </w:pPr>
      <w:r>
        <w:rPr>
          <w:rFonts w:ascii="Times New Roman" w:hAnsi="Times New Roman" w:cs="Times New Roman"/>
          <w:b/>
          <w:sz w:val="24"/>
          <w:szCs w:val="24"/>
        </w:rPr>
        <w:t>Paralelo:</w:t>
      </w:r>
    </w:p>
    <w:p w14:paraId="39B72262" w14:textId="77777777" w:rsidR="005545FA" w:rsidRDefault="005545FA" w:rsidP="005545FA">
      <w:pPr>
        <w:pStyle w:val="PargrafodaLista"/>
        <w:ind w:left="2148"/>
        <w:jc w:val="both"/>
        <w:rPr>
          <w:rFonts w:ascii="Times New Roman" w:hAnsi="Times New Roman" w:cs="Times New Roman"/>
          <w:sz w:val="24"/>
          <w:szCs w:val="24"/>
        </w:rPr>
      </w:pPr>
      <w:r>
        <w:rPr>
          <w:rFonts w:ascii="Times New Roman" w:hAnsi="Times New Roman" w:cs="Times New Roman"/>
          <w:sz w:val="24"/>
          <w:szCs w:val="24"/>
        </w:rPr>
        <w:t>Por outro lado, a associação em paralelo não aumenta a tensão resultante, mas sim acorrente/duração das pilhas utilizadas.</w:t>
      </w:r>
    </w:p>
    <w:p w14:paraId="41AED92D" w14:textId="77777777" w:rsidR="005545FA" w:rsidRDefault="005545FA" w:rsidP="005545FA">
      <w:pPr>
        <w:pStyle w:val="PargrafodaLista"/>
        <w:ind w:left="2148"/>
        <w:jc w:val="both"/>
        <w:rPr>
          <w:rFonts w:ascii="Times New Roman" w:hAnsi="Times New Roman" w:cs="Times New Roman"/>
          <w:sz w:val="24"/>
          <w:szCs w:val="24"/>
        </w:rPr>
      </w:pPr>
    </w:p>
    <w:p w14:paraId="6BCE6970" w14:textId="77777777" w:rsidR="005545FA" w:rsidRPr="00755228" w:rsidRDefault="005545FA" w:rsidP="005545FA">
      <w:pPr>
        <w:pStyle w:val="PargrafodaLista"/>
        <w:numPr>
          <w:ilvl w:val="1"/>
          <w:numId w:val="97"/>
        </w:numPr>
        <w:jc w:val="both"/>
        <w:rPr>
          <w:rFonts w:ascii="Times New Roman" w:hAnsi="Times New Roman" w:cs="Times New Roman"/>
          <w:sz w:val="24"/>
          <w:szCs w:val="24"/>
        </w:rPr>
      </w:pPr>
      <w:r>
        <w:rPr>
          <w:rFonts w:ascii="Times New Roman" w:hAnsi="Times New Roman" w:cs="Times New Roman"/>
          <w:b/>
          <w:sz w:val="24"/>
          <w:szCs w:val="24"/>
        </w:rPr>
        <w:t>Mista:</w:t>
      </w:r>
    </w:p>
    <w:p w14:paraId="68AFE293" w14:textId="77777777" w:rsidR="005545FA" w:rsidRPr="00755228" w:rsidRDefault="005545FA" w:rsidP="005545FA">
      <w:pPr>
        <w:pStyle w:val="PargrafodaLista"/>
        <w:ind w:left="2148"/>
        <w:jc w:val="both"/>
        <w:rPr>
          <w:rFonts w:ascii="Times New Roman" w:hAnsi="Times New Roman" w:cs="Times New Roman"/>
          <w:sz w:val="24"/>
          <w:szCs w:val="24"/>
        </w:rPr>
      </w:pPr>
      <w:r>
        <w:rPr>
          <w:rFonts w:ascii="Times New Roman" w:hAnsi="Times New Roman" w:cs="Times New Roman"/>
          <w:sz w:val="24"/>
          <w:szCs w:val="24"/>
        </w:rPr>
        <w:t>Como o próprio nome já sugere, esse tipo de associação utiliza ambas as técnicas para obter maior corrente e maior tensão. Suas grandezas de saída podem ser calculadas usando os mesmos meios dos itens anteriores.</w:t>
      </w:r>
    </w:p>
    <w:p w14:paraId="042C2BD5" w14:textId="4C672A35" w:rsidR="005545FA" w:rsidRPr="005545FA" w:rsidRDefault="005545FA" w:rsidP="005545FA">
      <w:pPr>
        <w:rPr>
          <w:rFonts w:ascii="Times New Roman" w:hAnsi="Times New Roman" w:cs="Times New Roman"/>
          <w:sz w:val="24"/>
          <w:szCs w:val="24"/>
        </w:rPr>
      </w:pPr>
    </w:p>
    <w:p w14:paraId="673656F0" w14:textId="5BC3343B" w:rsidR="005545FA" w:rsidRDefault="005545FA" w:rsidP="005545FA">
      <w:pPr>
        <w:pStyle w:val="NormalWeb"/>
        <w:shd w:val="clear" w:color="auto" w:fill="FFFFFF"/>
        <w:spacing w:before="0" w:beforeAutospacing="0" w:after="160" w:afterAutospacing="0"/>
        <w:rPr>
          <w:b/>
          <w:sz w:val="36"/>
          <w:szCs w:val="36"/>
          <w:u w:val="single"/>
        </w:rPr>
      </w:pPr>
    </w:p>
    <w:p w14:paraId="74504534" w14:textId="77777777" w:rsidR="000A6C2B" w:rsidRDefault="000A6C2B" w:rsidP="000A6C2B">
      <w:pPr>
        <w:pStyle w:val="NormalWeb"/>
        <w:shd w:val="clear" w:color="auto" w:fill="FFFFFF"/>
        <w:spacing w:before="0" w:beforeAutospacing="0" w:after="160" w:afterAutospacing="0"/>
        <w:ind w:left="720"/>
        <w:rPr>
          <w:b/>
          <w:sz w:val="36"/>
          <w:szCs w:val="36"/>
          <w:u w:val="single"/>
        </w:rPr>
      </w:pPr>
    </w:p>
    <w:p w14:paraId="181FE4E4" w14:textId="026B4139" w:rsidR="002A01B2" w:rsidRPr="002A01B2" w:rsidRDefault="005545FA" w:rsidP="005545FA">
      <w:pPr>
        <w:pStyle w:val="NormalWeb"/>
        <w:shd w:val="clear" w:color="auto" w:fill="FFFFFF"/>
        <w:spacing w:before="0" w:beforeAutospacing="0" w:after="160" w:afterAutospacing="0"/>
        <w:ind w:left="360"/>
        <w:rPr>
          <w:ins w:id="170" w:author="Mateus Berardo de Souza Terra" w:date="2016-02-08T22:28:00Z"/>
          <w:b/>
          <w:sz w:val="36"/>
          <w:szCs w:val="36"/>
          <w:u w:val="single"/>
        </w:rPr>
      </w:pPr>
      <w:r>
        <w:rPr>
          <w:b/>
          <w:sz w:val="36"/>
          <w:szCs w:val="36"/>
          <w:u w:val="single"/>
        </w:rPr>
        <w:t>9.</w:t>
      </w:r>
      <w:r w:rsidR="002A01B2" w:rsidRPr="007D7E6F">
        <w:rPr>
          <w:b/>
          <w:sz w:val="36"/>
          <w:szCs w:val="36"/>
          <w:u w:val="single"/>
        </w:rPr>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6B2C66B1" w:rsidR="001C7BBA" w:rsidRPr="007D7E6F" w:rsidRDefault="005545FA" w:rsidP="005545FA">
      <w:pPr>
        <w:pStyle w:val="NormalWeb"/>
        <w:shd w:val="clear" w:color="auto" w:fill="FFFFFF"/>
        <w:spacing w:before="0" w:beforeAutospacing="0" w:after="160" w:afterAutospacing="0"/>
        <w:ind w:firstLine="720"/>
        <w:rPr>
          <w:sz w:val="32"/>
          <w:szCs w:val="32"/>
        </w:rPr>
      </w:pPr>
      <w:r>
        <w:rPr>
          <w:b/>
          <w:sz w:val="32"/>
          <w:szCs w:val="32"/>
        </w:rPr>
        <w:lastRenderedPageBreak/>
        <w:t>9.1</w:t>
      </w:r>
      <w:r w:rsidR="001C7BBA" w:rsidRPr="009F3506">
        <w:rPr>
          <w:b/>
          <w:sz w:val="32"/>
          <w:szCs w:val="32"/>
        </w:rPr>
        <w:t>Protoboard</w:t>
      </w:r>
      <w:r w:rsidR="00272227">
        <w:rPr>
          <w:b/>
          <w:sz w:val="32"/>
          <w:szCs w:val="32"/>
        </w:rPr>
        <w:t>:</w:t>
      </w:r>
    </w:p>
    <w:p w14:paraId="1B0ED14D" w14:textId="1144F4DF"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w:t>
      </w:r>
      <w:r w:rsidR="00D07FB9">
        <w:t xml:space="preserve"> altamente</w:t>
      </w:r>
      <w:r w:rsidRPr="007D7E6F">
        <w:t xml:space="preserve"> recomendada para prototipagem. Caracteriza-se como uma placa de plástico </w:t>
      </w:r>
      <w:r w:rsidR="00100F3D">
        <w:t>repleta de entradas</w:t>
      </w:r>
      <w:r w:rsidRPr="007D7E6F">
        <w:t xml:space="preserve">, </w:t>
      </w:r>
      <w:r w:rsidR="00100F3D">
        <w:t>ligados por</w:t>
      </w:r>
      <w:r w:rsidRPr="007D7E6F">
        <w:t xml:space="preserve"> uma malha metálica </w:t>
      </w:r>
      <w:r w:rsidR="00100F3D">
        <w:t xml:space="preserve">como está </w:t>
      </w:r>
      <w:r w:rsidRPr="007D7E6F">
        <w:t>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val="en-US"/>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104"/>
                    </pic:cNvPr>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val="en-US"/>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50CA60AE" w:rsidR="00F53875" w:rsidRDefault="005545FA" w:rsidP="005545FA">
      <w:pPr>
        <w:pStyle w:val="NormalWeb"/>
        <w:shd w:val="clear" w:color="auto" w:fill="FFFFFF"/>
        <w:spacing w:before="0" w:beforeAutospacing="0" w:after="160" w:afterAutospacing="0"/>
        <w:ind w:firstLine="720"/>
        <w:rPr>
          <w:b/>
          <w:sz w:val="32"/>
          <w:szCs w:val="32"/>
        </w:rPr>
      </w:pPr>
      <w:r>
        <w:rPr>
          <w:b/>
          <w:sz w:val="32"/>
          <w:szCs w:val="32"/>
        </w:rPr>
        <w:t>9.2</w:t>
      </w:r>
      <w:r w:rsidR="00F53875">
        <w:rPr>
          <w:b/>
          <w:sz w:val="32"/>
          <w:szCs w:val="32"/>
        </w:rPr>
        <w:t>Jumpers:</w:t>
      </w:r>
    </w:p>
    <w:p w14:paraId="6D886C41" w14:textId="3126F898"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w:t>
      </w:r>
      <w:proofErr w:type="spellStart"/>
      <w:r>
        <w:t>protoboard</w:t>
      </w:r>
      <w:proofErr w:type="spellEnd"/>
      <w:r>
        <w:t xml:space="preserve">. Caracterizados como fios convencionais com segmentos de fios rígidos em suas extremidades para facilitar o seu uso para prototipagem. Eles podem ser facilmente conectados aos furos da </w:t>
      </w:r>
      <w:proofErr w:type="spellStart"/>
      <w:r>
        <w:t>protoboard</w:t>
      </w:r>
      <w:proofErr w:type="spellEnd"/>
      <w:r>
        <w:t xml:space="preserve"> ou de alguns</w:t>
      </w:r>
      <w:r w:rsidR="00A164E9">
        <w:t xml:space="preserve"> </w:t>
      </w:r>
      <w:proofErr w:type="spellStart"/>
      <w:r w:rsidR="00A164E9">
        <w:t>A</w:t>
      </w:r>
      <w:r>
        <w:t>rduinos</w:t>
      </w:r>
      <w:proofErr w:type="spellEnd"/>
      <w:r>
        <w:t>. Segmentos de fio soldados a uma placa de circuito impresso com o objetivo de ligar dois pontos d</w:t>
      </w:r>
      <w:r w:rsidR="00100F3D">
        <w:t xml:space="preserve">esta </w:t>
      </w:r>
      <w:r>
        <w:t>também podem ser chamados de jumpers.</w:t>
      </w:r>
    </w:p>
    <w:p w14:paraId="25ADEA88" w14:textId="160A524A"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w:t>
      </w:r>
      <w:r w:rsidR="00100F3D">
        <w:t>geralmente representam as linhas</w:t>
      </w:r>
      <w:r>
        <w:t xml:space="preserve">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val="en-US"/>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71"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72" w:author="Mateus Berardo de Souza Terra" w:date="2016-02-08T20:05:00Z">
            <w:rPr>
              <w:sz w:val="32"/>
              <w:szCs w:val="32"/>
            </w:rPr>
          </w:rPrChange>
        </w:rPr>
        <w:pPrChange w:id="173"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74"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75"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val="en-US"/>
          <w:rPrChange w:id="176" w:author="Unknown">
            <w:rPr>
              <w:noProof/>
              <w:lang w:val="en-US"/>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110"/>
                    </pic:cNvPr>
                    <pic:cNvPicPr>
                      <a:picLocks noChangeAspect="1" noChangeArrowheads="1"/>
                    </pic:cNvPicPr>
                  </pic:nvPicPr>
                  <pic:blipFill rotWithShape="1">
                    <a:blip r:embed="rId111">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77" w:author="Mateus Berardo de Souza Terra" w:date="2016-02-08T20:05:00Z">
            <w:rPr>
              <w:sz w:val="32"/>
              <w:szCs w:val="32"/>
            </w:rPr>
          </w:rPrChange>
        </w:rPr>
        <w:t>É um ap</w:t>
      </w:r>
      <w:r w:rsidRPr="007D7E6F">
        <w:t>arelho</w:t>
      </w:r>
      <w:r w:rsidRPr="007D7E6F">
        <w:rPr>
          <w:rPrChange w:id="178"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9" w:author="Mateus Berardo de Souza Terra" w:date="2016-02-08T20:05:00Z">
            <w:rPr>
              <w:sz w:val="32"/>
              <w:szCs w:val="32"/>
            </w:rPr>
          </w:rPrChange>
        </w:rPr>
        <w:pPrChange w:id="180"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81" w:author="granix pacheco" w:date="2016-02-08T08:28:00Z">
          <w:pPr>
            <w:pStyle w:val="NormalWeb"/>
            <w:shd w:val="clear" w:color="auto" w:fill="FFFFFF"/>
            <w:spacing w:before="0" w:beforeAutospacing="0" w:after="160" w:afterAutospacing="0"/>
            <w:jc w:val="both"/>
          </w:pPr>
        </w:pPrChange>
      </w:pPr>
      <w:r w:rsidRPr="007D7E6F">
        <w:rPr>
          <w:sz w:val="32"/>
          <w:szCs w:val="32"/>
        </w:rPr>
        <w:lastRenderedPageBreak/>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82" w:author="Mateus Berardo de Souza Terra" w:date="2016-02-08T20:05:00Z">
            <w:rPr>
              <w:b/>
              <w:sz w:val="36"/>
              <w:szCs w:val="36"/>
              <w:u w:val="single"/>
            </w:rPr>
          </w:rPrChange>
        </w:rPr>
        <w:pPrChange w:id="183"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84"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85"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86"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7" w:author="granix pacheco" w:date="2016-02-08T08:59:00Z"/>
          <w:b/>
          <w:sz w:val="32"/>
          <w:szCs w:val="32"/>
          <w:rPrChange w:id="188" w:author="Mateus Berardo de Souza Terra" w:date="2016-02-08T20:05:00Z">
            <w:rPr>
              <w:ins w:id="189" w:author="granix pacheco" w:date="2016-02-08T08:59:00Z"/>
              <w:b/>
              <w:sz w:val="36"/>
              <w:szCs w:val="36"/>
              <w:u w:val="single"/>
            </w:rPr>
          </w:rPrChange>
        </w:rPr>
        <w:pPrChange w:id="190" w:author="Mateus Berardo de Souza Terra" w:date="2016-02-08T22:30:00Z">
          <w:pPr>
            <w:pStyle w:val="NormalWeb"/>
            <w:shd w:val="clear" w:color="auto" w:fill="FFFFFF"/>
            <w:spacing w:before="0" w:beforeAutospacing="0" w:after="160" w:afterAutospacing="0"/>
            <w:jc w:val="both"/>
          </w:pPr>
        </w:pPrChange>
      </w:pPr>
      <w:ins w:id="191" w:author="granix pacheco" w:date="2016-02-08T08:59:00Z">
        <w:r w:rsidRPr="007D7E6F">
          <w:rPr>
            <w:b/>
            <w:sz w:val="32"/>
            <w:szCs w:val="32"/>
            <w:rPrChange w:id="192" w:author="Mateus Berardo de Souza Terra" w:date="2016-02-08T20:05:00Z">
              <w:rPr>
                <w:b/>
                <w:sz w:val="36"/>
                <w:szCs w:val="36"/>
                <w:u w:val="single"/>
              </w:rPr>
            </w:rPrChange>
          </w:rPr>
          <w:t xml:space="preserve">Valor </w:t>
        </w:r>
      </w:ins>
      <w:ins w:id="193" w:author="granix pacheco" w:date="2016-02-08T11:31:00Z">
        <w:r w:rsidR="0017119E" w:rsidRPr="007D7E6F">
          <w:rPr>
            <w:b/>
            <w:sz w:val="32"/>
            <w:szCs w:val="32"/>
            <w:rPrChange w:id="194" w:author="Mateus Berardo de Souza Terra" w:date="2016-02-08T20:05:00Z">
              <w:rPr>
                <w:b/>
                <w:sz w:val="32"/>
                <w:szCs w:val="32"/>
                <w:u w:val="single"/>
              </w:rPr>
            </w:rPrChange>
          </w:rPr>
          <w:t xml:space="preserve">de </w:t>
        </w:r>
      </w:ins>
      <w:ins w:id="195" w:author="granix pacheco" w:date="2016-02-08T08:59:00Z">
        <w:r w:rsidRPr="007D7E6F">
          <w:rPr>
            <w:b/>
            <w:sz w:val="32"/>
            <w:szCs w:val="32"/>
            <w:rPrChange w:id="196"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7" w:author="granix pacheco" w:date="2016-02-08T09:52:00Z"/>
        </w:rPr>
        <w:pPrChange w:id="198" w:author="granix pacheco" w:date="2016-02-08T09:55:00Z">
          <w:pPr>
            <w:pStyle w:val="NormalWeb"/>
            <w:shd w:val="clear" w:color="auto" w:fill="FFFFFF"/>
            <w:spacing w:before="0" w:beforeAutospacing="0" w:after="160" w:afterAutospacing="0"/>
            <w:jc w:val="both"/>
          </w:pPr>
        </w:pPrChange>
      </w:pPr>
      <w:ins w:id="199" w:author="granix pacheco" w:date="2016-02-08T09:51:00Z">
        <w:r w:rsidRPr="007D7E6F">
          <w:t>A unidade de medida de resistência é o ohm</w:t>
        </w:r>
      </w:ins>
      <w:ins w:id="200" w:author="granix pacheco" w:date="2016-02-08T09:53:00Z">
        <w:r w:rsidR="0070445C" w:rsidRPr="007D7E6F">
          <w:t>, representado pelo símbolo grego Ômega</w:t>
        </w:r>
      </w:ins>
      <w:ins w:id="201" w:author="granix pacheco" w:date="2016-02-08T09:51:00Z">
        <w:r w:rsidRPr="007D7E6F">
          <w:t>.</w:t>
        </w:r>
      </w:ins>
      <w:ins w:id="202" w:author="granix pacheco" w:date="2016-02-08T09:52:00Z">
        <w:r w:rsidRPr="007D7E6F">
          <w:t xml:space="preserve"> Para saber a resistência de um resistor basta </w:t>
        </w:r>
      </w:ins>
      <w:ins w:id="203" w:author="granix pacheco" w:date="2016-02-08T09:54:00Z">
        <w:r w:rsidR="0070445C" w:rsidRPr="007D7E6F">
          <w:t>ler as duas primeiras faixas e multiplicar esse valor pela terceira. A quarta mostra a tolerância do resistor</w:t>
        </w:r>
      </w:ins>
      <w:ins w:id="204" w:author="granix pacheco" w:date="2016-02-08T10:05:00Z">
        <w:r w:rsidR="00FA772E" w:rsidRPr="007D7E6F">
          <w:t xml:space="preserve"> que </w:t>
        </w:r>
      </w:ins>
      <w:ins w:id="205" w:author="granix pacheco" w:date="2016-02-08T10:06:00Z">
        <w:r w:rsidR="00FA772E" w:rsidRPr="007D7E6F">
          <w:t>é o valor de sua variação em relação ao valor nominal</w:t>
        </w:r>
      </w:ins>
      <w:ins w:id="206" w:author="granix pacheco" w:date="2016-02-08T09:54:00Z">
        <w:r w:rsidR="0070445C" w:rsidRPr="007D7E6F">
          <w:t>.</w:t>
        </w:r>
      </w:ins>
      <w:ins w:id="207" w:author="granix pacheco" w:date="2016-02-08T12:24:00Z">
        <w:r w:rsidR="001C7BBA" w:rsidRPr="007D7E6F">
          <w:t xml:space="preserve"> Alguns resistores </w:t>
        </w:r>
      </w:ins>
      <w:ins w:id="208"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9" w:author="granix pacheco" w:date="2016-02-08T09:51:00Z">
          <w:pPr>
            <w:pStyle w:val="NormalWeb"/>
            <w:shd w:val="clear" w:color="auto" w:fill="FFFFFF"/>
            <w:spacing w:before="0" w:beforeAutospacing="0" w:after="160" w:afterAutospacing="0"/>
            <w:jc w:val="both"/>
          </w:pPr>
        </w:pPrChange>
      </w:pPr>
      <w:ins w:id="210" w:author="granix pacheco" w:date="2016-02-08T09:55:00Z">
        <w:r w:rsidRPr="004A7414">
          <w:rPr>
            <w:rFonts w:ascii="Arial" w:hAnsi="Arial" w:cs="Arial"/>
            <w:noProof/>
            <w:lang w:val="en-US"/>
            <w:rPrChange w:id="211" w:author="Unknown">
              <w:rPr>
                <w:noProof/>
                <w:lang w:val="en-US"/>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12"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13"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14" w:author="granix pacheco" w:date="2016-02-08T09:56:00Z"/>
              </w:rPr>
              <w:pPrChange w:id="215" w:author="Mateus Berardo de Souza Terra" w:date="2016-02-08T22:31:00Z">
                <w:pPr>
                  <w:pStyle w:val="NormalWeb"/>
                  <w:spacing w:before="0" w:beforeAutospacing="0" w:after="160" w:afterAutospacing="0"/>
                  <w:jc w:val="both"/>
                </w:pPr>
              </w:pPrChange>
            </w:pPr>
            <w:ins w:id="216"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7" w:author="granix pacheco" w:date="2016-02-08T09:56:00Z"/>
              </w:rPr>
              <w:pPrChange w:id="218" w:author="Mateus Berardo de Souza Terra" w:date="2016-02-08T22:31:00Z">
                <w:pPr>
                  <w:pStyle w:val="NormalWeb"/>
                  <w:spacing w:before="0" w:beforeAutospacing="0" w:after="160" w:afterAutospacing="0"/>
                  <w:jc w:val="both"/>
                </w:pPr>
              </w:pPrChange>
            </w:pPr>
            <w:ins w:id="219"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20" w:author="granix pacheco" w:date="2016-02-08T09:56:00Z"/>
              </w:rPr>
              <w:pPrChange w:id="221" w:author="Mateus Berardo de Souza Terra" w:date="2016-02-08T22:31:00Z">
                <w:pPr>
                  <w:pStyle w:val="NormalWeb"/>
                  <w:spacing w:before="0" w:beforeAutospacing="0" w:after="160" w:afterAutospacing="0"/>
                  <w:jc w:val="both"/>
                </w:pPr>
              </w:pPrChange>
            </w:pPr>
            <w:ins w:id="222"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26" w:author="granix pacheco" w:date="2016-02-08T09:56:00Z"/>
              </w:rPr>
              <w:pPrChange w:id="227" w:author="Mateus Berardo de Souza Terra" w:date="2016-02-08T22:31:00Z">
                <w:pPr>
                  <w:pStyle w:val="NormalWeb"/>
                  <w:spacing w:before="0" w:beforeAutospacing="0" w:after="160" w:afterAutospacing="0"/>
                  <w:jc w:val="both"/>
                </w:pPr>
              </w:pPrChange>
            </w:pPr>
            <w:ins w:id="228" w:author="granix pacheco" w:date="2016-02-08T09:56:00Z">
              <w:r w:rsidRPr="007D7E6F">
                <w:t>Tolerância</w:t>
              </w:r>
            </w:ins>
          </w:p>
        </w:tc>
      </w:tr>
      <w:tr w:rsidR="0070445C" w:rsidRPr="007D7E6F" w14:paraId="155231DB" w14:textId="77777777" w:rsidTr="003B25A9">
        <w:trPr>
          <w:ins w:id="229"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30" w:author="granix pacheco" w:date="2016-02-08T10:01:00Z"/>
              </w:rPr>
              <w:pPrChange w:id="231" w:author="Mateus Berardo de Souza Terra" w:date="2016-02-08T22:31:00Z">
                <w:pPr>
                  <w:pStyle w:val="NormalWeb"/>
                  <w:spacing w:before="0" w:beforeAutospacing="0" w:after="160" w:afterAutospacing="0"/>
                  <w:jc w:val="both"/>
                </w:pPr>
              </w:pPrChange>
            </w:pPr>
            <w:ins w:id="232"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33" w:author="granix pacheco" w:date="2016-02-08T10:01:00Z"/>
              </w:rPr>
              <w:pPrChange w:id="234" w:author="Mateus Berardo de Souza Terra" w:date="2016-02-08T22:31:00Z">
                <w:pPr>
                  <w:pStyle w:val="NormalWeb"/>
                  <w:spacing w:before="0" w:beforeAutospacing="0" w:after="160" w:afterAutospacing="0"/>
                  <w:jc w:val="both"/>
                </w:pPr>
              </w:pPrChange>
            </w:pPr>
            <w:ins w:id="235"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36" w:author="granix pacheco" w:date="2016-02-08T10:01:00Z"/>
              </w:rPr>
              <w:pPrChange w:id="237" w:author="Mateus Berardo de Souza Terra" w:date="2016-02-08T22:31:00Z">
                <w:pPr>
                  <w:pStyle w:val="NormalWeb"/>
                  <w:spacing w:before="0" w:beforeAutospacing="0" w:after="160" w:afterAutospacing="0"/>
                  <w:jc w:val="both"/>
                </w:pPr>
              </w:pPrChange>
            </w:pPr>
            <w:ins w:id="238"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9" w:author="granix pacheco" w:date="2016-02-08T10:01:00Z"/>
              </w:rPr>
              <w:pPrChange w:id="240" w:author="Mateus Berardo de Souza Terra" w:date="2016-02-08T22:31:00Z">
                <w:pPr>
                  <w:pStyle w:val="NormalWeb"/>
                  <w:spacing w:before="0" w:beforeAutospacing="0" w:after="160" w:afterAutospacing="0"/>
                  <w:jc w:val="both"/>
                </w:pPr>
              </w:pPrChange>
            </w:pPr>
            <w:ins w:id="241"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42" w:author="granix pacheco" w:date="2016-02-08T10:01:00Z"/>
              </w:rPr>
              <w:pPrChange w:id="243" w:author="Mateus Berardo de Souza Terra" w:date="2016-02-08T22:31:00Z">
                <w:pPr>
                  <w:pStyle w:val="NormalWeb"/>
                  <w:spacing w:before="0" w:beforeAutospacing="0" w:after="160" w:afterAutospacing="0"/>
                  <w:jc w:val="both"/>
                </w:pPr>
              </w:pPrChange>
            </w:pPr>
            <w:ins w:id="244" w:author="granix pacheco" w:date="2016-02-08T10:04:00Z">
              <w:r w:rsidRPr="007D7E6F">
                <w:t>10%</w:t>
              </w:r>
            </w:ins>
          </w:p>
        </w:tc>
      </w:tr>
      <w:tr w:rsidR="0070445C" w:rsidRPr="007D7E6F" w14:paraId="48118C94" w14:textId="77777777" w:rsidTr="003B25A9">
        <w:trPr>
          <w:ins w:id="245"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46" w:author="granix pacheco" w:date="2016-02-08T09:56:00Z"/>
              </w:rPr>
              <w:pPrChange w:id="247" w:author="Mateus Berardo de Souza Terra" w:date="2016-02-08T22:31:00Z">
                <w:pPr>
                  <w:pStyle w:val="NormalWeb"/>
                  <w:spacing w:before="0" w:beforeAutospacing="0" w:after="160" w:afterAutospacing="0"/>
                  <w:jc w:val="both"/>
                </w:pPr>
              </w:pPrChange>
            </w:pPr>
            <w:ins w:id="248"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9" w:author="granix pacheco" w:date="2016-02-08T09:56:00Z"/>
              </w:rPr>
              <w:pPrChange w:id="250" w:author="Mateus Berardo de Souza Terra" w:date="2016-02-08T22:31:00Z">
                <w:pPr>
                  <w:pStyle w:val="NormalWeb"/>
                  <w:spacing w:before="0" w:beforeAutospacing="0" w:after="160" w:afterAutospacing="0"/>
                  <w:jc w:val="both"/>
                </w:pPr>
              </w:pPrChange>
            </w:pPr>
            <w:ins w:id="251"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52" w:author="granix pacheco" w:date="2016-02-08T09:56:00Z"/>
              </w:rPr>
              <w:pPrChange w:id="253" w:author="Mateus Berardo de Souza Terra" w:date="2016-02-08T22:31:00Z">
                <w:pPr>
                  <w:pStyle w:val="NormalWeb"/>
                  <w:spacing w:before="0" w:beforeAutospacing="0" w:after="160" w:afterAutospacing="0"/>
                  <w:jc w:val="both"/>
                </w:pPr>
              </w:pPrChange>
            </w:pPr>
            <w:ins w:id="254"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55" w:author="granix pacheco" w:date="2016-02-08T10:01:00Z"/>
              </w:rPr>
              <w:pPrChange w:id="256" w:author="Mateus Berardo de Souza Terra" w:date="2016-02-08T22:31:00Z">
                <w:pPr>
                  <w:pStyle w:val="NormalWeb"/>
                  <w:spacing w:before="0" w:beforeAutospacing="0" w:after="160" w:afterAutospacing="0"/>
                  <w:jc w:val="both"/>
                </w:pPr>
              </w:pPrChange>
            </w:pPr>
            <w:ins w:id="257"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10:04:00Z">
              <w:r w:rsidRPr="007D7E6F">
                <w:t>5%</w:t>
              </w:r>
            </w:ins>
          </w:p>
        </w:tc>
      </w:tr>
      <w:tr w:rsidR="0070445C" w:rsidRPr="007D7E6F" w14:paraId="163158D9" w14:textId="77777777" w:rsidTr="003B25A9">
        <w:trPr>
          <w:ins w:id="261"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62" w:author="granix pacheco" w:date="2016-02-08T09:56:00Z"/>
              </w:rPr>
              <w:pPrChange w:id="263" w:author="Mateus Berardo de Souza Terra" w:date="2016-02-08T22:31:00Z">
                <w:pPr>
                  <w:pStyle w:val="NormalWeb"/>
                  <w:spacing w:before="0" w:beforeAutospacing="0" w:after="160" w:afterAutospacing="0"/>
                  <w:jc w:val="both"/>
                </w:pPr>
              </w:pPrChange>
            </w:pPr>
            <w:ins w:id="264"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65" w:author="granix pacheco" w:date="2016-02-08T09:56:00Z"/>
              </w:rPr>
              <w:pPrChange w:id="266" w:author="Mateus Berardo de Souza Terra" w:date="2016-02-08T22:31:00Z">
                <w:pPr>
                  <w:pStyle w:val="NormalWeb"/>
                  <w:spacing w:before="0" w:beforeAutospacing="0" w:after="160" w:afterAutospacing="0"/>
                  <w:jc w:val="both"/>
                </w:pPr>
              </w:pPrChange>
            </w:pPr>
            <w:ins w:id="267"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8" w:author="granix pacheco" w:date="2016-02-08T09:56:00Z"/>
              </w:rPr>
              <w:pPrChange w:id="269" w:author="Mateus Berardo de Souza Terra" w:date="2016-02-08T22:31:00Z">
                <w:pPr>
                  <w:pStyle w:val="NormalWeb"/>
                  <w:spacing w:before="0" w:beforeAutospacing="0" w:after="160" w:afterAutospacing="0"/>
                  <w:jc w:val="both"/>
                </w:pPr>
              </w:pPrChange>
            </w:pPr>
            <w:ins w:id="270"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71" w:author="granix pacheco" w:date="2016-02-08T10:01:00Z"/>
              </w:rPr>
              <w:pPrChange w:id="272" w:author="Mateus Berardo de Souza Terra" w:date="2016-02-08T22:31:00Z">
                <w:pPr>
                  <w:pStyle w:val="NormalWeb"/>
                  <w:spacing w:before="0" w:beforeAutospacing="0" w:after="160" w:afterAutospacing="0"/>
                  <w:jc w:val="both"/>
                </w:pPr>
              </w:pPrChange>
            </w:pPr>
            <w:ins w:id="273"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10:04:00Z">
              <w:r w:rsidRPr="007D7E6F">
                <w:t>4%</w:t>
              </w:r>
            </w:ins>
          </w:p>
        </w:tc>
      </w:tr>
      <w:tr w:rsidR="0070445C" w:rsidRPr="007D7E6F" w14:paraId="46EC4489" w14:textId="77777777" w:rsidTr="003B25A9">
        <w:trPr>
          <w:ins w:id="277"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8" w:author="granix pacheco" w:date="2016-02-08T09:56:00Z"/>
              </w:rPr>
              <w:pPrChange w:id="279" w:author="Mateus Berardo de Souza Terra" w:date="2016-02-08T22:31:00Z">
                <w:pPr>
                  <w:pStyle w:val="NormalWeb"/>
                  <w:spacing w:before="0" w:beforeAutospacing="0" w:after="160" w:afterAutospacing="0"/>
                  <w:jc w:val="both"/>
                </w:pPr>
              </w:pPrChange>
            </w:pPr>
            <w:ins w:id="280"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81" w:author="granix pacheco" w:date="2016-02-08T09:56:00Z"/>
              </w:rPr>
              <w:pPrChange w:id="282" w:author="Mateus Berardo de Souza Terra" w:date="2016-02-08T22:31:00Z">
                <w:pPr>
                  <w:pStyle w:val="NormalWeb"/>
                  <w:spacing w:before="0" w:beforeAutospacing="0" w:after="160" w:afterAutospacing="0"/>
                  <w:jc w:val="both"/>
                </w:pPr>
              </w:pPrChange>
            </w:pPr>
            <w:ins w:id="283"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84" w:author="granix pacheco" w:date="2016-02-08T09:56:00Z"/>
              </w:rPr>
              <w:pPrChange w:id="285" w:author="Mateus Berardo de Souza Terra" w:date="2016-02-08T22:31:00Z">
                <w:pPr>
                  <w:pStyle w:val="NormalWeb"/>
                  <w:spacing w:before="0" w:beforeAutospacing="0" w:after="160" w:afterAutospacing="0"/>
                  <w:jc w:val="both"/>
                </w:pPr>
              </w:pPrChange>
            </w:pPr>
            <w:ins w:id="286"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7" w:author="granix pacheco" w:date="2016-02-08T10:01:00Z"/>
              </w:rPr>
              <w:pPrChange w:id="288" w:author="Mateus Berardo de Souza Terra" w:date="2016-02-08T22:31:00Z">
                <w:pPr>
                  <w:pStyle w:val="NormalWeb"/>
                  <w:spacing w:before="0" w:beforeAutospacing="0" w:after="160" w:afterAutospacing="0"/>
                  <w:jc w:val="both"/>
                </w:pPr>
              </w:pPrChange>
            </w:pPr>
            <w:ins w:id="289"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10:04:00Z">
              <w:r w:rsidRPr="007D7E6F">
                <w:t>3%</w:t>
              </w:r>
            </w:ins>
          </w:p>
        </w:tc>
      </w:tr>
      <w:tr w:rsidR="0070445C" w:rsidRPr="007D7E6F" w14:paraId="3EA9F942" w14:textId="77777777" w:rsidTr="003B25A9">
        <w:trPr>
          <w:ins w:id="293"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94" w:author="granix pacheco" w:date="2016-02-08T09:56:00Z"/>
              </w:rPr>
              <w:pPrChange w:id="295" w:author="Mateus Berardo de Souza Terra" w:date="2016-02-08T22:31:00Z">
                <w:pPr>
                  <w:pStyle w:val="NormalWeb"/>
                  <w:spacing w:before="0" w:beforeAutospacing="0" w:after="160" w:afterAutospacing="0"/>
                  <w:jc w:val="both"/>
                </w:pPr>
              </w:pPrChange>
            </w:pPr>
            <w:ins w:id="296"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7" w:author="granix pacheco" w:date="2016-02-08T09:56:00Z"/>
              </w:rPr>
              <w:pPrChange w:id="298" w:author="Mateus Berardo de Souza Terra" w:date="2016-02-08T22:31:00Z">
                <w:pPr>
                  <w:pStyle w:val="NormalWeb"/>
                  <w:spacing w:before="0" w:beforeAutospacing="0" w:after="160" w:afterAutospacing="0"/>
                  <w:jc w:val="both"/>
                </w:pPr>
              </w:pPrChange>
            </w:pPr>
            <w:ins w:id="299"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300" w:author="granix pacheco" w:date="2016-02-08T09:56:00Z"/>
              </w:rPr>
              <w:pPrChange w:id="301" w:author="Mateus Berardo de Souza Terra" w:date="2016-02-08T22:31:00Z">
                <w:pPr>
                  <w:pStyle w:val="NormalWeb"/>
                  <w:spacing w:before="0" w:beforeAutospacing="0" w:after="160" w:afterAutospacing="0"/>
                  <w:jc w:val="both"/>
                </w:pPr>
              </w:pPrChange>
            </w:pPr>
            <w:ins w:id="302" w:author="granix pacheco" w:date="2016-02-08T10:02:00Z">
              <w:r w:rsidRPr="007D7E6F">
                <w:t>1</w:t>
              </w:r>
            </w:ins>
            <w:ins w:id="303" w:author="granix pacheco" w:date="2016-02-08T10:03:00Z">
              <w:r w:rsidR="00892EE5" w:rsidRPr="007D7E6F">
                <w:t>.</w:t>
              </w:r>
            </w:ins>
            <w:ins w:id="304"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305" w:author="granix pacheco" w:date="2016-02-08T10:01:00Z"/>
              </w:rPr>
              <w:pPrChange w:id="306" w:author="Mateus Berardo de Souza Terra" w:date="2016-02-08T22:31:00Z">
                <w:pPr>
                  <w:pStyle w:val="NormalWeb"/>
                  <w:spacing w:before="0" w:beforeAutospacing="0" w:after="160" w:afterAutospacing="0"/>
                  <w:jc w:val="both"/>
                </w:pPr>
              </w:pPrChange>
            </w:pPr>
            <w:ins w:id="307"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10:04:00Z">
              <w:r w:rsidRPr="007D7E6F">
                <w:t>2%</w:t>
              </w:r>
            </w:ins>
          </w:p>
        </w:tc>
      </w:tr>
      <w:tr w:rsidR="0070445C" w:rsidRPr="007D7E6F" w14:paraId="70D378A2" w14:textId="77777777" w:rsidTr="003B25A9">
        <w:trPr>
          <w:ins w:id="311"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12" w:author="granix pacheco" w:date="2016-02-08T09:56:00Z"/>
              </w:rPr>
              <w:pPrChange w:id="313" w:author="Mateus Berardo de Souza Terra" w:date="2016-02-08T22:31:00Z">
                <w:pPr>
                  <w:pStyle w:val="NormalWeb"/>
                  <w:spacing w:before="0" w:beforeAutospacing="0" w:after="160" w:afterAutospacing="0"/>
                  <w:jc w:val="both"/>
                </w:pPr>
              </w:pPrChange>
            </w:pPr>
            <w:ins w:id="314"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315" w:author="granix pacheco" w:date="2016-02-08T09:56:00Z"/>
              </w:rPr>
              <w:pPrChange w:id="316" w:author="Mateus Berardo de Souza Terra" w:date="2016-02-08T22:31:00Z">
                <w:pPr>
                  <w:pStyle w:val="NormalWeb"/>
                  <w:spacing w:before="0" w:beforeAutospacing="0" w:after="160" w:afterAutospacing="0"/>
                  <w:jc w:val="both"/>
                </w:pPr>
              </w:pPrChange>
            </w:pPr>
            <w:ins w:id="317"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8" w:author="granix pacheco" w:date="2016-02-08T09:56:00Z"/>
              </w:rPr>
              <w:pPrChange w:id="319" w:author="Mateus Berardo de Souza Terra" w:date="2016-02-08T22:31:00Z">
                <w:pPr>
                  <w:pStyle w:val="NormalWeb"/>
                  <w:spacing w:before="0" w:beforeAutospacing="0" w:after="160" w:afterAutospacing="0"/>
                  <w:jc w:val="both"/>
                </w:pPr>
              </w:pPrChange>
            </w:pPr>
            <w:ins w:id="320" w:author="granix pacheco" w:date="2016-02-08T10:02:00Z">
              <w:r w:rsidRPr="007D7E6F">
                <w:t>10</w:t>
              </w:r>
            </w:ins>
            <w:ins w:id="321" w:author="granix pacheco" w:date="2016-02-08T10:03:00Z">
              <w:r w:rsidR="00892EE5" w:rsidRPr="007D7E6F">
                <w:t>.</w:t>
              </w:r>
            </w:ins>
            <w:ins w:id="322"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23" w:author="granix pacheco" w:date="2016-02-08T10:01:00Z"/>
              </w:rPr>
              <w:pPrChange w:id="324" w:author="Mateus Berardo de Souza Terra" w:date="2016-02-08T22:31:00Z">
                <w:pPr>
                  <w:pStyle w:val="NormalWeb"/>
                  <w:spacing w:before="0" w:beforeAutospacing="0" w:after="160" w:afterAutospacing="0"/>
                  <w:jc w:val="both"/>
                </w:pPr>
              </w:pPrChange>
            </w:pPr>
            <w:ins w:id="325"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10:04:00Z">
              <w:r w:rsidRPr="007D7E6F">
                <w:t>1%</w:t>
              </w:r>
            </w:ins>
          </w:p>
        </w:tc>
      </w:tr>
      <w:tr w:rsidR="0070445C" w:rsidRPr="007D7E6F" w14:paraId="6B57D16F" w14:textId="77777777" w:rsidTr="003B25A9">
        <w:trPr>
          <w:ins w:id="329"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30" w:author="granix pacheco" w:date="2016-02-08T09:56:00Z"/>
              </w:rPr>
              <w:pPrChange w:id="331" w:author="Mateus Berardo de Souza Terra" w:date="2016-02-08T22:31:00Z">
                <w:pPr>
                  <w:pStyle w:val="NormalWeb"/>
                  <w:spacing w:before="0" w:beforeAutospacing="0" w:after="160" w:afterAutospacing="0"/>
                  <w:jc w:val="both"/>
                </w:pPr>
              </w:pPrChange>
            </w:pPr>
            <w:ins w:id="332"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33" w:author="granix pacheco" w:date="2016-02-08T09:56:00Z"/>
              </w:rPr>
              <w:pPrChange w:id="334" w:author="Mateus Berardo de Souza Terra" w:date="2016-02-08T22:31:00Z">
                <w:pPr>
                  <w:pStyle w:val="NormalWeb"/>
                  <w:spacing w:before="0" w:beforeAutospacing="0" w:after="160" w:afterAutospacing="0"/>
                  <w:jc w:val="both"/>
                </w:pPr>
              </w:pPrChange>
            </w:pPr>
            <w:ins w:id="335"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36" w:author="granix pacheco" w:date="2016-02-08T09:56:00Z"/>
              </w:rPr>
              <w:pPrChange w:id="337" w:author="Mateus Berardo de Souza Terra" w:date="2016-02-08T22:31:00Z">
                <w:pPr>
                  <w:pStyle w:val="NormalWeb"/>
                  <w:spacing w:before="0" w:beforeAutospacing="0" w:after="160" w:afterAutospacing="0"/>
                  <w:jc w:val="both"/>
                </w:pPr>
              </w:pPrChange>
            </w:pPr>
            <w:ins w:id="338"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9" w:author="granix pacheco" w:date="2016-02-08T10:01:00Z"/>
              </w:rPr>
              <w:pPrChange w:id="340" w:author="Mateus Berardo de Souza Terra" w:date="2016-02-08T22:31:00Z">
                <w:pPr>
                  <w:pStyle w:val="NormalWeb"/>
                  <w:spacing w:before="0" w:beforeAutospacing="0" w:after="160" w:afterAutospacing="0"/>
                  <w:jc w:val="both"/>
                </w:pPr>
              </w:pPrChange>
            </w:pPr>
            <w:ins w:id="341"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10:07:00Z">
              <w:r w:rsidRPr="007D7E6F">
                <w:t>-</w:t>
              </w:r>
            </w:ins>
          </w:p>
        </w:tc>
      </w:tr>
      <w:tr w:rsidR="0070445C" w:rsidRPr="007D7E6F" w14:paraId="0A6C8C92" w14:textId="77777777" w:rsidTr="003B25A9">
        <w:trPr>
          <w:ins w:id="345"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46" w:author="granix pacheco" w:date="2016-02-08T09:56:00Z"/>
              </w:rPr>
              <w:pPrChange w:id="347" w:author="Mateus Berardo de Souza Terra" w:date="2016-02-08T22:31:00Z">
                <w:pPr>
                  <w:pStyle w:val="NormalWeb"/>
                  <w:spacing w:before="0" w:beforeAutospacing="0" w:after="160" w:afterAutospacing="0"/>
                  <w:jc w:val="both"/>
                </w:pPr>
              </w:pPrChange>
            </w:pPr>
            <w:ins w:id="348"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9" w:author="granix pacheco" w:date="2016-02-08T09:56:00Z"/>
              </w:rPr>
              <w:pPrChange w:id="350" w:author="Mateus Berardo de Souza Terra" w:date="2016-02-08T22:31:00Z">
                <w:pPr>
                  <w:pStyle w:val="NormalWeb"/>
                  <w:spacing w:before="0" w:beforeAutospacing="0" w:after="160" w:afterAutospacing="0"/>
                  <w:jc w:val="both"/>
                </w:pPr>
              </w:pPrChange>
            </w:pPr>
            <w:ins w:id="351"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52" w:author="granix pacheco" w:date="2016-02-08T09:56:00Z"/>
              </w:rPr>
              <w:pPrChange w:id="353" w:author="Mateus Berardo de Souza Terra" w:date="2016-02-08T22:31:00Z">
                <w:pPr>
                  <w:pStyle w:val="NormalWeb"/>
                  <w:spacing w:before="0" w:beforeAutospacing="0" w:after="160" w:afterAutospacing="0"/>
                  <w:jc w:val="both"/>
                </w:pPr>
              </w:pPrChange>
            </w:pPr>
            <w:ins w:id="354" w:author="granix pacheco" w:date="2016-02-08T10:02:00Z">
              <w:r w:rsidRPr="007D7E6F">
                <w:t>1000</w:t>
              </w:r>
            </w:ins>
            <w:ins w:id="355" w:author="granix pacheco" w:date="2016-02-08T10:03:00Z">
              <w:r w:rsidRPr="007D7E6F">
                <w:t>.</w:t>
              </w:r>
            </w:ins>
            <w:ins w:id="356"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7" w:author="granix pacheco" w:date="2016-02-08T10:01:00Z"/>
              </w:rPr>
              <w:pPrChange w:id="358" w:author="Mateus Berardo de Souza Terra" w:date="2016-02-08T22:31:00Z">
                <w:pPr>
                  <w:pStyle w:val="NormalWeb"/>
                  <w:spacing w:before="0" w:beforeAutospacing="0" w:after="160" w:afterAutospacing="0"/>
                  <w:jc w:val="both"/>
                </w:pPr>
              </w:pPrChange>
            </w:pPr>
            <w:ins w:id="359"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10:07:00Z">
              <w:r w:rsidRPr="007D7E6F">
                <w:t>-</w:t>
              </w:r>
            </w:ins>
          </w:p>
        </w:tc>
      </w:tr>
      <w:tr w:rsidR="0070445C" w:rsidRPr="007D7E6F" w14:paraId="259C0E32" w14:textId="77777777" w:rsidTr="003B25A9">
        <w:trPr>
          <w:ins w:id="363"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64" w:author="granix pacheco" w:date="2016-02-08T09:56:00Z"/>
              </w:rPr>
              <w:pPrChange w:id="365" w:author="Mateus Berardo de Souza Terra" w:date="2016-02-08T22:31:00Z">
                <w:pPr>
                  <w:pStyle w:val="NormalWeb"/>
                  <w:spacing w:before="0" w:beforeAutospacing="0" w:after="160" w:afterAutospacing="0"/>
                  <w:jc w:val="both"/>
                </w:pPr>
              </w:pPrChange>
            </w:pPr>
            <w:ins w:id="366"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7" w:author="granix pacheco" w:date="2016-02-08T09:56:00Z"/>
              </w:rPr>
              <w:pPrChange w:id="368" w:author="Mateus Berardo de Souza Terra" w:date="2016-02-08T22:31:00Z">
                <w:pPr>
                  <w:pStyle w:val="NormalWeb"/>
                  <w:spacing w:before="0" w:beforeAutospacing="0" w:after="160" w:afterAutospacing="0"/>
                  <w:jc w:val="both"/>
                </w:pPr>
              </w:pPrChange>
            </w:pPr>
            <w:ins w:id="369"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70" w:author="granix pacheco" w:date="2016-02-08T09:56:00Z"/>
              </w:rPr>
              <w:pPrChange w:id="371" w:author="Mateus Berardo de Souza Terra" w:date="2016-02-08T22:31:00Z">
                <w:pPr>
                  <w:pStyle w:val="NormalWeb"/>
                  <w:spacing w:before="0" w:beforeAutospacing="0" w:after="160" w:afterAutospacing="0"/>
                  <w:jc w:val="both"/>
                </w:pPr>
              </w:pPrChange>
            </w:pPr>
            <w:ins w:id="372"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73" w:author="granix pacheco" w:date="2016-02-08T10:01:00Z"/>
              </w:rPr>
              <w:pPrChange w:id="374" w:author="Mateus Berardo de Souza Terra" w:date="2016-02-08T22:31:00Z">
                <w:pPr>
                  <w:pStyle w:val="NormalWeb"/>
                  <w:spacing w:before="0" w:beforeAutospacing="0" w:after="160" w:afterAutospacing="0"/>
                  <w:jc w:val="both"/>
                </w:pPr>
              </w:pPrChange>
            </w:pPr>
            <w:ins w:id="375"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10:07:00Z">
              <w:r w:rsidRPr="007D7E6F">
                <w:t>-</w:t>
              </w:r>
            </w:ins>
          </w:p>
        </w:tc>
      </w:tr>
      <w:tr w:rsidR="0070445C" w:rsidRPr="007D7E6F" w14:paraId="0F136FC9" w14:textId="77777777" w:rsidTr="003B25A9">
        <w:trPr>
          <w:ins w:id="379"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80" w:author="granix pacheco" w:date="2016-02-08T09:56:00Z"/>
              </w:rPr>
              <w:pPrChange w:id="381" w:author="Mateus Berardo de Souza Terra" w:date="2016-02-08T22:31:00Z">
                <w:pPr>
                  <w:pStyle w:val="NormalWeb"/>
                  <w:spacing w:before="0" w:beforeAutospacing="0" w:after="160" w:afterAutospacing="0"/>
                  <w:jc w:val="both"/>
                </w:pPr>
              </w:pPrChange>
            </w:pPr>
            <w:ins w:id="382"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83" w:author="granix pacheco" w:date="2016-02-08T09:56:00Z"/>
              </w:rPr>
              <w:pPrChange w:id="384" w:author="Mateus Berardo de Souza Terra" w:date="2016-02-08T22:31:00Z">
                <w:pPr>
                  <w:pStyle w:val="NormalWeb"/>
                  <w:spacing w:before="0" w:beforeAutospacing="0" w:after="160" w:afterAutospacing="0"/>
                  <w:jc w:val="both"/>
                </w:pPr>
              </w:pPrChange>
            </w:pPr>
            <w:ins w:id="385"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86" w:author="granix pacheco" w:date="2016-02-08T09:56:00Z"/>
              </w:rPr>
              <w:pPrChange w:id="387" w:author="Mateus Berardo de Souza Terra" w:date="2016-02-08T22:31:00Z">
                <w:pPr>
                  <w:pStyle w:val="NormalWeb"/>
                  <w:spacing w:before="0" w:beforeAutospacing="0" w:after="160" w:afterAutospacing="0"/>
                  <w:jc w:val="both"/>
                </w:pPr>
              </w:pPrChange>
            </w:pPr>
            <w:ins w:id="388"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9" w:author="granix pacheco" w:date="2016-02-08T10:01:00Z"/>
              </w:rPr>
              <w:pPrChange w:id="390" w:author="Mateus Berardo de Souza Terra" w:date="2016-02-08T22:31:00Z">
                <w:pPr>
                  <w:pStyle w:val="NormalWeb"/>
                  <w:spacing w:before="0" w:beforeAutospacing="0" w:after="160" w:afterAutospacing="0"/>
                  <w:jc w:val="both"/>
                </w:pPr>
              </w:pPrChange>
            </w:pPr>
            <w:ins w:id="391"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10:07:00Z">
              <w:r w:rsidRPr="007D7E6F">
                <w:t>-</w:t>
              </w:r>
            </w:ins>
          </w:p>
        </w:tc>
      </w:tr>
      <w:tr w:rsidR="0070445C" w:rsidRPr="007D7E6F" w14:paraId="48B2C436" w14:textId="77777777" w:rsidTr="003B25A9">
        <w:trPr>
          <w:ins w:id="395"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96" w:author="granix pacheco" w:date="2016-02-08T09:56:00Z"/>
              </w:rPr>
              <w:pPrChange w:id="397" w:author="Mateus Berardo de Souza Terra" w:date="2016-02-08T22:31:00Z">
                <w:pPr>
                  <w:pStyle w:val="NormalWeb"/>
                  <w:spacing w:before="0" w:beforeAutospacing="0" w:after="160" w:afterAutospacing="0"/>
                  <w:jc w:val="both"/>
                </w:pPr>
              </w:pPrChange>
            </w:pPr>
            <w:ins w:id="398" w:author="granix pacheco" w:date="2016-02-08T09:58:00Z">
              <w:r w:rsidRPr="007D7E6F">
                <w:lastRenderedPageBreak/>
                <w:t>Branco</w:t>
              </w:r>
            </w:ins>
          </w:p>
        </w:tc>
        <w:tc>
          <w:tcPr>
            <w:tcW w:w="0" w:type="auto"/>
          </w:tcPr>
          <w:p w14:paraId="570EF3CA" w14:textId="390E527E" w:rsidR="0070445C" w:rsidRPr="007D7E6F" w:rsidRDefault="0070445C">
            <w:pPr>
              <w:pStyle w:val="NormalWeb"/>
              <w:spacing w:before="0" w:beforeAutospacing="0" w:after="60" w:afterAutospacing="0"/>
              <w:jc w:val="center"/>
              <w:rPr>
                <w:ins w:id="399" w:author="granix pacheco" w:date="2016-02-08T09:56:00Z"/>
              </w:rPr>
              <w:pPrChange w:id="400" w:author="Mateus Berardo de Souza Terra" w:date="2016-02-08T22:31:00Z">
                <w:pPr>
                  <w:pStyle w:val="NormalWeb"/>
                  <w:spacing w:before="0" w:beforeAutospacing="0" w:after="160" w:afterAutospacing="0"/>
                  <w:jc w:val="both"/>
                </w:pPr>
              </w:pPrChange>
            </w:pPr>
            <w:ins w:id="401"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402" w:author="granix pacheco" w:date="2016-02-08T09:56:00Z"/>
              </w:rPr>
              <w:pPrChange w:id="403" w:author="Mateus Berardo de Souza Terra" w:date="2016-02-08T22:31:00Z">
                <w:pPr>
                  <w:pStyle w:val="NormalWeb"/>
                  <w:spacing w:before="0" w:beforeAutospacing="0" w:after="160" w:afterAutospacing="0"/>
                  <w:jc w:val="both"/>
                </w:pPr>
              </w:pPrChange>
            </w:pPr>
            <w:ins w:id="404"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405" w:author="granix pacheco" w:date="2016-02-08T10:01:00Z"/>
              </w:rPr>
              <w:pPrChange w:id="406" w:author="Mateus Berardo de Souza Terra" w:date="2016-02-08T22:31:00Z">
                <w:pPr>
                  <w:pStyle w:val="NormalWeb"/>
                  <w:spacing w:before="0" w:beforeAutospacing="0" w:after="160" w:afterAutospacing="0"/>
                  <w:jc w:val="both"/>
                </w:pPr>
              </w:pPrChange>
            </w:pPr>
            <w:ins w:id="407"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8" w:author="granix pacheco" w:date="2016-02-08T09:56:00Z"/>
              </w:rPr>
              <w:pPrChange w:id="409" w:author="Mateus Berardo de Souza Terra" w:date="2016-02-08T22:31:00Z">
                <w:pPr>
                  <w:pStyle w:val="NormalWeb"/>
                  <w:spacing w:before="0" w:beforeAutospacing="0" w:after="160" w:afterAutospacing="0"/>
                  <w:jc w:val="both"/>
                </w:pPr>
              </w:pPrChange>
            </w:pPr>
            <w:ins w:id="410"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11" w:author="granix pacheco" w:date="2016-02-08T08:59:00Z"/>
          <w:u w:val="single"/>
          <w:rPrChange w:id="412" w:author="Mateus Berardo de Souza Terra" w:date="2016-02-08T20:05:00Z">
            <w:rPr>
              <w:ins w:id="413" w:author="granix pacheco" w:date="2016-02-08T08:59:00Z"/>
              <w:b/>
              <w:sz w:val="36"/>
              <w:szCs w:val="36"/>
              <w:u w:val="single"/>
            </w:rPr>
          </w:rPrChange>
        </w:rPr>
      </w:pPr>
    </w:p>
    <w:p w14:paraId="1209032E" w14:textId="2875F4D1" w:rsidR="00A06F35" w:rsidRDefault="002146AC">
      <w:pPr>
        <w:pStyle w:val="NormalWeb"/>
        <w:numPr>
          <w:ilvl w:val="1"/>
          <w:numId w:val="56"/>
        </w:numPr>
        <w:shd w:val="clear" w:color="auto" w:fill="FFFFFF"/>
        <w:spacing w:before="0" w:beforeAutospacing="0" w:after="160" w:afterAutospacing="0"/>
        <w:ind w:left="1560" w:hanging="480"/>
        <w:jc w:val="both"/>
        <w:rPr>
          <w:b/>
          <w:sz w:val="32"/>
          <w:szCs w:val="32"/>
        </w:rPr>
        <w:pPrChange w:id="414"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15" w:author="granix pacheco" w:date="2016-02-08T08:59:00Z">
        <w:r w:rsidRPr="007D7E6F">
          <w:rPr>
            <w:b/>
            <w:sz w:val="32"/>
            <w:szCs w:val="32"/>
            <w:rPrChange w:id="416" w:author="Mateus Berardo de Souza Terra" w:date="2016-02-08T20:05:00Z">
              <w:rPr>
                <w:b/>
                <w:sz w:val="36"/>
                <w:szCs w:val="36"/>
                <w:u w:val="single"/>
              </w:rPr>
            </w:rPrChange>
          </w:rPr>
          <w:t>ASCII:</w:t>
        </w:r>
      </w:ins>
    </w:p>
    <w:p w14:paraId="2759D1DB" w14:textId="77777777" w:rsidR="006868CB" w:rsidRPr="007D7E6F" w:rsidRDefault="006868CB">
      <w:pPr>
        <w:pStyle w:val="NormalWeb"/>
        <w:shd w:val="clear" w:color="auto" w:fill="FFFFFF"/>
        <w:spacing w:before="0" w:beforeAutospacing="0" w:after="160" w:afterAutospacing="0"/>
        <w:jc w:val="both"/>
        <w:rPr>
          <w:ins w:id="417" w:author="granix pacheco" w:date="2016-02-08T09:13:00Z"/>
        </w:rPr>
      </w:pPr>
      <w:ins w:id="418" w:author="granix pacheco" w:date="2016-02-08T09:00:00Z">
        <w:r w:rsidRPr="007D7E6F">
          <w:t xml:space="preserve">A </w:t>
        </w:r>
      </w:ins>
      <w:ins w:id="419" w:author="granix pacheco" w:date="2016-02-08T09:02:00Z">
        <w:r w:rsidRPr="007D7E6F">
          <w:t>memória</w:t>
        </w:r>
      </w:ins>
      <w:ins w:id="420" w:author="granix pacheco" w:date="2016-02-08T09:00:00Z">
        <w:r w:rsidRPr="007D7E6F">
          <w:t xml:space="preserve"> do computador </w:t>
        </w:r>
      </w:ins>
      <w:ins w:id="421" w:author="granix pacheco" w:date="2016-02-08T09:01:00Z">
        <w:r w:rsidRPr="007D7E6F">
          <w:t>não</w:t>
        </w:r>
      </w:ins>
      <w:ins w:id="422" w:author="granix pacheco" w:date="2016-02-08T09:00:00Z">
        <w:r w:rsidRPr="007D7E6F">
          <w:t xml:space="preserve"> </w:t>
        </w:r>
      </w:ins>
      <w:ins w:id="423" w:author="granix pacheco" w:date="2016-02-08T09:01:00Z">
        <w:r w:rsidRPr="007D7E6F">
          <w:t xml:space="preserve">é capaz de armazenar diretamente caracteres, tendo que </w:t>
        </w:r>
      </w:ins>
      <w:ins w:id="424" w:author="granix pacheco" w:date="2016-02-08T09:08:00Z">
        <w:r w:rsidRPr="007D7E6F">
          <w:t>os armazena</w:t>
        </w:r>
      </w:ins>
      <w:ins w:id="425" w:author="Mateus Berardo de Souza Terra" w:date="2016-02-08T19:13:00Z">
        <w:r w:rsidRPr="007D7E6F">
          <w:t>r</w:t>
        </w:r>
      </w:ins>
      <w:ins w:id="426" w:author="granix pacheco" w:date="2016-02-08T09:08:00Z">
        <w:del w:id="427" w:author="Mateus Berardo de Souza Terra" w:date="2016-02-08T19:13:00Z">
          <w:r w:rsidRPr="007D7E6F" w:rsidDel="006D3AB1">
            <w:delText>s</w:delText>
          </w:r>
        </w:del>
      </w:ins>
      <w:ins w:id="428" w:author="granix pacheco" w:date="2016-02-08T09:01:00Z">
        <w:r w:rsidRPr="007D7E6F">
          <w:t xml:space="preserve"> na forma de </w:t>
        </w:r>
      </w:ins>
      <w:ins w:id="429" w:author="granix pacheco" w:date="2016-02-08T09:02:00Z">
        <w:r w:rsidRPr="007D7E6F">
          <w:t>números</w:t>
        </w:r>
      </w:ins>
      <w:ins w:id="430" w:author="granix pacheco" w:date="2016-02-08T09:08:00Z">
        <w:r w:rsidRPr="007D7E6F">
          <w:t xml:space="preserve">. </w:t>
        </w:r>
      </w:ins>
      <w:ins w:id="431" w:author="granix pacheco" w:date="2016-02-08T09:09:00Z">
        <w:r w:rsidRPr="007D7E6F">
          <w:rPr>
            <w:color w:val="303030"/>
            <w:rPrChange w:id="432" w:author="Mateus Berardo de Souza Terra" w:date="2016-02-08T20:05:00Z">
              <w:rPr>
                <w:rFonts w:ascii="Arial" w:hAnsi="Arial" w:cs="Arial"/>
                <w:color w:val="303030"/>
                <w:sz w:val="19"/>
                <w:szCs w:val="19"/>
                <w:lang w:val="pt-PT"/>
              </w:rPr>
            </w:rPrChange>
          </w:rPr>
          <w:t xml:space="preserve">Cada </w:t>
        </w:r>
        <w:del w:id="433" w:author="Mateus Berardo de Souza Terra" w:date="2016-02-08T19:13:00Z">
          <w:r w:rsidRPr="007D7E6F" w:rsidDel="006D3AB1">
            <w:rPr>
              <w:color w:val="303030"/>
              <w:rPrChange w:id="434" w:author="Mateus Berardo de Souza Terra" w:date="2016-02-08T20:05:00Z">
                <w:rPr>
                  <w:rFonts w:ascii="Arial" w:hAnsi="Arial" w:cs="Arial"/>
                  <w:color w:val="303030"/>
                  <w:sz w:val="19"/>
                  <w:szCs w:val="19"/>
                  <w:lang w:val="pt-PT"/>
                </w:rPr>
              </w:rPrChange>
            </w:rPr>
            <w:delText>caracter</w:delText>
          </w:r>
        </w:del>
      </w:ins>
      <w:ins w:id="435" w:author="Mateus Berardo de Souza Terra" w:date="2016-02-08T19:13:00Z">
        <w:r w:rsidRPr="007D7E6F">
          <w:rPr>
            <w:color w:val="303030"/>
          </w:rPr>
          <w:t>caractere</w:t>
        </w:r>
      </w:ins>
      <w:ins w:id="436" w:author="granix pacheco" w:date="2016-02-08T09:09:00Z">
        <w:r w:rsidRPr="007D7E6F">
          <w:rPr>
            <w:color w:val="303030"/>
            <w:rPrChange w:id="437"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8"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9"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40" w:author="Mateus Berardo de Souza Terra" w:date="2016-02-08T20:05:00Z">
              <w:rPr>
                <w:rFonts w:ascii="Arial" w:hAnsi="Arial" w:cs="Arial"/>
                <w:b/>
                <w:bCs/>
                <w:color w:val="303030"/>
                <w:sz w:val="19"/>
                <w:szCs w:val="19"/>
                <w:lang w:val="pt-PT"/>
              </w:rPr>
            </w:rPrChange>
          </w:rPr>
          <w:t>código ASCII</w:t>
        </w:r>
        <w:r w:rsidRPr="007D7E6F">
          <w:rPr>
            <w:color w:val="303030"/>
            <w:rPrChange w:id="441" w:author="Mateus Berardo de Souza Terra" w:date="2016-02-08T20:05:00Z">
              <w:rPr>
                <w:rFonts w:ascii="Arial" w:hAnsi="Arial" w:cs="Arial"/>
                <w:color w:val="303030"/>
                <w:sz w:val="19"/>
                <w:szCs w:val="19"/>
                <w:lang w:val="pt-PT"/>
              </w:rPr>
            </w:rPrChange>
          </w:rPr>
          <w:t xml:space="preserve"> (</w:t>
        </w:r>
        <w:r w:rsidRPr="007D7E6F">
          <w:rPr>
            <w:i/>
            <w:iCs/>
            <w:color w:val="303030"/>
            <w:rPrChange w:id="442"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43"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44"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45"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46"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7"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8" w:author="Mateus Berardo de Souza Terra" w:date="2016-02-08T20:05:00Z">
              <w:rPr>
                <w:rFonts w:ascii="Arial" w:hAnsi="Arial" w:cs="Arial"/>
                <w:color w:val="303030"/>
                <w:sz w:val="19"/>
                <w:szCs w:val="19"/>
                <w:lang w:val="pt-PT"/>
              </w:rPr>
            </w:rPrChange>
          </w:rPr>
          <w:t xml:space="preserve"> - Código Americano </w:t>
        </w:r>
      </w:ins>
      <w:ins w:id="449" w:author="Mateus Berardo de Souza Terra" w:date="2016-02-08T19:13:00Z">
        <w:r w:rsidRPr="007D7E6F">
          <w:rPr>
            <w:color w:val="303030"/>
          </w:rPr>
          <w:t>Padrão</w:t>
        </w:r>
      </w:ins>
      <w:ins w:id="450" w:author="granix pacheco" w:date="2016-02-08T09:09:00Z">
        <w:del w:id="451" w:author="Mateus Berardo de Souza Terra" w:date="2016-02-08T19:13:00Z">
          <w:r w:rsidRPr="007D7E6F" w:rsidDel="006D3AB1">
            <w:rPr>
              <w:color w:val="303030"/>
              <w:rPrChange w:id="452" w:author="Mateus Berardo de Souza Terra" w:date="2016-02-08T20:05:00Z">
                <w:rPr>
                  <w:rFonts w:ascii="Arial" w:hAnsi="Arial" w:cs="Arial"/>
                  <w:color w:val="303030"/>
                  <w:sz w:val="19"/>
                  <w:szCs w:val="19"/>
                  <w:lang w:val="pt-PT"/>
                </w:rPr>
              </w:rPrChange>
            </w:rPr>
            <w:delText>Stand</w:delText>
          </w:r>
          <w:r w:rsidRPr="007D7E6F" w:rsidDel="006D3AB1">
            <w:rPr>
              <w:color w:val="303030"/>
              <w:rPrChange w:id="453" w:author="Mateus Berardo de Souza Terra" w:date="2016-02-08T20:05:00Z">
                <w:rPr>
                  <w:color w:val="303030"/>
                  <w:lang w:val="pt-PT"/>
                </w:rPr>
              </w:rPrChange>
            </w:rPr>
            <w:delText>ard</w:delText>
          </w:r>
        </w:del>
        <w:r w:rsidRPr="007D7E6F">
          <w:rPr>
            <w:color w:val="303030"/>
            <w:rPrChange w:id="454" w:author="Mateus Berardo de Souza Terra" w:date="2016-02-08T20:05:00Z">
              <w:rPr>
                <w:color w:val="303030"/>
                <w:lang w:val="pt-PT"/>
              </w:rPr>
            </w:rPrChange>
          </w:rPr>
          <w:t xml:space="preserve"> para a Troca de Informações</w:t>
        </w:r>
        <w:r w:rsidRPr="007D7E6F">
          <w:rPr>
            <w:color w:val="303030"/>
            <w:rPrChange w:id="455"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56" w:author="Mateus Berardo de Souza Terra" w:date="2016-02-08T20:05:00Z">
              <w:rPr>
                <w:rFonts w:ascii="Arial" w:hAnsi="Arial" w:cs="Arial"/>
                <w:color w:val="303030"/>
                <w:sz w:val="19"/>
                <w:szCs w:val="19"/>
                <w:lang w:val="pt-PT"/>
              </w:rPr>
            </w:rPrChange>
          </w:rPr>
          <w:t xml:space="preserve"> </w:t>
        </w:r>
      </w:ins>
      <w:ins w:id="457" w:author="granix pacheco" w:date="2016-02-08T09:01:00Z">
        <w:r w:rsidRPr="007D7E6F">
          <w:t xml:space="preserve"> </w:t>
        </w:r>
      </w:ins>
      <w:ins w:id="458" w:author="granix pacheco" w:date="2016-02-08T09:10:00Z">
        <w:r w:rsidRPr="007D7E6F">
          <w:t>Existem versões estendidas desse código, mas aqui trataremos da sua versão básica que possui 7 bits</w:t>
        </w:r>
      </w:ins>
      <w:ins w:id="459" w:author="granix pacheco" w:date="2016-02-08T09:11:00Z">
        <w:r w:rsidRPr="007D7E6F">
          <w:t>, ou seja, possui 128 caracteres.</w:t>
        </w:r>
      </w:ins>
    </w:p>
    <w:p w14:paraId="3BD47734" w14:textId="77777777" w:rsidR="006868CB" w:rsidRPr="007D7E6F" w:rsidRDefault="006868CB">
      <w:pPr>
        <w:pStyle w:val="NormalWeb"/>
        <w:shd w:val="clear" w:color="auto" w:fill="FFFFFF"/>
        <w:spacing w:before="0" w:beforeAutospacing="0" w:after="160" w:afterAutospacing="0"/>
        <w:jc w:val="both"/>
        <w:rPr>
          <w:ins w:id="460" w:author="granix pacheco" w:date="2016-02-08T09:18:00Z"/>
          <w:color w:val="303030"/>
          <w:rPrChange w:id="461" w:author="Mateus Berardo de Souza Terra" w:date="2016-02-08T20:05:00Z">
            <w:rPr>
              <w:ins w:id="462" w:author="granix pacheco" w:date="2016-02-08T09:18:00Z"/>
              <w:color w:val="303030"/>
              <w:lang w:val="pt-PT"/>
            </w:rPr>
          </w:rPrChange>
        </w:rPr>
      </w:pPr>
      <w:ins w:id="463" w:author="granix pacheco" w:date="2016-02-08T09:13:00Z">
        <w:r w:rsidRPr="007D7E6F">
          <w:t xml:space="preserve">Nessa tabela o código 0 a 31 não são realmente caracteres, sendo chamados de </w:t>
        </w:r>
      </w:ins>
      <w:ins w:id="464" w:author="granix pacheco" w:date="2016-02-08T09:14:00Z">
        <w:r w:rsidRPr="007D7E6F">
          <w:rPr>
            <w:i/>
          </w:rPr>
          <w:t>caracteres de controle</w:t>
        </w:r>
        <w:r w:rsidRPr="007D7E6F">
          <w:t xml:space="preserve">. </w:t>
        </w:r>
      </w:ins>
      <w:ins w:id="465" w:author="granix pacheco" w:date="2016-02-08T09:17:00Z">
        <w:r w:rsidRPr="007D7E6F">
          <w:rPr>
            <w:color w:val="303030"/>
            <w:rPrChange w:id="466" w:author="Mateus Berardo de Souza Terra" w:date="2016-02-08T20:05:00Z">
              <w:rPr>
                <w:rFonts w:ascii="Arial" w:hAnsi="Arial" w:cs="Arial"/>
                <w:color w:val="303030"/>
                <w:sz w:val="19"/>
                <w:szCs w:val="19"/>
                <w:lang w:val="pt-PT"/>
              </w:rPr>
            </w:rPrChange>
          </w:rPr>
          <w:t xml:space="preserve">Os códigos 65 a 90 representam as </w:t>
        </w:r>
      </w:ins>
      <w:ins w:id="467" w:author="granix pacheco" w:date="2016-02-08T09:21:00Z">
        <w:r w:rsidRPr="007D7E6F">
          <w:rPr>
            <w:color w:val="303030"/>
            <w:rPrChange w:id="468" w:author="Mateus Berardo de Souza Terra" w:date="2016-02-08T20:05:00Z">
              <w:rPr>
                <w:color w:val="303030"/>
                <w:lang w:val="pt-PT"/>
              </w:rPr>
            </w:rPrChange>
          </w:rPr>
          <w:t xml:space="preserve">letras </w:t>
        </w:r>
      </w:ins>
      <w:ins w:id="469" w:author="granix pacheco" w:date="2016-02-08T09:17:00Z">
        <w:r w:rsidRPr="007D7E6F">
          <w:rPr>
            <w:color w:val="303030"/>
            <w:rPrChange w:id="470" w:author="Mateus Berardo de Souza Terra" w:date="2016-02-08T20:05:00Z">
              <w:rPr>
                <w:rFonts w:ascii="Arial" w:hAnsi="Arial" w:cs="Arial"/>
                <w:color w:val="303030"/>
                <w:sz w:val="19"/>
                <w:szCs w:val="19"/>
                <w:lang w:val="pt-PT"/>
              </w:rPr>
            </w:rPrChange>
          </w:rPr>
          <w:t xml:space="preserve">maiúsculas e os códigos 97 a 122 representam as </w:t>
        </w:r>
      </w:ins>
      <w:ins w:id="471" w:author="granix pacheco" w:date="2016-02-08T09:21:00Z">
        <w:r w:rsidRPr="007D7E6F">
          <w:rPr>
            <w:color w:val="303030"/>
            <w:rPrChange w:id="472" w:author="Mateus Berardo de Souza Terra" w:date="2016-02-08T20:05:00Z">
              <w:rPr>
                <w:color w:val="303030"/>
                <w:lang w:val="pt-PT"/>
              </w:rPr>
            </w:rPrChange>
          </w:rPr>
          <w:t xml:space="preserve">letras </w:t>
        </w:r>
      </w:ins>
      <w:ins w:id="473" w:author="granix pacheco" w:date="2016-02-08T09:17:00Z">
        <w:r w:rsidRPr="007D7E6F">
          <w:rPr>
            <w:color w:val="303030"/>
            <w:rPrChange w:id="474" w:author="Mateus Berardo de Souza Terra" w:date="2016-02-08T20:05:00Z">
              <w:rPr>
                <w:rFonts w:ascii="Arial" w:hAnsi="Arial" w:cs="Arial"/>
                <w:color w:val="303030"/>
                <w:sz w:val="19"/>
                <w:szCs w:val="19"/>
                <w:lang w:val="pt-PT"/>
              </w:rPr>
            </w:rPrChange>
          </w:rPr>
          <w:t>minúsculas.</w:t>
        </w:r>
      </w:ins>
      <w:ins w:id="475" w:author="granix pacheco" w:date="2016-02-08T09:25:00Z">
        <w:r w:rsidRPr="007D7E6F">
          <w:rPr>
            <w:color w:val="303030"/>
            <w:rPrChange w:id="476" w:author="Mateus Berardo de Souza Terra" w:date="2016-02-08T20:05:00Z">
              <w:rPr>
                <w:color w:val="303030"/>
                <w:lang w:val="pt-PT"/>
              </w:rPr>
            </w:rPrChange>
          </w:rPr>
          <w:t xml:space="preserve"> </w:t>
        </w:r>
      </w:ins>
      <w:ins w:id="477" w:author="Mateus Berardo de Souza Terra" w:date="2016-02-08T22:07:00Z">
        <w:r>
          <w:rPr>
            <w:color w:val="303030"/>
          </w:rPr>
          <w:t>Abaixo representamos a tabela a partir do código 32.</w:t>
        </w:r>
      </w:ins>
      <w:ins w:id="478" w:author="granix pacheco" w:date="2016-02-08T09:25:00Z">
        <w:del w:id="479" w:author="Mateus Berardo de Souza Terra" w:date="2016-02-08T22:07:00Z">
          <w:r w:rsidRPr="007D7E6F" w:rsidDel="00A76C84">
            <w:rPr>
              <w:color w:val="303030"/>
              <w:rPrChange w:id="480" w:author="Mateus Berardo de Souza Terra" w:date="2016-02-08T20:05:00Z">
                <w:rPr>
                  <w:color w:val="303030"/>
                  <w:lang w:val="pt-PT"/>
                </w:rPr>
              </w:rPrChange>
            </w:rPr>
            <w:delText>O</w:delText>
          </w:r>
        </w:del>
        <w:r w:rsidRPr="007D7E6F">
          <w:rPr>
            <w:color w:val="303030"/>
            <w:rPrChange w:id="481" w:author="Mateus Berardo de Souza Terra" w:date="2016-02-08T20:05:00Z">
              <w:rPr>
                <w:color w:val="303030"/>
                <w:lang w:val="pt-PT"/>
              </w:rPr>
            </w:rPrChange>
          </w:rPr>
          <w:t xml:space="preserve"> </w:t>
        </w:r>
        <w:del w:id="482" w:author="Mateus Berardo de Souza Terra" w:date="2016-02-08T19:14:00Z">
          <w:r w:rsidRPr="007D7E6F" w:rsidDel="006D3AB1">
            <w:rPr>
              <w:color w:val="303030"/>
              <w:rPrChange w:id="483" w:author="Mateus Berardo de Souza Terra" w:date="2016-02-08T20:05:00Z">
                <w:rPr>
                  <w:color w:val="303030"/>
                  <w:lang w:val="pt-PT"/>
                </w:rPr>
              </w:rPrChange>
            </w:rPr>
            <w:delText>codigo</w:delText>
          </w:r>
        </w:del>
        <w:del w:id="484" w:author="Mateus Berardo de Souza Terra" w:date="2016-02-08T22:07:00Z">
          <w:r w:rsidRPr="007D7E6F" w:rsidDel="00A76C84">
            <w:rPr>
              <w:color w:val="303030"/>
              <w:rPrChange w:id="485" w:author="Mateus Berardo de Souza Terra" w:date="2016-02-08T20:05:00Z">
                <w:rPr>
                  <w:color w:val="303030"/>
                  <w:lang w:val="pt-PT"/>
                </w:rPr>
              </w:rPrChange>
            </w:rPr>
            <w:delText xml:space="preserve"> 32 representa o espaço.</w:delText>
          </w:r>
        </w:del>
      </w:ins>
      <w:ins w:id="486" w:author="granix pacheco" w:date="2016-02-08T09:26:00Z">
        <w:del w:id="487" w:author="Mateus Berardo de Souza Terra" w:date="2016-02-08T22:07:00Z">
          <w:r w:rsidRPr="007D7E6F" w:rsidDel="00A76C84">
            <w:rPr>
              <w:color w:val="303030"/>
              <w:rPrChange w:id="488" w:author="Mateus Berardo de Souza Terra" w:date="2016-02-08T20:05:00Z">
                <w:rPr>
                  <w:color w:val="303030"/>
                  <w:lang w:val="pt-PT"/>
                </w:rPr>
              </w:rPrChange>
            </w:rPr>
            <w:delText xml:space="preserve"> </w:delText>
          </w:r>
        </w:del>
        <w:del w:id="489" w:author="Mateus Berardo de Souza Terra" w:date="2016-02-08T19:16:00Z">
          <w:r w:rsidRPr="007D7E6F" w:rsidDel="006D3AB1">
            <w:rPr>
              <w:color w:val="303030"/>
              <w:rPrChange w:id="490" w:author="Mateus Berardo de Souza Terra" w:date="2016-02-08T20:05:00Z">
                <w:rPr>
                  <w:color w:val="303030"/>
                  <w:lang w:val="pt-PT"/>
                </w:rPr>
              </w:rPrChange>
            </w:rPr>
            <w:delText>Infelizmente pelo tamanho dessa tabela n</w:delText>
          </w:r>
        </w:del>
        <w:del w:id="491" w:author="Mateus Berardo de Souza Terra" w:date="2016-02-08T19:14:00Z">
          <w:r w:rsidRPr="007D7E6F" w:rsidDel="006D3AB1">
            <w:rPr>
              <w:color w:val="303030"/>
              <w:rPrChange w:id="492" w:author="Mateus Berardo de Souza Terra" w:date="2016-02-08T20:05:00Z">
                <w:rPr>
                  <w:color w:val="303030"/>
                  <w:lang w:val="pt-PT"/>
                </w:rPr>
              </w:rPrChange>
            </w:rPr>
            <w:delText>o</w:delText>
          </w:r>
        </w:del>
        <w:del w:id="493" w:author="Mateus Berardo de Souza Terra" w:date="2016-02-08T19:16:00Z">
          <w:r w:rsidRPr="007D7E6F" w:rsidDel="006D3AB1">
            <w:rPr>
              <w:color w:val="303030"/>
              <w:rPrChange w:id="494" w:author="Mateus Berardo de Souza Terra" w:date="2016-02-08T20:05:00Z">
                <w:rPr>
                  <w:color w:val="303030"/>
                  <w:lang w:val="pt-PT"/>
                </w:rPr>
              </w:rPrChange>
            </w:rPr>
            <w:delText xml:space="preserve">s iremos </w:delText>
          </w:r>
        </w:del>
        <w:del w:id="495" w:author="Mateus Berardo de Souza Terra" w:date="2016-02-08T19:14:00Z">
          <w:r w:rsidRPr="007D7E6F" w:rsidDel="006D3AB1">
            <w:rPr>
              <w:color w:val="303030"/>
              <w:rPrChange w:id="496" w:author="Mateus Berardo de Souza Terra" w:date="2016-02-08T20:05:00Z">
                <w:rPr>
                  <w:color w:val="303030"/>
                  <w:lang w:val="pt-PT"/>
                </w:rPr>
              </w:rPrChange>
            </w:rPr>
            <w:delText>reprsentar</w:delText>
          </w:r>
        </w:del>
        <w:del w:id="497" w:author="Mateus Berardo de Souza Terra" w:date="2016-02-08T19:16:00Z">
          <w:r w:rsidRPr="007D7E6F" w:rsidDel="006D3AB1">
            <w:rPr>
              <w:color w:val="303030"/>
              <w:rPrChange w:id="498" w:author="Mateus Berardo de Souza Terra" w:date="2016-02-08T20:05:00Z">
                <w:rPr>
                  <w:color w:val="303030"/>
                  <w:lang w:val="pt-PT"/>
                </w:rPr>
              </w:rPrChange>
            </w:rPr>
            <w:delText xml:space="preserve"> apenas parte dela, mas ela pode ser facilmente encontrada na internet.</w:delText>
          </w:r>
        </w:del>
      </w:ins>
    </w:p>
    <w:p w14:paraId="60EDEC04" w14:textId="77777777" w:rsidR="006868CB" w:rsidRPr="007D7E6F" w:rsidRDefault="006868CB" w:rsidP="006868CB">
      <w:pPr>
        <w:pStyle w:val="NormalWeb"/>
        <w:shd w:val="clear" w:color="auto" w:fill="FFFFFF"/>
        <w:spacing w:before="0" w:beforeAutospacing="0" w:after="160" w:afterAutospacing="0"/>
        <w:jc w:val="both"/>
        <w:rPr>
          <w:ins w:id="499" w:author="Mateus Berardo de Souza Terra" w:date="2016-02-08T19:45:00Z"/>
          <w:color w:val="303030"/>
        </w:rPr>
      </w:pPr>
      <w:ins w:id="500" w:author="granix pacheco" w:date="2016-02-08T09:18:00Z">
        <w:r w:rsidRPr="007D7E6F">
          <w:rPr>
            <w:b/>
            <w:color w:val="303030"/>
            <w:rPrChange w:id="501" w:author="Mateus Berardo de Souza Terra" w:date="2016-02-08T20:05:00Z">
              <w:rPr>
                <w:b/>
                <w:color w:val="303030"/>
                <w:lang w:val="pt-PT"/>
              </w:rPr>
            </w:rPrChange>
          </w:rPr>
          <w:t>Nota:</w:t>
        </w:r>
        <w:r w:rsidRPr="007D7E6F">
          <w:rPr>
            <w:color w:val="303030"/>
            <w:rPrChange w:id="502" w:author="Mateus Berardo de Souza Terra" w:date="2016-02-08T20:05:00Z">
              <w:rPr>
                <w:rFonts w:ascii="Arial" w:hAnsi="Arial" w:cs="Arial"/>
                <w:color w:val="303030"/>
                <w:sz w:val="19"/>
                <w:szCs w:val="19"/>
                <w:lang w:val="pt-PT"/>
              </w:rPr>
            </w:rPrChange>
          </w:rPr>
          <w:t xml:space="preserve"> Bastar somar ou subtrair 32 ao código ASCII</w:t>
        </w:r>
      </w:ins>
      <w:ins w:id="503" w:author="granix pacheco" w:date="2016-02-08T09:19:00Z">
        <w:r w:rsidRPr="007D7E6F">
          <w:rPr>
            <w:color w:val="303030"/>
            <w:rPrChange w:id="504" w:author="Mateus Berardo de Souza Terra" w:date="2016-02-08T20:05:00Z">
              <w:rPr>
                <w:color w:val="303030"/>
                <w:lang w:val="pt-PT"/>
              </w:rPr>
            </w:rPrChange>
          </w:rPr>
          <w:t xml:space="preserve"> para trocar entre as letras mai</w:t>
        </w:r>
      </w:ins>
      <w:ins w:id="505" w:author="granix pacheco" w:date="2016-02-08T09:20:00Z">
        <w:r w:rsidRPr="007D7E6F">
          <w:rPr>
            <w:color w:val="303030"/>
            <w:rPrChange w:id="506" w:author="Mateus Berardo de Souza Terra" w:date="2016-02-08T20:05:00Z">
              <w:rPr>
                <w:color w:val="303030"/>
                <w:lang w:val="pt-PT"/>
              </w:rPr>
            </w:rPrChange>
          </w:rPr>
          <w:t>ú</w:t>
        </w:r>
      </w:ins>
      <w:ins w:id="507" w:author="granix pacheco" w:date="2016-02-08T09:19:00Z">
        <w:r w:rsidRPr="007D7E6F">
          <w:rPr>
            <w:color w:val="303030"/>
            <w:rPrChange w:id="508" w:author="Mateus Berardo de Souza Terra" w:date="2016-02-08T20:05:00Z">
              <w:rPr>
                <w:color w:val="303030"/>
                <w:lang w:val="pt-PT"/>
              </w:rPr>
            </w:rPrChange>
          </w:rPr>
          <w:t>sculas e min</w:t>
        </w:r>
      </w:ins>
      <w:ins w:id="509" w:author="granix pacheco" w:date="2016-02-08T09:20:00Z">
        <w:r w:rsidRPr="007D7E6F">
          <w:rPr>
            <w:color w:val="303030"/>
            <w:rPrChange w:id="510" w:author="Mateus Berardo de Souza Terra" w:date="2016-02-08T20:05:00Z">
              <w:rPr>
                <w:color w:val="303030"/>
                <w:lang w:val="pt-PT"/>
              </w:rPr>
            </w:rPrChange>
          </w:rPr>
          <w:t>ú</w:t>
        </w:r>
      </w:ins>
      <w:ins w:id="511" w:author="granix pacheco" w:date="2016-02-08T09:19:00Z">
        <w:r w:rsidRPr="007D7E6F">
          <w:rPr>
            <w:color w:val="303030"/>
            <w:rPrChange w:id="512" w:author="Mateus Berardo de Souza Terra" w:date="2016-02-08T20:05:00Z">
              <w:rPr>
                <w:color w:val="303030"/>
                <w:lang w:val="pt-PT"/>
              </w:rPr>
            </w:rPrChange>
          </w:rPr>
          <w:t xml:space="preserve">sculas. Isso representa a troca do 6° bit da </w:t>
        </w:r>
        <w:del w:id="513" w:author="Mateus Berardo de Souza Terra" w:date="2016-02-08T19:14:00Z">
          <w:r w:rsidRPr="007D7E6F" w:rsidDel="006D3AB1">
            <w:rPr>
              <w:color w:val="303030"/>
              <w:rPrChange w:id="514" w:author="Mateus Berardo de Souza Terra" w:date="2016-02-08T20:05:00Z">
                <w:rPr>
                  <w:color w:val="303030"/>
                  <w:lang w:val="pt-PT"/>
                </w:rPr>
              </w:rPrChange>
            </w:rPr>
            <w:delText>representaçao</w:delText>
          </w:r>
        </w:del>
      </w:ins>
      <w:ins w:id="515" w:author="Mateus Berardo de Souza Terra" w:date="2016-02-08T19:14:00Z">
        <w:r w:rsidRPr="007D7E6F">
          <w:rPr>
            <w:color w:val="303030"/>
          </w:rPr>
          <w:t>representação</w:t>
        </w:r>
      </w:ins>
      <w:ins w:id="516" w:author="granix pacheco" w:date="2016-02-08T09:19:00Z">
        <w:r w:rsidRPr="007D7E6F">
          <w:rPr>
            <w:color w:val="303030"/>
            <w:rPrChange w:id="517" w:author="Mateus Berardo de Souza Terra" w:date="2016-02-08T20:05:00Z">
              <w:rPr>
                <w:color w:val="303030"/>
                <w:lang w:val="pt-PT"/>
              </w:rPr>
            </w:rPrChange>
          </w:rPr>
          <w:t xml:space="preserve"> binaria</w:t>
        </w:r>
      </w:ins>
      <w:ins w:id="518" w:author="granix pacheco" w:date="2016-02-08T09:18:00Z">
        <w:r w:rsidRPr="007D7E6F">
          <w:rPr>
            <w:color w:val="303030"/>
            <w:rPrChange w:id="519"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20"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21">
          <w:tblGrid>
            <w:gridCol w:w="1558"/>
            <w:gridCol w:w="1558"/>
            <w:gridCol w:w="1558"/>
            <w:gridCol w:w="1558"/>
            <w:gridCol w:w="1559"/>
            <w:gridCol w:w="1559"/>
          </w:tblGrid>
        </w:tblGridChange>
      </w:tblGrid>
      <w:tr w:rsidR="006868CB" w:rsidRPr="00A76C84" w14:paraId="1C090423" w14:textId="77777777" w:rsidTr="007031A8">
        <w:trPr>
          <w:trHeight w:val="20"/>
          <w:ins w:id="522" w:author="Mateus Berardo de Souza Terra" w:date="2016-02-08T20:04:00Z"/>
        </w:trPr>
        <w:tc>
          <w:tcPr>
            <w:tcW w:w="1558" w:type="dxa"/>
            <w:tcPrChange w:id="523" w:author="Mateus Berardo de Souza Terra" w:date="2016-02-08T22:05:00Z">
              <w:tcPr>
                <w:tcW w:w="1558" w:type="dxa"/>
              </w:tcPr>
            </w:tcPrChange>
          </w:tcPr>
          <w:p w14:paraId="22844566" w14:textId="77777777" w:rsidR="006868CB" w:rsidRPr="00A76C84" w:rsidRDefault="006868CB">
            <w:pPr>
              <w:pStyle w:val="NormalWeb"/>
              <w:spacing w:before="0" w:beforeAutospacing="0" w:after="20" w:afterAutospacing="0"/>
              <w:jc w:val="center"/>
              <w:rPr>
                <w:ins w:id="524" w:author="Mateus Berardo de Souza Terra" w:date="2016-02-08T20:04:00Z"/>
                <w:color w:val="303030"/>
                <w:sz w:val="16"/>
                <w:szCs w:val="16"/>
                <w:rPrChange w:id="525" w:author="Mateus Berardo de Souza Terra" w:date="2016-02-08T22:05:00Z">
                  <w:rPr>
                    <w:ins w:id="526" w:author="Mateus Berardo de Souza Terra" w:date="2016-02-08T20:04:00Z"/>
                    <w:color w:val="303030"/>
                  </w:rPr>
                </w:rPrChange>
              </w:rPr>
              <w:pPrChange w:id="527" w:author="Mateus Berardo de Souza Terra" w:date="2016-02-08T22:05:00Z">
                <w:pPr>
                  <w:pStyle w:val="NormalWeb"/>
                  <w:spacing w:before="0" w:beforeAutospacing="0" w:after="160" w:afterAutospacing="0"/>
                  <w:jc w:val="center"/>
                </w:pPr>
              </w:pPrChange>
            </w:pPr>
            <w:ins w:id="528" w:author="Mateus Berardo de Souza Terra" w:date="2016-02-08T20:05:00Z">
              <w:r w:rsidRPr="00A76C84">
                <w:rPr>
                  <w:b/>
                  <w:color w:val="303030"/>
                  <w:sz w:val="16"/>
                  <w:szCs w:val="16"/>
                  <w:rPrChange w:id="529" w:author="Mateus Berardo de Souza Terra" w:date="2016-02-08T22:05:00Z">
                    <w:rPr>
                      <w:b/>
                      <w:color w:val="303030"/>
                    </w:rPr>
                  </w:rPrChange>
                </w:rPr>
                <w:t>Código</w:t>
              </w:r>
            </w:ins>
          </w:p>
        </w:tc>
        <w:tc>
          <w:tcPr>
            <w:tcW w:w="1558" w:type="dxa"/>
            <w:tcPrChange w:id="530" w:author="Mateus Berardo de Souza Terra" w:date="2016-02-08T22:05:00Z">
              <w:tcPr>
                <w:tcW w:w="1558" w:type="dxa"/>
              </w:tcPr>
            </w:tcPrChange>
          </w:tcPr>
          <w:p w14:paraId="47671BC4" w14:textId="77777777" w:rsidR="006868CB" w:rsidRPr="00A76C84" w:rsidRDefault="006868CB">
            <w:pPr>
              <w:pStyle w:val="NormalWeb"/>
              <w:spacing w:before="0" w:beforeAutospacing="0" w:after="20" w:afterAutospacing="0"/>
              <w:jc w:val="center"/>
              <w:rPr>
                <w:ins w:id="531" w:author="Mateus Berardo de Souza Terra" w:date="2016-02-08T20:04:00Z"/>
                <w:color w:val="303030"/>
                <w:sz w:val="16"/>
                <w:szCs w:val="16"/>
                <w:rPrChange w:id="532" w:author="Mateus Berardo de Souza Terra" w:date="2016-02-08T22:05:00Z">
                  <w:rPr>
                    <w:ins w:id="533" w:author="Mateus Berardo de Souza Terra" w:date="2016-02-08T20:04:00Z"/>
                    <w:color w:val="303030"/>
                  </w:rPr>
                </w:rPrChange>
              </w:rPr>
              <w:pPrChange w:id="534" w:author="Mateus Berardo de Souza Terra" w:date="2016-02-08T22:05:00Z">
                <w:pPr>
                  <w:pStyle w:val="NormalWeb"/>
                  <w:spacing w:before="0" w:beforeAutospacing="0" w:after="160" w:afterAutospacing="0"/>
                  <w:jc w:val="center"/>
                </w:pPr>
              </w:pPrChange>
            </w:pPr>
            <w:ins w:id="535" w:author="Mateus Berardo de Souza Terra" w:date="2016-02-08T20:05:00Z">
              <w:r w:rsidRPr="00A76C84">
                <w:rPr>
                  <w:b/>
                  <w:color w:val="303030"/>
                  <w:sz w:val="16"/>
                  <w:szCs w:val="16"/>
                  <w:rPrChange w:id="536" w:author="Mateus Berardo de Souza Terra" w:date="2016-02-08T22:05:00Z">
                    <w:rPr>
                      <w:b/>
                      <w:color w:val="303030"/>
                    </w:rPr>
                  </w:rPrChange>
                </w:rPr>
                <w:t>Caractere</w:t>
              </w:r>
            </w:ins>
          </w:p>
        </w:tc>
        <w:tc>
          <w:tcPr>
            <w:tcW w:w="1558" w:type="dxa"/>
            <w:tcPrChange w:id="537" w:author="Mateus Berardo de Souza Terra" w:date="2016-02-08T22:05:00Z">
              <w:tcPr>
                <w:tcW w:w="1558" w:type="dxa"/>
              </w:tcPr>
            </w:tcPrChange>
          </w:tcPr>
          <w:p w14:paraId="59A11381" w14:textId="77777777" w:rsidR="006868CB" w:rsidRPr="00A76C84" w:rsidRDefault="006868CB">
            <w:pPr>
              <w:pStyle w:val="NormalWeb"/>
              <w:spacing w:before="0" w:beforeAutospacing="0" w:after="20" w:afterAutospacing="0"/>
              <w:jc w:val="center"/>
              <w:rPr>
                <w:ins w:id="538" w:author="Mateus Berardo de Souza Terra" w:date="2016-02-08T20:04:00Z"/>
                <w:color w:val="303030"/>
                <w:sz w:val="16"/>
                <w:szCs w:val="16"/>
                <w:rPrChange w:id="539" w:author="Mateus Berardo de Souza Terra" w:date="2016-02-08T22:05:00Z">
                  <w:rPr>
                    <w:ins w:id="540" w:author="Mateus Berardo de Souza Terra" w:date="2016-02-08T20:04:00Z"/>
                    <w:color w:val="303030"/>
                  </w:rPr>
                </w:rPrChange>
              </w:rPr>
              <w:pPrChange w:id="541" w:author="Mateus Berardo de Souza Terra" w:date="2016-02-08T22:05:00Z">
                <w:pPr>
                  <w:pStyle w:val="NormalWeb"/>
                  <w:spacing w:before="0" w:beforeAutospacing="0" w:after="160" w:afterAutospacing="0"/>
                  <w:jc w:val="center"/>
                </w:pPr>
              </w:pPrChange>
            </w:pPr>
            <w:ins w:id="542" w:author="Mateus Berardo de Souza Terra" w:date="2016-02-08T20:05:00Z">
              <w:r w:rsidRPr="00A76C84">
                <w:rPr>
                  <w:b/>
                  <w:color w:val="303030"/>
                  <w:sz w:val="16"/>
                  <w:szCs w:val="16"/>
                  <w:rPrChange w:id="543" w:author="Mateus Berardo de Souza Terra" w:date="2016-02-08T22:05:00Z">
                    <w:rPr>
                      <w:b/>
                      <w:color w:val="303030"/>
                    </w:rPr>
                  </w:rPrChange>
                </w:rPr>
                <w:t>Código</w:t>
              </w:r>
            </w:ins>
          </w:p>
        </w:tc>
        <w:tc>
          <w:tcPr>
            <w:tcW w:w="1558" w:type="dxa"/>
            <w:tcPrChange w:id="544" w:author="Mateus Berardo de Souza Terra" w:date="2016-02-08T22:05:00Z">
              <w:tcPr>
                <w:tcW w:w="1558" w:type="dxa"/>
              </w:tcPr>
            </w:tcPrChange>
          </w:tcPr>
          <w:p w14:paraId="13762BE2" w14:textId="77777777" w:rsidR="006868CB" w:rsidRPr="00A76C84" w:rsidRDefault="006868CB">
            <w:pPr>
              <w:pStyle w:val="NormalWeb"/>
              <w:spacing w:before="0" w:beforeAutospacing="0" w:after="20" w:afterAutospacing="0"/>
              <w:jc w:val="center"/>
              <w:rPr>
                <w:ins w:id="545" w:author="Mateus Berardo de Souza Terra" w:date="2016-02-08T20:04:00Z"/>
                <w:color w:val="303030"/>
                <w:sz w:val="16"/>
                <w:szCs w:val="16"/>
                <w:rPrChange w:id="546" w:author="Mateus Berardo de Souza Terra" w:date="2016-02-08T22:05:00Z">
                  <w:rPr>
                    <w:ins w:id="547" w:author="Mateus Berardo de Souza Terra" w:date="2016-02-08T20:04:00Z"/>
                    <w:color w:val="303030"/>
                  </w:rPr>
                </w:rPrChange>
              </w:rPr>
              <w:pPrChange w:id="548" w:author="Mateus Berardo de Souza Terra" w:date="2016-02-08T22:05:00Z">
                <w:pPr>
                  <w:pStyle w:val="NormalWeb"/>
                  <w:spacing w:before="0" w:beforeAutospacing="0" w:after="160" w:afterAutospacing="0"/>
                  <w:jc w:val="center"/>
                </w:pPr>
              </w:pPrChange>
            </w:pPr>
            <w:ins w:id="549" w:author="Mateus Berardo de Souza Terra" w:date="2016-02-08T20:05:00Z">
              <w:r w:rsidRPr="00A76C84">
                <w:rPr>
                  <w:b/>
                  <w:color w:val="303030"/>
                  <w:sz w:val="16"/>
                  <w:szCs w:val="16"/>
                  <w:rPrChange w:id="550" w:author="Mateus Berardo de Souza Terra" w:date="2016-02-08T22:05:00Z">
                    <w:rPr>
                      <w:b/>
                      <w:color w:val="303030"/>
                    </w:rPr>
                  </w:rPrChange>
                </w:rPr>
                <w:t>Caractere</w:t>
              </w:r>
            </w:ins>
          </w:p>
        </w:tc>
        <w:tc>
          <w:tcPr>
            <w:tcW w:w="1559" w:type="dxa"/>
            <w:tcPrChange w:id="551" w:author="Mateus Berardo de Souza Terra" w:date="2016-02-08T22:05:00Z">
              <w:tcPr>
                <w:tcW w:w="1559" w:type="dxa"/>
              </w:tcPr>
            </w:tcPrChange>
          </w:tcPr>
          <w:p w14:paraId="377E45C8" w14:textId="77777777" w:rsidR="006868CB" w:rsidRPr="00A76C84" w:rsidRDefault="006868CB">
            <w:pPr>
              <w:pStyle w:val="NormalWeb"/>
              <w:spacing w:before="0" w:beforeAutospacing="0" w:after="20" w:afterAutospacing="0"/>
              <w:jc w:val="center"/>
              <w:rPr>
                <w:ins w:id="552" w:author="Mateus Berardo de Souza Terra" w:date="2016-02-08T20:04:00Z"/>
                <w:color w:val="303030"/>
                <w:sz w:val="16"/>
                <w:szCs w:val="16"/>
                <w:rPrChange w:id="553" w:author="Mateus Berardo de Souza Terra" w:date="2016-02-08T22:05:00Z">
                  <w:rPr>
                    <w:ins w:id="554" w:author="Mateus Berardo de Souza Terra" w:date="2016-02-08T20:04:00Z"/>
                    <w:color w:val="303030"/>
                  </w:rPr>
                </w:rPrChange>
              </w:rPr>
              <w:pPrChange w:id="555" w:author="Mateus Berardo de Souza Terra" w:date="2016-02-08T22:05:00Z">
                <w:pPr>
                  <w:pStyle w:val="NormalWeb"/>
                  <w:spacing w:before="0" w:beforeAutospacing="0" w:after="160" w:afterAutospacing="0"/>
                  <w:jc w:val="center"/>
                </w:pPr>
              </w:pPrChange>
            </w:pPr>
            <w:ins w:id="556" w:author="Mateus Berardo de Souza Terra" w:date="2016-02-08T20:05:00Z">
              <w:r w:rsidRPr="00A76C84">
                <w:rPr>
                  <w:b/>
                  <w:color w:val="303030"/>
                  <w:sz w:val="16"/>
                  <w:szCs w:val="16"/>
                  <w:rPrChange w:id="557" w:author="Mateus Berardo de Souza Terra" w:date="2016-02-08T22:05:00Z">
                    <w:rPr>
                      <w:b/>
                      <w:color w:val="303030"/>
                    </w:rPr>
                  </w:rPrChange>
                </w:rPr>
                <w:t>Código</w:t>
              </w:r>
            </w:ins>
          </w:p>
        </w:tc>
        <w:tc>
          <w:tcPr>
            <w:tcW w:w="1559" w:type="dxa"/>
            <w:tcPrChange w:id="558" w:author="Mateus Berardo de Souza Terra" w:date="2016-02-08T22:05:00Z">
              <w:tcPr>
                <w:tcW w:w="1559" w:type="dxa"/>
              </w:tcPr>
            </w:tcPrChange>
          </w:tcPr>
          <w:p w14:paraId="0247EAD8" w14:textId="77777777" w:rsidR="006868CB" w:rsidRPr="00A76C84" w:rsidRDefault="006868CB">
            <w:pPr>
              <w:pStyle w:val="NormalWeb"/>
              <w:spacing w:before="0" w:beforeAutospacing="0" w:after="20" w:afterAutospacing="0"/>
              <w:jc w:val="center"/>
              <w:rPr>
                <w:ins w:id="559" w:author="Mateus Berardo de Souza Terra" w:date="2016-02-08T20:04:00Z"/>
                <w:color w:val="303030"/>
                <w:sz w:val="16"/>
                <w:szCs w:val="16"/>
                <w:rPrChange w:id="560" w:author="Mateus Berardo de Souza Terra" w:date="2016-02-08T22:05:00Z">
                  <w:rPr>
                    <w:ins w:id="561" w:author="Mateus Berardo de Souza Terra" w:date="2016-02-08T20:04:00Z"/>
                    <w:color w:val="303030"/>
                  </w:rPr>
                </w:rPrChange>
              </w:rPr>
              <w:pPrChange w:id="562" w:author="Mateus Berardo de Souza Terra" w:date="2016-02-08T22:05:00Z">
                <w:pPr>
                  <w:pStyle w:val="NormalWeb"/>
                  <w:spacing w:before="0" w:beforeAutospacing="0" w:after="160" w:afterAutospacing="0"/>
                  <w:jc w:val="center"/>
                </w:pPr>
              </w:pPrChange>
            </w:pPr>
            <w:ins w:id="563" w:author="Mateus Berardo de Souza Terra" w:date="2016-02-08T20:05:00Z">
              <w:r w:rsidRPr="00A76C84">
                <w:rPr>
                  <w:b/>
                  <w:color w:val="303030"/>
                  <w:sz w:val="16"/>
                  <w:szCs w:val="16"/>
                  <w:rPrChange w:id="564" w:author="Mateus Berardo de Souza Terra" w:date="2016-02-08T22:05:00Z">
                    <w:rPr>
                      <w:b/>
                      <w:color w:val="303030"/>
                    </w:rPr>
                  </w:rPrChange>
                </w:rPr>
                <w:t>Caractere</w:t>
              </w:r>
            </w:ins>
          </w:p>
        </w:tc>
      </w:tr>
      <w:tr w:rsidR="006868CB" w:rsidRPr="00A76C84" w14:paraId="238D33C3" w14:textId="77777777" w:rsidTr="007031A8">
        <w:trPr>
          <w:trHeight w:val="20"/>
          <w:ins w:id="565" w:author="Mateus Berardo de Souza Terra" w:date="2016-02-08T20:04:00Z"/>
        </w:trPr>
        <w:tc>
          <w:tcPr>
            <w:tcW w:w="1558" w:type="dxa"/>
            <w:tcPrChange w:id="566" w:author="Mateus Berardo de Souza Terra" w:date="2016-02-08T22:05:00Z">
              <w:tcPr>
                <w:tcW w:w="1558" w:type="dxa"/>
              </w:tcPr>
            </w:tcPrChange>
          </w:tcPr>
          <w:p w14:paraId="20F077E1" w14:textId="77777777" w:rsidR="006868CB" w:rsidRPr="00A76C84" w:rsidRDefault="006868CB">
            <w:pPr>
              <w:pStyle w:val="NormalWeb"/>
              <w:spacing w:before="0" w:beforeAutospacing="0" w:after="20" w:afterAutospacing="0"/>
              <w:jc w:val="center"/>
              <w:rPr>
                <w:ins w:id="567" w:author="Mateus Berardo de Souza Terra" w:date="2016-02-08T20:04:00Z"/>
                <w:color w:val="303030"/>
                <w:sz w:val="16"/>
                <w:szCs w:val="16"/>
                <w:rPrChange w:id="568" w:author="Mateus Berardo de Souza Terra" w:date="2016-02-08T22:05:00Z">
                  <w:rPr>
                    <w:ins w:id="569" w:author="Mateus Berardo de Souza Terra" w:date="2016-02-08T20:04:00Z"/>
                    <w:color w:val="303030"/>
                  </w:rPr>
                </w:rPrChange>
              </w:rPr>
              <w:pPrChange w:id="570" w:author="Mateus Berardo de Souza Terra" w:date="2016-02-08T22:05:00Z">
                <w:pPr>
                  <w:pStyle w:val="NormalWeb"/>
                  <w:spacing w:before="0" w:beforeAutospacing="0" w:after="160" w:afterAutospacing="0"/>
                  <w:jc w:val="center"/>
                </w:pPr>
              </w:pPrChange>
            </w:pPr>
            <w:ins w:id="571" w:author="Mateus Berardo de Souza Terra" w:date="2016-02-08T20:05:00Z">
              <w:r w:rsidRPr="00A76C84">
                <w:rPr>
                  <w:color w:val="303030"/>
                  <w:sz w:val="16"/>
                  <w:szCs w:val="16"/>
                  <w:rPrChange w:id="572" w:author="Mateus Berardo de Souza Terra" w:date="2016-02-08T22:05:00Z">
                    <w:rPr>
                      <w:color w:val="303030"/>
                    </w:rPr>
                  </w:rPrChange>
                </w:rPr>
                <w:t>32</w:t>
              </w:r>
            </w:ins>
          </w:p>
        </w:tc>
        <w:tc>
          <w:tcPr>
            <w:tcW w:w="1558" w:type="dxa"/>
            <w:tcPrChange w:id="573" w:author="Mateus Berardo de Souza Terra" w:date="2016-02-08T22:05:00Z">
              <w:tcPr>
                <w:tcW w:w="1558" w:type="dxa"/>
              </w:tcPr>
            </w:tcPrChange>
          </w:tcPr>
          <w:p w14:paraId="4433AFF4" w14:textId="77777777" w:rsidR="006868CB" w:rsidRPr="00A76C84" w:rsidRDefault="006868CB">
            <w:pPr>
              <w:pStyle w:val="NormalWeb"/>
              <w:spacing w:before="0" w:beforeAutospacing="0" w:after="20" w:afterAutospacing="0"/>
              <w:jc w:val="center"/>
              <w:rPr>
                <w:ins w:id="574" w:author="Mateus Berardo de Souza Terra" w:date="2016-02-08T20:04:00Z"/>
                <w:color w:val="303030"/>
                <w:sz w:val="16"/>
                <w:szCs w:val="16"/>
                <w:rPrChange w:id="575" w:author="Mateus Berardo de Souza Terra" w:date="2016-02-08T22:05:00Z">
                  <w:rPr>
                    <w:ins w:id="576" w:author="Mateus Berardo de Souza Terra" w:date="2016-02-08T20:04:00Z"/>
                    <w:color w:val="303030"/>
                  </w:rPr>
                </w:rPrChange>
              </w:rPr>
              <w:pPrChange w:id="577" w:author="Mateus Berardo de Souza Terra" w:date="2016-02-08T22:05:00Z">
                <w:pPr>
                  <w:pStyle w:val="NormalWeb"/>
                  <w:spacing w:before="0" w:beforeAutospacing="0" w:after="160" w:afterAutospacing="0"/>
                  <w:jc w:val="center"/>
                </w:pPr>
              </w:pPrChange>
            </w:pPr>
            <w:ins w:id="578" w:author="Mateus Berardo de Souza Terra" w:date="2016-02-08T22:10:00Z">
              <w:r>
                <w:rPr>
                  <w:color w:val="303030"/>
                  <w:sz w:val="16"/>
                  <w:szCs w:val="16"/>
                </w:rPr>
                <w:t>ESPAÇO</w:t>
              </w:r>
            </w:ins>
          </w:p>
        </w:tc>
        <w:tc>
          <w:tcPr>
            <w:tcW w:w="1558" w:type="dxa"/>
            <w:tcPrChange w:id="579" w:author="Mateus Berardo de Souza Terra" w:date="2016-02-08T22:05:00Z">
              <w:tcPr>
                <w:tcW w:w="1558" w:type="dxa"/>
              </w:tcPr>
            </w:tcPrChange>
          </w:tcPr>
          <w:p w14:paraId="0DF20CD8" w14:textId="77777777" w:rsidR="006868CB" w:rsidRPr="00A76C84" w:rsidRDefault="006868CB">
            <w:pPr>
              <w:pStyle w:val="NormalWeb"/>
              <w:spacing w:before="0" w:beforeAutospacing="0" w:after="20" w:afterAutospacing="0"/>
              <w:jc w:val="center"/>
              <w:rPr>
                <w:ins w:id="580" w:author="Mateus Berardo de Souza Terra" w:date="2016-02-08T20:04:00Z"/>
                <w:color w:val="303030"/>
                <w:sz w:val="16"/>
                <w:szCs w:val="16"/>
                <w:rPrChange w:id="581" w:author="Mateus Berardo de Souza Terra" w:date="2016-02-08T22:05:00Z">
                  <w:rPr>
                    <w:ins w:id="582" w:author="Mateus Berardo de Souza Terra" w:date="2016-02-08T20:04:00Z"/>
                    <w:color w:val="303030"/>
                  </w:rPr>
                </w:rPrChange>
              </w:rPr>
              <w:pPrChange w:id="583" w:author="Mateus Berardo de Souza Terra" w:date="2016-02-08T22:05:00Z">
                <w:pPr>
                  <w:pStyle w:val="NormalWeb"/>
                  <w:spacing w:before="0" w:beforeAutospacing="0" w:after="160" w:afterAutospacing="0"/>
                  <w:jc w:val="center"/>
                </w:pPr>
              </w:pPrChange>
            </w:pPr>
            <w:ins w:id="584" w:author="Mateus Berardo de Souza Terra" w:date="2016-02-08T22:09:00Z">
              <w:r>
                <w:rPr>
                  <w:color w:val="303030"/>
                  <w:sz w:val="16"/>
                  <w:szCs w:val="16"/>
                </w:rPr>
                <w:t>64</w:t>
              </w:r>
            </w:ins>
          </w:p>
        </w:tc>
        <w:tc>
          <w:tcPr>
            <w:tcW w:w="1558" w:type="dxa"/>
            <w:tcPrChange w:id="585" w:author="Mateus Berardo de Souza Terra" w:date="2016-02-08T22:05:00Z">
              <w:tcPr>
                <w:tcW w:w="1558" w:type="dxa"/>
              </w:tcPr>
            </w:tcPrChange>
          </w:tcPr>
          <w:p w14:paraId="19E36ED9" w14:textId="77777777" w:rsidR="006868CB" w:rsidRPr="00A76C84" w:rsidRDefault="006868CB">
            <w:pPr>
              <w:pStyle w:val="NormalWeb"/>
              <w:spacing w:before="0" w:beforeAutospacing="0" w:after="20" w:afterAutospacing="0"/>
              <w:jc w:val="center"/>
              <w:rPr>
                <w:ins w:id="586" w:author="Mateus Berardo de Souza Terra" w:date="2016-02-08T20:04:00Z"/>
                <w:color w:val="303030"/>
                <w:sz w:val="16"/>
                <w:szCs w:val="16"/>
                <w:rPrChange w:id="587" w:author="Mateus Berardo de Souza Terra" w:date="2016-02-08T22:05:00Z">
                  <w:rPr>
                    <w:ins w:id="588" w:author="Mateus Berardo de Souza Terra" w:date="2016-02-08T20:04:00Z"/>
                    <w:color w:val="303030"/>
                  </w:rPr>
                </w:rPrChange>
              </w:rPr>
              <w:pPrChange w:id="589" w:author="Mateus Berardo de Souza Terra" w:date="2016-02-08T22:05:00Z">
                <w:pPr>
                  <w:pStyle w:val="NormalWeb"/>
                  <w:spacing w:before="0" w:beforeAutospacing="0" w:after="160" w:afterAutospacing="0"/>
                  <w:jc w:val="center"/>
                </w:pPr>
              </w:pPrChange>
            </w:pPr>
            <w:ins w:id="590" w:author="Mateus Berardo de Souza Terra" w:date="2016-02-08T22:12:00Z">
              <w:r>
                <w:rPr>
                  <w:color w:val="303030"/>
                  <w:sz w:val="16"/>
                  <w:szCs w:val="16"/>
                </w:rPr>
                <w:t>@</w:t>
              </w:r>
            </w:ins>
          </w:p>
        </w:tc>
        <w:tc>
          <w:tcPr>
            <w:tcW w:w="1559" w:type="dxa"/>
            <w:tcPrChange w:id="591" w:author="Mateus Berardo de Souza Terra" w:date="2016-02-08T22:05:00Z">
              <w:tcPr>
                <w:tcW w:w="1559" w:type="dxa"/>
              </w:tcPr>
            </w:tcPrChange>
          </w:tcPr>
          <w:p w14:paraId="45202D09" w14:textId="77777777" w:rsidR="006868CB" w:rsidRPr="00A76C84" w:rsidRDefault="006868CB">
            <w:pPr>
              <w:pStyle w:val="NormalWeb"/>
              <w:spacing w:before="0" w:beforeAutospacing="0" w:after="20" w:afterAutospacing="0"/>
              <w:jc w:val="center"/>
              <w:rPr>
                <w:ins w:id="592" w:author="Mateus Berardo de Souza Terra" w:date="2016-02-08T20:04:00Z"/>
                <w:color w:val="303030"/>
                <w:sz w:val="16"/>
                <w:szCs w:val="16"/>
                <w:rPrChange w:id="593" w:author="Mateus Berardo de Souza Terra" w:date="2016-02-08T22:05:00Z">
                  <w:rPr>
                    <w:ins w:id="594" w:author="Mateus Berardo de Souza Terra" w:date="2016-02-08T20:04:00Z"/>
                    <w:color w:val="303030"/>
                  </w:rPr>
                </w:rPrChange>
              </w:rPr>
              <w:pPrChange w:id="595" w:author="Mateus Berardo de Souza Terra" w:date="2016-02-08T22:05:00Z">
                <w:pPr>
                  <w:pStyle w:val="NormalWeb"/>
                  <w:spacing w:before="0" w:beforeAutospacing="0" w:after="160" w:afterAutospacing="0"/>
                  <w:jc w:val="center"/>
                </w:pPr>
              </w:pPrChange>
            </w:pPr>
            <w:ins w:id="596" w:author="Mateus Berardo de Souza Terra" w:date="2016-02-08T22:09:00Z">
              <w:r>
                <w:rPr>
                  <w:color w:val="303030"/>
                  <w:sz w:val="16"/>
                  <w:szCs w:val="16"/>
                </w:rPr>
                <w:t>96</w:t>
              </w:r>
            </w:ins>
          </w:p>
        </w:tc>
        <w:tc>
          <w:tcPr>
            <w:tcW w:w="1559" w:type="dxa"/>
            <w:tcPrChange w:id="597" w:author="Mateus Berardo de Souza Terra" w:date="2016-02-08T22:05:00Z">
              <w:tcPr>
                <w:tcW w:w="1559" w:type="dxa"/>
              </w:tcPr>
            </w:tcPrChange>
          </w:tcPr>
          <w:p w14:paraId="7E6C8091" w14:textId="77777777" w:rsidR="006868CB" w:rsidRPr="00A76C84" w:rsidRDefault="006868CB">
            <w:pPr>
              <w:pStyle w:val="NormalWeb"/>
              <w:spacing w:before="0" w:beforeAutospacing="0" w:after="20" w:afterAutospacing="0"/>
              <w:jc w:val="center"/>
              <w:rPr>
                <w:ins w:id="598" w:author="Mateus Berardo de Souza Terra" w:date="2016-02-08T20:04:00Z"/>
                <w:color w:val="303030"/>
                <w:sz w:val="16"/>
                <w:szCs w:val="16"/>
                <w:rPrChange w:id="599" w:author="Mateus Berardo de Souza Terra" w:date="2016-02-08T22:05:00Z">
                  <w:rPr>
                    <w:ins w:id="600" w:author="Mateus Berardo de Souza Terra" w:date="2016-02-08T20:04:00Z"/>
                    <w:color w:val="303030"/>
                  </w:rPr>
                </w:rPrChange>
              </w:rPr>
              <w:pPrChange w:id="601" w:author="Mateus Berardo de Souza Terra" w:date="2016-02-08T22:05:00Z">
                <w:pPr>
                  <w:pStyle w:val="NormalWeb"/>
                  <w:spacing w:before="0" w:beforeAutospacing="0" w:after="160" w:afterAutospacing="0"/>
                  <w:jc w:val="center"/>
                </w:pPr>
              </w:pPrChange>
            </w:pPr>
            <w:ins w:id="602" w:author="Mateus Berardo de Souza Terra" w:date="2016-02-08T22:12:00Z">
              <w:r>
                <w:rPr>
                  <w:color w:val="303030"/>
                  <w:sz w:val="16"/>
                  <w:szCs w:val="16"/>
                </w:rPr>
                <w:t>`</w:t>
              </w:r>
            </w:ins>
          </w:p>
        </w:tc>
      </w:tr>
      <w:tr w:rsidR="006868CB" w:rsidRPr="00A76C84" w14:paraId="08EE441D" w14:textId="77777777" w:rsidTr="007031A8">
        <w:trPr>
          <w:trHeight w:val="20"/>
          <w:ins w:id="603" w:author="Mateus Berardo de Souza Terra" w:date="2016-02-08T20:04:00Z"/>
        </w:trPr>
        <w:tc>
          <w:tcPr>
            <w:tcW w:w="1558" w:type="dxa"/>
            <w:tcPrChange w:id="604" w:author="Mateus Berardo de Souza Terra" w:date="2016-02-08T22:05:00Z">
              <w:tcPr>
                <w:tcW w:w="1558" w:type="dxa"/>
              </w:tcPr>
            </w:tcPrChange>
          </w:tcPr>
          <w:p w14:paraId="7B0787B1" w14:textId="77777777" w:rsidR="006868CB" w:rsidRPr="00A76C84" w:rsidRDefault="006868CB">
            <w:pPr>
              <w:pStyle w:val="NormalWeb"/>
              <w:spacing w:before="0" w:beforeAutospacing="0" w:after="20" w:afterAutospacing="0"/>
              <w:jc w:val="center"/>
              <w:rPr>
                <w:ins w:id="605" w:author="Mateus Berardo de Souza Terra" w:date="2016-02-08T20:04:00Z"/>
                <w:color w:val="303030"/>
                <w:sz w:val="16"/>
                <w:szCs w:val="16"/>
                <w:rPrChange w:id="606" w:author="Mateus Berardo de Souza Terra" w:date="2016-02-08T22:05:00Z">
                  <w:rPr>
                    <w:ins w:id="607" w:author="Mateus Berardo de Souza Terra" w:date="2016-02-08T20:04:00Z"/>
                    <w:color w:val="303030"/>
                  </w:rPr>
                </w:rPrChange>
              </w:rPr>
              <w:pPrChange w:id="608" w:author="Mateus Berardo de Souza Terra" w:date="2016-02-08T22:05:00Z">
                <w:pPr>
                  <w:pStyle w:val="NormalWeb"/>
                  <w:spacing w:before="0" w:beforeAutospacing="0" w:after="160" w:afterAutospacing="0"/>
                  <w:jc w:val="center"/>
                </w:pPr>
              </w:pPrChange>
            </w:pPr>
            <w:ins w:id="609" w:author="Mateus Berardo de Souza Terra" w:date="2016-02-08T20:05:00Z">
              <w:r w:rsidRPr="00A76C84">
                <w:rPr>
                  <w:color w:val="303030"/>
                  <w:sz w:val="16"/>
                  <w:szCs w:val="16"/>
                  <w:rPrChange w:id="610" w:author="Mateus Berardo de Souza Terra" w:date="2016-02-08T22:05:00Z">
                    <w:rPr>
                      <w:color w:val="303030"/>
                    </w:rPr>
                  </w:rPrChange>
                </w:rPr>
                <w:t>33</w:t>
              </w:r>
            </w:ins>
          </w:p>
        </w:tc>
        <w:tc>
          <w:tcPr>
            <w:tcW w:w="1558" w:type="dxa"/>
            <w:tcPrChange w:id="611" w:author="Mateus Berardo de Souza Terra" w:date="2016-02-08T22:05:00Z">
              <w:tcPr>
                <w:tcW w:w="1558" w:type="dxa"/>
              </w:tcPr>
            </w:tcPrChange>
          </w:tcPr>
          <w:p w14:paraId="6AED98EB" w14:textId="77777777" w:rsidR="006868CB" w:rsidRPr="00A76C84" w:rsidRDefault="006868CB">
            <w:pPr>
              <w:pStyle w:val="NormalWeb"/>
              <w:spacing w:before="0" w:beforeAutospacing="0" w:after="20" w:afterAutospacing="0"/>
              <w:jc w:val="center"/>
              <w:rPr>
                <w:ins w:id="612" w:author="Mateus Berardo de Souza Terra" w:date="2016-02-08T20:04:00Z"/>
                <w:color w:val="303030"/>
                <w:sz w:val="16"/>
                <w:szCs w:val="16"/>
                <w:rPrChange w:id="613" w:author="Mateus Berardo de Souza Terra" w:date="2016-02-08T22:05:00Z">
                  <w:rPr>
                    <w:ins w:id="614" w:author="Mateus Berardo de Souza Terra" w:date="2016-02-08T20:04:00Z"/>
                    <w:color w:val="303030"/>
                  </w:rPr>
                </w:rPrChange>
              </w:rPr>
              <w:pPrChange w:id="615" w:author="Mateus Berardo de Souza Terra" w:date="2016-02-08T22:05:00Z">
                <w:pPr>
                  <w:pStyle w:val="NormalWeb"/>
                  <w:spacing w:before="0" w:beforeAutospacing="0" w:after="160" w:afterAutospacing="0"/>
                  <w:jc w:val="center"/>
                </w:pPr>
              </w:pPrChange>
            </w:pPr>
            <w:ins w:id="616" w:author="Mateus Berardo de Souza Terra" w:date="2016-02-08T22:13:00Z">
              <w:r>
                <w:rPr>
                  <w:color w:val="303030"/>
                  <w:sz w:val="16"/>
                  <w:szCs w:val="16"/>
                </w:rPr>
                <w:t>!</w:t>
              </w:r>
            </w:ins>
          </w:p>
        </w:tc>
        <w:tc>
          <w:tcPr>
            <w:tcW w:w="1558" w:type="dxa"/>
            <w:tcPrChange w:id="617" w:author="Mateus Berardo de Souza Terra" w:date="2016-02-08T22:05:00Z">
              <w:tcPr>
                <w:tcW w:w="1558" w:type="dxa"/>
              </w:tcPr>
            </w:tcPrChange>
          </w:tcPr>
          <w:p w14:paraId="381066E2" w14:textId="77777777" w:rsidR="006868CB" w:rsidRPr="00A76C84" w:rsidRDefault="006868CB">
            <w:pPr>
              <w:pStyle w:val="NormalWeb"/>
              <w:spacing w:before="0" w:beforeAutospacing="0" w:after="20" w:afterAutospacing="0"/>
              <w:jc w:val="center"/>
              <w:rPr>
                <w:ins w:id="618" w:author="Mateus Berardo de Souza Terra" w:date="2016-02-08T20:04:00Z"/>
                <w:color w:val="303030"/>
                <w:sz w:val="16"/>
                <w:szCs w:val="16"/>
                <w:rPrChange w:id="619" w:author="Mateus Berardo de Souza Terra" w:date="2016-02-08T22:05:00Z">
                  <w:rPr>
                    <w:ins w:id="620" w:author="Mateus Berardo de Souza Terra" w:date="2016-02-08T20:04:00Z"/>
                    <w:color w:val="303030"/>
                  </w:rPr>
                </w:rPrChange>
              </w:rPr>
              <w:pPrChange w:id="621" w:author="Mateus Berardo de Souza Terra" w:date="2016-02-08T22:05:00Z">
                <w:pPr>
                  <w:pStyle w:val="NormalWeb"/>
                  <w:spacing w:before="0" w:beforeAutospacing="0" w:after="160" w:afterAutospacing="0"/>
                  <w:jc w:val="center"/>
                </w:pPr>
              </w:pPrChange>
            </w:pPr>
            <w:ins w:id="622" w:author="Mateus Berardo de Souza Terra" w:date="2016-02-08T22:09:00Z">
              <w:r>
                <w:rPr>
                  <w:color w:val="303030"/>
                  <w:sz w:val="16"/>
                  <w:szCs w:val="16"/>
                </w:rPr>
                <w:t>65</w:t>
              </w:r>
            </w:ins>
          </w:p>
        </w:tc>
        <w:tc>
          <w:tcPr>
            <w:tcW w:w="1558" w:type="dxa"/>
            <w:tcPrChange w:id="623" w:author="Mateus Berardo de Souza Terra" w:date="2016-02-08T22:05:00Z">
              <w:tcPr>
                <w:tcW w:w="1558" w:type="dxa"/>
              </w:tcPr>
            </w:tcPrChange>
          </w:tcPr>
          <w:p w14:paraId="6847BB26" w14:textId="77777777" w:rsidR="006868CB" w:rsidRPr="00A76C84" w:rsidRDefault="006868CB">
            <w:pPr>
              <w:pStyle w:val="NormalWeb"/>
              <w:spacing w:before="0" w:beforeAutospacing="0" w:after="20" w:afterAutospacing="0"/>
              <w:jc w:val="center"/>
              <w:rPr>
                <w:ins w:id="624" w:author="Mateus Berardo de Souza Terra" w:date="2016-02-08T20:04:00Z"/>
                <w:color w:val="303030"/>
                <w:sz w:val="16"/>
                <w:szCs w:val="16"/>
                <w:rPrChange w:id="625" w:author="Mateus Berardo de Souza Terra" w:date="2016-02-08T22:05:00Z">
                  <w:rPr>
                    <w:ins w:id="626" w:author="Mateus Berardo de Souza Terra" w:date="2016-02-08T20:04:00Z"/>
                    <w:color w:val="303030"/>
                  </w:rPr>
                </w:rPrChange>
              </w:rPr>
              <w:pPrChange w:id="627" w:author="Mateus Berardo de Souza Terra" w:date="2016-02-08T22:05:00Z">
                <w:pPr>
                  <w:pStyle w:val="NormalWeb"/>
                  <w:spacing w:before="0" w:beforeAutospacing="0" w:after="160" w:afterAutospacing="0"/>
                  <w:jc w:val="center"/>
                </w:pPr>
              </w:pPrChange>
            </w:pPr>
            <w:ins w:id="628" w:author="Mateus Berardo de Souza Terra" w:date="2016-02-08T22:10:00Z">
              <w:r>
                <w:rPr>
                  <w:color w:val="303030"/>
                  <w:sz w:val="16"/>
                  <w:szCs w:val="16"/>
                </w:rPr>
                <w:t>A</w:t>
              </w:r>
            </w:ins>
          </w:p>
        </w:tc>
        <w:tc>
          <w:tcPr>
            <w:tcW w:w="1559" w:type="dxa"/>
            <w:tcPrChange w:id="629" w:author="Mateus Berardo de Souza Terra" w:date="2016-02-08T22:05:00Z">
              <w:tcPr>
                <w:tcW w:w="1559" w:type="dxa"/>
              </w:tcPr>
            </w:tcPrChange>
          </w:tcPr>
          <w:p w14:paraId="22E392D9" w14:textId="77777777" w:rsidR="006868CB" w:rsidRPr="00A76C84" w:rsidRDefault="006868CB">
            <w:pPr>
              <w:pStyle w:val="NormalWeb"/>
              <w:spacing w:before="0" w:beforeAutospacing="0" w:after="20" w:afterAutospacing="0"/>
              <w:jc w:val="center"/>
              <w:rPr>
                <w:ins w:id="630" w:author="Mateus Berardo de Souza Terra" w:date="2016-02-08T20:04:00Z"/>
                <w:color w:val="303030"/>
                <w:sz w:val="16"/>
                <w:szCs w:val="16"/>
                <w:rPrChange w:id="631" w:author="Mateus Berardo de Souza Terra" w:date="2016-02-08T22:05:00Z">
                  <w:rPr>
                    <w:ins w:id="632" w:author="Mateus Berardo de Souza Terra" w:date="2016-02-08T20:04:00Z"/>
                    <w:color w:val="303030"/>
                  </w:rPr>
                </w:rPrChange>
              </w:rPr>
              <w:pPrChange w:id="633" w:author="Mateus Berardo de Souza Terra" w:date="2016-02-08T22:05:00Z">
                <w:pPr>
                  <w:pStyle w:val="NormalWeb"/>
                  <w:spacing w:before="0" w:beforeAutospacing="0" w:after="160" w:afterAutospacing="0"/>
                  <w:jc w:val="center"/>
                </w:pPr>
              </w:pPrChange>
            </w:pPr>
            <w:ins w:id="634" w:author="Mateus Berardo de Souza Terra" w:date="2016-02-08T22:09:00Z">
              <w:r>
                <w:rPr>
                  <w:color w:val="303030"/>
                  <w:sz w:val="16"/>
                  <w:szCs w:val="16"/>
                </w:rPr>
                <w:t>97</w:t>
              </w:r>
            </w:ins>
          </w:p>
        </w:tc>
        <w:tc>
          <w:tcPr>
            <w:tcW w:w="1559" w:type="dxa"/>
            <w:tcPrChange w:id="635" w:author="Mateus Berardo de Souza Terra" w:date="2016-02-08T22:05:00Z">
              <w:tcPr>
                <w:tcW w:w="1559" w:type="dxa"/>
              </w:tcPr>
            </w:tcPrChange>
          </w:tcPr>
          <w:p w14:paraId="0F8553D8" w14:textId="77777777" w:rsidR="006868CB" w:rsidRPr="00A76C84" w:rsidRDefault="006868CB">
            <w:pPr>
              <w:pStyle w:val="NormalWeb"/>
              <w:spacing w:before="0" w:beforeAutospacing="0" w:after="20" w:afterAutospacing="0"/>
              <w:jc w:val="center"/>
              <w:rPr>
                <w:ins w:id="636" w:author="Mateus Berardo de Souza Terra" w:date="2016-02-08T20:04:00Z"/>
                <w:color w:val="303030"/>
                <w:sz w:val="16"/>
                <w:szCs w:val="16"/>
                <w:rPrChange w:id="637" w:author="Mateus Berardo de Souza Terra" w:date="2016-02-08T22:05:00Z">
                  <w:rPr>
                    <w:ins w:id="638" w:author="Mateus Berardo de Souza Terra" w:date="2016-02-08T20:04:00Z"/>
                    <w:color w:val="303030"/>
                  </w:rPr>
                </w:rPrChange>
              </w:rPr>
              <w:pPrChange w:id="639" w:author="Mateus Berardo de Souza Terra" w:date="2016-02-08T22:05:00Z">
                <w:pPr>
                  <w:pStyle w:val="NormalWeb"/>
                  <w:spacing w:before="0" w:beforeAutospacing="0" w:after="160" w:afterAutospacing="0"/>
                  <w:jc w:val="center"/>
                </w:pPr>
              </w:pPrChange>
            </w:pPr>
            <w:proofErr w:type="gramStart"/>
            <w:ins w:id="640" w:author="Mateus Berardo de Souza Terra" w:date="2016-02-08T22:10:00Z">
              <w:r>
                <w:rPr>
                  <w:color w:val="303030"/>
                  <w:sz w:val="16"/>
                  <w:szCs w:val="16"/>
                </w:rPr>
                <w:t>a</w:t>
              </w:r>
            </w:ins>
            <w:proofErr w:type="gramEnd"/>
          </w:p>
        </w:tc>
      </w:tr>
      <w:tr w:rsidR="006868CB" w:rsidRPr="00A76C84" w14:paraId="042D2CCE" w14:textId="77777777" w:rsidTr="007031A8">
        <w:trPr>
          <w:trHeight w:val="20"/>
          <w:ins w:id="641" w:author="Mateus Berardo de Souza Terra" w:date="2016-02-08T20:04:00Z"/>
        </w:trPr>
        <w:tc>
          <w:tcPr>
            <w:tcW w:w="1558" w:type="dxa"/>
            <w:tcPrChange w:id="642" w:author="Mateus Berardo de Souza Terra" w:date="2016-02-08T22:05:00Z">
              <w:tcPr>
                <w:tcW w:w="1558" w:type="dxa"/>
              </w:tcPr>
            </w:tcPrChange>
          </w:tcPr>
          <w:p w14:paraId="37B7BA51" w14:textId="77777777" w:rsidR="006868CB" w:rsidRPr="00A76C84" w:rsidRDefault="006868CB">
            <w:pPr>
              <w:pStyle w:val="NormalWeb"/>
              <w:spacing w:before="0" w:beforeAutospacing="0" w:after="20" w:afterAutospacing="0"/>
              <w:jc w:val="center"/>
              <w:rPr>
                <w:ins w:id="643" w:author="Mateus Berardo de Souza Terra" w:date="2016-02-08T20:04:00Z"/>
                <w:color w:val="303030"/>
                <w:sz w:val="16"/>
                <w:szCs w:val="16"/>
                <w:rPrChange w:id="644" w:author="Mateus Berardo de Souza Terra" w:date="2016-02-08T22:05:00Z">
                  <w:rPr>
                    <w:ins w:id="645" w:author="Mateus Berardo de Souza Terra" w:date="2016-02-08T20:04:00Z"/>
                    <w:color w:val="303030"/>
                  </w:rPr>
                </w:rPrChange>
              </w:rPr>
              <w:pPrChange w:id="646" w:author="Mateus Berardo de Souza Terra" w:date="2016-02-08T22:05:00Z">
                <w:pPr>
                  <w:pStyle w:val="NormalWeb"/>
                  <w:spacing w:before="0" w:beforeAutospacing="0" w:after="160" w:afterAutospacing="0"/>
                  <w:jc w:val="center"/>
                </w:pPr>
              </w:pPrChange>
            </w:pPr>
            <w:ins w:id="647" w:author="Mateus Berardo de Souza Terra" w:date="2016-02-08T20:05:00Z">
              <w:r w:rsidRPr="00A76C84">
                <w:rPr>
                  <w:color w:val="303030"/>
                  <w:sz w:val="16"/>
                  <w:szCs w:val="16"/>
                  <w:rPrChange w:id="648" w:author="Mateus Berardo de Souza Terra" w:date="2016-02-08T22:05:00Z">
                    <w:rPr>
                      <w:color w:val="303030"/>
                    </w:rPr>
                  </w:rPrChange>
                </w:rPr>
                <w:t>34</w:t>
              </w:r>
            </w:ins>
          </w:p>
        </w:tc>
        <w:tc>
          <w:tcPr>
            <w:tcW w:w="1558" w:type="dxa"/>
            <w:tcPrChange w:id="649" w:author="Mateus Berardo de Souza Terra" w:date="2016-02-08T22:05:00Z">
              <w:tcPr>
                <w:tcW w:w="1558" w:type="dxa"/>
              </w:tcPr>
            </w:tcPrChange>
          </w:tcPr>
          <w:p w14:paraId="1E738E98" w14:textId="77777777" w:rsidR="006868CB" w:rsidRPr="00A76C84" w:rsidRDefault="006868CB">
            <w:pPr>
              <w:pStyle w:val="NormalWeb"/>
              <w:spacing w:before="0" w:beforeAutospacing="0" w:after="20" w:afterAutospacing="0"/>
              <w:jc w:val="center"/>
              <w:rPr>
                <w:ins w:id="650" w:author="Mateus Berardo de Souza Terra" w:date="2016-02-08T20:04:00Z"/>
                <w:color w:val="303030"/>
                <w:sz w:val="16"/>
                <w:szCs w:val="16"/>
                <w:rPrChange w:id="651" w:author="Mateus Berardo de Souza Terra" w:date="2016-02-08T22:05:00Z">
                  <w:rPr>
                    <w:ins w:id="652" w:author="Mateus Berardo de Souza Terra" w:date="2016-02-08T20:04:00Z"/>
                    <w:color w:val="303030"/>
                  </w:rPr>
                </w:rPrChange>
              </w:rPr>
              <w:pPrChange w:id="653" w:author="Mateus Berardo de Souza Terra" w:date="2016-02-08T22:05:00Z">
                <w:pPr>
                  <w:pStyle w:val="NormalWeb"/>
                  <w:spacing w:before="0" w:beforeAutospacing="0" w:after="160" w:afterAutospacing="0"/>
                  <w:jc w:val="center"/>
                </w:pPr>
              </w:pPrChange>
            </w:pPr>
            <w:ins w:id="654" w:author="Mateus Berardo de Souza Terra" w:date="2016-02-08T22:13:00Z">
              <w:r>
                <w:rPr>
                  <w:color w:val="303030"/>
                  <w:sz w:val="16"/>
                  <w:szCs w:val="16"/>
                </w:rPr>
                <w:t>“</w:t>
              </w:r>
            </w:ins>
          </w:p>
        </w:tc>
        <w:tc>
          <w:tcPr>
            <w:tcW w:w="1558" w:type="dxa"/>
            <w:tcPrChange w:id="655" w:author="Mateus Berardo de Souza Terra" w:date="2016-02-08T22:05:00Z">
              <w:tcPr>
                <w:tcW w:w="1558" w:type="dxa"/>
              </w:tcPr>
            </w:tcPrChange>
          </w:tcPr>
          <w:p w14:paraId="5232168A" w14:textId="77777777" w:rsidR="006868CB" w:rsidRPr="00A76C84" w:rsidRDefault="006868CB">
            <w:pPr>
              <w:pStyle w:val="NormalWeb"/>
              <w:spacing w:before="0" w:beforeAutospacing="0" w:after="20" w:afterAutospacing="0"/>
              <w:jc w:val="center"/>
              <w:rPr>
                <w:ins w:id="656" w:author="Mateus Berardo de Souza Terra" w:date="2016-02-08T20:04:00Z"/>
                <w:color w:val="303030"/>
                <w:sz w:val="16"/>
                <w:szCs w:val="16"/>
                <w:rPrChange w:id="657" w:author="Mateus Berardo de Souza Terra" w:date="2016-02-08T22:05:00Z">
                  <w:rPr>
                    <w:ins w:id="658" w:author="Mateus Berardo de Souza Terra" w:date="2016-02-08T20:04:00Z"/>
                    <w:color w:val="303030"/>
                  </w:rPr>
                </w:rPrChange>
              </w:rPr>
              <w:pPrChange w:id="659" w:author="Mateus Berardo de Souza Terra" w:date="2016-02-08T22:05:00Z">
                <w:pPr>
                  <w:pStyle w:val="NormalWeb"/>
                  <w:spacing w:before="0" w:beforeAutospacing="0" w:after="160" w:afterAutospacing="0"/>
                  <w:jc w:val="center"/>
                </w:pPr>
              </w:pPrChange>
            </w:pPr>
            <w:ins w:id="660" w:author="Mateus Berardo de Souza Terra" w:date="2016-02-08T22:09:00Z">
              <w:r>
                <w:rPr>
                  <w:color w:val="303030"/>
                  <w:sz w:val="16"/>
                  <w:szCs w:val="16"/>
                </w:rPr>
                <w:t>66</w:t>
              </w:r>
            </w:ins>
          </w:p>
        </w:tc>
        <w:tc>
          <w:tcPr>
            <w:tcW w:w="1558" w:type="dxa"/>
            <w:tcPrChange w:id="661" w:author="Mateus Berardo de Souza Terra" w:date="2016-02-08T22:05:00Z">
              <w:tcPr>
                <w:tcW w:w="1558" w:type="dxa"/>
              </w:tcPr>
            </w:tcPrChange>
          </w:tcPr>
          <w:p w14:paraId="6697843F" w14:textId="77777777" w:rsidR="006868CB" w:rsidRPr="00A76C84" w:rsidRDefault="006868CB">
            <w:pPr>
              <w:pStyle w:val="NormalWeb"/>
              <w:spacing w:before="0" w:beforeAutospacing="0" w:after="20" w:afterAutospacing="0"/>
              <w:jc w:val="center"/>
              <w:rPr>
                <w:ins w:id="662" w:author="Mateus Berardo de Souza Terra" w:date="2016-02-08T20:04:00Z"/>
                <w:color w:val="303030"/>
                <w:sz w:val="16"/>
                <w:szCs w:val="16"/>
                <w:rPrChange w:id="663" w:author="Mateus Berardo de Souza Terra" w:date="2016-02-08T22:05:00Z">
                  <w:rPr>
                    <w:ins w:id="664" w:author="Mateus Berardo de Souza Terra" w:date="2016-02-08T20:04:00Z"/>
                    <w:color w:val="303030"/>
                  </w:rPr>
                </w:rPrChange>
              </w:rPr>
              <w:pPrChange w:id="665" w:author="Mateus Berardo de Souza Terra" w:date="2016-02-08T22:05:00Z">
                <w:pPr>
                  <w:pStyle w:val="NormalWeb"/>
                  <w:spacing w:before="0" w:beforeAutospacing="0" w:after="160" w:afterAutospacing="0"/>
                  <w:jc w:val="center"/>
                </w:pPr>
              </w:pPrChange>
            </w:pPr>
            <w:ins w:id="666" w:author="Mateus Berardo de Souza Terra" w:date="2016-02-08T22:10:00Z">
              <w:r>
                <w:rPr>
                  <w:color w:val="303030"/>
                  <w:sz w:val="16"/>
                  <w:szCs w:val="16"/>
                </w:rPr>
                <w:t>B</w:t>
              </w:r>
            </w:ins>
          </w:p>
        </w:tc>
        <w:tc>
          <w:tcPr>
            <w:tcW w:w="1559" w:type="dxa"/>
            <w:tcPrChange w:id="667" w:author="Mateus Berardo de Souza Terra" w:date="2016-02-08T22:05:00Z">
              <w:tcPr>
                <w:tcW w:w="1559" w:type="dxa"/>
              </w:tcPr>
            </w:tcPrChange>
          </w:tcPr>
          <w:p w14:paraId="5DB9561A" w14:textId="77777777" w:rsidR="006868CB" w:rsidRPr="00A76C84" w:rsidRDefault="006868CB">
            <w:pPr>
              <w:pStyle w:val="NormalWeb"/>
              <w:spacing w:before="0" w:beforeAutospacing="0" w:after="20" w:afterAutospacing="0"/>
              <w:jc w:val="center"/>
              <w:rPr>
                <w:ins w:id="668" w:author="Mateus Berardo de Souza Terra" w:date="2016-02-08T20:04:00Z"/>
                <w:color w:val="303030"/>
                <w:sz w:val="16"/>
                <w:szCs w:val="16"/>
                <w:rPrChange w:id="669" w:author="Mateus Berardo de Souza Terra" w:date="2016-02-08T22:05:00Z">
                  <w:rPr>
                    <w:ins w:id="670" w:author="Mateus Berardo de Souza Terra" w:date="2016-02-08T20:04:00Z"/>
                    <w:color w:val="303030"/>
                  </w:rPr>
                </w:rPrChange>
              </w:rPr>
              <w:pPrChange w:id="671" w:author="Mateus Berardo de Souza Terra" w:date="2016-02-08T22:05:00Z">
                <w:pPr>
                  <w:pStyle w:val="NormalWeb"/>
                  <w:spacing w:before="0" w:beforeAutospacing="0" w:after="160" w:afterAutospacing="0"/>
                  <w:jc w:val="center"/>
                </w:pPr>
              </w:pPrChange>
            </w:pPr>
            <w:ins w:id="672" w:author="Mateus Berardo de Souza Terra" w:date="2016-02-08T22:09:00Z">
              <w:r>
                <w:rPr>
                  <w:color w:val="303030"/>
                  <w:sz w:val="16"/>
                  <w:szCs w:val="16"/>
                </w:rPr>
                <w:t>98</w:t>
              </w:r>
            </w:ins>
          </w:p>
        </w:tc>
        <w:tc>
          <w:tcPr>
            <w:tcW w:w="1559" w:type="dxa"/>
            <w:tcPrChange w:id="673" w:author="Mateus Berardo de Souza Terra" w:date="2016-02-08T22:05:00Z">
              <w:tcPr>
                <w:tcW w:w="1559" w:type="dxa"/>
              </w:tcPr>
            </w:tcPrChange>
          </w:tcPr>
          <w:p w14:paraId="2A290EE5" w14:textId="77777777" w:rsidR="006868CB" w:rsidRPr="00A76C84" w:rsidRDefault="006868CB">
            <w:pPr>
              <w:pStyle w:val="NormalWeb"/>
              <w:spacing w:before="0" w:beforeAutospacing="0" w:after="20" w:afterAutospacing="0"/>
              <w:jc w:val="center"/>
              <w:rPr>
                <w:ins w:id="674" w:author="Mateus Berardo de Souza Terra" w:date="2016-02-08T20:04:00Z"/>
                <w:color w:val="303030"/>
                <w:sz w:val="16"/>
                <w:szCs w:val="16"/>
                <w:rPrChange w:id="675" w:author="Mateus Berardo de Souza Terra" w:date="2016-02-08T22:05:00Z">
                  <w:rPr>
                    <w:ins w:id="676" w:author="Mateus Berardo de Souza Terra" w:date="2016-02-08T20:04:00Z"/>
                    <w:color w:val="303030"/>
                  </w:rPr>
                </w:rPrChange>
              </w:rPr>
              <w:pPrChange w:id="677" w:author="Mateus Berardo de Souza Terra" w:date="2016-02-08T22:05:00Z">
                <w:pPr>
                  <w:pStyle w:val="NormalWeb"/>
                  <w:spacing w:before="0" w:beforeAutospacing="0" w:after="160" w:afterAutospacing="0"/>
                  <w:jc w:val="center"/>
                </w:pPr>
              </w:pPrChange>
            </w:pPr>
            <w:proofErr w:type="gramStart"/>
            <w:ins w:id="678" w:author="Mateus Berardo de Souza Terra" w:date="2016-02-08T22:10:00Z">
              <w:r>
                <w:rPr>
                  <w:color w:val="303030"/>
                  <w:sz w:val="16"/>
                  <w:szCs w:val="16"/>
                </w:rPr>
                <w:t>b</w:t>
              </w:r>
            </w:ins>
            <w:proofErr w:type="gramEnd"/>
          </w:p>
        </w:tc>
      </w:tr>
      <w:tr w:rsidR="006868CB" w:rsidRPr="00A76C84" w14:paraId="4A2F99D3" w14:textId="77777777" w:rsidTr="007031A8">
        <w:trPr>
          <w:trHeight w:val="20"/>
          <w:ins w:id="679" w:author="Mateus Berardo de Souza Terra" w:date="2016-02-08T20:04:00Z"/>
        </w:trPr>
        <w:tc>
          <w:tcPr>
            <w:tcW w:w="1558" w:type="dxa"/>
            <w:tcPrChange w:id="680" w:author="Mateus Berardo de Souza Terra" w:date="2016-02-08T22:05:00Z">
              <w:tcPr>
                <w:tcW w:w="1558" w:type="dxa"/>
              </w:tcPr>
            </w:tcPrChange>
          </w:tcPr>
          <w:p w14:paraId="541C847F" w14:textId="77777777" w:rsidR="006868CB" w:rsidRPr="00A76C84" w:rsidRDefault="006868CB">
            <w:pPr>
              <w:pStyle w:val="NormalWeb"/>
              <w:spacing w:before="0" w:beforeAutospacing="0" w:after="20" w:afterAutospacing="0"/>
              <w:jc w:val="center"/>
              <w:rPr>
                <w:ins w:id="681" w:author="Mateus Berardo de Souza Terra" w:date="2016-02-08T20:04:00Z"/>
                <w:color w:val="303030"/>
                <w:sz w:val="16"/>
                <w:szCs w:val="16"/>
                <w:rPrChange w:id="682" w:author="Mateus Berardo de Souza Terra" w:date="2016-02-08T22:05:00Z">
                  <w:rPr>
                    <w:ins w:id="683" w:author="Mateus Berardo de Souza Terra" w:date="2016-02-08T20:04:00Z"/>
                    <w:color w:val="303030"/>
                  </w:rPr>
                </w:rPrChange>
              </w:rPr>
              <w:pPrChange w:id="684" w:author="Mateus Berardo de Souza Terra" w:date="2016-02-08T22:05:00Z">
                <w:pPr>
                  <w:pStyle w:val="NormalWeb"/>
                  <w:spacing w:before="0" w:beforeAutospacing="0" w:after="160" w:afterAutospacing="0"/>
                  <w:jc w:val="center"/>
                </w:pPr>
              </w:pPrChange>
            </w:pPr>
            <w:ins w:id="685" w:author="Mateus Berardo de Souza Terra" w:date="2016-02-08T20:05:00Z">
              <w:r w:rsidRPr="00A76C84">
                <w:rPr>
                  <w:color w:val="303030"/>
                  <w:sz w:val="16"/>
                  <w:szCs w:val="16"/>
                  <w:rPrChange w:id="686" w:author="Mateus Berardo de Souza Terra" w:date="2016-02-08T22:05:00Z">
                    <w:rPr>
                      <w:color w:val="303030"/>
                    </w:rPr>
                  </w:rPrChange>
                </w:rPr>
                <w:t>35</w:t>
              </w:r>
            </w:ins>
          </w:p>
        </w:tc>
        <w:tc>
          <w:tcPr>
            <w:tcW w:w="1558" w:type="dxa"/>
            <w:tcPrChange w:id="687" w:author="Mateus Berardo de Souza Terra" w:date="2016-02-08T22:05:00Z">
              <w:tcPr>
                <w:tcW w:w="1558" w:type="dxa"/>
              </w:tcPr>
            </w:tcPrChange>
          </w:tcPr>
          <w:p w14:paraId="6513D5AD" w14:textId="77777777" w:rsidR="006868CB" w:rsidRPr="00A76C84" w:rsidRDefault="006868CB">
            <w:pPr>
              <w:pStyle w:val="NormalWeb"/>
              <w:spacing w:before="0" w:beforeAutospacing="0" w:after="20" w:afterAutospacing="0"/>
              <w:jc w:val="center"/>
              <w:rPr>
                <w:ins w:id="688" w:author="Mateus Berardo de Souza Terra" w:date="2016-02-08T20:04:00Z"/>
                <w:color w:val="303030"/>
                <w:sz w:val="16"/>
                <w:szCs w:val="16"/>
                <w:rPrChange w:id="689" w:author="Mateus Berardo de Souza Terra" w:date="2016-02-08T22:05:00Z">
                  <w:rPr>
                    <w:ins w:id="690" w:author="Mateus Berardo de Souza Terra" w:date="2016-02-08T20:04:00Z"/>
                    <w:color w:val="303030"/>
                  </w:rPr>
                </w:rPrChange>
              </w:rPr>
              <w:pPrChange w:id="691" w:author="Mateus Berardo de Souza Terra" w:date="2016-02-08T22:05:00Z">
                <w:pPr>
                  <w:pStyle w:val="NormalWeb"/>
                  <w:spacing w:before="0" w:beforeAutospacing="0" w:after="160" w:afterAutospacing="0"/>
                  <w:jc w:val="center"/>
                </w:pPr>
              </w:pPrChange>
            </w:pPr>
            <w:ins w:id="692" w:author="Mateus Berardo de Souza Terra" w:date="2016-02-08T22:13:00Z">
              <w:r>
                <w:rPr>
                  <w:color w:val="303030"/>
                  <w:sz w:val="16"/>
                  <w:szCs w:val="16"/>
                </w:rPr>
                <w:t>#</w:t>
              </w:r>
            </w:ins>
          </w:p>
        </w:tc>
        <w:tc>
          <w:tcPr>
            <w:tcW w:w="1558" w:type="dxa"/>
            <w:tcPrChange w:id="693" w:author="Mateus Berardo de Souza Terra" w:date="2016-02-08T22:05:00Z">
              <w:tcPr>
                <w:tcW w:w="1558" w:type="dxa"/>
              </w:tcPr>
            </w:tcPrChange>
          </w:tcPr>
          <w:p w14:paraId="44F92A02" w14:textId="77777777" w:rsidR="006868CB" w:rsidRPr="00A76C84" w:rsidRDefault="006868CB">
            <w:pPr>
              <w:pStyle w:val="NormalWeb"/>
              <w:spacing w:before="0" w:beforeAutospacing="0" w:after="20" w:afterAutospacing="0"/>
              <w:jc w:val="center"/>
              <w:rPr>
                <w:ins w:id="694" w:author="Mateus Berardo de Souza Terra" w:date="2016-02-08T20:04:00Z"/>
                <w:color w:val="303030"/>
                <w:sz w:val="16"/>
                <w:szCs w:val="16"/>
                <w:rPrChange w:id="695" w:author="Mateus Berardo de Souza Terra" w:date="2016-02-08T22:05:00Z">
                  <w:rPr>
                    <w:ins w:id="696" w:author="Mateus Berardo de Souza Terra" w:date="2016-02-08T20:04:00Z"/>
                    <w:color w:val="303030"/>
                  </w:rPr>
                </w:rPrChange>
              </w:rPr>
              <w:pPrChange w:id="697" w:author="Mateus Berardo de Souza Terra" w:date="2016-02-08T22:05:00Z">
                <w:pPr>
                  <w:pStyle w:val="NormalWeb"/>
                  <w:spacing w:before="0" w:beforeAutospacing="0" w:after="160" w:afterAutospacing="0"/>
                  <w:jc w:val="center"/>
                </w:pPr>
              </w:pPrChange>
            </w:pPr>
            <w:ins w:id="698" w:author="Mateus Berardo de Souza Terra" w:date="2016-02-08T22:09:00Z">
              <w:r>
                <w:rPr>
                  <w:color w:val="303030"/>
                  <w:sz w:val="16"/>
                  <w:szCs w:val="16"/>
                </w:rPr>
                <w:t>67</w:t>
              </w:r>
            </w:ins>
          </w:p>
        </w:tc>
        <w:tc>
          <w:tcPr>
            <w:tcW w:w="1558" w:type="dxa"/>
            <w:tcPrChange w:id="699" w:author="Mateus Berardo de Souza Terra" w:date="2016-02-08T22:05:00Z">
              <w:tcPr>
                <w:tcW w:w="1558" w:type="dxa"/>
              </w:tcPr>
            </w:tcPrChange>
          </w:tcPr>
          <w:p w14:paraId="25CD789A" w14:textId="77777777" w:rsidR="006868CB" w:rsidRPr="00A76C84" w:rsidRDefault="006868CB">
            <w:pPr>
              <w:pStyle w:val="NormalWeb"/>
              <w:spacing w:before="0" w:beforeAutospacing="0" w:after="20" w:afterAutospacing="0"/>
              <w:jc w:val="center"/>
              <w:rPr>
                <w:ins w:id="700" w:author="Mateus Berardo de Souza Terra" w:date="2016-02-08T20:04:00Z"/>
                <w:color w:val="303030"/>
                <w:sz w:val="16"/>
                <w:szCs w:val="16"/>
                <w:rPrChange w:id="701" w:author="Mateus Berardo de Souza Terra" w:date="2016-02-08T22:05:00Z">
                  <w:rPr>
                    <w:ins w:id="702" w:author="Mateus Berardo de Souza Terra" w:date="2016-02-08T20:04:00Z"/>
                    <w:color w:val="303030"/>
                  </w:rPr>
                </w:rPrChange>
              </w:rPr>
              <w:pPrChange w:id="703" w:author="Mateus Berardo de Souza Terra" w:date="2016-02-08T22:05:00Z">
                <w:pPr>
                  <w:pStyle w:val="NormalWeb"/>
                  <w:spacing w:before="0" w:beforeAutospacing="0" w:after="160" w:afterAutospacing="0"/>
                  <w:jc w:val="center"/>
                </w:pPr>
              </w:pPrChange>
            </w:pPr>
            <w:ins w:id="704" w:author="Mateus Berardo de Souza Terra" w:date="2016-02-08T22:10:00Z">
              <w:r>
                <w:rPr>
                  <w:color w:val="303030"/>
                  <w:sz w:val="16"/>
                  <w:szCs w:val="16"/>
                </w:rPr>
                <w:t>C</w:t>
              </w:r>
            </w:ins>
          </w:p>
        </w:tc>
        <w:tc>
          <w:tcPr>
            <w:tcW w:w="1559" w:type="dxa"/>
            <w:tcPrChange w:id="705" w:author="Mateus Berardo de Souza Terra" w:date="2016-02-08T22:05:00Z">
              <w:tcPr>
                <w:tcW w:w="1559" w:type="dxa"/>
              </w:tcPr>
            </w:tcPrChange>
          </w:tcPr>
          <w:p w14:paraId="569878AC" w14:textId="77777777" w:rsidR="006868CB" w:rsidRPr="00A76C84" w:rsidRDefault="006868CB">
            <w:pPr>
              <w:pStyle w:val="NormalWeb"/>
              <w:spacing w:before="0" w:beforeAutospacing="0" w:after="20" w:afterAutospacing="0"/>
              <w:jc w:val="center"/>
              <w:rPr>
                <w:ins w:id="706" w:author="Mateus Berardo de Souza Terra" w:date="2016-02-08T20:04:00Z"/>
                <w:color w:val="303030"/>
                <w:sz w:val="16"/>
                <w:szCs w:val="16"/>
                <w:rPrChange w:id="707" w:author="Mateus Berardo de Souza Terra" w:date="2016-02-08T22:05:00Z">
                  <w:rPr>
                    <w:ins w:id="708" w:author="Mateus Berardo de Souza Terra" w:date="2016-02-08T20:04:00Z"/>
                    <w:color w:val="303030"/>
                  </w:rPr>
                </w:rPrChange>
              </w:rPr>
              <w:pPrChange w:id="709" w:author="Mateus Berardo de Souza Terra" w:date="2016-02-08T22:05:00Z">
                <w:pPr>
                  <w:pStyle w:val="NormalWeb"/>
                  <w:spacing w:before="0" w:beforeAutospacing="0" w:after="160" w:afterAutospacing="0"/>
                  <w:jc w:val="center"/>
                </w:pPr>
              </w:pPrChange>
            </w:pPr>
            <w:ins w:id="710" w:author="Mateus Berardo de Souza Terra" w:date="2016-02-08T22:09:00Z">
              <w:r>
                <w:rPr>
                  <w:color w:val="303030"/>
                  <w:sz w:val="16"/>
                  <w:szCs w:val="16"/>
                </w:rPr>
                <w:t>99</w:t>
              </w:r>
            </w:ins>
          </w:p>
        </w:tc>
        <w:tc>
          <w:tcPr>
            <w:tcW w:w="1559" w:type="dxa"/>
            <w:tcPrChange w:id="711" w:author="Mateus Berardo de Souza Terra" w:date="2016-02-08T22:05:00Z">
              <w:tcPr>
                <w:tcW w:w="1559" w:type="dxa"/>
              </w:tcPr>
            </w:tcPrChange>
          </w:tcPr>
          <w:p w14:paraId="325A3853" w14:textId="77777777" w:rsidR="006868CB" w:rsidRPr="00A76C84" w:rsidRDefault="006868CB">
            <w:pPr>
              <w:pStyle w:val="NormalWeb"/>
              <w:spacing w:before="0" w:beforeAutospacing="0" w:after="20" w:afterAutospacing="0"/>
              <w:jc w:val="center"/>
              <w:rPr>
                <w:ins w:id="712" w:author="Mateus Berardo de Souza Terra" w:date="2016-02-08T20:04:00Z"/>
                <w:color w:val="303030"/>
                <w:sz w:val="16"/>
                <w:szCs w:val="16"/>
                <w:rPrChange w:id="713" w:author="Mateus Berardo de Souza Terra" w:date="2016-02-08T22:05:00Z">
                  <w:rPr>
                    <w:ins w:id="714" w:author="Mateus Berardo de Souza Terra" w:date="2016-02-08T20:04:00Z"/>
                    <w:color w:val="303030"/>
                  </w:rPr>
                </w:rPrChange>
              </w:rPr>
              <w:pPrChange w:id="715" w:author="Mateus Berardo de Souza Terra" w:date="2016-02-08T22:05:00Z">
                <w:pPr>
                  <w:pStyle w:val="NormalWeb"/>
                  <w:spacing w:before="0" w:beforeAutospacing="0" w:after="160" w:afterAutospacing="0"/>
                  <w:jc w:val="center"/>
                </w:pPr>
              </w:pPrChange>
            </w:pPr>
            <w:proofErr w:type="gramStart"/>
            <w:ins w:id="716" w:author="Mateus Berardo de Souza Terra" w:date="2016-02-08T22:11:00Z">
              <w:r>
                <w:rPr>
                  <w:color w:val="303030"/>
                  <w:sz w:val="16"/>
                  <w:szCs w:val="16"/>
                </w:rPr>
                <w:t>c</w:t>
              </w:r>
            </w:ins>
            <w:proofErr w:type="gramEnd"/>
          </w:p>
        </w:tc>
      </w:tr>
      <w:tr w:rsidR="006868CB" w:rsidRPr="00A76C84" w14:paraId="5A29389F" w14:textId="77777777" w:rsidTr="007031A8">
        <w:trPr>
          <w:trHeight w:val="20"/>
          <w:ins w:id="717" w:author="Mateus Berardo de Souza Terra" w:date="2016-02-08T20:04:00Z"/>
        </w:trPr>
        <w:tc>
          <w:tcPr>
            <w:tcW w:w="1558" w:type="dxa"/>
            <w:tcPrChange w:id="718" w:author="Mateus Berardo de Souza Terra" w:date="2016-02-08T22:05:00Z">
              <w:tcPr>
                <w:tcW w:w="1558" w:type="dxa"/>
              </w:tcPr>
            </w:tcPrChange>
          </w:tcPr>
          <w:p w14:paraId="1F2D0D0B" w14:textId="77777777" w:rsidR="006868CB" w:rsidRPr="00A76C84" w:rsidRDefault="006868CB">
            <w:pPr>
              <w:pStyle w:val="NormalWeb"/>
              <w:spacing w:before="0" w:beforeAutospacing="0" w:after="20" w:afterAutospacing="0"/>
              <w:jc w:val="center"/>
              <w:rPr>
                <w:ins w:id="719" w:author="Mateus Berardo de Souza Terra" w:date="2016-02-08T20:04:00Z"/>
                <w:color w:val="303030"/>
                <w:sz w:val="16"/>
                <w:szCs w:val="16"/>
                <w:rPrChange w:id="720" w:author="Mateus Berardo de Souza Terra" w:date="2016-02-08T22:05:00Z">
                  <w:rPr>
                    <w:ins w:id="721" w:author="Mateus Berardo de Souza Terra" w:date="2016-02-08T20:04:00Z"/>
                    <w:color w:val="303030"/>
                  </w:rPr>
                </w:rPrChange>
              </w:rPr>
              <w:pPrChange w:id="722" w:author="Mateus Berardo de Souza Terra" w:date="2016-02-08T22:05:00Z">
                <w:pPr>
                  <w:pStyle w:val="NormalWeb"/>
                  <w:spacing w:before="0" w:beforeAutospacing="0" w:after="160" w:afterAutospacing="0"/>
                  <w:jc w:val="center"/>
                </w:pPr>
              </w:pPrChange>
            </w:pPr>
            <w:ins w:id="723" w:author="Mateus Berardo de Souza Terra" w:date="2016-02-08T20:05:00Z">
              <w:r w:rsidRPr="00A76C84">
                <w:rPr>
                  <w:color w:val="303030"/>
                  <w:sz w:val="16"/>
                  <w:szCs w:val="16"/>
                  <w:rPrChange w:id="724" w:author="Mateus Berardo de Souza Terra" w:date="2016-02-08T22:05:00Z">
                    <w:rPr>
                      <w:color w:val="303030"/>
                    </w:rPr>
                  </w:rPrChange>
                </w:rPr>
                <w:t>36</w:t>
              </w:r>
            </w:ins>
          </w:p>
        </w:tc>
        <w:tc>
          <w:tcPr>
            <w:tcW w:w="1558" w:type="dxa"/>
            <w:tcPrChange w:id="725" w:author="Mateus Berardo de Souza Terra" w:date="2016-02-08T22:05:00Z">
              <w:tcPr>
                <w:tcW w:w="1558" w:type="dxa"/>
              </w:tcPr>
            </w:tcPrChange>
          </w:tcPr>
          <w:p w14:paraId="1E5A2D39" w14:textId="77777777" w:rsidR="006868CB" w:rsidRPr="00A76C84" w:rsidRDefault="006868CB">
            <w:pPr>
              <w:pStyle w:val="NormalWeb"/>
              <w:spacing w:before="0" w:beforeAutospacing="0" w:after="20" w:afterAutospacing="0"/>
              <w:jc w:val="center"/>
              <w:rPr>
                <w:ins w:id="726" w:author="Mateus Berardo de Souza Terra" w:date="2016-02-08T20:04:00Z"/>
                <w:color w:val="303030"/>
                <w:sz w:val="16"/>
                <w:szCs w:val="16"/>
                <w:rPrChange w:id="727" w:author="Mateus Berardo de Souza Terra" w:date="2016-02-08T22:05:00Z">
                  <w:rPr>
                    <w:ins w:id="728" w:author="Mateus Berardo de Souza Terra" w:date="2016-02-08T20:04:00Z"/>
                    <w:color w:val="303030"/>
                  </w:rPr>
                </w:rPrChange>
              </w:rPr>
              <w:pPrChange w:id="729" w:author="Mateus Berardo de Souza Terra" w:date="2016-02-08T22:05:00Z">
                <w:pPr>
                  <w:pStyle w:val="NormalWeb"/>
                  <w:spacing w:before="0" w:beforeAutospacing="0" w:after="160" w:afterAutospacing="0"/>
                  <w:jc w:val="center"/>
                </w:pPr>
              </w:pPrChange>
            </w:pPr>
            <w:ins w:id="730" w:author="Mateus Berardo de Souza Terra" w:date="2016-02-08T22:13:00Z">
              <w:r>
                <w:rPr>
                  <w:color w:val="303030"/>
                  <w:sz w:val="16"/>
                  <w:szCs w:val="16"/>
                </w:rPr>
                <w:t>$</w:t>
              </w:r>
            </w:ins>
          </w:p>
        </w:tc>
        <w:tc>
          <w:tcPr>
            <w:tcW w:w="1558" w:type="dxa"/>
            <w:tcPrChange w:id="731" w:author="Mateus Berardo de Souza Terra" w:date="2016-02-08T22:05:00Z">
              <w:tcPr>
                <w:tcW w:w="1558" w:type="dxa"/>
              </w:tcPr>
            </w:tcPrChange>
          </w:tcPr>
          <w:p w14:paraId="0485AF77" w14:textId="77777777" w:rsidR="006868CB" w:rsidRPr="00A76C84" w:rsidRDefault="006868CB">
            <w:pPr>
              <w:pStyle w:val="NormalWeb"/>
              <w:spacing w:before="0" w:beforeAutospacing="0" w:after="20" w:afterAutospacing="0"/>
              <w:jc w:val="center"/>
              <w:rPr>
                <w:ins w:id="732" w:author="Mateus Berardo de Souza Terra" w:date="2016-02-08T20:04:00Z"/>
                <w:color w:val="303030"/>
                <w:sz w:val="16"/>
                <w:szCs w:val="16"/>
                <w:rPrChange w:id="733" w:author="Mateus Berardo de Souza Terra" w:date="2016-02-08T22:05:00Z">
                  <w:rPr>
                    <w:ins w:id="734" w:author="Mateus Berardo de Souza Terra" w:date="2016-02-08T20:04:00Z"/>
                    <w:color w:val="303030"/>
                  </w:rPr>
                </w:rPrChange>
              </w:rPr>
              <w:pPrChange w:id="735" w:author="Mateus Berardo de Souza Terra" w:date="2016-02-08T22:05:00Z">
                <w:pPr>
                  <w:pStyle w:val="NormalWeb"/>
                  <w:spacing w:before="0" w:beforeAutospacing="0" w:after="160" w:afterAutospacing="0"/>
                  <w:jc w:val="center"/>
                </w:pPr>
              </w:pPrChange>
            </w:pPr>
            <w:ins w:id="736" w:author="Mateus Berardo de Souza Terra" w:date="2016-02-08T22:09:00Z">
              <w:r>
                <w:rPr>
                  <w:color w:val="303030"/>
                  <w:sz w:val="16"/>
                  <w:szCs w:val="16"/>
                </w:rPr>
                <w:t>68</w:t>
              </w:r>
            </w:ins>
          </w:p>
        </w:tc>
        <w:tc>
          <w:tcPr>
            <w:tcW w:w="1558" w:type="dxa"/>
            <w:tcPrChange w:id="737" w:author="Mateus Berardo de Souza Terra" w:date="2016-02-08T22:05:00Z">
              <w:tcPr>
                <w:tcW w:w="1558" w:type="dxa"/>
              </w:tcPr>
            </w:tcPrChange>
          </w:tcPr>
          <w:p w14:paraId="17A90DD9" w14:textId="77777777" w:rsidR="006868CB" w:rsidRPr="00A76C84" w:rsidRDefault="006868CB">
            <w:pPr>
              <w:pStyle w:val="NormalWeb"/>
              <w:spacing w:before="0" w:beforeAutospacing="0" w:after="20" w:afterAutospacing="0"/>
              <w:jc w:val="center"/>
              <w:rPr>
                <w:ins w:id="738" w:author="Mateus Berardo de Souza Terra" w:date="2016-02-08T20:04:00Z"/>
                <w:color w:val="303030"/>
                <w:sz w:val="16"/>
                <w:szCs w:val="16"/>
                <w:rPrChange w:id="739" w:author="Mateus Berardo de Souza Terra" w:date="2016-02-08T22:05:00Z">
                  <w:rPr>
                    <w:ins w:id="740" w:author="Mateus Berardo de Souza Terra" w:date="2016-02-08T20:04:00Z"/>
                    <w:color w:val="303030"/>
                  </w:rPr>
                </w:rPrChange>
              </w:rPr>
              <w:pPrChange w:id="741" w:author="Mateus Berardo de Souza Terra" w:date="2016-02-08T22:05:00Z">
                <w:pPr>
                  <w:pStyle w:val="NormalWeb"/>
                  <w:spacing w:before="0" w:beforeAutospacing="0" w:after="160" w:afterAutospacing="0"/>
                  <w:jc w:val="center"/>
                </w:pPr>
              </w:pPrChange>
            </w:pPr>
            <w:ins w:id="742" w:author="Mateus Berardo de Souza Terra" w:date="2016-02-08T22:10:00Z">
              <w:r>
                <w:rPr>
                  <w:color w:val="303030"/>
                  <w:sz w:val="16"/>
                  <w:szCs w:val="16"/>
                </w:rPr>
                <w:t>D</w:t>
              </w:r>
            </w:ins>
          </w:p>
        </w:tc>
        <w:tc>
          <w:tcPr>
            <w:tcW w:w="1559" w:type="dxa"/>
            <w:tcPrChange w:id="743" w:author="Mateus Berardo de Souza Terra" w:date="2016-02-08T22:05:00Z">
              <w:tcPr>
                <w:tcW w:w="1559" w:type="dxa"/>
              </w:tcPr>
            </w:tcPrChange>
          </w:tcPr>
          <w:p w14:paraId="4B84F85A" w14:textId="77777777" w:rsidR="006868CB" w:rsidRPr="00A76C84" w:rsidRDefault="006868CB">
            <w:pPr>
              <w:pStyle w:val="NormalWeb"/>
              <w:spacing w:before="0" w:beforeAutospacing="0" w:after="20" w:afterAutospacing="0"/>
              <w:jc w:val="center"/>
              <w:rPr>
                <w:ins w:id="744" w:author="Mateus Berardo de Souza Terra" w:date="2016-02-08T20:04:00Z"/>
                <w:color w:val="303030"/>
                <w:sz w:val="16"/>
                <w:szCs w:val="16"/>
                <w:rPrChange w:id="745" w:author="Mateus Berardo de Souza Terra" w:date="2016-02-08T22:05:00Z">
                  <w:rPr>
                    <w:ins w:id="746" w:author="Mateus Berardo de Souza Terra" w:date="2016-02-08T20:04:00Z"/>
                    <w:color w:val="303030"/>
                  </w:rPr>
                </w:rPrChange>
              </w:rPr>
              <w:pPrChange w:id="747" w:author="Mateus Berardo de Souza Terra" w:date="2016-02-08T22:05:00Z">
                <w:pPr>
                  <w:pStyle w:val="NormalWeb"/>
                  <w:spacing w:before="0" w:beforeAutospacing="0" w:after="160" w:afterAutospacing="0"/>
                  <w:jc w:val="center"/>
                </w:pPr>
              </w:pPrChange>
            </w:pPr>
            <w:ins w:id="748" w:author="Mateus Berardo de Souza Terra" w:date="2016-02-08T22:09:00Z">
              <w:r>
                <w:rPr>
                  <w:color w:val="303030"/>
                  <w:sz w:val="16"/>
                  <w:szCs w:val="16"/>
                </w:rPr>
                <w:t>100</w:t>
              </w:r>
            </w:ins>
          </w:p>
        </w:tc>
        <w:tc>
          <w:tcPr>
            <w:tcW w:w="1559" w:type="dxa"/>
            <w:tcPrChange w:id="749" w:author="Mateus Berardo de Souza Terra" w:date="2016-02-08T22:05:00Z">
              <w:tcPr>
                <w:tcW w:w="1559" w:type="dxa"/>
              </w:tcPr>
            </w:tcPrChange>
          </w:tcPr>
          <w:p w14:paraId="47386937" w14:textId="77777777" w:rsidR="006868CB" w:rsidRPr="00A76C84" w:rsidRDefault="006868CB">
            <w:pPr>
              <w:pStyle w:val="NormalWeb"/>
              <w:spacing w:before="0" w:beforeAutospacing="0" w:after="20" w:afterAutospacing="0"/>
              <w:jc w:val="center"/>
              <w:rPr>
                <w:ins w:id="750" w:author="Mateus Berardo de Souza Terra" w:date="2016-02-08T20:04:00Z"/>
                <w:color w:val="303030"/>
                <w:sz w:val="16"/>
                <w:szCs w:val="16"/>
                <w:rPrChange w:id="751" w:author="Mateus Berardo de Souza Terra" w:date="2016-02-08T22:05:00Z">
                  <w:rPr>
                    <w:ins w:id="752" w:author="Mateus Berardo de Souza Terra" w:date="2016-02-08T20:04:00Z"/>
                    <w:color w:val="303030"/>
                  </w:rPr>
                </w:rPrChange>
              </w:rPr>
              <w:pPrChange w:id="753" w:author="Mateus Berardo de Souza Terra" w:date="2016-02-08T22:05:00Z">
                <w:pPr>
                  <w:pStyle w:val="NormalWeb"/>
                  <w:spacing w:before="0" w:beforeAutospacing="0" w:after="160" w:afterAutospacing="0"/>
                  <w:jc w:val="center"/>
                </w:pPr>
              </w:pPrChange>
            </w:pPr>
            <w:proofErr w:type="gramStart"/>
            <w:ins w:id="754" w:author="Mateus Berardo de Souza Terra" w:date="2016-02-08T22:11:00Z">
              <w:r>
                <w:rPr>
                  <w:color w:val="303030"/>
                  <w:sz w:val="16"/>
                  <w:szCs w:val="16"/>
                </w:rPr>
                <w:t>d</w:t>
              </w:r>
            </w:ins>
            <w:proofErr w:type="gramEnd"/>
          </w:p>
        </w:tc>
      </w:tr>
      <w:tr w:rsidR="006868CB" w:rsidRPr="00A76C84" w14:paraId="22964C83" w14:textId="77777777" w:rsidTr="007031A8">
        <w:trPr>
          <w:trHeight w:val="20"/>
          <w:ins w:id="755" w:author="Mateus Berardo de Souza Terra" w:date="2016-02-08T20:04:00Z"/>
        </w:trPr>
        <w:tc>
          <w:tcPr>
            <w:tcW w:w="1558" w:type="dxa"/>
            <w:tcPrChange w:id="756" w:author="Mateus Berardo de Souza Terra" w:date="2016-02-08T22:05:00Z">
              <w:tcPr>
                <w:tcW w:w="1558" w:type="dxa"/>
              </w:tcPr>
            </w:tcPrChange>
          </w:tcPr>
          <w:p w14:paraId="7A6E1D33" w14:textId="77777777" w:rsidR="006868CB" w:rsidRPr="00A76C84" w:rsidRDefault="006868CB">
            <w:pPr>
              <w:pStyle w:val="NormalWeb"/>
              <w:spacing w:before="0" w:beforeAutospacing="0" w:after="20" w:afterAutospacing="0"/>
              <w:jc w:val="center"/>
              <w:rPr>
                <w:ins w:id="757" w:author="Mateus Berardo de Souza Terra" w:date="2016-02-08T20:04:00Z"/>
                <w:color w:val="303030"/>
                <w:sz w:val="16"/>
                <w:szCs w:val="16"/>
                <w:rPrChange w:id="758" w:author="Mateus Berardo de Souza Terra" w:date="2016-02-08T22:05:00Z">
                  <w:rPr>
                    <w:ins w:id="759" w:author="Mateus Berardo de Souza Terra" w:date="2016-02-08T20:04:00Z"/>
                    <w:color w:val="303030"/>
                  </w:rPr>
                </w:rPrChange>
              </w:rPr>
              <w:pPrChange w:id="760" w:author="Mateus Berardo de Souza Terra" w:date="2016-02-08T22:05:00Z">
                <w:pPr>
                  <w:pStyle w:val="NormalWeb"/>
                  <w:spacing w:before="0" w:beforeAutospacing="0" w:after="160" w:afterAutospacing="0"/>
                  <w:jc w:val="center"/>
                </w:pPr>
              </w:pPrChange>
            </w:pPr>
            <w:ins w:id="761" w:author="Mateus Berardo de Souza Terra" w:date="2016-02-08T20:05:00Z">
              <w:r w:rsidRPr="00A76C84">
                <w:rPr>
                  <w:color w:val="303030"/>
                  <w:sz w:val="16"/>
                  <w:szCs w:val="16"/>
                  <w:rPrChange w:id="762" w:author="Mateus Berardo de Souza Terra" w:date="2016-02-08T22:05:00Z">
                    <w:rPr>
                      <w:color w:val="303030"/>
                    </w:rPr>
                  </w:rPrChange>
                </w:rPr>
                <w:t>37</w:t>
              </w:r>
            </w:ins>
          </w:p>
        </w:tc>
        <w:tc>
          <w:tcPr>
            <w:tcW w:w="1558" w:type="dxa"/>
            <w:tcPrChange w:id="763" w:author="Mateus Berardo de Souza Terra" w:date="2016-02-08T22:05:00Z">
              <w:tcPr>
                <w:tcW w:w="1558" w:type="dxa"/>
              </w:tcPr>
            </w:tcPrChange>
          </w:tcPr>
          <w:p w14:paraId="6D632DE1" w14:textId="77777777" w:rsidR="006868CB" w:rsidRPr="00A76C84" w:rsidRDefault="006868CB">
            <w:pPr>
              <w:pStyle w:val="NormalWeb"/>
              <w:spacing w:before="0" w:beforeAutospacing="0" w:after="20" w:afterAutospacing="0"/>
              <w:jc w:val="center"/>
              <w:rPr>
                <w:ins w:id="764" w:author="Mateus Berardo de Souza Terra" w:date="2016-02-08T20:04:00Z"/>
                <w:color w:val="303030"/>
                <w:sz w:val="16"/>
                <w:szCs w:val="16"/>
                <w:rPrChange w:id="765" w:author="Mateus Berardo de Souza Terra" w:date="2016-02-08T22:05:00Z">
                  <w:rPr>
                    <w:ins w:id="766" w:author="Mateus Berardo de Souza Terra" w:date="2016-02-08T20:04:00Z"/>
                    <w:color w:val="303030"/>
                  </w:rPr>
                </w:rPrChange>
              </w:rPr>
              <w:pPrChange w:id="767" w:author="Mateus Berardo de Souza Terra" w:date="2016-02-08T22:05:00Z">
                <w:pPr>
                  <w:pStyle w:val="NormalWeb"/>
                  <w:spacing w:before="0" w:beforeAutospacing="0" w:after="160" w:afterAutospacing="0"/>
                  <w:jc w:val="center"/>
                </w:pPr>
              </w:pPrChange>
            </w:pPr>
            <w:ins w:id="768" w:author="Mateus Berardo de Souza Terra" w:date="2016-02-08T22:13:00Z">
              <w:r>
                <w:rPr>
                  <w:color w:val="303030"/>
                  <w:sz w:val="16"/>
                  <w:szCs w:val="16"/>
                </w:rPr>
                <w:t>%</w:t>
              </w:r>
            </w:ins>
          </w:p>
        </w:tc>
        <w:tc>
          <w:tcPr>
            <w:tcW w:w="1558" w:type="dxa"/>
            <w:tcPrChange w:id="769" w:author="Mateus Berardo de Souza Terra" w:date="2016-02-08T22:05:00Z">
              <w:tcPr>
                <w:tcW w:w="1558" w:type="dxa"/>
              </w:tcPr>
            </w:tcPrChange>
          </w:tcPr>
          <w:p w14:paraId="10E3F06D" w14:textId="77777777" w:rsidR="006868CB" w:rsidRPr="00A76C84" w:rsidRDefault="006868CB">
            <w:pPr>
              <w:pStyle w:val="NormalWeb"/>
              <w:spacing w:before="0" w:beforeAutospacing="0" w:after="20" w:afterAutospacing="0"/>
              <w:jc w:val="center"/>
              <w:rPr>
                <w:ins w:id="770" w:author="Mateus Berardo de Souza Terra" w:date="2016-02-08T20:04:00Z"/>
                <w:color w:val="303030"/>
                <w:sz w:val="16"/>
                <w:szCs w:val="16"/>
                <w:rPrChange w:id="771" w:author="Mateus Berardo de Souza Terra" w:date="2016-02-08T22:05:00Z">
                  <w:rPr>
                    <w:ins w:id="772" w:author="Mateus Berardo de Souza Terra" w:date="2016-02-08T20:04:00Z"/>
                    <w:color w:val="303030"/>
                  </w:rPr>
                </w:rPrChange>
              </w:rPr>
              <w:pPrChange w:id="773" w:author="Mateus Berardo de Souza Terra" w:date="2016-02-08T22:05:00Z">
                <w:pPr>
                  <w:pStyle w:val="NormalWeb"/>
                  <w:spacing w:before="0" w:beforeAutospacing="0" w:after="160" w:afterAutospacing="0"/>
                  <w:jc w:val="center"/>
                </w:pPr>
              </w:pPrChange>
            </w:pPr>
            <w:ins w:id="774" w:author="Mateus Berardo de Souza Terra" w:date="2016-02-08T22:09:00Z">
              <w:r>
                <w:rPr>
                  <w:color w:val="303030"/>
                  <w:sz w:val="16"/>
                  <w:szCs w:val="16"/>
                </w:rPr>
                <w:t>69</w:t>
              </w:r>
            </w:ins>
          </w:p>
        </w:tc>
        <w:tc>
          <w:tcPr>
            <w:tcW w:w="1558" w:type="dxa"/>
            <w:tcPrChange w:id="775" w:author="Mateus Berardo de Souza Terra" w:date="2016-02-08T22:05:00Z">
              <w:tcPr>
                <w:tcW w:w="1558" w:type="dxa"/>
              </w:tcPr>
            </w:tcPrChange>
          </w:tcPr>
          <w:p w14:paraId="138B376E" w14:textId="77777777" w:rsidR="006868CB" w:rsidRPr="00A76C84" w:rsidRDefault="006868CB">
            <w:pPr>
              <w:pStyle w:val="NormalWeb"/>
              <w:spacing w:before="0" w:beforeAutospacing="0" w:after="20" w:afterAutospacing="0"/>
              <w:jc w:val="center"/>
              <w:rPr>
                <w:ins w:id="776" w:author="Mateus Berardo de Souza Terra" w:date="2016-02-08T20:04:00Z"/>
                <w:color w:val="303030"/>
                <w:sz w:val="16"/>
                <w:szCs w:val="16"/>
                <w:rPrChange w:id="777" w:author="Mateus Berardo de Souza Terra" w:date="2016-02-08T22:05:00Z">
                  <w:rPr>
                    <w:ins w:id="778" w:author="Mateus Berardo de Souza Terra" w:date="2016-02-08T20:04:00Z"/>
                    <w:color w:val="303030"/>
                  </w:rPr>
                </w:rPrChange>
              </w:rPr>
              <w:pPrChange w:id="779" w:author="Mateus Berardo de Souza Terra" w:date="2016-02-08T22:05:00Z">
                <w:pPr>
                  <w:pStyle w:val="NormalWeb"/>
                  <w:spacing w:before="0" w:beforeAutospacing="0" w:after="160" w:afterAutospacing="0"/>
                  <w:jc w:val="center"/>
                </w:pPr>
              </w:pPrChange>
            </w:pPr>
            <w:ins w:id="780" w:author="Mateus Berardo de Souza Terra" w:date="2016-02-08T22:10:00Z">
              <w:r>
                <w:rPr>
                  <w:color w:val="303030"/>
                  <w:sz w:val="16"/>
                  <w:szCs w:val="16"/>
                </w:rPr>
                <w:t>E</w:t>
              </w:r>
            </w:ins>
          </w:p>
        </w:tc>
        <w:tc>
          <w:tcPr>
            <w:tcW w:w="1559" w:type="dxa"/>
            <w:tcPrChange w:id="781" w:author="Mateus Berardo de Souza Terra" w:date="2016-02-08T22:05:00Z">
              <w:tcPr>
                <w:tcW w:w="1559" w:type="dxa"/>
              </w:tcPr>
            </w:tcPrChange>
          </w:tcPr>
          <w:p w14:paraId="5EDA226B" w14:textId="77777777" w:rsidR="006868CB" w:rsidRPr="00A76C84" w:rsidRDefault="006868CB">
            <w:pPr>
              <w:pStyle w:val="NormalWeb"/>
              <w:spacing w:before="0" w:beforeAutospacing="0" w:after="20" w:afterAutospacing="0"/>
              <w:jc w:val="center"/>
              <w:rPr>
                <w:ins w:id="782" w:author="Mateus Berardo de Souza Terra" w:date="2016-02-08T20:04:00Z"/>
                <w:color w:val="303030"/>
                <w:sz w:val="16"/>
                <w:szCs w:val="16"/>
                <w:rPrChange w:id="783" w:author="Mateus Berardo de Souza Terra" w:date="2016-02-08T22:05:00Z">
                  <w:rPr>
                    <w:ins w:id="784" w:author="Mateus Berardo de Souza Terra" w:date="2016-02-08T20:04:00Z"/>
                    <w:color w:val="303030"/>
                  </w:rPr>
                </w:rPrChange>
              </w:rPr>
              <w:pPrChange w:id="785" w:author="Mateus Berardo de Souza Terra" w:date="2016-02-08T22:05:00Z">
                <w:pPr>
                  <w:pStyle w:val="NormalWeb"/>
                  <w:spacing w:before="0" w:beforeAutospacing="0" w:after="160" w:afterAutospacing="0"/>
                  <w:jc w:val="center"/>
                </w:pPr>
              </w:pPrChange>
            </w:pPr>
            <w:ins w:id="786" w:author="Mateus Berardo de Souza Terra" w:date="2016-02-08T22:09:00Z">
              <w:r>
                <w:rPr>
                  <w:color w:val="303030"/>
                  <w:sz w:val="16"/>
                  <w:szCs w:val="16"/>
                </w:rPr>
                <w:t>101</w:t>
              </w:r>
            </w:ins>
          </w:p>
        </w:tc>
        <w:tc>
          <w:tcPr>
            <w:tcW w:w="1559" w:type="dxa"/>
            <w:tcPrChange w:id="787" w:author="Mateus Berardo de Souza Terra" w:date="2016-02-08T22:05:00Z">
              <w:tcPr>
                <w:tcW w:w="1559" w:type="dxa"/>
              </w:tcPr>
            </w:tcPrChange>
          </w:tcPr>
          <w:p w14:paraId="71674A32" w14:textId="77777777" w:rsidR="006868CB" w:rsidRPr="00A76C84" w:rsidRDefault="006868CB">
            <w:pPr>
              <w:pStyle w:val="NormalWeb"/>
              <w:spacing w:before="0" w:beforeAutospacing="0" w:after="20" w:afterAutospacing="0"/>
              <w:jc w:val="center"/>
              <w:rPr>
                <w:ins w:id="788" w:author="Mateus Berardo de Souza Terra" w:date="2016-02-08T20:04:00Z"/>
                <w:color w:val="303030"/>
                <w:sz w:val="16"/>
                <w:szCs w:val="16"/>
                <w:rPrChange w:id="789" w:author="Mateus Berardo de Souza Terra" w:date="2016-02-08T22:05:00Z">
                  <w:rPr>
                    <w:ins w:id="790" w:author="Mateus Berardo de Souza Terra" w:date="2016-02-08T20:04:00Z"/>
                    <w:color w:val="303030"/>
                  </w:rPr>
                </w:rPrChange>
              </w:rPr>
              <w:pPrChange w:id="791" w:author="Mateus Berardo de Souza Terra" w:date="2016-02-08T22:05:00Z">
                <w:pPr>
                  <w:pStyle w:val="NormalWeb"/>
                  <w:spacing w:before="0" w:beforeAutospacing="0" w:after="160" w:afterAutospacing="0"/>
                  <w:jc w:val="center"/>
                </w:pPr>
              </w:pPrChange>
            </w:pPr>
            <w:proofErr w:type="gramStart"/>
            <w:ins w:id="792" w:author="Mateus Berardo de Souza Terra" w:date="2016-02-08T22:11:00Z">
              <w:r>
                <w:rPr>
                  <w:color w:val="303030"/>
                  <w:sz w:val="16"/>
                  <w:szCs w:val="16"/>
                </w:rPr>
                <w:t>e</w:t>
              </w:r>
            </w:ins>
            <w:proofErr w:type="gramEnd"/>
          </w:p>
        </w:tc>
      </w:tr>
      <w:tr w:rsidR="006868CB" w:rsidRPr="00A76C84" w14:paraId="2534458B" w14:textId="77777777" w:rsidTr="007031A8">
        <w:trPr>
          <w:trHeight w:val="20"/>
          <w:ins w:id="793" w:author="Mateus Berardo de Souza Terra" w:date="2016-02-08T20:04:00Z"/>
        </w:trPr>
        <w:tc>
          <w:tcPr>
            <w:tcW w:w="1558" w:type="dxa"/>
            <w:tcPrChange w:id="794" w:author="Mateus Berardo de Souza Terra" w:date="2016-02-08T22:05:00Z">
              <w:tcPr>
                <w:tcW w:w="1558" w:type="dxa"/>
              </w:tcPr>
            </w:tcPrChange>
          </w:tcPr>
          <w:p w14:paraId="7B020A3D" w14:textId="77777777" w:rsidR="006868CB" w:rsidRPr="00A76C84" w:rsidRDefault="006868CB">
            <w:pPr>
              <w:pStyle w:val="NormalWeb"/>
              <w:spacing w:before="0" w:beforeAutospacing="0" w:after="20" w:afterAutospacing="0"/>
              <w:jc w:val="center"/>
              <w:rPr>
                <w:ins w:id="795" w:author="Mateus Berardo de Souza Terra" w:date="2016-02-08T20:04:00Z"/>
                <w:color w:val="303030"/>
                <w:sz w:val="16"/>
                <w:szCs w:val="16"/>
                <w:rPrChange w:id="796" w:author="Mateus Berardo de Souza Terra" w:date="2016-02-08T22:05:00Z">
                  <w:rPr>
                    <w:ins w:id="797" w:author="Mateus Berardo de Souza Terra" w:date="2016-02-08T20:04:00Z"/>
                    <w:color w:val="303030"/>
                  </w:rPr>
                </w:rPrChange>
              </w:rPr>
              <w:pPrChange w:id="798" w:author="Mateus Berardo de Souza Terra" w:date="2016-02-08T22:05:00Z">
                <w:pPr>
                  <w:pStyle w:val="NormalWeb"/>
                  <w:spacing w:before="0" w:beforeAutospacing="0" w:after="160" w:afterAutospacing="0"/>
                  <w:jc w:val="center"/>
                </w:pPr>
              </w:pPrChange>
            </w:pPr>
            <w:ins w:id="799" w:author="Mateus Berardo de Souza Terra" w:date="2016-02-08T20:05:00Z">
              <w:r w:rsidRPr="00A76C84">
                <w:rPr>
                  <w:color w:val="303030"/>
                  <w:sz w:val="16"/>
                  <w:szCs w:val="16"/>
                  <w:rPrChange w:id="800" w:author="Mateus Berardo de Souza Terra" w:date="2016-02-08T22:05:00Z">
                    <w:rPr>
                      <w:color w:val="303030"/>
                    </w:rPr>
                  </w:rPrChange>
                </w:rPr>
                <w:t>38</w:t>
              </w:r>
            </w:ins>
          </w:p>
        </w:tc>
        <w:tc>
          <w:tcPr>
            <w:tcW w:w="1558" w:type="dxa"/>
            <w:tcPrChange w:id="801" w:author="Mateus Berardo de Souza Terra" w:date="2016-02-08T22:05:00Z">
              <w:tcPr>
                <w:tcW w:w="1558" w:type="dxa"/>
              </w:tcPr>
            </w:tcPrChange>
          </w:tcPr>
          <w:p w14:paraId="184FBF66" w14:textId="77777777" w:rsidR="006868CB" w:rsidRPr="00665E1D" w:rsidRDefault="006868CB">
            <w:pPr>
              <w:pStyle w:val="NormalWeb"/>
              <w:spacing w:before="0" w:beforeAutospacing="0" w:after="20" w:afterAutospacing="0"/>
              <w:jc w:val="center"/>
              <w:rPr>
                <w:ins w:id="802" w:author="Mateus Berardo de Souza Terra" w:date="2016-02-08T20:04:00Z"/>
                <w:color w:val="303030"/>
                <w:sz w:val="16"/>
                <w:szCs w:val="16"/>
                <w:rPrChange w:id="803" w:author="Mateus Berardo de Souza Terra" w:date="2016-02-08T22:13:00Z">
                  <w:rPr>
                    <w:ins w:id="804" w:author="Mateus Berardo de Souza Terra" w:date="2016-02-08T20:04:00Z"/>
                    <w:color w:val="303030"/>
                  </w:rPr>
                </w:rPrChange>
              </w:rPr>
              <w:pPrChange w:id="805" w:author="Mateus Berardo de Souza Terra" w:date="2016-02-08T22:05:00Z">
                <w:pPr>
                  <w:pStyle w:val="NormalWeb"/>
                  <w:spacing w:before="0" w:beforeAutospacing="0" w:after="160" w:afterAutospacing="0"/>
                  <w:jc w:val="center"/>
                </w:pPr>
              </w:pPrChange>
            </w:pPr>
            <w:ins w:id="806" w:author="Mateus Berardo de Souza Terra" w:date="2016-02-08T22:13:00Z">
              <w:r>
                <w:rPr>
                  <w:color w:val="303030"/>
                  <w:sz w:val="16"/>
                  <w:szCs w:val="16"/>
                </w:rPr>
                <w:t>&amp;</w:t>
              </w:r>
            </w:ins>
          </w:p>
        </w:tc>
        <w:tc>
          <w:tcPr>
            <w:tcW w:w="1558" w:type="dxa"/>
            <w:tcPrChange w:id="807" w:author="Mateus Berardo de Souza Terra" w:date="2016-02-08T22:05:00Z">
              <w:tcPr>
                <w:tcW w:w="1558" w:type="dxa"/>
              </w:tcPr>
            </w:tcPrChange>
          </w:tcPr>
          <w:p w14:paraId="466E5BA2" w14:textId="77777777" w:rsidR="006868CB" w:rsidRPr="00A76C84" w:rsidRDefault="006868CB">
            <w:pPr>
              <w:pStyle w:val="NormalWeb"/>
              <w:spacing w:before="0" w:beforeAutospacing="0" w:after="20" w:afterAutospacing="0"/>
              <w:jc w:val="center"/>
              <w:rPr>
                <w:ins w:id="808" w:author="Mateus Berardo de Souza Terra" w:date="2016-02-08T20:04:00Z"/>
                <w:color w:val="303030"/>
                <w:sz w:val="16"/>
                <w:szCs w:val="16"/>
                <w:rPrChange w:id="809" w:author="Mateus Berardo de Souza Terra" w:date="2016-02-08T22:05:00Z">
                  <w:rPr>
                    <w:ins w:id="810" w:author="Mateus Berardo de Souza Terra" w:date="2016-02-08T20:04:00Z"/>
                    <w:color w:val="303030"/>
                  </w:rPr>
                </w:rPrChange>
              </w:rPr>
              <w:pPrChange w:id="811" w:author="Mateus Berardo de Souza Terra" w:date="2016-02-08T22:05:00Z">
                <w:pPr>
                  <w:pStyle w:val="NormalWeb"/>
                  <w:spacing w:before="0" w:beforeAutospacing="0" w:after="160" w:afterAutospacing="0"/>
                  <w:jc w:val="center"/>
                </w:pPr>
              </w:pPrChange>
            </w:pPr>
            <w:ins w:id="812" w:author="Mateus Berardo de Souza Terra" w:date="2016-02-08T22:09:00Z">
              <w:r>
                <w:rPr>
                  <w:color w:val="303030"/>
                  <w:sz w:val="16"/>
                  <w:szCs w:val="16"/>
                </w:rPr>
                <w:t>70</w:t>
              </w:r>
            </w:ins>
          </w:p>
        </w:tc>
        <w:tc>
          <w:tcPr>
            <w:tcW w:w="1558" w:type="dxa"/>
            <w:tcPrChange w:id="813" w:author="Mateus Berardo de Souza Terra" w:date="2016-02-08T22:05:00Z">
              <w:tcPr>
                <w:tcW w:w="1558" w:type="dxa"/>
              </w:tcPr>
            </w:tcPrChange>
          </w:tcPr>
          <w:p w14:paraId="12BE3CCE" w14:textId="77777777" w:rsidR="006868CB" w:rsidRPr="00A76C84" w:rsidRDefault="006868CB">
            <w:pPr>
              <w:pStyle w:val="NormalWeb"/>
              <w:spacing w:before="0" w:beforeAutospacing="0" w:after="20" w:afterAutospacing="0"/>
              <w:jc w:val="center"/>
              <w:rPr>
                <w:ins w:id="814" w:author="Mateus Berardo de Souza Terra" w:date="2016-02-08T20:04:00Z"/>
                <w:color w:val="303030"/>
                <w:sz w:val="16"/>
                <w:szCs w:val="16"/>
                <w:rPrChange w:id="815" w:author="Mateus Berardo de Souza Terra" w:date="2016-02-08T22:05:00Z">
                  <w:rPr>
                    <w:ins w:id="816" w:author="Mateus Berardo de Souza Terra" w:date="2016-02-08T20:04:00Z"/>
                    <w:color w:val="303030"/>
                  </w:rPr>
                </w:rPrChange>
              </w:rPr>
              <w:pPrChange w:id="817" w:author="Mateus Berardo de Souza Terra" w:date="2016-02-08T22:05:00Z">
                <w:pPr>
                  <w:pStyle w:val="NormalWeb"/>
                  <w:spacing w:before="0" w:beforeAutospacing="0" w:after="160" w:afterAutospacing="0"/>
                  <w:jc w:val="center"/>
                </w:pPr>
              </w:pPrChange>
            </w:pPr>
            <w:ins w:id="818" w:author="Mateus Berardo de Souza Terra" w:date="2016-02-08T22:10:00Z">
              <w:r>
                <w:rPr>
                  <w:color w:val="303030"/>
                  <w:sz w:val="16"/>
                  <w:szCs w:val="16"/>
                </w:rPr>
                <w:t>F</w:t>
              </w:r>
            </w:ins>
          </w:p>
        </w:tc>
        <w:tc>
          <w:tcPr>
            <w:tcW w:w="1559" w:type="dxa"/>
            <w:tcPrChange w:id="819" w:author="Mateus Berardo de Souza Terra" w:date="2016-02-08T22:05:00Z">
              <w:tcPr>
                <w:tcW w:w="1559" w:type="dxa"/>
              </w:tcPr>
            </w:tcPrChange>
          </w:tcPr>
          <w:p w14:paraId="272F7458" w14:textId="77777777" w:rsidR="006868CB" w:rsidRPr="00A76C84" w:rsidRDefault="006868CB">
            <w:pPr>
              <w:pStyle w:val="NormalWeb"/>
              <w:spacing w:before="0" w:beforeAutospacing="0" w:after="20" w:afterAutospacing="0"/>
              <w:jc w:val="center"/>
              <w:rPr>
                <w:ins w:id="820" w:author="Mateus Berardo de Souza Terra" w:date="2016-02-08T20:04:00Z"/>
                <w:color w:val="303030"/>
                <w:sz w:val="16"/>
                <w:szCs w:val="16"/>
                <w:rPrChange w:id="821" w:author="Mateus Berardo de Souza Terra" w:date="2016-02-08T22:05:00Z">
                  <w:rPr>
                    <w:ins w:id="822" w:author="Mateus Berardo de Souza Terra" w:date="2016-02-08T20:04:00Z"/>
                    <w:color w:val="303030"/>
                  </w:rPr>
                </w:rPrChange>
              </w:rPr>
              <w:pPrChange w:id="823" w:author="Mateus Berardo de Souza Terra" w:date="2016-02-08T22:05:00Z">
                <w:pPr>
                  <w:pStyle w:val="NormalWeb"/>
                  <w:spacing w:before="0" w:beforeAutospacing="0" w:after="160" w:afterAutospacing="0"/>
                  <w:jc w:val="center"/>
                </w:pPr>
              </w:pPrChange>
            </w:pPr>
            <w:ins w:id="824" w:author="Mateus Berardo de Souza Terra" w:date="2016-02-08T22:09:00Z">
              <w:r>
                <w:rPr>
                  <w:color w:val="303030"/>
                  <w:sz w:val="16"/>
                  <w:szCs w:val="16"/>
                </w:rPr>
                <w:t>102</w:t>
              </w:r>
            </w:ins>
          </w:p>
        </w:tc>
        <w:tc>
          <w:tcPr>
            <w:tcW w:w="1559" w:type="dxa"/>
            <w:tcPrChange w:id="825" w:author="Mateus Berardo de Souza Terra" w:date="2016-02-08T22:05:00Z">
              <w:tcPr>
                <w:tcW w:w="1559" w:type="dxa"/>
              </w:tcPr>
            </w:tcPrChange>
          </w:tcPr>
          <w:p w14:paraId="628F0EB6" w14:textId="77777777" w:rsidR="006868CB" w:rsidRPr="00A76C84" w:rsidRDefault="006868CB">
            <w:pPr>
              <w:pStyle w:val="NormalWeb"/>
              <w:spacing w:before="0" w:beforeAutospacing="0" w:after="20" w:afterAutospacing="0"/>
              <w:jc w:val="center"/>
              <w:rPr>
                <w:ins w:id="826" w:author="Mateus Berardo de Souza Terra" w:date="2016-02-08T20:04:00Z"/>
                <w:color w:val="303030"/>
                <w:sz w:val="16"/>
                <w:szCs w:val="16"/>
                <w:rPrChange w:id="827" w:author="Mateus Berardo de Souza Terra" w:date="2016-02-08T22:05:00Z">
                  <w:rPr>
                    <w:ins w:id="828" w:author="Mateus Berardo de Souza Terra" w:date="2016-02-08T20:04:00Z"/>
                    <w:color w:val="303030"/>
                  </w:rPr>
                </w:rPrChange>
              </w:rPr>
              <w:pPrChange w:id="829" w:author="Mateus Berardo de Souza Terra" w:date="2016-02-08T22:05:00Z">
                <w:pPr>
                  <w:pStyle w:val="NormalWeb"/>
                  <w:spacing w:before="0" w:beforeAutospacing="0" w:after="160" w:afterAutospacing="0"/>
                  <w:jc w:val="center"/>
                </w:pPr>
              </w:pPrChange>
            </w:pPr>
            <w:proofErr w:type="gramStart"/>
            <w:ins w:id="830" w:author="Mateus Berardo de Souza Terra" w:date="2016-02-08T22:11:00Z">
              <w:r>
                <w:rPr>
                  <w:color w:val="303030"/>
                  <w:sz w:val="16"/>
                  <w:szCs w:val="16"/>
                </w:rPr>
                <w:t>f</w:t>
              </w:r>
            </w:ins>
            <w:proofErr w:type="gramEnd"/>
          </w:p>
        </w:tc>
      </w:tr>
      <w:tr w:rsidR="006868CB" w:rsidRPr="00A76C84" w14:paraId="26621F67" w14:textId="77777777" w:rsidTr="007031A8">
        <w:trPr>
          <w:trHeight w:val="20"/>
          <w:ins w:id="831" w:author="Mateus Berardo de Souza Terra" w:date="2016-02-08T20:04:00Z"/>
        </w:trPr>
        <w:tc>
          <w:tcPr>
            <w:tcW w:w="1558" w:type="dxa"/>
            <w:tcPrChange w:id="832" w:author="Mateus Berardo de Souza Terra" w:date="2016-02-08T22:05:00Z">
              <w:tcPr>
                <w:tcW w:w="1558" w:type="dxa"/>
              </w:tcPr>
            </w:tcPrChange>
          </w:tcPr>
          <w:p w14:paraId="615CAEC6" w14:textId="77777777" w:rsidR="006868CB" w:rsidRPr="00A76C84" w:rsidRDefault="006868CB">
            <w:pPr>
              <w:pStyle w:val="NormalWeb"/>
              <w:spacing w:before="0" w:beforeAutospacing="0" w:after="20" w:afterAutospacing="0"/>
              <w:jc w:val="center"/>
              <w:rPr>
                <w:ins w:id="833" w:author="Mateus Berardo de Souza Terra" w:date="2016-02-08T20:04:00Z"/>
                <w:color w:val="303030"/>
                <w:sz w:val="16"/>
                <w:szCs w:val="16"/>
                <w:rPrChange w:id="834" w:author="Mateus Berardo de Souza Terra" w:date="2016-02-08T22:05:00Z">
                  <w:rPr>
                    <w:ins w:id="835" w:author="Mateus Berardo de Souza Terra" w:date="2016-02-08T20:04:00Z"/>
                    <w:color w:val="303030"/>
                  </w:rPr>
                </w:rPrChange>
              </w:rPr>
              <w:pPrChange w:id="836" w:author="Mateus Berardo de Souza Terra" w:date="2016-02-08T22:05:00Z">
                <w:pPr>
                  <w:pStyle w:val="NormalWeb"/>
                  <w:spacing w:before="0" w:beforeAutospacing="0" w:after="160" w:afterAutospacing="0"/>
                  <w:jc w:val="center"/>
                </w:pPr>
              </w:pPrChange>
            </w:pPr>
            <w:ins w:id="837" w:author="Mateus Berardo de Souza Terra" w:date="2016-02-08T20:05:00Z">
              <w:r w:rsidRPr="00A76C84">
                <w:rPr>
                  <w:color w:val="303030"/>
                  <w:sz w:val="16"/>
                  <w:szCs w:val="16"/>
                  <w:rPrChange w:id="838" w:author="Mateus Berardo de Souza Terra" w:date="2016-02-08T22:05:00Z">
                    <w:rPr>
                      <w:color w:val="303030"/>
                    </w:rPr>
                  </w:rPrChange>
                </w:rPr>
                <w:t>39</w:t>
              </w:r>
            </w:ins>
          </w:p>
        </w:tc>
        <w:tc>
          <w:tcPr>
            <w:tcW w:w="1558" w:type="dxa"/>
            <w:tcPrChange w:id="839" w:author="Mateus Berardo de Souza Terra" w:date="2016-02-08T22:05:00Z">
              <w:tcPr>
                <w:tcW w:w="1558" w:type="dxa"/>
              </w:tcPr>
            </w:tcPrChange>
          </w:tcPr>
          <w:p w14:paraId="3BA9D47F" w14:textId="77777777" w:rsidR="006868CB" w:rsidRPr="00A76C84" w:rsidRDefault="006868CB">
            <w:pPr>
              <w:pStyle w:val="NormalWeb"/>
              <w:spacing w:before="0" w:beforeAutospacing="0" w:after="20" w:afterAutospacing="0"/>
              <w:jc w:val="center"/>
              <w:rPr>
                <w:ins w:id="840" w:author="Mateus Berardo de Souza Terra" w:date="2016-02-08T20:04:00Z"/>
                <w:color w:val="303030"/>
                <w:sz w:val="16"/>
                <w:szCs w:val="16"/>
                <w:rPrChange w:id="841" w:author="Mateus Berardo de Souza Terra" w:date="2016-02-08T22:05:00Z">
                  <w:rPr>
                    <w:ins w:id="842" w:author="Mateus Berardo de Souza Terra" w:date="2016-02-08T20:04:00Z"/>
                    <w:color w:val="303030"/>
                  </w:rPr>
                </w:rPrChange>
              </w:rPr>
              <w:pPrChange w:id="843" w:author="Mateus Berardo de Souza Terra" w:date="2016-02-08T22:05:00Z">
                <w:pPr>
                  <w:pStyle w:val="NormalWeb"/>
                  <w:spacing w:before="0" w:beforeAutospacing="0" w:after="160" w:afterAutospacing="0"/>
                  <w:jc w:val="center"/>
                </w:pPr>
              </w:pPrChange>
            </w:pPr>
            <w:ins w:id="844" w:author="Mateus Berardo de Souza Terra" w:date="2016-02-08T22:13:00Z">
              <w:r>
                <w:rPr>
                  <w:color w:val="303030"/>
                  <w:sz w:val="16"/>
                  <w:szCs w:val="16"/>
                </w:rPr>
                <w:t>‘</w:t>
              </w:r>
            </w:ins>
          </w:p>
        </w:tc>
        <w:tc>
          <w:tcPr>
            <w:tcW w:w="1558" w:type="dxa"/>
            <w:tcPrChange w:id="845" w:author="Mateus Berardo de Souza Terra" w:date="2016-02-08T22:05:00Z">
              <w:tcPr>
                <w:tcW w:w="1558" w:type="dxa"/>
              </w:tcPr>
            </w:tcPrChange>
          </w:tcPr>
          <w:p w14:paraId="7D49DB8F" w14:textId="77777777" w:rsidR="006868CB" w:rsidRPr="00A76C84" w:rsidRDefault="006868CB">
            <w:pPr>
              <w:pStyle w:val="NormalWeb"/>
              <w:spacing w:before="0" w:beforeAutospacing="0" w:after="20" w:afterAutospacing="0"/>
              <w:jc w:val="center"/>
              <w:rPr>
                <w:ins w:id="846" w:author="Mateus Berardo de Souza Terra" w:date="2016-02-08T20:04:00Z"/>
                <w:color w:val="303030"/>
                <w:sz w:val="16"/>
                <w:szCs w:val="16"/>
                <w:rPrChange w:id="847" w:author="Mateus Berardo de Souza Terra" w:date="2016-02-08T22:05:00Z">
                  <w:rPr>
                    <w:ins w:id="848" w:author="Mateus Berardo de Souza Terra" w:date="2016-02-08T20:04:00Z"/>
                    <w:color w:val="303030"/>
                  </w:rPr>
                </w:rPrChange>
              </w:rPr>
              <w:pPrChange w:id="849" w:author="Mateus Berardo de Souza Terra" w:date="2016-02-08T22:05:00Z">
                <w:pPr>
                  <w:pStyle w:val="NormalWeb"/>
                  <w:spacing w:before="0" w:beforeAutospacing="0" w:after="160" w:afterAutospacing="0"/>
                  <w:jc w:val="center"/>
                </w:pPr>
              </w:pPrChange>
            </w:pPr>
            <w:ins w:id="850" w:author="Mateus Berardo de Souza Terra" w:date="2016-02-08T22:09:00Z">
              <w:r>
                <w:rPr>
                  <w:color w:val="303030"/>
                  <w:sz w:val="16"/>
                  <w:szCs w:val="16"/>
                </w:rPr>
                <w:t>71</w:t>
              </w:r>
            </w:ins>
          </w:p>
        </w:tc>
        <w:tc>
          <w:tcPr>
            <w:tcW w:w="1558" w:type="dxa"/>
            <w:tcPrChange w:id="851" w:author="Mateus Berardo de Souza Terra" w:date="2016-02-08T22:05:00Z">
              <w:tcPr>
                <w:tcW w:w="1558" w:type="dxa"/>
              </w:tcPr>
            </w:tcPrChange>
          </w:tcPr>
          <w:p w14:paraId="1578EB79" w14:textId="77777777" w:rsidR="006868CB" w:rsidRPr="00A76C84" w:rsidRDefault="006868CB">
            <w:pPr>
              <w:pStyle w:val="NormalWeb"/>
              <w:spacing w:before="0" w:beforeAutospacing="0" w:after="20" w:afterAutospacing="0"/>
              <w:jc w:val="center"/>
              <w:rPr>
                <w:ins w:id="852" w:author="Mateus Berardo de Souza Terra" w:date="2016-02-08T20:04:00Z"/>
                <w:color w:val="303030"/>
                <w:sz w:val="16"/>
                <w:szCs w:val="16"/>
                <w:rPrChange w:id="853" w:author="Mateus Berardo de Souza Terra" w:date="2016-02-08T22:05:00Z">
                  <w:rPr>
                    <w:ins w:id="854" w:author="Mateus Berardo de Souza Terra" w:date="2016-02-08T20:04:00Z"/>
                    <w:color w:val="303030"/>
                  </w:rPr>
                </w:rPrChange>
              </w:rPr>
              <w:pPrChange w:id="855" w:author="Mateus Berardo de Souza Terra" w:date="2016-02-08T22:05:00Z">
                <w:pPr>
                  <w:pStyle w:val="NormalWeb"/>
                  <w:spacing w:before="0" w:beforeAutospacing="0" w:after="160" w:afterAutospacing="0"/>
                  <w:jc w:val="center"/>
                </w:pPr>
              </w:pPrChange>
            </w:pPr>
            <w:ins w:id="856" w:author="Mateus Berardo de Souza Terra" w:date="2016-02-08T22:10:00Z">
              <w:r>
                <w:rPr>
                  <w:color w:val="303030"/>
                  <w:sz w:val="16"/>
                  <w:szCs w:val="16"/>
                </w:rPr>
                <w:t>G</w:t>
              </w:r>
            </w:ins>
          </w:p>
        </w:tc>
        <w:tc>
          <w:tcPr>
            <w:tcW w:w="1559" w:type="dxa"/>
            <w:tcPrChange w:id="857" w:author="Mateus Berardo de Souza Terra" w:date="2016-02-08T22:05:00Z">
              <w:tcPr>
                <w:tcW w:w="1559" w:type="dxa"/>
              </w:tcPr>
            </w:tcPrChange>
          </w:tcPr>
          <w:p w14:paraId="5AEE316F" w14:textId="77777777" w:rsidR="006868CB" w:rsidRPr="00A76C84" w:rsidRDefault="006868CB">
            <w:pPr>
              <w:pStyle w:val="NormalWeb"/>
              <w:spacing w:before="0" w:beforeAutospacing="0" w:after="20" w:afterAutospacing="0"/>
              <w:jc w:val="center"/>
              <w:rPr>
                <w:ins w:id="858" w:author="Mateus Berardo de Souza Terra" w:date="2016-02-08T20:04:00Z"/>
                <w:color w:val="303030"/>
                <w:sz w:val="16"/>
                <w:szCs w:val="16"/>
                <w:rPrChange w:id="859" w:author="Mateus Berardo de Souza Terra" w:date="2016-02-08T22:05:00Z">
                  <w:rPr>
                    <w:ins w:id="860" w:author="Mateus Berardo de Souza Terra" w:date="2016-02-08T20:04:00Z"/>
                    <w:color w:val="303030"/>
                  </w:rPr>
                </w:rPrChange>
              </w:rPr>
              <w:pPrChange w:id="861" w:author="Mateus Berardo de Souza Terra" w:date="2016-02-08T22:05:00Z">
                <w:pPr>
                  <w:pStyle w:val="NormalWeb"/>
                  <w:spacing w:before="0" w:beforeAutospacing="0" w:after="160" w:afterAutospacing="0"/>
                  <w:jc w:val="center"/>
                </w:pPr>
              </w:pPrChange>
            </w:pPr>
            <w:ins w:id="862" w:author="Mateus Berardo de Souza Terra" w:date="2016-02-08T22:09:00Z">
              <w:r>
                <w:rPr>
                  <w:color w:val="303030"/>
                  <w:sz w:val="16"/>
                  <w:szCs w:val="16"/>
                </w:rPr>
                <w:t>103</w:t>
              </w:r>
            </w:ins>
          </w:p>
        </w:tc>
        <w:tc>
          <w:tcPr>
            <w:tcW w:w="1559" w:type="dxa"/>
            <w:tcPrChange w:id="863" w:author="Mateus Berardo de Souza Terra" w:date="2016-02-08T22:05:00Z">
              <w:tcPr>
                <w:tcW w:w="1559" w:type="dxa"/>
              </w:tcPr>
            </w:tcPrChange>
          </w:tcPr>
          <w:p w14:paraId="7EEB5D2A" w14:textId="77777777" w:rsidR="006868CB" w:rsidRPr="00A76C84" w:rsidRDefault="006868CB">
            <w:pPr>
              <w:pStyle w:val="NormalWeb"/>
              <w:spacing w:before="0" w:beforeAutospacing="0" w:after="20" w:afterAutospacing="0"/>
              <w:jc w:val="center"/>
              <w:rPr>
                <w:ins w:id="864" w:author="Mateus Berardo de Souza Terra" w:date="2016-02-08T20:04:00Z"/>
                <w:color w:val="303030"/>
                <w:sz w:val="16"/>
                <w:szCs w:val="16"/>
                <w:rPrChange w:id="865" w:author="Mateus Berardo de Souza Terra" w:date="2016-02-08T22:05:00Z">
                  <w:rPr>
                    <w:ins w:id="866" w:author="Mateus Berardo de Souza Terra" w:date="2016-02-08T20:04:00Z"/>
                    <w:color w:val="303030"/>
                  </w:rPr>
                </w:rPrChange>
              </w:rPr>
              <w:pPrChange w:id="867" w:author="Mateus Berardo de Souza Terra" w:date="2016-02-08T22:05:00Z">
                <w:pPr>
                  <w:pStyle w:val="NormalWeb"/>
                  <w:spacing w:before="0" w:beforeAutospacing="0" w:after="160" w:afterAutospacing="0"/>
                  <w:jc w:val="center"/>
                </w:pPr>
              </w:pPrChange>
            </w:pPr>
            <w:proofErr w:type="gramStart"/>
            <w:ins w:id="868" w:author="Mateus Berardo de Souza Terra" w:date="2016-02-08T22:11:00Z">
              <w:r>
                <w:rPr>
                  <w:color w:val="303030"/>
                  <w:sz w:val="16"/>
                  <w:szCs w:val="16"/>
                </w:rPr>
                <w:t>g</w:t>
              </w:r>
            </w:ins>
            <w:proofErr w:type="gramEnd"/>
          </w:p>
        </w:tc>
      </w:tr>
      <w:tr w:rsidR="006868CB" w:rsidRPr="00A76C84" w14:paraId="0BDE77CC" w14:textId="77777777" w:rsidTr="007031A8">
        <w:trPr>
          <w:trHeight w:val="20"/>
          <w:ins w:id="869" w:author="Mateus Berardo de Souza Terra" w:date="2016-02-08T20:04:00Z"/>
        </w:trPr>
        <w:tc>
          <w:tcPr>
            <w:tcW w:w="1558" w:type="dxa"/>
            <w:tcPrChange w:id="870" w:author="Mateus Berardo de Souza Terra" w:date="2016-02-08T22:05:00Z">
              <w:tcPr>
                <w:tcW w:w="1558" w:type="dxa"/>
              </w:tcPr>
            </w:tcPrChange>
          </w:tcPr>
          <w:p w14:paraId="1D5B71BC" w14:textId="77777777" w:rsidR="006868CB" w:rsidRPr="00A76C84" w:rsidRDefault="006868CB">
            <w:pPr>
              <w:pStyle w:val="NormalWeb"/>
              <w:spacing w:before="0" w:beforeAutospacing="0" w:after="20" w:afterAutospacing="0"/>
              <w:jc w:val="center"/>
              <w:rPr>
                <w:ins w:id="871" w:author="Mateus Berardo de Souza Terra" w:date="2016-02-08T20:04:00Z"/>
                <w:color w:val="303030"/>
                <w:sz w:val="16"/>
                <w:szCs w:val="16"/>
                <w:rPrChange w:id="872" w:author="Mateus Berardo de Souza Terra" w:date="2016-02-08T22:05:00Z">
                  <w:rPr>
                    <w:ins w:id="873" w:author="Mateus Berardo de Souza Terra" w:date="2016-02-08T20:04:00Z"/>
                    <w:color w:val="303030"/>
                  </w:rPr>
                </w:rPrChange>
              </w:rPr>
              <w:pPrChange w:id="874" w:author="Mateus Berardo de Souza Terra" w:date="2016-02-08T22:05:00Z">
                <w:pPr>
                  <w:pStyle w:val="NormalWeb"/>
                  <w:spacing w:before="0" w:beforeAutospacing="0" w:after="160" w:afterAutospacing="0"/>
                  <w:jc w:val="center"/>
                </w:pPr>
              </w:pPrChange>
            </w:pPr>
            <w:ins w:id="875" w:author="Mateus Berardo de Souza Terra" w:date="2016-02-08T20:05:00Z">
              <w:r w:rsidRPr="00A76C84">
                <w:rPr>
                  <w:color w:val="303030"/>
                  <w:sz w:val="16"/>
                  <w:szCs w:val="16"/>
                  <w:rPrChange w:id="876" w:author="Mateus Berardo de Souza Terra" w:date="2016-02-08T22:05:00Z">
                    <w:rPr>
                      <w:color w:val="303030"/>
                    </w:rPr>
                  </w:rPrChange>
                </w:rPr>
                <w:t>40</w:t>
              </w:r>
            </w:ins>
          </w:p>
        </w:tc>
        <w:tc>
          <w:tcPr>
            <w:tcW w:w="1558" w:type="dxa"/>
            <w:tcPrChange w:id="877" w:author="Mateus Berardo de Souza Terra" w:date="2016-02-08T22:05:00Z">
              <w:tcPr>
                <w:tcW w:w="1558" w:type="dxa"/>
              </w:tcPr>
            </w:tcPrChange>
          </w:tcPr>
          <w:p w14:paraId="5826FF6E" w14:textId="77777777" w:rsidR="006868CB" w:rsidRPr="00A76C84" w:rsidRDefault="006868CB">
            <w:pPr>
              <w:pStyle w:val="NormalWeb"/>
              <w:spacing w:before="0" w:beforeAutospacing="0" w:after="20" w:afterAutospacing="0"/>
              <w:jc w:val="center"/>
              <w:rPr>
                <w:ins w:id="878" w:author="Mateus Berardo de Souza Terra" w:date="2016-02-08T20:04:00Z"/>
                <w:color w:val="303030"/>
                <w:sz w:val="16"/>
                <w:szCs w:val="16"/>
                <w:rPrChange w:id="879" w:author="Mateus Berardo de Souza Terra" w:date="2016-02-08T22:05:00Z">
                  <w:rPr>
                    <w:ins w:id="880" w:author="Mateus Berardo de Souza Terra" w:date="2016-02-08T20:04:00Z"/>
                    <w:color w:val="303030"/>
                  </w:rPr>
                </w:rPrChange>
              </w:rPr>
              <w:pPrChange w:id="881" w:author="Mateus Berardo de Souza Terra" w:date="2016-02-08T22:05:00Z">
                <w:pPr>
                  <w:pStyle w:val="NormalWeb"/>
                  <w:spacing w:before="0" w:beforeAutospacing="0" w:after="160" w:afterAutospacing="0"/>
                  <w:jc w:val="center"/>
                </w:pPr>
              </w:pPrChange>
            </w:pPr>
            <w:ins w:id="882" w:author="Mateus Berardo de Souza Terra" w:date="2016-02-08T22:13:00Z">
              <w:r>
                <w:rPr>
                  <w:color w:val="303030"/>
                  <w:sz w:val="16"/>
                  <w:szCs w:val="16"/>
                </w:rPr>
                <w:t>(</w:t>
              </w:r>
            </w:ins>
          </w:p>
        </w:tc>
        <w:tc>
          <w:tcPr>
            <w:tcW w:w="1558" w:type="dxa"/>
            <w:tcPrChange w:id="883" w:author="Mateus Berardo de Souza Terra" w:date="2016-02-08T22:05:00Z">
              <w:tcPr>
                <w:tcW w:w="1558" w:type="dxa"/>
              </w:tcPr>
            </w:tcPrChange>
          </w:tcPr>
          <w:p w14:paraId="6B21F966" w14:textId="77777777" w:rsidR="006868CB" w:rsidRPr="00A76C84" w:rsidRDefault="006868CB">
            <w:pPr>
              <w:pStyle w:val="NormalWeb"/>
              <w:spacing w:before="0" w:beforeAutospacing="0" w:after="20" w:afterAutospacing="0"/>
              <w:jc w:val="center"/>
              <w:rPr>
                <w:ins w:id="884" w:author="Mateus Berardo de Souza Terra" w:date="2016-02-08T20:04:00Z"/>
                <w:color w:val="303030"/>
                <w:sz w:val="16"/>
                <w:szCs w:val="16"/>
                <w:rPrChange w:id="885" w:author="Mateus Berardo de Souza Terra" w:date="2016-02-08T22:05:00Z">
                  <w:rPr>
                    <w:ins w:id="886" w:author="Mateus Berardo de Souza Terra" w:date="2016-02-08T20:04:00Z"/>
                    <w:color w:val="303030"/>
                  </w:rPr>
                </w:rPrChange>
              </w:rPr>
              <w:pPrChange w:id="887" w:author="Mateus Berardo de Souza Terra" w:date="2016-02-08T22:05:00Z">
                <w:pPr>
                  <w:pStyle w:val="NormalWeb"/>
                  <w:spacing w:before="0" w:beforeAutospacing="0" w:after="160" w:afterAutospacing="0"/>
                  <w:jc w:val="center"/>
                </w:pPr>
              </w:pPrChange>
            </w:pPr>
            <w:ins w:id="888" w:author="Mateus Berardo de Souza Terra" w:date="2016-02-08T22:09:00Z">
              <w:r>
                <w:rPr>
                  <w:color w:val="303030"/>
                  <w:sz w:val="16"/>
                  <w:szCs w:val="16"/>
                </w:rPr>
                <w:t>72</w:t>
              </w:r>
            </w:ins>
          </w:p>
        </w:tc>
        <w:tc>
          <w:tcPr>
            <w:tcW w:w="1558" w:type="dxa"/>
            <w:tcPrChange w:id="889" w:author="Mateus Berardo de Souza Terra" w:date="2016-02-08T22:05:00Z">
              <w:tcPr>
                <w:tcW w:w="1558" w:type="dxa"/>
              </w:tcPr>
            </w:tcPrChange>
          </w:tcPr>
          <w:p w14:paraId="1169A11D" w14:textId="77777777" w:rsidR="006868CB" w:rsidRPr="00A76C84" w:rsidRDefault="006868CB">
            <w:pPr>
              <w:pStyle w:val="NormalWeb"/>
              <w:spacing w:before="0" w:beforeAutospacing="0" w:after="20" w:afterAutospacing="0"/>
              <w:jc w:val="center"/>
              <w:rPr>
                <w:ins w:id="890" w:author="Mateus Berardo de Souza Terra" w:date="2016-02-08T20:04:00Z"/>
                <w:color w:val="303030"/>
                <w:sz w:val="16"/>
                <w:szCs w:val="16"/>
                <w:rPrChange w:id="891" w:author="Mateus Berardo de Souza Terra" w:date="2016-02-08T22:05:00Z">
                  <w:rPr>
                    <w:ins w:id="892" w:author="Mateus Berardo de Souza Terra" w:date="2016-02-08T20:04:00Z"/>
                    <w:color w:val="303030"/>
                  </w:rPr>
                </w:rPrChange>
              </w:rPr>
              <w:pPrChange w:id="893" w:author="Mateus Berardo de Souza Terra" w:date="2016-02-08T22:05:00Z">
                <w:pPr>
                  <w:pStyle w:val="NormalWeb"/>
                  <w:spacing w:before="0" w:beforeAutospacing="0" w:after="160" w:afterAutospacing="0"/>
                  <w:jc w:val="center"/>
                </w:pPr>
              </w:pPrChange>
            </w:pPr>
            <w:ins w:id="894" w:author="Mateus Berardo de Souza Terra" w:date="2016-02-08T22:10:00Z">
              <w:r>
                <w:rPr>
                  <w:color w:val="303030"/>
                  <w:sz w:val="16"/>
                  <w:szCs w:val="16"/>
                </w:rPr>
                <w:t>H</w:t>
              </w:r>
            </w:ins>
          </w:p>
        </w:tc>
        <w:tc>
          <w:tcPr>
            <w:tcW w:w="1559" w:type="dxa"/>
            <w:tcPrChange w:id="895" w:author="Mateus Berardo de Souza Terra" w:date="2016-02-08T22:05:00Z">
              <w:tcPr>
                <w:tcW w:w="1559" w:type="dxa"/>
              </w:tcPr>
            </w:tcPrChange>
          </w:tcPr>
          <w:p w14:paraId="1C568E1C" w14:textId="77777777" w:rsidR="006868CB" w:rsidRPr="00A76C84" w:rsidRDefault="006868CB">
            <w:pPr>
              <w:pStyle w:val="NormalWeb"/>
              <w:spacing w:before="0" w:beforeAutospacing="0" w:after="20" w:afterAutospacing="0"/>
              <w:jc w:val="center"/>
              <w:rPr>
                <w:ins w:id="896" w:author="Mateus Berardo de Souza Terra" w:date="2016-02-08T20:04:00Z"/>
                <w:color w:val="303030"/>
                <w:sz w:val="16"/>
                <w:szCs w:val="16"/>
                <w:rPrChange w:id="897" w:author="Mateus Berardo de Souza Terra" w:date="2016-02-08T22:05:00Z">
                  <w:rPr>
                    <w:ins w:id="898" w:author="Mateus Berardo de Souza Terra" w:date="2016-02-08T20:04:00Z"/>
                    <w:color w:val="303030"/>
                  </w:rPr>
                </w:rPrChange>
              </w:rPr>
              <w:pPrChange w:id="899" w:author="Mateus Berardo de Souza Terra" w:date="2016-02-08T22:05:00Z">
                <w:pPr>
                  <w:pStyle w:val="NormalWeb"/>
                  <w:spacing w:before="0" w:beforeAutospacing="0" w:after="160" w:afterAutospacing="0"/>
                  <w:jc w:val="center"/>
                </w:pPr>
              </w:pPrChange>
            </w:pPr>
            <w:ins w:id="900" w:author="Mateus Berardo de Souza Terra" w:date="2016-02-08T22:09:00Z">
              <w:r>
                <w:rPr>
                  <w:color w:val="303030"/>
                  <w:sz w:val="16"/>
                  <w:szCs w:val="16"/>
                </w:rPr>
                <w:t>104</w:t>
              </w:r>
            </w:ins>
          </w:p>
        </w:tc>
        <w:tc>
          <w:tcPr>
            <w:tcW w:w="1559" w:type="dxa"/>
            <w:tcPrChange w:id="901" w:author="Mateus Berardo de Souza Terra" w:date="2016-02-08T22:05:00Z">
              <w:tcPr>
                <w:tcW w:w="1559" w:type="dxa"/>
              </w:tcPr>
            </w:tcPrChange>
          </w:tcPr>
          <w:p w14:paraId="3F9680F8" w14:textId="77777777" w:rsidR="006868CB" w:rsidRPr="00A76C84" w:rsidRDefault="006868CB">
            <w:pPr>
              <w:pStyle w:val="NormalWeb"/>
              <w:spacing w:before="0" w:beforeAutospacing="0" w:after="20" w:afterAutospacing="0"/>
              <w:jc w:val="center"/>
              <w:rPr>
                <w:ins w:id="902" w:author="Mateus Berardo de Souza Terra" w:date="2016-02-08T20:04:00Z"/>
                <w:color w:val="303030"/>
                <w:sz w:val="16"/>
                <w:szCs w:val="16"/>
                <w:rPrChange w:id="903" w:author="Mateus Berardo de Souza Terra" w:date="2016-02-08T22:05:00Z">
                  <w:rPr>
                    <w:ins w:id="904" w:author="Mateus Berardo de Souza Terra" w:date="2016-02-08T20:04:00Z"/>
                    <w:color w:val="303030"/>
                  </w:rPr>
                </w:rPrChange>
              </w:rPr>
              <w:pPrChange w:id="905" w:author="Mateus Berardo de Souza Terra" w:date="2016-02-08T22:05:00Z">
                <w:pPr>
                  <w:pStyle w:val="NormalWeb"/>
                  <w:spacing w:before="0" w:beforeAutospacing="0" w:after="160" w:afterAutospacing="0"/>
                  <w:jc w:val="center"/>
                </w:pPr>
              </w:pPrChange>
            </w:pPr>
            <w:proofErr w:type="gramStart"/>
            <w:ins w:id="906" w:author="Mateus Berardo de Souza Terra" w:date="2016-02-08T22:11:00Z">
              <w:r>
                <w:rPr>
                  <w:color w:val="303030"/>
                  <w:sz w:val="16"/>
                  <w:szCs w:val="16"/>
                </w:rPr>
                <w:t>h</w:t>
              </w:r>
            </w:ins>
            <w:proofErr w:type="gramEnd"/>
          </w:p>
        </w:tc>
      </w:tr>
      <w:tr w:rsidR="006868CB" w:rsidRPr="00A76C84" w14:paraId="431D2AD6" w14:textId="77777777" w:rsidTr="007031A8">
        <w:trPr>
          <w:trHeight w:val="20"/>
          <w:ins w:id="907" w:author="Mateus Berardo de Souza Terra" w:date="2016-02-08T20:04:00Z"/>
        </w:trPr>
        <w:tc>
          <w:tcPr>
            <w:tcW w:w="1558" w:type="dxa"/>
            <w:tcPrChange w:id="908" w:author="Mateus Berardo de Souza Terra" w:date="2016-02-08T22:05:00Z">
              <w:tcPr>
                <w:tcW w:w="1558" w:type="dxa"/>
              </w:tcPr>
            </w:tcPrChange>
          </w:tcPr>
          <w:p w14:paraId="70A68E72" w14:textId="77777777" w:rsidR="006868CB" w:rsidRPr="00A76C84" w:rsidRDefault="006868CB">
            <w:pPr>
              <w:pStyle w:val="NormalWeb"/>
              <w:spacing w:before="0" w:beforeAutospacing="0" w:after="20" w:afterAutospacing="0"/>
              <w:jc w:val="center"/>
              <w:rPr>
                <w:ins w:id="909" w:author="Mateus Berardo de Souza Terra" w:date="2016-02-08T20:04:00Z"/>
                <w:color w:val="303030"/>
                <w:sz w:val="16"/>
                <w:szCs w:val="16"/>
                <w:rPrChange w:id="910" w:author="Mateus Berardo de Souza Terra" w:date="2016-02-08T22:05:00Z">
                  <w:rPr>
                    <w:ins w:id="911" w:author="Mateus Berardo de Souza Terra" w:date="2016-02-08T20:04:00Z"/>
                    <w:color w:val="303030"/>
                  </w:rPr>
                </w:rPrChange>
              </w:rPr>
              <w:pPrChange w:id="912" w:author="Mateus Berardo de Souza Terra" w:date="2016-02-08T22:05:00Z">
                <w:pPr>
                  <w:pStyle w:val="NormalWeb"/>
                  <w:spacing w:before="0" w:beforeAutospacing="0" w:after="160" w:afterAutospacing="0"/>
                  <w:jc w:val="center"/>
                </w:pPr>
              </w:pPrChange>
            </w:pPr>
            <w:ins w:id="913" w:author="Mateus Berardo de Souza Terra" w:date="2016-02-08T20:05:00Z">
              <w:r w:rsidRPr="00A76C84">
                <w:rPr>
                  <w:color w:val="303030"/>
                  <w:sz w:val="16"/>
                  <w:szCs w:val="16"/>
                  <w:rPrChange w:id="914" w:author="Mateus Berardo de Souza Terra" w:date="2016-02-08T22:05:00Z">
                    <w:rPr>
                      <w:color w:val="303030"/>
                    </w:rPr>
                  </w:rPrChange>
                </w:rPr>
                <w:t>41</w:t>
              </w:r>
            </w:ins>
          </w:p>
        </w:tc>
        <w:tc>
          <w:tcPr>
            <w:tcW w:w="1558" w:type="dxa"/>
            <w:tcPrChange w:id="915" w:author="Mateus Berardo de Souza Terra" w:date="2016-02-08T22:05:00Z">
              <w:tcPr>
                <w:tcW w:w="1558" w:type="dxa"/>
              </w:tcPr>
            </w:tcPrChange>
          </w:tcPr>
          <w:p w14:paraId="40B3943D" w14:textId="77777777" w:rsidR="006868CB" w:rsidRPr="00A76C84" w:rsidRDefault="006868CB">
            <w:pPr>
              <w:pStyle w:val="NormalWeb"/>
              <w:spacing w:before="0" w:beforeAutospacing="0" w:after="20" w:afterAutospacing="0"/>
              <w:jc w:val="center"/>
              <w:rPr>
                <w:ins w:id="916" w:author="Mateus Berardo de Souza Terra" w:date="2016-02-08T20:04:00Z"/>
                <w:color w:val="303030"/>
                <w:sz w:val="16"/>
                <w:szCs w:val="16"/>
                <w:rPrChange w:id="917" w:author="Mateus Berardo de Souza Terra" w:date="2016-02-08T22:05:00Z">
                  <w:rPr>
                    <w:ins w:id="918" w:author="Mateus Berardo de Souza Terra" w:date="2016-02-08T20:04:00Z"/>
                    <w:color w:val="303030"/>
                  </w:rPr>
                </w:rPrChange>
              </w:rPr>
              <w:pPrChange w:id="919" w:author="Mateus Berardo de Souza Terra" w:date="2016-02-08T22:05:00Z">
                <w:pPr>
                  <w:pStyle w:val="NormalWeb"/>
                  <w:spacing w:before="0" w:beforeAutospacing="0" w:after="160" w:afterAutospacing="0"/>
                  <w:jc w:val="center"/>
                </w:pPr>
              </w:pPrChange>
            </w:pPr>
            <w:ins w:id="920" w:author="Mateus Berardo de Souza Terra" w:date="2016-02-08T22:13:00Z">
              <w:r>
                <w:rPr>
                  <w:color w:val="303030"/>
                  <w:sz w:val="16"/>
                  <w:szCs w:val="16"/>
                </w:rPr>
                <w:t>)</w:t>
              </w:r>
            </w:ins>
          </w:p>
        </w:tc>
        <w:tc>
          <w:tcPr>
            <w:tcW w:w="1558" w:type="dxa"/>
            <w:tcPrChange w:id="921" w:author="Mateus Berardo de Souza Terra" w:date="2016-02-08T22:05:00Z">
              <w:tcPr>
                <w:tcW w:w="1558" w:type="dxa"/>
              </w:tcPr>
            </w:tcPrChange>
          </w:tcPr>
          <w:p w14:paraId="444AC67F" w14:textId="77777777" w:rsidR="006868CB" w:rsidRPr="00A76C84" w:rsidRDefault="006868CB">
            <w:pPr>
              <w:pStyle w:val="NormalWeb"/>
              <w:spacing w:before="0" w:beforeAutospacing="0" w:after="20" w:afterAutospacing="0"/>
              <w:jc w:val="center"/>
              <w:rPr>
                <w:ins w:id="922" w:author="Mateus Berardo de Souza Terra" w:date="2016-02-08T20:04:00Z"/>
                <w:color w:val="303030"/>
                <w:sz w:val="16"/>
                <w:szCs w:val="16"/>
                <w:rPrChange w:id="923" w:author="Mateus Berardo de Souza Terra" w:date="2016-02-08T22:05:00Z">
                  <w:rPr>
                    <w:ins w:id="924" w:author="Mateus Berardo de Souza Terra" w:date="2016-02-08T20:04:00Z"/>
                    <w:color w:val="303030"/>
                  </w:rPr>
                </w:rPrChange>
              </w:rPr>
              <w:pPrChange w:id="925" w:author="Mateus Berardo de Souza Terra" w:date="2016-02-08T22:05:00Z">
                <w:pPr>
                  <w:pStyle w:val="NormalWeb"/>
                  <w:spacing w:before="0" w:beforeAutospacing="0" w:after="160" w:afterAutospacing="0"/>
                  <w:jc w:val="center"/>
                </w:pPr>
              </w:pPrChange>
            </w:pPr>
            <w:ins w:id="926" w:author="Mateus Berardo de Souza Terra" w:date="2016-02-08T22:09:00Z">
              <w:r>
                <w:rPr>
                  <w:color w:val="303030"/>
                  <w:sz w:val="16"/>
                  <w:szCs w:val="16"/>
                </w:rPr>
                <w:t>73</w:t>
              </w:r>
            </w:ins>
          </w:p>
        </w:tc>
        <w:tc>
          <w:tcPr>
            <w:tcW w:w="1558" w:type="dxa"/>
            <w:tcPrChange w:id="927" w:author="Mateus Berardo de Souza Terra" w:date="2016-02-08T22:05:00Z">
              <w:tcPr>
                <w:tcW w:w="1558" w:type="dxa"/>
              </w:tcPr>
            </w:tcPrChange>
          </w:tcPr>
          <w:p w14:paraId="03ADC3EB" w14:textId="77777777" w:rsidR="006868CB" w:rsidRPr="00A76C84" w:rsidRDefault="006868CB">
            <w:pPr>
              <w:pStyle w:val="NormalWeb"/>
              <w:spacing w:before="0" w:beforeAutospacing="0" w:after="20" w:afterAutospacing="0"/>
              <w:jc w:val="center"/>
              <w:rPr>
                <w:ins w:id="928" w:author="Mateus Berardo de Souza Terra" w:date="2016-02-08T20:04:00Z"/>
                <w:color w:val="303030"/>
                <w:sz w:val="16"/>
                <w:szCs w:val="16"/>
                <w:rPrChange w:id="929" w:author="Mateus Berardo de Souza Terra" w:date="2016-02-08T22:05:00Z">
                  <w:rPr>
                    <w:ins w:id="930" w:author="Mateus Berardo de Souza Terra" w:date="2016-02-08T20:04:00Z"/>
                    <w:color w:val="303030"/>
                  </w:rPr>
                </w:rPrChange>
              </w:rPr>
              <w:pPrChange w:id="931" w:author="Mateus Berardo de Souza Terra" w:date="2016-02-08T22:05:00Z">
                <w:pPr>
                  <w:pStyle w:val="NormalWeb"/>
                  <w:spacing w:before="0" w:beforeAutospacing="0" w:after="160" w:afterAutospacing="0"/>
                  <w:jc w:val="center"/>
                </w:pPr>
              </w:pPrChange>
            </w:pPr>
            <w:ins w:id="932" w:author="Mateus Berardo de Souza Terra" w:date="2016-02-08T22:10:00Z">
              <w:r>
                <w:rPr>
                  <w:color w:val="303030"/>
                  <w:sz w:val="16"/>
                  <w:szCs w:val="16"/>
                </w:rPr>
                <w:t>I</w:t>
              </w:r>
            </w:ins>
          </w:p>
        </w:tc>
        <w:tc>
          <w:tcPr>
            <w:tcW w:w="1559" w:type="dxa"/>
            <w:tcPrChange w:id="933" w:author="Mateus Berardo de Souza Terra" w:date="2016-02-08T22:05:00Z">
              <w:tcPr>
                <w:tcW w:w="1559" w:type="dxa"/>
              </w:tcPr>
            </w:tcPrChange>
          </w:tcPr>
          <w:p w14:paraId="3C41B050" w14:textId="77777777" w:rsidR="006868CB" w:rsidRPr="00A76C84" w:rsidRDefault="006868CB">
            <w:pPr>
              <w:pStyle w:val="NormalWeb"/>
              <w:spacing w:before="0" w:beforeAutospacing="0" w:after="20" w:afterAutospacing="0"/>
              <w:jc w:val="center"/>
              <w:rPr>
                <w:ins w:id="934" w:author="Mateus Berardo de Souza Terra" w:date="2016-02-08T20:04:00Z"/>
                <w:color w:val="303030"/>
                <w:sz w:val="16"/>
                <w:szCs w:val="16"/>
                <w:rPrChange w:id="935" w:author="Mateus Berardo de Souza Terra" w:date="2016-02-08T22:05:00Z">
                  <w:rPr>
                    <w:ins w:id="936" w:author="Mateus Berardo de Souza Terra" w:date="2016-02-08T20:04:00Z"/>
                    <w:color w:val="303030"/>
                  </w:rPr>
                </w:rPrChange>
              </w:rPr>
              <w:pPrChange w:id="937" w:author="Mateus Berardo de Souza Terra" w:date="2016-02-08T22:05:00Z">
                <w:pPr>
                  <w:pStyle w:val="NormalWeb"/>
                  <w:spacing w:before="0" w:beforeAutospacing="0" w:after="160" w:afterAutospacing="0"/>
                  <w:jc w:val="center"/>
                </w:pPr>
              </w:pPrChange>
            </w:pPr>
            <w:ins w:id="938" w:author="Mateus Berardo de Souza Terra" w:date="2016-02-08T22:09:00Z">
              <w:r>
                <w:rPr>
                  <w:color w:val="303030"/>
                  <w:sz w:val="16"/>
                  <w:szCs w:val="16"/>
                </w:rPr>
                <w:t>105</w:t>
              </w:r>
            </w:ins>
          </w:p>
        </w:tc>
        <w:tc>
          <w:tcPr>
            <w:tcW w:w="1559" w:type="dxa"/>
            <w:tcPrChange w:id="939" w:author="Mateus Berardo de Souza Terra" w:date="2016-02-08T22:05:00Z">
              <w:tcPr>
                <w:tcW w:w="1559" w:type="dxa"/>
              </w:tcPr>
            </w:tcPrChange>
          </w:tcPr>
          <w:p w14:paraId="3F15D1C4" w14:textId="77777777" w:rsidR="006868CB" w:rsidRPr="00A76C84" w:rsidRDefault="006868CB">
            <w:pPr>
              <w:pStyle w:val="NormalWeb"/>
              <w:spacing w:before="0" w:beforeAutospacing="0" w:after="20" w:afterAutospacing="0"/>
              <w:jc w:val="center"/>
              <w:rPr>
                <w:ins w:id="940" w:author="Mateus Berardo de Souza Terra" w:date="2016-02-08T20:04:00Z"/>
                <w:color w:val="303030"/>
                <w:sz w:val="16"/>
                <w:szCs w:val="16"/>
                <w:rPrChange w:id="941" w:author="Mateus Berardo de Souza Terra" w:date="2016-02-08T22:05:00Z">
                  <w:rPr>
                    <w:ins w:id="942" w:author="Mateus Berardo de Souza Terra" w:date="2016-02-08T20:04:00Z"/>
                    <w:color w:val="303030"/>
                  </w:rPr>
                </w:rPrChange>
              </w:rPr>
              <w:pPrChange w:id="943" w:author="Mateus Berardo de Souza Terra" w:date="2016-02-08T22:05:00Z">
                <w:pPr>
                  <w:pStyle w:val="NormalWeb"/>
                  <w:spacing w:before="0" w:beforeAutospacing="0" w:after="160" w:afterAutospacing="0"/>
                  <w:jc w:val="center"/>
                </w:pPr>
              </w:pPrChange>
            </w:pPr>
            <w:proofErr w:type="gramStart"/>
            <w:ins w:id="944" w:author="Mateus Berardo de Souza Terra" w:date="2016-02-08T22:11:00Z">
              <w:r>
                <w:rPr>
                  <w:color w:val="303030"/>
                  <w:sz w:val="16"/>
                  <w:szCs w:val="16"/>
                </w:rPr>
                <w:t>i</w:t>
              </w:r>
            </w:ins>
            <w:proofErr w:type="gramEnd"/>
          </w:p>
        </w:tc>
      </w:tr>
      <w:tr w:rsidR="006868CB" w:rsidRPr="00A76C84" w14:paraId="667CEC63" w14:textId="77777777" w:rsidTr="007031A8">
        <w:trPr>
          <w:trHeight w:val="20"/>
          <w:ins w:id="945" w:author="Mateus Berardo de Souza Terra" w:date="2016-02-08T20:04:00Z"/>
        </w:trPr>
        <w:tc>
          <w:tcPr>
            <w:tcW w:w="1558" w:type="dxa"/>
            <w:tcPrChange w:id="946" w:author="Mateus Berardo de Souza Terra" w:date="2016-02-08T22:05:00Z">
              <w:tcPr>
                <w:tcW w:w="1558" w:type="dxa"/>
              </w:tcPr>
            </w:tcPrChange>
          </w:tcPr>
          <w:p w14:paraId="51013D64" w14:textId="77777777" w:rsidR="006868CB" w:rsidRPr="00A76C84" w:rsidRDefault="006868CB">
            <w:pPr>
              <w:pStyle w:val="NormalWeb"/>
              <w:spacing w:before="0" w:beforeAutospacing="0" w:after="20" w:afterAutospacing="0"/>
              <w:jc w:val="center"/>
              <w:rPr>
                <w:ins w:id="947" w:author="Mateus Berardo de Souza Terra" w:date="2016-02-08T20:04:00Z"/>
                <w:color w:val="303030"/>
                <w:sz w:val="16"/>
                <w:szCs w:val="16"/>
                <w:rPrChange w:id="948" w:author="Mateus Berardo de Souza Terra" w:date="2016-02-08T22:05:00Z">
                  <w:rPr>
                    <w:ins w:id="949" w:author="Mateus Berardo de Souza Terra" w:date="2016-02-08T20:04:00Z"/>
                    <w:color w:val="303030"/>
                  </w:rPr>
                </w:rPrChange>
              </w:rPr>
              <w:pPrChange w:id="950" w:author="Mateus Berardo de Souza Terra" w:date="2016-02-08T22:05:00Z">
                <w:pPr>
                  <w:pStyle w:val="NormalWeb"/>
                  <w:spacing w:before="0" w:beforeAutospacing="0" w:after="160" w:afterAutospacing="0"/>
                  <w:jc w:val="center"/>
                </w:pPr>
              </w:pPrChange>
            </w:pPr>
            <w:ins w:id="951" w:author="Mateus Berardo de Souza Terra" w:date="2016-02-08T20:05:00Z">
              <w:r w:rsidRPr="00A76C84">
                <w:rPr>
                  <w:color w:val="303030"/>
                  <w:sz w:val="16"/>
                  <w:szCs w:val="16"/>
                  <w:rPrChange w:id="952" w:author="Mateus Berardo de Souza Terra" w:date="2016-02-08T22:05:00Z">
                    <w:rPr>
                      <w:color w:val="303030"/>
                    </w:rPr>
                  </w:rPrChange>
                </w:rPr>
                <w:t>42</w:t>
              </w:r>
            </w:ins>
          </w:p>
        </w:tc>
        <w:tc>
          <w:tcPr>
            <w:tcW w:w="1558" w:type="dxa"/>
            <w:tcPrChange w:id="953" w:author="Mateus Berardo de Souza Terra" w:date="2016-02-08T22:05:00Z">
              <w:tcPr>
                <w:tcW w:w="1558" w:type="dxa"/>
              </w:tcPr>
            </w:tcPrChange>
          </w:tcPr>
          <w:p w14:paraId="379D0384" w14:textId="77777777" w:rsidR="006868CB" w:rsidRPr="00A76C84" w:rsidRDefault="006868CB">
            <w:pPr>
              <w:pStyle w:val="NormalWeb"/>
              <w:spacing w:before="0" w:beforeAutospacing="0" w:after="20" w:afterAutospacing="0"/>
              <w:jc w:val="center"/>
              <w:rPr>
                <w:ins w:id="954" w:author="Mateus Berardo de Souza Terra" w:date="2016-02-08T20:04:00Z"/>
                <w:color w:val="303030"/>
                <w:sz w:val="16"/>
                <w:szCs w:val="16"/>
                <w:rPrChange w:id="955" w:author="Mateus Berardo de Souza Terra" w:date="2016-02-08T22:05:00Z">
                  <w:rPr>
                    <w:ins w:id="956" w:author="Mateus Berardo de Souza Terra" w:date="2016-02-08T20:04:00Z"/>
                    <w:color w:val="303030"/>
                  </w:rPr>
                </w:rPrChange>
              </w:rPr>
              <w:pPrChange w:id="957" w:author="Mateus Berardo de Souza Terra" w:date="2016-02-08T22:05:00Z">
                <w:pPr>
                  <w:pStyle w:val="NormalWeb"/>
                  <w:spacing w:before="0" w:beforeAutospacing="0" w:after="160" w:afterAutospacing="0"/>
                  <w:jc w:val="center"/>
                </w:pPr>
              </w:pPrChange>
            </w:pPr>
            <w:ins w:id="958" w:author="Mateus Berardo de Souza Terra" w:date="2016-02-08T22:13:00Z">
              <w:r>
                <w:rPr>
                  <w:color w:val="303030"/>
                  <w:sz w:val="16"/>
                  <w:szCs w:val="16"/>
                </w:rPr>
                <w:t>*</w:t>
              </w:r>
            </w:ins>
          </w:p>
        </w:tc>
        <w:tc>
          <w:tcPr>
            <w:tcW w:w="1558" w:type="dxa"/>
            <w:tcPrChange w:id="959" w:author="Mateus Berardo de Souza Terra" w:date="2016-02-08T22:05:00Z">
              <w:tcPr>
                <w:tcW w:w="1558" w:type="dxa"/>
              </w:tcPr>
            </w:tcPrChange>
          </w:tcPr>
          <w:p w14:paraId="1D9C9ECB" w14:textId="77777777" w:rsidR="006868CB" w:rsidRPr="00A76C84" w:rsidRDefault="006868CB">
            <w:pPr>
              <w:pStyle w:val="NormalWeb"/>
              <w:spacing w:before="0" w:beforeAutospacing="0" w:after="20" w:afterAutospacing="0"/>
              <w:jc w:val="center"/>
              <w:rPr>
                <w:ins w:id="960" w:author="Mateus Berardo de Souza Terra" w:date="2016-02-08T20:04:00Z"/>
                <w:color w:val="303030"/>
                <w:sz w:val="16"/>
                <w:szCs w:val="16"/>
                <w:rPrChange w:id="961" w:author="Mateus Berardo de Souza Terra" w:date="2016-02-08T22:05:00Z">
                  <w:rPr>
                    <w:ins w:id="962" w:author="Mateus Berardo de Souza Terra" w:date="2016-02-08T20:04:00Z"/>
                    <w:color w:val="303030"/>
                  </w:rPr>
                </w:rPrChange>
              </w:rPr>
              <w:pPrChange w:id="963" w:author="Mateus Berardo de Souza Terra" w:date="2016-02-08T22:05:00Z">
                <w:pPr>
                  <w:pStyle w:val="NormalWeb"/>
                  <w:spacing w:before="0" w:beforeAutospacing="0" w:after="160" w:afterAutospacing="0"/>
                  <w:jc w:val="center"/>
                </w:pPr>
              </w:pPrChange>
            </w:pPr>
            <w:ins w:id="964" w:author="Mateus Berardo de Souza Terra" w:date="2016-02-08T22:09:00Z">
              <w:r>
                <w:rPr>
                  <w:color w:val="303030"/>
                  <w:sz w:val="16"/>
                  <w:szCs w:val="16"/>
                </w:rPr>
                <w:t>74</w:t>
              </w:r>
            </w:ins>
          </w:p>
        </w:tc>
        <w:tc>
          <w:tcPr>
            <w:tcW w:w="1558" w:type="dxa"/>
            <w:tcPrChange w:id="965" w:author="Mateus Berardo de Souza Terra" w:date="2016-02-08T22:05:00Z">
              <w:tcPr>
                <w:tcW w:w="1558" w:type="dxa"/>
              </w:tcPr>
            </w:tcPrChange>
          </w:tcPr>
          <w:p w14:paraId="1C84A24C" w14:textId="77777777" w:rsidR="006868CB" w:rsidRPr="00A76C84" w:rsidRDefault="006868CB">
            <w:pPr>
              <w:pStyle w:val="NormalWeb"/>
              <w:spacing w:before="0" w:beforeAutospacing="0" w:after="20" w:afterAutospacing="0"/>
              <w:jc w:val="center"/>
              <w:rPr>
                <w:ins w:id="966" w:author="Mateus Berardo de Souza Terra" w:date="2016-02-08T20:04:00Z"/>
                <w:color w:val="303030"/>
                <w:sz w:val="16"/>
                <w:szCs w:val="16"/>
                <w:rPrChange w:id="967" w:author="Mateus Berardo de Souza Terra" w:date="2016-02-08T22:05:00Z">
                  <w:rPr>
                    <w:ins w:id="968" w:author="Mateus Berardo de Souza Terra" w:date="2016-02-08T20:04:00Z"/>
                    <w:color w:val="303030"/>
                  </w:rPr>
                </w:rPrChange>
              </w:rPr>
              <w:pPrChange w:id="969" w:author="Mateus Berardo de Souza Terra" w:date="2016-02-08T22:05:00Z">
                <w:pPr>
                  <w:pStyle w:val="NormalWeb"/>
                  <w:spacing w:before="0" w:beforeAutospacing="0" w:after="160" w:afterAutospacing="0"/>
                  <w:jc w:val="center"/>
                </w:pPr>
              </w:pPrChange>
            </w:pPr>
            <w:ins w:id="970" w:author="Mateus Berardo de Souza Terra" w:date="2016-02-08T22:10:00Z">
              <w:r>
                <w:rPr>
                  <w:color w:val="303030"/>
                  <w:sz w:val="16"/>
                  <w:szCs w:val="16"/>
                </w:rPr>
                <w:t>J</w:t>
              </w:r>
            </w:ins>
          </w:p>
        </w:tc>
        <w:tc>
          <w:tcPr>
            <w:tcW w:w="1559" w:type="dxa"/>
            <w:tcPrChange w:id="971" w:author="Mateus Berardo de Souza Terra" w:date="2016-02-08T22:05:00Z">
              <w:tcPr>
                <w:tcW w:w="1559" w:type="dxa"/>
              </w:tcPr>
            </w:tcPrChange>
          </w:tcPr>
          <w:p w14:paraId="2752FB34" w14:textId="77777777" w:rsidR="006868CB" w:rsidRPr="00A76C84" w:rsidRDefault="006868CB">
            <w:pPr>
              <w:pStyle w:val="NormalWeb"/>
              <w:spacing w:before="0" w:beforeAutospacing="0" w:after="20" w:afterAutospacing="0"/>
              <w:jc w:val="center"/>
              <w:rPr>
                <w:ins w:id="972" w:author="Mateus Berardo de Souza Terra" w:date="2016-02-08T20:04:00Z"/>
                <w:color w:val="303030"/>
                <w:sz w:val="16"/>
                <w:szCs w:val="16"/>
                <w:u w:val="single"/>
                <w:rPrChange w:id="973" w:author="Mateus Berardo de Souza Terra" w:date="2016-02-08T22:08:00Z">
                  <w:rPr>
                    <w:ins w:id="974" w:author="Mateus Berardo de Souza Terra" w:date="2016-02-08T20:04:00Z"/>
                    <w:color w:val="303030"/>
                  </w:rPr>
                </w:rPrChange>
              </w:rPr>
              <w:pPrChange w:id="975" w:author="Mateus Berardo de Souza Terra" w:date="2016-02-08T22:05:00Z">
                <w:pPr>
                  <w:pStyle w:val="NormalWeb"/>
                  <w:spacing w:before="0" w:beforeAutospacing="0" w:after="160" w:afterAutospacing="0"/>
                  <w:jc w:val="center"/>
                </w:pPr>
              </w:pPrChange>
            </w:pPr>
            <w:ins w:id="976" w:author="Mateus Berardo de Souza Terra" w:date="2016-02-08T22:09:00Z">
              <w:r>
                <w:rPr>
                  <w:color w:val="303030"/>
                  <w:sz w:val="16"/>
                  <w:szCs w:val="16"/>
                </w:rPr>
                <w:t>106</w:t>
              </w:r>
            </w:ins>
          </w:p>
        </w:tc>
        <w:tc>
          <w:tcPr>
            <w:tcW w:w="1559" w:type="dxa"/>
            <w:tcPrChange w:id="977" w:author="Mateus Berardo de Souza Terra" w:date="2016-02-08T22:05:00Z">
              <w:tcPr>
                <w:tcW w:w="1559" w:type="dxa"/>
              </w:tcPr>
            </w:tcPrChange>
          </w:tcPr>
          <w:p w14:paraId="357BB935" w14:textId="77777777" w:rsidR="006868CB" w:rsidRPr="00A76C84" w:rsidRDefault="006868CB">
            <w:pPr>
              <w:pStyle w:val="NormalWeb"/>
              <w:spacing w:before="0" w:beforeAutospacing="0" w:after="20" w:afterAutospacing="0"/>
              <w:jc w:val="center"/>
              <w:rPr>
                <w:ins w:id="978" w:author="Mateus Berardo de Souza Terra" w:date="2016-02-08T20:04:00Z"/>
                <w:color w:val="303030"/>
                <w:sz w:val="16"/>
                <w:szCs w:val="16"/>
                <w:rPrChange w:id="979" w:author="Mateus Berardo de Souza Terra" w:date="2016-02-08T22:05:00Z">
                  <w:rPr>
                    <w:ins w:id="980" w:author="Mateus Berardo de Souza Terra" w:date="2016-02-08T20:04:00Z"/>
                    <w:color w:val="303030"/>
                  </w:rPr>
                </w:rPrChange>
              </w:rPr>
              <w:pPrChange w:id="981" w:author="Mateus Berardo de Souza Terra" w:date="2016-02-08T22:05:00Z">
                <w:pPr>
                  <w:pStyle w:val="NormalWeb"/>
                  <w:spacing w:before="0" w:beforeAutospacing="0" w:after="160" w:afterAutospacing="0"/>
                  <w:jc w:val="center"/>
                </w:pPr>
              </w:pPrChange>
            </w:pPr>
            <w:proofErr w:type="gramStart"/>
            <w:ins w:id="982" w:author="Mateus Berardo de Souza Terra" w:date="2016-02-08T22:11:00Z">
              <w:r>
                <w:rPr>
                  <w:color w:val="303030"/>
                  <w:sz w:val="16"/>
                  <w:szCs w:val="16"/>
                </w:rPr>
                <w:t>j</w:t>
              </w:r>
            </w:ins>
            <w:proofErr w:type="gramEnd"/>
          </w:p>
        </w:tc>
      </w:tr>
      <w:tr w:rsidR="006868CB" w:rsidRPr="00A76C84" w14:paraId="1C1DF09A" w14:textId="77777777" w:rsidTr="007031A8">
        <w:trPr>
          <w:trHeight w:val="20"/>
          <w:ins w:id="983" w:author="Mateus Berardo de Souza Terra" w:date="2016-02-08T20:04:00Z"/>
        </w:trPr>
        <w:tc>
          <w:tcPr>
            <w:tcW w:w="1558" w:type="dxa"/>
            <w:tcPrChange w:id="984" w:author="Mateus Berardo de Souza Terra" w:date="2016-02-08T22:05:00Z">
              <w:tcPr>
                <w:tcW w:w="1558" w:type="dxa"/>
              </w:tcPr>
            </w:tcPrChange>
          </w:tcPr>
          <w:p w14:paraId="61856C67" w14:textId="77777777" w:rsidR="006868CB" w:rsidRPr="00A76C84" w:rsidRDefault="006868CB">
            <w:pPr>
              <w:pStyle w:val="NormalWeb"/>
              <w:spacing w:before="0" w:beforeAutospacing="0" w:after="20" w:afterAutospacing="0"/>
              <w:jc w:val="center"/>
              <w:rPr>
                <w:ins w:id="985" w:author="Mateus Berardo de Souza Terra" w:date="2016-02-08T20:04:00Z"/>
                <w:color w:val="303030"/>
                <w:sz w:val="16"/>
                <w:szCs w:val="16"/>
                <w:rPrChange w:id="986" w:author="Mateus Berardo de Souza Terra" w:date="2016-02-08T22:05:00Z">
                  <w:rPr>
                    <w:ins w:id="987" w:author="Mateus Berardo de Souza Terra" w:date="2016-02-08T20:04:00Z"/>
                    <w:color w:val="303030"/>
                  </w:rPr>
                </w:rPrChange>
              </w:rPr>
              <w:pPrChange w:id="988" w:author="Mateus Berardo de Souza Terra" w:date="2016-02-08T22:05:00Z">
                <w:pPr>
                  <w:pStyle w:val="NormalWeb"/>
                  <w:spacing w:before="0" w:beforeAutospacing="0" w:after="160" w:afterAutospacing="0"/>
                  <w:jc w:val="center"/>
                </w:pPr>
              </w:pPrChange>
            </w:pPr>
            <w:ins w:id="989" w:author="Mateus Berardo de Souza Terra" w:date="2016-02-08T20:05:00Z">
              <w:r w:rsidRPr="00A76C84">
                <w:rPr>
                  <w:color w:val="303030"/>
                  <w:sz w:val="16"/>
                  <w:szCs w:val="16"/>
                  <w:rPrChange w:id="990" w:author="Mateus Berardo de Souza Terra" w:date="2016-02-08T22:05:00Z">
                    <w:rPr>
                      <w:color w:val="303030"/>
                    </w:rPr>
                  </w:rPrChange>
                </w:rPr>
                <w:t>43</w:t>
              </w:r>
            </w:ins>
          </w:p>
        </w:tc>
        <w:tc>
          <w:tcPr>
            <w:tcW w:w="1558" w:type="dxa"/>
            <w:tcPrChange w:id="991" w:author="Mateus Berardo de Souza Terra" w:date="2016-02-08T22:05:00Z">
              <w:tcPr>
                <w:tcW w:w="1558" w:type="dxa"/>
              </w:tcPr>
            </w:tcPrChange>
          </w:tcPr>
          <w:p w14:paraId="569C8E79" w14:textId="77777777" w:rsidR="006868CB" w:rsidRPr="00A76C84" w:rsidRDefault="006868CB">
            <w:pPr>
              <w:pStyle w:val="NormalWeb"/>
              <w:spacing w:before="0" w:beforeAutospacing="0" w:after="20" w:afterAutospacing="0"/>
              <w:jc w:val="center"/>
              <w:rPr>
                <w:ins w:id="992" w:author="Mateus Berardo de Souza Terra" w:date="2016-02-08T20:04:00Z"/>
                <w:color w:val="303030"/>
                <w:sz w:val="16"/>
                <w:szCs w:val="16"/>
                <w:rPrChange w:id="993" w:author="Mateus Berardo de Souza Terra" w:date="2016-02-08T22:05:00Z">
                  <w:rPr>
                    <w:ins w:id="994" w:author="Mateus Berardo de Souza Terra" w:date="2016-02-08T20:04:00Z"/>
                    <w:color w:val="303030"/>
                  </w:rPr>
                </w:rPrChange>
              </w:rPr>
              <w:pPrChange w:id="995" w:author="Mateus Berardo de Souza Terra" w:date="2016-02-08T22:05:00Z">
                <w:pPr>
                  <w:pStyle w:val="NormalWeb"/>
                  <w:spacing w:before="0" w:beforeAutospacing="0" w:after="160" w:afterAutospacing="0"/>
                  <w:jc w:val="center"/>
                </w:pPr>
              </w:pPrChange>
            </w:pPr>
            <w:ins w:id="996" w:author="Mateus Berardo de Souza Terra" w:date="2016-02-08T22:13:00Z">
              <w:r>
                <w:rPr>
                  <w:color w:val="303030"/>
                  <w:sz w:val="16"/>
                  <w:szCs w:val="16"/>
                </w:rPr>
                <w:t>+</w:t>
              </w:r>
            </w:ins>
          </w:p>
        </w:tc>
        <w:tc>
          <w:tcPr>
            <w:tcW w:w="1558" w:type="dxa"/>
            <w:tcPrChange w:id="997" w:author="Mateus Berardo de Souza Terra" w:date="2016-02-08T22:05:00Z">
              <w:tcPr>
                <w:tcW w:w="1558" w:type="dxa"/>
              </w:tcPr>
            </w:tcPrChange>
          </w:tcPr>
          <w:p w14:paraId="4F1296BE" w14:textId="77777777" w:rsidR="006868CB" w:rsidRPr="00A76C84" w:rsidRDefault="006868CB">
            <w:pPr>
              <w:pStyle w:val="NormalWeb"/>
              <w:spacing w:before="0" w:beforeAutospacing="0" w:after="20" w:afterAutospacing="0"/>
              <w:jc w:val="center"/>
              <w:rPr>
                <w:ins w:id="998" w:author="Mateus Berardo de Souza Terra" w:date="2016-02-08T20:04:00Z"/>
                <w:color w:val="303030"/>
                <w:sz w:val="16"/>
                <w:szCs w:val="16"/>
                <w:rPrChange w:id="999" w:author="Mateus Berardo de Souza Terra" w:date="2016-02-08T22:05:00Z">
                  <w:rPr>
                    <w:ins w:id="1000" w:author="Mateus Berardo de Souza Terra" w:date="2016-02-08T20:04:00Z"/>
                    <w:color w:val="303030"/>
                  </w:rPr>
                </w:rPrChange>
              </w:rPr>
              <w:pPrChange w:id="1001" w:author="Mateus Berardo de Souza Terra" w:date="2016-02-08T22:05:00Z">
                <w:pPr>
                  <w:pStyle w:val="NormalWeb"/>
                  <w:spacing w:before="0" w:beforeAutospacing="0" w:after="160" w:afterAutospacing="0"/>
                  <w:jc w:val="center"/>
                </w:pPr>
              </w:pPrChange>
            </w:pPr>
            <w:ins w:id="1002" w:author="Mateus Berardo de Souza Terra" w:date="2016-02-08T22:09:00Z">
              <w:r>
                <w:rPr>
                  <w:color w:val="303030"/>
                  <w:sz w:val="16"/>
                  <w:szCs w:val="16"/>
                </w:rPr>
                <w:t>75</w:t>
              </w:r>
            </w:ins>
          </w:p>
        </w:tc>
        <w:tc>
          <w:tcPr>
            <w:tcW w:w="1558" w:type="dxa"/>
            <w:tcPrChange w:id="1003" w:author="Mateus Berardo de Souza Terra" w:date="2016-02-08T22:05:00Z">
              <w:tcPr>
                <w:tcW w:w="1558" w:type="dxa"/>
              </w:tcPr>
            </w:tcPrChange>
          </w:tcPr>
          <w:p w14:paraId="172DC840" w14:textId="77777777" w:rsidR="006868CB" w:rsidRPr="00A76C84" w:rsidRDefault="006868CB">
            <w:pPr>
              <w:pStyle w:val="NormalWeb"/>
              <w:spacing w:before="0" w:beforeAutospacing="0" w:after="20" w:afterAutospacing="0"/>
              <w:jc w:val="center"/>
              <w:rPr>
                <w:ins w:id="1004" w:author="Mateus Berardo de Souza Terra" w:date="2016-02-08T20:04:00Z"/>
                <w:color w:val="303030"/>
                <w:sz w:val="16"/>
                <w:szCs w:val="16"/>
                <w:rPrChange w:id="1005" w:author="Mateus Berardo de Souza Terra" w:date="2016-02-08T22:05:00Z">
                  <w:rPr>
                    <w:ins w:id="1006" w:author="Mateus Berardo de Souza Terra" w:date="2016-02-08T20:04:00Z"/>
                    <w:color w:val="303030"/>
                  </w:rPr>
                </w:rPrChange>
              </w:rPr>
              <w:pPrChange w:id="1007" w:author="Mateus Berardo de Souza Terra" w:date="2016-02-08T22:05:00Z">
                <w:pPr>
                  <w:pStyle w:val="NormalWeb"/>
                  <w:spacing w:before="0" w:beforeAutospacing="0" w:after="160" w:afterAutospacing="0"/>
                  <w:jc w:val="center"/>
                </w:pPr>
              </w:pPrChange>
            </w:pPr>
            <w:ins w:id="1008" w:author="Mateus Berardo de Souza Terra" w:date="2016-02-08T22:10:00Z">
              <w:r>
                <w:rPr>
                  <w:color w:val="303030"/>
                  <w:sz w:val="16"/>
                  <w:szCs w:val="16"/>
                </w:rPr>
                <w:t>K</w:t>
              </w:r>
            </w:ins>
          </w:p>
        </w:tc>
        <w:tc>
          <w:tcPr>
            <w:tcW w:w="1559" w:type="dxa"/>
            <w:tcPrChange w:id="1009" w:author="Mateus Berardo de Souza Terra" w:date="2016-02-08T22:05:00Z">
              <w:tcPr>
                <w:tcW w:w="1559" w:type="dxa"/>
              </w:tcPr>
            </w:tcPrChange>
          </w:tcPr>
          <w:p w14:paraId="5267EED4" w14:textId="77777777" w:rsidR="006868CB" w:rsidRPr="00A76C84" w:rsidRDefault="006868CB">
            <w:pPr>
              <w:pStyle w:val="NormalWeb"/>
              <w:spacing w:before="0" w:beforeAutospacing="0" w:after="20" w:afterAutospacing="0"/>
              <w:jc w:val="center"/>
              <w:rPr>
                <w:ins w:id="1010" w:author="Mateus Berardo de Souza Terra" w:date="2016-02-08T20:04:00Z"/>
                <w:color w:val="303030"/>
                <w:sz w:val="16"/>
                <w:szCs w:val="16"/>
                <w:rPrChange w:id="1011" w:author="Mateus Berardo de Souza Terra" w:date="2016-02-08T22:05:00Z">
                  <w:rPr>
                    <w:ins w:id="1012" w:author="Mateus Berardo de Souza Terra" w:date="2016-02-08T20:04:00Z"/>
                    <w:color w:val="303030"/>
                  </w:rPr>
                </w:rPrChange>
              </w:rPr>
              <w:pPrChange w:id="1013" w:author="Mateus Berardo de Souza Terra" w:date="2016-02-08T22:05:00Z">
                <w:pPr>
                  <w:pStyle w:val="NormalWeb"/>
                  <w:spacing w:before="0" w:beforeAutospacing="0" w:after="160" w:afterAutospacing="0"/>
                  <w:jc w:val="center"/>
                </w:pPr>
              </w:pPrChange>
            </w:pPr>
            <w:ins w:id="1014" w:author="Mateus Berardo de Souza Terra" w:date="2016-02-08T22:09:00Z">
              <w:r>
                <w:rPr>
                  <w:color w:val="303030"/>
                  <w:sz w:val="16"/>
                  <w:szCs w:val="16"/>
                </w:rPr>
                <w:t>107</w:t>
              </w:r>
            </w:ins>
          </w:p>
        </w:tc>
        <w:tc>
          <w:tcPr>
            <w:tcW w:w="1559" w:type="dxa"/>
            <w:tcPrChange w:id="1015" w:author="Mateus Berardo de Souza Terra" w:date="2016-02-08T22:05:00Z">
              <w:tcPr>
                <w:tcW w:w="1559" w:type="dxa"/>
              </w:tcPr>
            </w:tcPrChange>
          </w:tcPr>
          <w:p w14:paraId="784221F7" w14:textId="77777777" w:rsidR="006868CB" w:rsidRPr="00A76C84" w:rsidRDefault="006868CB">
            <w:pPr>
              <w:pStyle w:val="NormalWeb"/>
              <w:spacing w:before="0" w:beforeAutospacing="0" w:after="20" w:afterAutospacing="0"/>
              <w:jc w:val="center"/>
              <w:rPr>
                <w:ins w:id="1016" w:author="Mateus Berardo de Souza Terra" w:date="2016-02-08T20:04:00Z"/>
                <w:color w:val="303030"/>
                <w:sz w:val="16"/>
                <w:szCs w:val="16"/>
                <w:rPrChange w:id="1017" w:author="Mateus Berardo de Souza Terra" w:date="2016-02-08T22:05:00Z">
                  <w:rPr>
                    <w:ins w:id="1018" w:author="Mateus Berardo de Souza Terra" w:date="2016-02-08T20:04:00Z"/>
                    <w:color w:val="303030"/>
                  </w:rPr>
                </w:rPrChange>
              </w:rPr>
              <w:pPrChange w:id="1019" w:author="Mateus Berardo de Souza Terra" w:date="2016-02-08T22:05:00Z">
                <w:pPr>
                  <w:pStyle w:val="NormalWeb"/>
                  <w:spacing w:before="0" w:beforeAutospacing="0" w:after="160" w:afterAutospacing="0"/>
                  <w:jc w:val="center"/>
                </w:pPr>
              </w:pPrChange>
            </w:pPr>
            <w:proofErr w:type="gramStart"/>
            <w:ins w:id="1020" w:author="Mateus Berardo de Souza Terra" w:date="2016-02-08T22:11:00Z">
              <w:r>
                <w:rPr>
                  <w:color w:val="303030"/>
                  <w:sz w:val="16"/>
                  <w:szCs w:val="16"/>
                </w:rPr>
                <w:t>k</w:t>
              </w:r>
            </w:ins>
            <w:proofErr w:type="gramEnd"/>
          </w:p>
        </w:tc>
      </w:tr>
      <w:tr w:rsidR="006868CB" w:rsidRPr="00A76C84" w14:paraId="15786BB7" w14:textId="77777777" w:rsidTr="007031A8">
        <w:trPr>
          <w:trHeight w:val="20"/>
          <w:ins w:id="1021" w:author="Mateus Berardo de Souza Terra" w:date="2016-02-08T20:04:00Z"/>
        </w:trPr>
        <w:tc>
          <w:tcPr>
            <w:tcW w:w="1558" w:type="dxa"/>
            <w:tcPrChange w:id="1022" w:author="Mateus Berardo de Souza Terra" w:date="2016-02-08T22:05:00Z">
              <w:tcPr>
                <w:tcW w:w="1558" w:type="dxa"/>
              </w:tcPr>
            </w:tcPrChange>
          </w:tcPr>
          <w:p w14:paraId="43A3FEC4" w14:textId="77777777" w:rsidR="006868CB" w:rsidRPr="00A76C84" w:rsidRDefault="006868CB">
            <w:pPr>
              <w:pStyle w:val="NormalWeb"/>
              <w:spacing w:before="0" w:beforeAutospacing="0" w:after="20" w:afterAutospacing="0"/>
              <w:jc w:val="center"/>
              <w:rPr>
                <w:ins w:id="1023" w:author="Mateus Berardo de Souza Terra" w:date="2016-02-08T20:04:00Z"/>
                <w:color w:val="303030"/>
                <w:sz w:val="16"/>
                <w:szCs w:val="16"/>
                <w:rPrChange w:id="1024" w:author="Mateus Berardo de Souza Terra" w:date="2016-02-08T22:05:00Z">
                  <w:rPr>
                    <w:ins w:id="1025" w:author="Mateus Berardo de Souza Terra" w:date="2016-02-08T20:04:00Z"/>
                    <w:color w:val="303030"/>
                  </w:rPr>
                </w:rPrChange>
              </w:rPr>
              <w:pPrChange w:id="1026" w:author="Mateus Berardo de Souza Terra" w:date="2016-02-08T22:05:00Z">
                <w:pPr>
                  <w:pStyle w:val="NormalWeb"/>
                  <w:spacing w:before="0" w:beforeAutospacing="0" w:after="160" w:afterAutospacing="0"/>
                  <w:jc w:val="center"/>
                </w:pPr>
              </w:pPrChange>
            </w:pPr>
            <w:ins w:id="1027" w:author="Mateus Berardo de Souza Terra" w:date="2016-02-08T20:05:00Z">
              <w:r w:rsidRPr="00A76C84">
                <w:rPr>
                  <w:color w:val="303030"/>
                  <w:sz w:val="16"/>
                  <w:szCs w:val="16"/>
                  <w:rPrChange w:id="1028" w:author="Mateus Berardo de Souza Terra" w:date="2016-02-08T22:05:00Z">
                    <w:rPr>
                      <w:color w:val="303030"/>
                    </w:rPr>
                  </w:rPrChange>
                </w:rPr>
                <w:t>44</w:t>
              </w:r>
            </w:ins>
          </w:p>
        </w:tc>
        <w:tc>
          <w:tcPr>
            <w:tcW w:w="1558" w:type="dxa"/>
            <w:tcPrChange w:id="1029" w:author="Mateus Berardo de Souza Terra" w:date="2016-02-08T22:05:00Z">
              <w:tcPr>
                <w:tcW w:w="1558" w:type="dxa"/>
              </w:tcPr>
            </w:tcPrChange>
          </w:tcPr>
          <w:p w14:paraId="05716F3C" w14:textId="77777777" w:rsidR="006868CB" w:rsidRPr="00A76C84" w:rsidRDefault="006868CB">
            <w:pPr>
              <w:pStyle w:val="NormalWeb"/>
              <w:spacing w:before="0" w:beforeAutospacing="0" w:after="20" w:afterAutospacing="0"/>
              <w:jc w:val="center"/>
              <w:rPr>
                <w:ins w:id="1030" w:author="Mateus Berardo de Souza Terra" w:date="2016-02-08T20:04:00Z"/>
                <w:color w:val="303030"/>
                <w:sz w:val="16"/>
                <w:szCs w:val="16"/>
                <w:rPrChange w:id="1031" w:author="Mateus Berardo de Souza Terra" w:date="2016-02-08T22:05:00Z">
                  <w:rPr>
                    <w:ins w:id="1032" w:author="Mateus Berardo de Souza Terra" w:date="2016-02-08T20:04:00Z"/>
                    <w:color w:val="303030"/>
                  </w:rPr>
                </w:rPrChange>
              </w:rPr>
              <w:pPrChange w:id="1033" w:author="Mateus Berardo de Souza Terra" w:date="2016-02-08T22:05:00Z">
                <w:pPr>
                  <w:pStyle w:val="NormalWeb"/>
                  <w:spacing w:before="0" w:beforeAutospacing="0" w:after="160" w:afterAutospacing="0"/>
                  <w:jc w:val="center"/>
                </w:pPr>
              </w:pPrChange>
            </w:pPr>
            <w:ins w:id="1034" w:author="Mateus Berardo de Souza Terra" w:date="2016-02-08T22:13:00Z">
              <w:r>
                <w:rPr>
                  <w:color w:val="303030"/>
                  <w:sz w:val="16"/>
                  <w:szCs w:val="16"/>
                </w:rPr>
                <w:t>,</w:t>
              </w:r>
            </w:ins>
          </w:p>
        </w:tc>
        <w:tc>
          <w:tcPr>
            <w:tcW w:w="1558" w:type="dxa"/>
            <w:tcPrChange w:id="1035" w:author="Mateus Berardo de Souza Terra" w:date="2016-02-08T22:05:00Z">
              <w:tcPr>
                <w:tcW w:w="1558" w:type="dxa"/>
              </w:tcPr>
            </w:tcPrChange>
          </w:tcPr>
          <w:p w14:paraId="6BC515F4" w14:textId="77777777" w:rsidR="006868CB" w:rsidRPr="00A76C84" w:rsidRDefault="006868CB">
            <w:pPr>
              <w:pStyle w:val="NormalWeb"/>
              <w:spacing w:before="0" w:beforeAutospacing="0" w:after="20" w:afterAutospacing="0"/>
              <w:jc w:val="center"/>
              <w:rPr>
                <w:ins w:id="1036" w:author="Mateus Berardo de Souza Terra" w:date="2016-02-08T20:04:00Z"/>
                <w:color w:val="303030"/>
                <w:sz w:val="16"/>
                <w:szCs w:val="16"/>
                <w:rPrChange w:id="1037" w:author="Mateus Berardo de Souza Terra" w:date="2016-02-08T22:05:00Z">
                  <w:rPr>
                    <w:ins w:id="1038" w:author="Mateus Berardo de Souza Terra" w:date="2016-02-08T20:04:00Z"/>
                    <w:color w:val="303030"/>
                  </w:rPr>
                </w:rPrChange>
              </w:rPr>
              <w:pPrChange w:id="1039" w:author="Mateus Berardo de Souza Terra" w:date="2016-02-08T22:05:00Z">
                <w:pPr>
                  <w:pStyle w:val="NormalWeb"/>
                  <w:spacing w:before="0" w:beforeAutospacing="0" w:after="160" w:afterAutospacing="0"/>
                  <w:jc w:val="center"/>
                </w:pPr>
              </w:pPrChange>
            </w:pPr>
            <w:ins w:id="1040" w:author="Mateus Berardo de Souza Terra" w:date="2016-02-08T22:09:00Z">
              <w:r>
                <w:rPr>
                  <w:color w:val="303030"/>
                  <w:sz w:val="16"/>
                  <w:szCs w:val="16"/>
                </w:rPr>
                <w:t>76</w:t>
              </w:r>
            </w:ins>
          </w:p>
        </w:tc>
        <w:tc>
          <w:tcPr>
            <w:tcW w:w="1558" w:type="dxa"/>
            <w:tcPrChange w:id="1041" w:author="Mateus Berardo de Souza Terra" w:date="2016-02-08T22:05:00Z">
              <w:tcPr>
                <w:tcW w:w="1558" w:type="dxa"/>
              </w:tcPr>
            </w:tcPrChange>
          </w:tcPr>
          <w:p w14:paraId="02E82496" w14:textId="77777777" w:rsidR="006868CB" w:rsidRPr="00A76C84" w:rsidRDefault="006868CB">
            <w:pPr>
              <w:pStyle w:val="NormalWeb"/>
              <w:spacing w:before="0" w:beforeAutospacing="0" w:after="20" w:afterAutospacing="0"/>
              <w:jc w:val="center"/>
              <w:rPr>
                <w:ins w:id="1042" w:author="Mateus Berardo de Souza Terra" w:date="2016-02-08T20:04:00Z"/>
                <w:color w:val="303030"/>
                <w:sz w:val="16"/>
                <w:szCs w:val="16"/>
                <w:rPrChange w:id="1043" w:author="Mateus Berardo de Souza Terra" w:date="2016-02-08T22:05:00Z">
                  <w:rPr>
                    <w:ins w:id="1044" w:author="Mateus Berardo de Souza Terra" w:date="2016-02-08T20:04:00Z"/>
                    <w:color w:val="303030"/>
                  </w:rPr>
                </w:rPrChange>
              </w:rPr>
              <w:pPrChange w:id="1045" w:author="Mateus Berardo de Souza Terra" w:date="2016-02-08T22:05:00Z">
                <w:pPr>
                  <w:pStyle w:val="NormalWeb"/>
                  <w:spacing w:before="0" w:beforeAutospacing="0" w:after="160" w:afterAutospacing="0"/>
                  <w:jc w:val="center"/>
                </w:pPr>
              </w:pPrChange>
            </w:pPr>
            <w:ins w:id="1046" w:author="Mateus Berardo de Souza Terra" w:date="2016-02-08T22:10:00Z">
              <w:r>
                <w:rPr>
                  <w:color w:val="303030"/>
                  <w:sz w:val="16"/>
                  <w:szCs w:val="16"/>
                </w:rPr>
                <w:t>L</w:t>
              </w:r>
            </w:ins>
          </w:p>
        </w:tc>
        <w:tc>
          <w:tcPr>
            <w:tcW w:w="1559" w:type="dxa"/>
            <w:tcPrChange w:id="1047" w:author="Mateus Berardo de Souza Terra" w:date="2016-02-08T22:05:00Z">
              <w:tcPr>
                <w:tcW w:w="1559" w:type="dxa"/>
              </w:tcPr>
            </w:tcPrChange>
          </w:tcPr>
          <w:p w14:paraId="1ED0342F" w14:textId="77777777" w:rsidR="006868CB" w:rsidRPr="00A76C84" w:rsidRDefault="006868CB">
            <w:pPr>
              <w:pStyle w:val="NormalWeb"/>
              <w:spacing w:before="0" w:beforeAutospacing="0" w:after="20" w:afterAutospacing="0"/>
              <w:jc w:val="center"/>
              <w:rPr>
                <w:ins w:id="1048" w:author="Mateus Berardo de Souza Terra" w:date="2016-02-08T20:04:00Z"/>
                <w:color w:val="303030"/>
                <w:sz w:val="16"/>
                <w:szCs w:val="16"/>
                <w:rPrChange w:id="1049" w:author="Mateus Berardo de Souza Terra" w:date="2016-02-08T22:05:00Z">
                  <w:rPr>
                    <w:ins w:id="1050" w:author="Mateus Berardo de Souza Terra" w:date="2016-02-08T20:04:00Z"/>
                    <w:color w:val="303030"/>
                  </w:rPr>
                </w:rPrChange>
              </w:rPr>
              <w:pPrChange w:id="1051" w:author="Mateus Berardo de Souza Terra" w:date="2016-02-08T22:05:00Z">
                <w:pPr>
                  <w:pStyle w:val="NormalWeb"/>
                  <w:spacing w:before="0" w:beforeAutospacing="0" w:after="160" w:afterAutospacing="0"/>
                  <w:jc w:val="center"/>
                </w:pPr>
              </w:pPrChange>
            </w:pPr>
            <w:ins w:id="1052" w:author="Mateus Berardo de Souza Terra" w:date="2016-02-08T22:09:00Z">
              <w:r>
                <w:rPr>
                  <w:color w:val="303030"/>
                  <w:sz w:val="16"/>
                  <w:szCs w:val="16"/>
                </w:rPr>
                <w:t>108</w:t>
              </w:r>
            </w:ins>
          </w:p>
        </w:tc>
        <w:tc>
          <w:tcPr>
            <w:tcW w:w="1559" w:type="dxa"/>
            <w:tcPrChange w:id="1053" w:author="Mateus Berardo de Souza Terra" w:date="2016-02-08T22:05:00Z">
              <w:tcPr>
                <w:tcW w:w="1559" w:type="dxa"/>
              </w:tcPr>
            </w:tcPrChange>
          </w:tcPr>
          <w:p w14:paraId="346EB091" w14:textId="77777777" w:rsidR="006868CB" w:rsidRPr="00A76C84" w:rsidRDefault="006868CB">
            <w:pPr>
              <w:pStyle w:val="NormalWeb"/>
              <w:spacing w:before="0" w:beforeAutospacing="0" w:after="20" w:afterAutospacing="0"/>
              <w:jc w:val="center"/>
              <w:rPr>
                <w:ins w:id="1054" w:author="Mateus Berardo de Souza Terra" w:date="2016-02-08T20:04:00Z"/>
                <w:color w:val="303030"/>
                <w:sz w:val="16"/>
                <w:szCs w:val="16"/>
                <w:rPrChange w:id="1055" w:author="Mateus Berardo de Souza Terra" w:date="2016-02-08T22:05:00Z">
                  <w:rPr>
                    <w:ins w:id="1056" w:author="Mateus Berardo de Souza Terra" w:date="2016-02-08T20:04:00Z"/>
                    <w:color w:val="303030"/>
                  </w:rPr>
                </w:rPrChange>
              </w:rPr>
              <w:pPrChange w:id="1057" w:author="Mateus Berardo de Souza Terra" w:date="2016-02-08T22:05:00Z">
                <w:pPr>
                  <w:pStyle w:val="NormalWeb"/>
                  <w:spacing w:before="0" w:beforeAutospacing="0" w:after="160" w:afterAutospacing="0"/>
                  <w:jc w:val="center"/>
                </w:pPr>
              </w:pPrChange>
            </w:pPr>
            <w:proofErr w:type="gramStart"/>
            <w:ins w:id="1058" w:author="Mateus Berardo de Souza Terra" w:date="2016-02-08T22:11:00Z">
              <w:r>
                <w:rPr>
                  <w:color w:val="303030"/>
                  <w:sz w:val="16"/>
                  <w:szCs w:val="16"/>
                </w:rPr>
                <w:t>l</w:t>
              </w:r>
            </w:ins>
            <w:proofErr w:type="gramEnd"/>
          </w:p>
        </w:tc>
      </w:tr>
      <w:tr w:rsidR="006868CB" w:rsidRPr="00A76C84" w14:paraId="267332B0" w14:textId="77777777" w:rsidTr="007031A8">
        <w:trPr>
          <w:trHeight w:val="20"/>
          <w:ins w:id="1059" w:author="Mateus Berardo de Souza Terra" w:date="2016-02-08T20:04:00Z"/>
        </w:trPr>
        <w:tc>
          <w:tcPr>
            <w:tcW w:w="1558" w:type="dxa"/>
            <w:tcPrChange w:id="1060" w:author="Mateus Berardo de Souza Terra" w:date="2016-02-08T22:05:00Z">
              <w:tcPr>
                <w:tcW w:w="1558" w:type="dxa"/>
              </w:tcPr>
            </w:tcPrChange>
          </w:tcPr>
          <w:p w14:paraId="47C9186F" w14:textId="77777777" w:rsidR="006868CB" w:rsidRPr="00A76C84" w:rsidRDefault="006868CB">
            <w:pPr>
              <w:pStyle w:val="NormalWeb"/>
              <w:spacing w:before="0" w:beforeAutospacing="0" w:after="20" w:afterAutospacing="0"/>
              <w:jc w:val="center"/>
              <w:rPr>
                <w:ins w:id="1061" w:author="Mateus Berardo de Souza Terra" w:date="2016-02-08T20:04:00Z"/>
                <w:color w:val="303030"/>
                <w:sz w:val="16"/>
                <w:szCs w:val="16"/>
                <w:rPrChange w:id="1062" w:author="Mateus Berardo de Souza Terra" w:date="2016-02-08T22:05:00Z">
                  <w:rPr>
                    <w:ins w:id="1063" w:author="Mateus Berardo de Souza Terra" w:date="2016-02-08T20:04:00Z"/>
                    <w:color w:val="303030"/>
                  </w:rPr>
                </w:rPrChange>
              </w:rPr>
              <w:pPrChange w:id="1064" w:author="Mateus Berardo de Souza Terra" w:date="2016-02-08T22:05:00Z">
                <w:pPr>
                  <w:pStyle w:val="NormalWeb"/>
                  <w:spacing w:before="0" w:beforeAutospacing="0" w:after="160" w:afterAutospacing="0"/>
                  <w:jc w:val="center"/>
                </w:pPr>
              </w:pPrChange>
            </w:pPr>
            <w:ins w:id="1065" w:author="Mateus Berardo de Souza Terra" w:date="2016-02-08T20:05:00Z">
              <w:r w:rsidRPr="00A76C84">
                <w:rPr>
                  <w:color w:val="303030"/>
                  <w:sz w:val="16"/>
                  <w:szCs w:val="16"/>
                  <w:rPrChange w:id="1066" w:author="Mateus Berardo de Souza Terra" w:date="2016-02-08T22:05:00Z">
                    <w:rPr>
                      <w:color w:val="303030"/>
                    </w:rPr>
                  </w:rPrChange>
                </w:rPr>
                <w:t>45</w:t>
              </w:r>
            </w:ins>
          </w:p>
        </w:tc>
        <w:tc>
          <w:tcPr>
            <w:tcW w:w="1558" w:type="dxa"/>
            <w:tcPrChange w:id="1067" w:author="Mateus Berardo de Souza Terra" w:date="2016-02-08T22:05:00Z">
              <w:tcPr>
                <w:tcW w:w="1558" w:type="dxa"/>
              </w:tcPr>
            </w:tcPrChange>
          </w:tcPr>
          <w:p w14:paraId="08BB22B5" w14:textId="77777777" w:rsidR="006868CB" w:rsidRPr="00A76C84" w:rsidRDefault="006868CB">
            <w:pPr>
              <w:pStyle w:val="NormalWeb"/>
              <w:spacing w:before="0" w:beforeAutospacing="0" w:after="20" w:afterAutospacing="0"/>
              <w:jc w:val="center"/>
              <w:rPr>
                <w:ins w:id="1068" w:author="Mateus Berardo de Souza Terra" w:date="2016-02-08T20:04:00Z"/>
                <w:color w:val="303030"/>
                <w:sz w:val="16"/>
                <w:szCs w:val="16"/>
                <w:rPrChange w:id="1069" w:author="Mateus Berardo de Souza Terra" w:date="2016-02-08T22:05:00Z">
                  <w:rPr>
                    <w:ins w:id="1070" w:author="Mateus Berardo de Souza Terra" w:date="2016-02-08T20:04:00Z"/>
                    <w:color w:val="303030"/>
                  </w:rPr>
                </w:rPrChange>
              </w:rPr>
              <w:pPrChange w:id="1071" w:author="Mateus Berardo de Souza Terra" w:date="2016-02-08T22:05:00Z">
                <w:pPr>
                  <w:pStyle w:val="NormalWeb"/>
                  <w:spacing w:before="0" w:beforeAutospacing="0" w:after="160" w:afterAutospacing="0"/>
                  <w:jc w:val="center"/>
                </w:pPr>
              </w:pPrChange>
            </w:pPr>
            <w:ins w:id="1072" w:author="Mateus Berardo de Souza Terra" w:date="2016-02-08T22:13:00Z">
              <w:r>
                <w:rPr>
                  <w:color w:val="303030"/>
                  <w:sz w:val="16"/>
                  <w:szCs w:val="16"/>
                </w:rPr>
                <w:t>-</w:t>
              </w:r>
            </w:ins>
          </w:p>
        </w:tc>
        <w:tc>
          <w:tcPr>
            <w:tcW w:w="1558" w:type="dxa"/>
            <w:tcPrChange w:id="1073" w:author="Mateus Berardo de Souza Terra" w:date="2016-02-08T22:05:00Z">
              <w:tcPr>
                <w:tcW w:w="1558" w:type="dxa"/>
              </w:tcPr>
            </w:tcPrChange>
          </w:tcPr>
          <w:p w14:paraId="0E2F3F11" w14:textId="77777777" w:rsidR="006868CB" w:rsidRPr="00A76C84" w:rsidRDefault="006868CB">
            <w:pPr>
              <w:pStyle w:val="NormalWeb"/>
              <w:spacing w:before="0" w:beforeAutospacing="0" w:after="20" w:afterAutospacing="0"/>
              <w:jc w:val="center"/>
              <w:rPr>
                <w:ins w:id="1074" w:author="Mateus Berardo de Souza Terra" w:date="2016-02-08T20:04:00Z"/>
                <w:color w:val="303030"/>
                <w:sz w:val="16"/>
                <w:szCs w:val="16"/>
                <w:rPrChange w:id="1075" w:author="Mateus Berardo de Souza Terra" w:date="2016-02-08T22:05:00Z">
                  <w:rPr>
                    <w:ins w:id="1076" w:author="Mateus Berardo de Souza Terra" w:date="2016-02-08T20:04:00Z"/>
                    <w:color w:val="303030"/>
                  </w:rPr>
                </w:rPrChange>
              </w:rPr>
              <w:pPrChange w:id="1077" w:author="Mateus Berardo de Souza Terra" w:date="2016-02-08T22:05:00Z">
                <w:pPr>
                  <w:pStyle w:val="NormalWeb"/>
                  <w:spacing w:before="0" w:beforeAutospacing="0" w:after="160" w:afterAutospacing="0"/>
                  <w:jc w:val="center"/>
                </w:pPr>
              </w:pPrChange>
            </w:pPr>
            <w:ins w:id="1078" w:author="Mateus Berardo de Souza Terra" w:date="2016-02-08T22:09:00Z">
              <w:r>
                <w:rPr>
                  <w:color w:val="303030"/>
                  <w:sz w:val="16"/>
                  <w:szCs w:val="16"/>
                </w:rPr>
                <w:t>77</w:t>
              </w:r>
            </w:ins>
          </w:p>
        </w:tc>
        <w:tc>
          <w:tcPr>
            <w:tcW w:w="1558" w:type="dxa"/>
            <w:tcPrChange w:id="1079" w:author="Mateus Berardo de Souza Terra" w:date="2016-02-08T22:05:00Z">
              <w:tcPr>
                <w:tcW w:w="1558" w:type="dxa"/>
              </w:tcPr>
            </w:tcPrChange>
          </w:tcPr>
          <w:p w14:paraId="45932353" w14:textId="77777777" w:rsidR="006868CB" w:rsidRPr="00A76C84" w:rsidRDefault="006868CB">
            <w:pPr>
              <w:pStyle w:val="NormalWeb"/>
              <w:spacing w:before="0" w:beforeAutospacing="0" w:after="20" w:afterAutospacing="0"/>
              <w:jc w:val="center"/>
              <w:rPr>
                <w:ins w:id="1080" w:author="Mateus Berardo de Souza Terra" w:date="2016-02-08T20:04:00Z"/>
                <w:color w:val="303030"/>
                <w:sz w:val="16"/>
                <w:szCs w:val="16"/>
                <w:rPrChange w:id="1081" w:author="Mateus Berardo de Souza Terra" w:date="2016-02-08T22:05:00Z">
                  <w:rPr>
                    <w:ins w:id="1082" w:author="Mateus Berardo de Souza Terra" w:date="2016-02-08T20:04:00Z"/>
                    <w:color w:val="303030"/>
                  </w:rPr>
                </w:rPrChange>
              </w:rPr>
              <w:pPrChange w:id="1083" w:author="Mateus Berardo de Souza Terra" w:date="2016-02-08T22:05:00Z">
                <w:pPr>
                  <w:pStyle w:val="NormalWeb"/>
                  <w:spacing w:before="0" w:beforeAutospacing="0" w:after="160" w:afterAutospacing="0"/>
                  <w:jc w:val="center"/>
                </w:pPr>
              </w:pPrChange>
            </w:pPr>
            <w:ins w:id="1084" w:author="Mateus Berardo de Souza Terra" w:date="2016-02-08T22:10:00Z">
              <w:r>
                <w:rPr>
                  <w:color w:val="303030"/>
                  <w:sz w:val="16"/>
                  <w:szCs w:val="16"/>
                </w:rPr>
                <w:t>M</w:t>
              </w:r>
            </w:ins>
          </w:p>
        </w:tc>
        <w:tc>
          <w:tcPr>
            <w:tcW w:w="1559" w:type="dxa"/>
            <w:tcPrChange w:id="1085" w:author="Mateus Berardo de Souza Terra" w:date="2016-02-08T22:05:00Z">
              <w:tcPr>
                <w:tcW w:w="1559" w:type="dxa"/>
              </w:tcPr>
            </w:tcPrChange>
          </w:tcPr>
          <w:p w14:paraId="38BF112D" w14:textId="77777777" w:rsidR="006868CB" w:rsidRPr="00A76C84" w:rsidRDefault="006868CB">
            <w:pPr>
              <w:pStyle w:val="NormalWeb"/>
              <w:spacing w:before="0" w:beforeAutospacing="0" w:after="20" w:afterAutospacing="0"/>
              <w:jc w:val="center"/>
              <w:rPr>
                <w:ins w:id="1086" w:author="Mateus Berardo de Souza Terra" w:date="2016-02-08T20:04:00Z"/>
                <w:color w:val="303030"/>
                <w:sz w:val="16"/>
                <w:szCs w:val="16"/>
                <w:rPrChange w:id="1087" w:author="Mateus Berardo de Souza Terra" w:date="2016-02-08T22:05:00Z">
                  <w:rPr>
                    <w:ins w:id="1088" w:author="Mateus Berardo de Souza Terra" w:date="2016-02-08T20:04:00Z"/>
                    <w:color w:val="303030"/>
                  </w:rPr>
                </w:rPrChange>
              </w:rPr>
              <w:pPrChange w:id="1089" w:author="Mateus Berardo de Souza Terra" w:date="2016-02-08T22:05:00Z">
                <w:pPr>
                  <w:pStyle w:val="NormalWeb"/>
                  <w:spacing w:before="0" w:beforeAutospacing="0" w:after="160" w:afterAutospacing="0"/>
                  <w:jc w:val="center"/>
                </w:pPr>
              </w:pPrChange>
            </w:pPr>
            <w:ins w:id="1090" w:author="Mateus Berardo de Souza Terra" w:date="2016-02-08T22:09:00Z">
              <w:r>
                <w:rPr>
                  <w:color w:val="303030"/>
                  <w:sz w:val="16"/>
                  <w:szCs w:val="16"/>
                </w:rPr>
                <w:t>109</w:t>
              </w:r>
            </w:ins>
          </w:p>
        </w:tc>
        <w:tc>
          <w:tcPr>
            <w:tcW w:w="1559" w:type="dxa"/>
            <w:tcPrChange w:id="1091" w:author="Mateus Berardo de Souza Terra" w:date="2016-02-08T22:05:00Z">
              <w:tcPr>
                <w:tcW w:w="1559" w:type="dxa"/>
              </w:tcPr>
            </w:tcPrChange>
          </w:tcPr>
          <w:p w14:paraId="1502C604" w14:textId="77777777" w:rsidR="006868CB" w:rsidRPr="00A76C84" w:rsidRDefault="006868CB">
            <w:pPr>
              <w:pStyle w:val="NormalWeb"/>
              <w:spacing w:before="0" w:beforeAutospacing="0" w:after="20" w:afterAutospacing="0"/>
              <w:jc w:val="center"/>
              <w:rPr>
                <w:ins w:id="1092" w:author="Mateus Berardo de Souza Terra" w:date="2016-02-08T20:04:00Z"/>
                <w:color w:val="303030"/>
                <w:sz w:val="16"/>
                <w:szCs w:val="16"/>
                <w:rPrChange w:id="1093" w:author="Mateus Berardo de Souza Terra" w:date="2016-02-08T22:05:00Z">
                  <w:rPr>
                    <w:ins w:id="1094" w:author="Mateus Berardo de Souza Terra" w:date="2016-02-08T20:04:00Z"/>
                    <w:color w:val="303030"/>
                  </w:rPr>
                </w:rPrChange>
              </w:rPr>
              <w:pPrChange w:id="1095" w:author="Mateus Berardo de Souza Terra" w:date="2016-02-08T22:05:00Z">
                <w:pPr>
                  <w:pStyle w:val="NormalWeb"/>
                  <w:spacing w:before="0" w:beforeAutospacing="0" w:after="160" w:afterAutospacing="0"/>
                  <w:jc w:val="center"/>
                </w:pPr>
              </w:pPrChange>
            </w:pPr>
            <w:proofErr w:type="gramStart"/>
            <w:ins w:id="1096" w:author="Mateus Berardo de Souza Terra" w:date="2016-02-08T22:11:00Z">
              <w:r>
                <w:rPr>
                  <w:color w:val="303030"/>
                  <w:sz w:val="16"/>
                  <w:szCs w:val="16"/>
                </w:rPr>
                <w:t>m</w:t>
              </w:r>
            </w:ins>
            <w:proofErr w:type="gramEnd"/>
          </w:p>
        </w:tc>
      </w:tr>
      <w:tr w:rsidR="006868CB" w:rsidRPr="00A76C84" w14:paraId="531D9147" w14:textId="77777777" w:rsidTr="007031A8">
        <w:trPr>
          <w:trHeight w:val="20"/>
          <w:ins w:id="1097" w:author="Mateus Berardo de Souza Terra" w:date="2016-02-08T20:04:00Z"/>
        </w:trPr>
        <w:tc>
          <w:tcPr>
            <w:tcW w:w="1558" w:type="dxa"/>
            <w:tcPrChange w:id="1098" w:author="Mateus Berardo de Souza Terra" w:date="2016-02-08T22:05:00Z">
              <w:tcPr>
                <w:tcW w:w="1558" w:type="dxa"/>
              </w:tcPr>
            </w:tcPrChange>
          </w:tcPr>
          <w:p w14:paraId="2C6C5C5C" w14:textId="77777777" w:rsidR="006868CB" w:rsidRPr="00A76C84" w:rsidRDefault="006868CB">
            <w:pPr>
              <w:pStyle w:val="NormalWeb"/>
              <w:spacing w:before="0" w:beforeAutospacing="0" w:after="20" w:afterAutospacing="0"/>
              <w:jc w:val="center"/>
              <w:rPr>
                <w:ins w:id="1099" w:author="Mateus Berardo de Souza Terra" w:date="2016-02-08T20:04:00Z"/>
                <w:color w:val="303030"/>
                <w:sz w:val="16"/>
                <w:szCs w:val="16"/>
                <w:rPrChange w:id="1100" w:author="Mateus Berardo de Souza Terra" w:date="2016-02-08T22:05:00Z">
                  <w:rPr>
                    <w:ins w:id="1101" w:author="Mateus Berardo de Souza Terra" w:date="2016-02-08T20:04:00Z"/>
                    <w:color w:val="303030"/>
                  </w:rPr>
                </w:rPrChange>
              </w:rPr>
              <w:pPrChange w:id="1102" w:author="Mateus Berardo de Souza Terra" w:date="2016-02-08T22:05:00Z">
                <w:pPr>
                  <w:pStyle w:val="NormalWeb"/>
                  <w:spacing w:before="0" w:beforeAutospacing="0" w:after="160" w:afterAutospacing="0"/>
                  <w:jc w:val="center"/>
                </w:pPr>
              </w:pPrChange>
            </w:pPr>
            <w:ins w:id="1103" w:author="Mateus Berardo de Souza Terra" w:date="2016-02-08T20:05:00Z">
              <w:r w:rsidRPr="00A76C84">
                <w:rPr>
                  <w:color w:val="303030"/>
                  <w:sz w:val="16"/>
                  <w:szCs w:val="16"/>
                  <w:rPrChange w:id="1104" w:author="Mateus Berardo de Souza Terra" w:date="2016-02-08T22:05:00Z">
                    <w:rPr>
                      <w:color w:val="303030"/>
                    </w:rPr>
                  </w:rPrChange>
                </w:rPr>
                <w:t>46</w:t>
              </w:r>
            </w:ins>
          </w:p>
        </w:tc>
        <w:tc>
          <w:tcPr>
            <w:tcW w:w="1558" w:type="dxa"/>
            <w:tcPrChange w:id="1105" w:author="Mateus Berardo de Souza Terra" w:date="2016-02-08T22:05:00Z">
              <w:tcPr>
                <w:tcW w:w="1558" w:type="dxa"/>
              </w:tcPr>
            </w:tcPrChange>
          </w:tcPr>
          <w:p w14:paraId="542007C4" w14:textId="77777777" w:rsidR="006868CB" w:rsidRPr="00A76C84" w:rsidRDefault="006868CB">
            <w:pPr>
              <w:pStyle w:val="NormalWeb"/>
              <w:spacing w:before="0" w:beforeAutospacing="0" w:after="20" w:afterAutospacing="0"/>
              <w:jc w:val="center"/>
              <w:rPr>
                <w:ins w:id="1106" w:author="Mateus Berardo de Souza Terra" w:date="2016-02-08T20:04:00Z"/>
                <w:color w:val="303030"/>
                <w:sz w:val="16"/>
                <w:szCs w:val="16"/>
                <w:rPrChange w:id="1107" w:author="Mateus Berardo de Souza Terra" w:date="2016-02-08T22:05:00Z">
                  <w:rPr>
                    <w:ins w:id="1108" w:author="Mateus Berardo de Souza Terra" w:date="2016-02-08T20:04:00Z"/>
                    <w:color w:val="303030"/>
                  </w:rPr>
                </w:rPrChange>
              </w:rPr>
              <w:pPrChange w:id="1109" w:author="Mateus Berardo de Souza Terra" w:date="2016-02-08T22:05:00Z">
                <w:pPr>
                  <w:pStyle w:val="NormalWeb"/>
                  <w:spacing w:before="0" w:beforeAutospacing="0" w:after="160" w:afterAutospacing="0"/>
                  <w:jc w:val="center"/>
                </w:pPr>
              </w:pPrChange>
            </w:pPr>
            <w:ins w:id="1110" w:author="Mateus Berardo de Souza Terra" w:date="2016-02-08T22:13:00Z">
              <w:r>
                <w:rPr>
                  <w:color w:val="303030"/>
                  <w:sz w:val="16"/>
                  <w:szCs w:val="16"/>
                </w:rPr>
                <w:t>.</w:t>
              </w:r>
            </w:ins>
          </w:p>
        </w:tc>
        <w:tc>
          <w:tcPr>
            <w:tcW w:w="1558" w:type="dxa"/>
            <w:tcPrChange w:id="1111" w:author="Mateus Berardo de Souza Terra" w:date="2016-02-08T22:05:00Z">
              <w:tcPr>
                <w:tcW w:w="1558" w:type="dxa"/>
              </w:tcPr>
            </w:tcPrChange>
          </w:tcPr>
          <w:p w14:paraId="6BD6DBF1" w14:textId="77777777" w:rsidR="006868CB" w:rsidRPr="00A76C84" w:rsidRDefault="006868CB">
            <w:pPr>
              <w:pStyle w:val="NormalWeb"/>
              <w:spacing w:before="0" w:beforeAutospacing="0" w:after="20" w:afterAutospacing="0"/>
              <w:jc w:val="center"/>
              <w:rPr>
                <w:ins w:id="1112" w:author="Mateus Berardo de Souza Terra" w:date="2016-02-08T20:04:00Z"/>
                <w:color w:val="303030"/>
                <w:sz w:val="16"/>
                <w:szCs w:val="16"/>
                <w:rPrChange w:id="1113" w:author="Mateus Berardo de Souza Terra" w:date="2016-02-08T22:05:00Z">
                  <w:rPr>
                    <w:ins w:id="1114" w:author="Mateus Berardo de Souza Terra" w:date="2016-02-08T20:04:00Z"/>
                    <w:color w:val="303030"/>
                  </w:rPr>
                </w:rPrChange>
              </w:rPr>
              <w:pPrChange w:id="1115" w:author="Mateus Berardo de Souza Terra" w:date="2016-02-08T22:05:00Z">
                <w:pPr>
                  <w:pStyle w:val="NormalWeb"/>
                  <w:spacing w:before="0" w:beforeAutospacing="0" w:after="160" w:afterAutospacing="0"/>
                  <w:jc w:val="center"/>
                </w:pPr>
              </w:pPrChange>
            </w:pPr>
            <w:ins w:id="1116" w:author="Mateus Berardo de Souza Terra" w:date="2016-02-08T22:09:00Z">
              <w:r>
                <w:rPr>
                  <w:color w:val="303030"/>
                  <w:sz w:val="16"/>
                  <w:szCs w:val="16"/>
                </w:rPr>
                <w:t>78</w:t>
              </w:r>
            </w:ins>
          </w:p>
        </w:tc>
        <w:tc>
          <w:tcPr>
            <w:tcW w:w="1558" w:type="dxa"/>
            <w:tcPrChange w:id="1117" w:author="Mateus Berardo de Souza Terra" w:date="2016-02-08T22:05:00Z">
              <w:tcPr>
                <w:tcW w:w="1558" w:type="dxa"/>
              </w:tcPr>
            </w:tcPrChange>
          </w:tcPr>
          <w:p w14:paraId="2CC0A26A" w14:textId="77777777" w:rsidR="006868CB" w:rsidRPr="00A76C84" w:rsidRDefault="006868CB">
            <w:pPr>
              <w:pStyle w:val="NormalWeb"/>
              <w:spacing w:before="0" w:beforeAutospacing="0" w:after="20" w:afterAutospacing="0"/>
              <w:jc w:val="center"/>
              <w:rPr>
                <w:ins w:id="1118" w:author="Mateus Berardo de Souza Terra" w:date="2016-02-08T20:04:00Z"/>
                <w:color w:val="303030"/>
                <w:sz w:val="16"/>
                <w:szCs w:val="16"/>
                <w:rPrChange w:id="1119" w:author="Mateus Berardo de Souza Terra" w:date="2016-02-08T22:05:00Z">
                  <w:rPr>
                    <w:ins w:id="1120" w:author="Mateus Berardo de Souza Terra" w:date="2016-02-08T20:04:00Z"/>
                    <w:color w:val="303030"/>
                  </w:rPr>
                </w:rPrChange>
              </w:rPr>
              <w:pPrChange w:id="1121" w:author="Mateus Berardo de Souza Terra" w:date="2016-02-08T22:05:00Z">
                <w:pPr>
                  <w:pStyle w:val="NormalWeb"/>
                  <w:spacing w:before="0" w:beforeAutospacing="0" w:after="160" w:afterAutospacing="0"/>
                  <w:jc w:val="center"/>
                </w:pPr>
              </w:pPrChange>
            </w:pPr>
            <w:ins w:id="1122" w:author="Mateus Berardo de Souza Terra" w:date="2016-02-08T22:10:00Z">
              <w:r>
                <w:rPr>
                  <w:color w:val="303030"/>
                  <w:sz w:val="16"/>
                  <w:szCs w:val="16"/>
                </w:rPr>
                <w:t>N</w:t>
              </w:r>
            </w:ins>
          </w:p>
        </w:tc>
        <w:tc>
          <w:tcPr>
            <w:tcW w:w="1559" w:type="dxa"/>
            <w:tcPrChange w:id="1123" w:author="Mateus Berardo de Souza Terra" w:date="2016-02-08T22:05:00Z">
              <w:tcPr>
                <w:tcW w:w="1559" w:type="dxa"/>
              </w:tcPr>
            </w:tcPrChange>
          </w:tcPr>
          <w:p w14:paraId="75238BB4" w14:textId="77777777" w:rsidR="006868CB" w:rsidRPr="00A76C84" w:rsidRDefault="006868CB">
            <w:pPr>
              <w:pStyle w:val="NormalWeb"/>
              <w:spacing w:before="0" w:beforeAutospacing="0" w:after="20" w:afterAutospacing="0"/>
              <w:jc w:val="center"/>
              <w:rPr>
                <w:ins w:id="1124" w:author="Mateus Berardo de Souza Terra" w:date="2016-02-08T20:04:00Z"/>
                <w:color w:val="303030"/>
                <w:sz w:val="16"/>
                <w:szCs w:val="16"/>
                <w:rPrChange w:id="1125" w:author="Mateus Berardo de Souza Terra" w:date="2016-02-08T22:05:00Z">
                  <w:rPr>
                    <w:ins w:id="1126" w:author="Mateus Berardo de Souza Terra" w:date="2016-02-08T20:04:00Z"/>
                    <w:color w:val="303030"/>
                  </w:rPr>
                </w:rPrChange>
              </w:rPr>
              <w:pPrChange w:id="1127" w:author="Mateus Berardo de Souza Terra" w:date="2016-02-08T22:05:00Z">
                <w:pPr>
                  <w:pStyle w:val="NormalWeb"/>
                  <w:spacing w:before="0" w:beforeAutospacing="0" w:after="160" w:afterAutospacing="0"/>
                  <w:jc w:val="center"/>
                </w:pPr>
              </w:pPrChange>
            </w:pPr>
            <w:ins w:id="1128" w:author="Mateus Berardo de Souza Terra" w:date="2016-02-08T22:09:00Z">
              <w:r>
                <w:rPr>
                  <w:color w:val="303030"/>
                  <w:sz w:val="16"/>
                  <w:szCs w:val="16"/>
                </w:rPr>
                <w:t>110</w:t>
              </w:r>
            </w:ins>
          </w:p>
        </w:tc>
        <w:tc>
          <w:tcPr>
            <w:tcW w:w="1559" w:type="dxa"/>
            <w:tcPrChange w:id="1129" w:author="Mateus Berardo de Souza Terra" w:date="2016-02-08T22:05:00Z">
              <w:tcPr>
                <w:tcW w:w="1559" w:type="dxa"/>
              </w:tcPr>
            </w:tcPrChange>
          </w:tcPr>
          <w:p w14:paraId="6FB3785E" w14:textId="77777777" w:rsidR="006868CB" w:rsidRPr="00A76C84" w:rsidRDefault="006868CB">
            <w:pPr>
              <w:pStyle w:val="NormalWeb"/>
              <w:spacing w:before="0" w:beforeAutospacing="0" w:after="20" w:afterAutospacing="0"/>
              <w:jc w:val="center"/>
              <w:rPr>
                <w:ins w:id="1130" w:author="Mateus Berardo de Souza Terra" w:date="2016-02-08T20:04:00Z"/>
                <w:color w:val="303030"/>
                <w:sz w:val="16"/>
                <w:szCs w:val="16"/>
                <w:rPrChange w:id="1131" w:author="Mateus Berardo de Souza Terra" w:date="2016-02-08T22:05:00Z">
                  <w:rPr>
                    <w:ins w:id="1132" w:author="Mateus Berardo de Souza Terra" w:date="2016-02-08T20:04:00Z"/>
                    <w:color w:val="303030"/>
                  </w:rPr>
                </w:rPrChange>
              </w:rPr>
              <w:pPrChange w:id="1133" w:author="Mateus Berardo de Souza Terra" w:date="2016-02-08T22:05:00Z">
                <w:pPr>
                  <w:pStyle w:val="NormalWeb"/>
                  <w:spacing w:before="0" w:beforeAutospacing="0" w:after="160" w:afterAutospacing="0"/>
                  <w:jc w:val="center"/>
                </w:pPr>
              </w:pPrChange>
            </w:pPr>
            <w:proofErr w:type="gramStart"/>
            <w:ins w:id="1134" w:author="Mateus Berardo de Souza Terra" w:date="2016-02-08T22:11:00Z">
              <w:r>
                <w:rPr>
                  <w:color w:val="303030"/>
                  <w:sz w:val="16"/>
                  <w:szCs w:val="16"/>
                </w:rPr>
                <w:t>n</w:t>
              </w:r>
            </w:ins>
            <w:proofErr w:type="gramEnd"/>
          </w:p>
        </w:tc>
      </w:tr>
      <w:tr w:rsidR="006868CB" w:rsidRPr="00A76C84" w14:paraId="2437B6FF" w14:textId="77777777" w:rsidTr="007031A8">
        <w:trPr>
          <w:trHeight w:val="20"/>
          <w:ins w:id="1135" w:author="Mateus Berardo de Souza Terra" w:date="2016-02-08T20:04:00Z"/>
        </w:trPr>
        <w:tc>
          <w:tcPr>
            <w:tcW w:w="1558" w:type="dxa"/>
            <w:tcPrChange w:id="1136" w:author="Mateus Berardo de Souza Terra" w:date="2016-02-08T22:05:00Z">
              <w:tcPr>
                <w:tcW w:w="1558" w:type="dxa"/>
              </w:tcPr>
            </w:tcPrChange>
          </w:tcPr>
          <w:p w14:paraId="305B369F" w14:textId="77777777" w:rsidR="006868CB" w:rsidRPr="00A76C84" w:rsidRDefault="006868CB">
            <w:pPr>
              <w:pStyle w:val="NormalWeb"/>
              <w:spacing w:before="0" w:beforeAutospacing="0" w:after="20" w:afterAutospacing="0"/>
              <w:jc w:val="center"/>
              <w:rPr>
                <w:ins w:id="1137" w:author="Mateus Berardo de Souza Terra" w:date="2016-02-08T20:04:00Z"/>
                <w:color w:val="303030"/>
                <w:sz w:val="16"/>
                <w:szCs w:val="16"/>
                <w:rPrChange w:id="1138" w:author="Mateus Berardo de Souza Terra" w:date="2016-02-08T22:05:00Z">
                  <w:rPr>
                    <w:ins w:id="1139" w:author="Mateus Berardo de Souza Terra" w:date="2016-02-08T20:04:00Z"/>
                    <w:color w:val="303030"/>
                  </w:rPr>
                </w:rPrChange>
              </w:rPr>
              <w:pPrChange w:id="1140" w:author="Mateus Berardo de Souza Terra" w:date="2016-02-08T22:05:00Z">
                <w:pPr>
                  <w:pStyle w:val="NormalWeb"/>
                  <w:spacing w:before="0" w:beforeAutospacing="0" w:after="160" w:afterAutospacing="0"/>
                  <w:jc w:val="center"/>
                </w:pPr>
              </w:pPrChange>
            </w:pPr>
            <w:ins w:id="1141" w:author="Mateus Berardo de Souza Terra" w:date="2016-02-08T20:05:00Z">
              <w:r w:rsidRPr="00A76C84">
                <w:rPr>
                  <w:color w:val="303030"/>
                  <w:sz w:val="16"/>
                  <w:szCs w:val="16"/>
                  <w:rPrChange w:id="1142" w:author="Mateus Berardo de Souza Terra" w:date="2016-02-08T22:05:00Z">
                    <w:rPr>
                      <w:color w:val="303030"/>
                    </w:rPr>
                  </w:rPrChange>
                </w:rPr>
                <w:t>47</w:t>
              </w:r>
            </w:ins>
          </w:p>
        </w:tc>
        <w:tc>
          <w:tcPr>
            <w:tcW w:w="1558" w:type="dxa"/>
            <w:tcPrChange w:id="1143" w:author="Mateus Berardo de Souza Terra" w:date="2016-02-08T22:05:00Z">
              <w:tcPr>
                <w:tcW w:w="1558" w:type="dxa"/>
              </w:tcPr>
            </w:tcPrChange>
          </w:tcPr>
          <w:p w14:paraId="364B45D5" w14:textId="77777777" w:rsidR="006868CB" w:rsidRPr="00A76C84" w:rsidRDefault="006868CB">
            <w:pPr>
              <w:pStyle w:val="NormalWeb"/>
              <w:spacing w:before="0" w:beforeAutospacing="0" w:after="20" w:afterAutospacing="0"/>
              <w:jc w:val="center"/>
              <w:rPr>
                <w:ins w:id="1144" w:author="Mateus Berardo de Souza Terra" w:date="2016-02-08T20:04:00Z"/>
                <w:color w:val="303030"/>
                <w:sz w:val="16"/>
                <w:szCs w:val="16"/>
                <w:rPrChange w:id="1145" w:author="Mateus Berardo de Souza Terra" w:date="2016-02-08T22:05:00Z">
                  <w:rPr>
                    <w:ins w:id="1146" w:author="Mateus Berardo de Souza Terra" w:date="2016-02-08T20:04:00Z"/>
                    <w:color w:val="303030"/>
                  </w:rPr>
                </w:rPrChange>
              </w:rPr>
              <w:pPrChange w:id="1147" w:author="Mateus Berardo de Souza Terra" w:date="2016-02-08T22:05:00Z">
                <w:pPr>
                  <w:pStyle w:val="NormalWeb"/>
                  <w:spacing w:before="0" w:beforeAutospacing="0" w:after="160" w:afterAutospacing="0"/>
                  <w:jc w:val="center"/>
                </w:pPr>
              </w:pPrChange>
            </w:pPr>
            <w:ins w:id="1148" w:author="Mateus Berardo de Souza Terra" w:date="2016-02-08T22:13:00Z">
              <w:r>
                <w:rPr>
                  <w:color w:val="303030"/>
                  <w:sz w:val="16"/>
                  <w:szCs w:val="16"/>
                </w:rPr>
                <w:t>/</w:t>
              </w:r>
            </w:ins>
          </w:p>
        </w:tc>
        <w:tc>
          <w:tcPr>
            <w:tcW w:w="1558" w:type="dxa"/>
            <w:tcPrChange w:id="1149" w:author="Mateus Berardo de Souza Terra" w:date="2016-02-08T22:05:00Z">
              <w:tcPr>
                <w:tcW w:w="1558" w:type="dxa"/>
              </w:tcPr>
            </w:tcPrChange>
          </w:tcPr>
          <w:p w14:paraId="00C2CE94" w14:textId="77777777" w:rsidR="006868CB" w:rsidRPr="00A76C84" w:rsidRDefault="006868CB">
            <w:pPr>
              <w:pStyle w:val="NormalWeb"/>
              <w:spacing w:before="0" w:beforeAutospacing="0" w:after="20" w:afterAutospacing="0"/>
              <w:jc w:val="center"/>
              <w:rPr>
                <w:ins w:id="1150" w:author="Mateus Berardo de Souza Terra" w:date="2016-02-08T20:04:00Z"/>
                <w:color w:val="303030"/>
                <w:sz w:val="16"/>
                <w:szCs w:val="16"/>
                <w:rPrChange w:id="1151" w:author="Mateus Berardo de Souza Terra" w:date="2016-02-08T22:05:00Z">
                  <w:rPr>
                    <w:ins w:id="1152" w:author="Mateus Berardo de Souza Terra" w:date="2016-02-08T20:04:00Z"/>
                    <w:color w:val="303030"/>
                  </w:rPr>
                </w:rPrChange>
              </w:rPr>
              <w:pPrChange w:id="1153" w:author="Mateus Berardo de Souza Terra" w:date="2016-02-08T22:05:00Z">
                <w:pPr>
                  <w:pStyle w:val="NormalWeb"/>
                  <w:spacing w:before="0" w:beforeAutospacing="0" w:after="160" w:afterAutospacing="0"/>
                  <w:jc w:val="center"/>
                </w:pPr>
              </w:pPrChange>
            </w:pPr>
            <w:ins w:id="1154" w:author="Mateus Berardo de Souza Terra" w:date="2016-02-08T22:09:00Z">
              <w:r>
                <w:rPr>
                  <w:color w:val="303030"/>
                  <w:sz w:val="16"/>
                  <w:szCs w:val="16"/>
                </w:rPr>
                <w:t>79</w:t>
              </w:r>
            </w:ins>
          </w:p>
        </w:tc>
        <w:tc>
          <w:tcPr>
            <w:tcW w:w="1558" w:type="dxa"/>
            <w:tcPrChange w:id="1155" w:author="Mateus Berardo de Souza Terra" w:date="2016-02-08T22:05:00Z">
              <w:tcPr>
                <w:tcW w:w="1558" w:type="dxa"/>
              </w:tcPr>
            </w:tcPrChange>
          </w:tcPr>
          <w:p w14:paraId="4C7BC135" w14:textId="77777777" w:rsidR="006868CB" w:rsidRPr="00A76C84" w:rsidRDefault="006868CB">
            <w:pPr>
              <w:pStyle w:val="NormalWeb"/>
              <w:spacing w:before="0" w:beforeAutospacing="0" w:after="20" w:afterAutospacing="0"/>
              <w:jc w:val="center"/>
              <w:rPr>
                <w:ins w:id="1156" w:author="Mateus Berardo de Souza Terra" w:date="2016-02-08T20:04:00Z"/>
                <w:color w:val="303030"/>
                <w:sz w:val="16"/>
                <w:szCs w:val="16"/>
                <w:rPrChange w:id="1157" w:author="Mateus Berardo de Souza Terra" w:date="2016-02-08T22:05:00Z">
                  <w:rPr>
                    <w:ins w:id="1158" w:author="Mateus Berardo de Souza Terra" w:date="2016-02-08T20:04:00Z"/>
                    <w:color w:val="303030"/>
                  </w:rPr>
                </w:rPrChange>
              </w:rPr>
              <w:pPrChange w:id="1159" w:author="Mateus Berardo de Souza Terra" w:date="2016-02-08T22:05:00Z">
                <w:pPr>
                  <w:pStyle w:val="NormalWeb"/>
                  <w:spacing w:before="0" w:beforeAutospacing="0" w:after="160" w:afterAutospacing="0"/>
                  <w:jc w:val="center"/>
                </w:pPr>
              </w:pPrChange>
            </w:pPr>
            <w:ins w:id="1160" w:author="Mateus Berardo de Souza Terra" w:date="2016-02-08T22:10:00Z">
              <w:r>
                <w:rPr>
                  <w:color w:val="303030"/>
                  <w:sz w:val="16"/>
                  <w:szCs w:val="16"/>
                </w:rPr>
                <w:t>O</w:t>
              </w:r>
            </w:ins>
          </w:p>
        </w:tc>
        <w:tc>
          <w:tcPr>
            <w:tcW w:w="1559" w:type="dxa"/>
            <w:tcPrChange w:id="1161" w:author="Mateus Berardo de Souza Terra" w:date="2016-02-08T22:05:00Z">
              <w:tcPr>
                <w:tcW w:w="1559" w:type="dxa"/>
              </w:tcPr>
            </w:tcPrChange>
          </w:tcPr>
          <w:p w14:paraId="42AFE5FF" w14:textId="77777777" w:rsidR="006868CB" w:rsidRPr="00A76C84" w:rsidRDefault="006868CB">
            <w:pPr>
              <w:pStyle w:val="NormalWeb"/>
              <w:spacing w:before="0" w:beforeAutospacing="0" w:after="20" w:afterAutospacing="0"/>
              <w:jc w:val="center"/>
              <w:rPr>
                <w:ins w:id="1162" w:author="Mateus Berardo de Souza Terra" w:date="2016-02-08T20:04:00Z"/>
                <w:color w:val="303030"/>
                <w:sz w:val="16"/>
                <w:szCs w:val="16"/>
                <w:rPrChange w:id="1163" w:author="Mateus Berardo de Souza Terra" w:date="2016-02-08T22:05:00Z">
                  <w:rPr>
                    <w:ins w:id="1164" w:author="Mateus Berardo de Souza Terra" w:date="2016-02-08T20:04:00Z"/>
                    <w:color w:val="303030"/>
                  </w:rPr>
                </w:rPrChange>
              </w:rPr>
              <w:pPrChange w:id="1165" w:author="Mateus Berardo de Souza Terra" w:date="2016-02-08T22:05:00Z">
                <w:pPr>
                  <w:pStyle w:val="NormalWeb"/>
                  <w:spacing w:before="0" w:beforeAutospacing="0" w:after="160" w:afterAutospacing="0"/>
                  <w:jc w:val="center"/>
                </w:pPr>
              </w:pPrChange>
            </w:pPr>
            <w:ins w:id="1166" w:author="Mateus Berardo de Souza Terra" w:date="2016-02-08T22:09:00Z">
              <w:r>
                <w:rPr>
                  <w:color w:val="303030"/>
                  <w:sz w:val="16"/>
                  <w:szCs w:val="16"/>
                </w:rPr>
                <w:t>111</w:t>
              </w:r>
            </w:ins>
          </w:p>
        </w:tc>
        <w:tc>
          <w:tcPr>
            <w:tcW w:w="1559" w:type="dxa"/>
            <w:tcPrChange w:id="1167" w:author="Mateus Berardo de Souza Terra" w:date="2016-02-08T22:05:00Z">
              <w:tcPr>
                <w:tcW w:w="1559" w:type="dxa"/>
              </w:tcPr>
            </w:tcPrChange>
          </w:tcPr>
          <w:p w14:paraId="71174179" w14:textId="77777777" w:rsidR="006868CB" w:rsidRPr="00A76C84" w:rsidRDefault="006868CB">
            <w:pPr>
              <w:pStyle w:val="NormalWeb"/>
              <w:spacing w:before="0" w:beforeAutospacing="0" w:after="20" w:afterAutospacing="0"/>
              <w:jc w:val="center"/>
              <w:rPr>
                <w:ins w:id="1168" w:author="Mateus Berardo de Souza Terra" w:date="2016-02-08T20:04:00Z"/>
                <w:color w:val="303030"/>
                <w:sz w:val="16"/>
                <w:szCs w:val="16"/>
                <w:rPrChange w:id="1169" w:author="Mateus Berardo de Souza Terra" w:date="2016-02-08T22:05:00Z">
                  <w:rPr>
                    <w:ins w:id="1170" w:author="Mateus Berardo de Souza Terra" w:date="2016-02-08T20:04:00Z"/>
                    <w:color w:val="303030"/>
                  </w:rPr>
                </w:rPrChange>
              </w:rPr>
              <w:pPrChange w:id="1171" w:author="Mateus Berardo de Souza Terra" w:date="2016-02-08T22:05:00Z">
                <w:pPr>
                  <w:pStyle w:val="NormalWeb"/>
                  <w:spacing w:before="0" w:beforeAutospacing="0" w:after="160" w:afterAutospacing="0"/>
                  <w:jc w:val="center"/>
                </w:pPr>
              </w:pPrChange>
            </w:pPr>
            <w:proofErr w:type="gramStart"/>
            <w:ins w:id="1172" w:author="Mateus Berardo de Souza Terra" w:date="2016-02-08T22:11:00Z">
              <w:r>
                <w:rPr>
                  <w:color w:val="303030"/>
                  <w:sz w:val="16"/>
                  <w:szCs w:val="16"/>
                </w:rPr>
                <w:t>o</w:t>
              </w:r>
            </w:ins>
            <w:proofErr w:type="gramEnd"/>
          </w:p>
        </w:tc>
      </w:tr>
      <w:tr w:rsidR="006868CB" w:rsidRPr="00A76C84" w14:paraId="2C7D6276" w14:textId="77777777" w:rsidTr="007031A8">
        <w:trPr>
          <w:trHeight w:val="20"/>
          <w:ins w:id="1173" w:author="Mateus Berardo de Souza Terra" w:date="2016-02-08T20:04:00Z"/>
        </w:trPr>
        <w:tc>
          <w:tcPr>
            <w:tcW w:w="1558" w:type="dxa"/>
            <w:tcPrChange w:id="1174" w:author="Mateus Berardo de Souza Terra" w:date="2016-02-08T22:05:00Z">
              <w:tcPr>
                <w:tcW w:w="1558" w:type="dxa"/>
              </w:tcPr>
            </w:tcPrChange>
          </w:tcPr>
          <w:p w14:paraId="087407D1" w14:textId="77777777" w:rsidR="006868CB" w:rsidRPr="00A76C84" w:rsidRDefault="006868CB">
            <w:pPr>
              <w:pStyle w:val="NormalWeb"/>
              <w:spacing w:before="0" w:beforeAutospacing="0" w:after="20" w:afterAutospacing="0"/>
              <w:jc w:val="center"/>
              <w:rPr>
                <w:ins w:id="1175" w:author="Mateus Berardo de Souza Terra" w:date="2016-02-08T20:04:00Z"/>
                <w:color w:val="303030"/>
                <w:sz w:val="16"/>
                <w:szCs w:val="16"/>
                <w:rPrChange w:id="1176" w:author="Mateus Berardo de Souza Terra" w:date="2016-02-08T22:05:00Z">
                  <w:rPr>
                    <w:ins w:id="1177" w:author="Mateus Berardo de Souza Terra" w:date="2016-02-08T20:04:00Z"/>
                    <w:color w:val="303030"/>
                  </w:rPr>
                </w:rPrChange>
              </w:rPr>
              <w:pPrChange w:id="1178" w:author="Mateus Berardo de Souza Terra" w:date="2016-02-08T22:05:00Z">
                <w:pPr>
                  <w:pStyle w:val="NormalWeb"/>
                  <w:spacing w:before="0" w:beforeAutospacing="0" w:after="160" w:afterAutospacing="0"/>
                  <w:jc w:val="center"/>
                </w:pPr>
              </w:pPrChange>
            </w:pPr>
            <w:ins w:id="1179" w:author="Mateus Berardo de Souza Terra" w:date="2016-02-08T20:05:00Z">
              <w:r w:rsidRPr="00A76C84">
                <w:rPr>
                  <w:color w:val="303030"/>
                  <w:sz w:val="16"/>
                  <w:szCs w:val="16"/>
                  <w:rPrChange w:id="1180" w:author="Mateus Berardo de Souza Terra" w:date="2016-02-08T22:05:00Z">
                    <w:rPr>
                      <w:color w:val="303030"/>
                    </w:rPr>
                  </w:rPrChange>
                </w:rPr>
                <w:t>48</w:t>
              </w:r>
            </w:ins>
          </w:p>
        </w:tc>
        <w:tc>
          <w:tcPr>
            <w:tcW w:w="1558" w:type="dxa"/>
            <w:tcPrChange w:id="1181" w:author="Mateus Berardo de Souza Terra" w:date="2016-02-08T22:05:00Z">
              <w:tcPr>
                <w:tcW w:w="1558" w:type="dxa"/>
              </w:tcPr>
            </w:tcPrChange>
          </w:tcPr>
          <w:p w14:paraId="665C92B9" w14:textId="77777777" w:rsidR="006868CB" w:rsidRPr="00A76C84" w:rsidRDefault="006868CB">
            <w:pPr>
              <w:pStyle w:val="NormalWeb"/>
              <w:spacing w:before="0" w:beforeAutospacing="0" w:after="20" w:afterAutospacing="0"/>
              <w:jc w:val="center"/>
              <w:rPr>
                <w:ins w:id="1182" w:author="Mateus Berardo de Souza Terra" w:date="2016-02-08T20:04:00Z"/>
                <w:color w:val="303030"/>
                <w:sz w:val="16"/>
                <w:szCs w:val="16"/>
                <w:rPrChange w:id="1183" w:author="Mateus Berardo de Souza Terra" w:date="2016-02-08T22:05:00Z">
                  <w:rPr>
                    <w:ins w:id="1184" w:author="Mateus Berardo de Souza Terra" w:date="2016-02-08T20:04:00Z"/>
                    <w:color w:val="303030"/>
                  </w:rPr>
                </w:rPrChange>
              </w:rPr>
              <w:pPrChange w:id="1185" w:author="Mateus Berardo de Souza Terra" w:date="2016-02-08T22:05:00Z">
                <w:pPr>
                  <w:pStyle w:val="NormalWeb"/>
                  <w:spacing w:before="0" w:beforeAutospacing="0" w:after="160" w:afterAutospacing="0"/>
                  <w:jc w:val="center"/>
                </w:pPr>
              </w:pPrChange>
            </w:pPr>
            <w:ins w:id="1186" w:author="Mateus Berardo de Souza Terra" w:date="2016-02-08T22:13:00Z">
              <w:r>
                <w:rPr>
                  <w:color w:val="303030"/>
                  <w:sz w:val="16"/>
                  <w:szCs w:val="16"/>
                </w:rPr>
                <w:t>0</w:t>
              </w:r>
            </w:ins>
          </w:p>
        </w:tc>
        <w:tc>
          <w:tcPr>
            <w:tcW w:w="1558" w:type="dxa"/>
            <w:tcPrChange w:id="1187" w:author="Mateus Berardo de Souza Terra" w:date="2016-02-08T22:05:00Z">
              <w:tcPr>
                <w:tcW w:w="1558" w:type="dxa"/>
              </w:tcPr>
            </w:tcPrChange>
          </w:tcPr>
          <w:p w14:paraId="0875AD16" w14:textId="77777777" w:rsidR="006868CB" w:rsidRPr="00A76C84" w:rsidRDefault="006868CB">
            <w:pPr>
              <w:pStyle w:val="NormalWeb"/>
              <w:spacing w:before="0" w:beforeAutospacing="0" w:after="20" w:afterAutospacing="0"/>
              <w:jc w:val="center"/>
              <w:rPr>
                <w:ins w:id="1188" w:author="Mateus Berardo de Souza Terra" w:date="2016-02-08T20:04:00Z"/>
                <w:color w:val="303030"/>
                <w:sz w:val="16"/>
                <w:szCs w:val="16"/>
                <w:rPrChange w:id="1189" w:author="Mateus Berardo de Souza Terra" w:date="2016-02-08T22:05:00Z">
                  <w:rPr>
                    <w:ins w:id="1190" w:author="Mateus Berardo de Souza Terra" w:date="2016-02-08T20:04:00Z"/>
                    <w:color w:val="303030"/>
                  </w:rPr>
                </w:rPrChange>
              </w:rPr>
              <w:pPrChange w:id="1191" w:author="Mateus Berardo de Souza Terra" w:date="2016-02-08T22:05:00Z">
                <w:pPr>
                  <w:pStyle w:val="NormalWeb"/>
                  <w:spacing w:before="0" w:beforeAutospacing="0" w:after="160" w:afterAutospacing="0"/>
                  <w:jc w:val="center"/>
                </w:pPr>
              </w:pPrChange>
            </w:pPr>
            <w:ins w:id="1192" w:author="Mateus Berardo de Souza Terra" w:date="2016-02-08T22:09:00Z">
              <w:r>
                <w:rPr>
                  <w:color w:val="303030"/>
                  <w:sz w:val="16"/>
                  <w:szCs w:val="16"/>
                </w:rPr>
                <w:t>80</w:t>
              </w:r>
            </w:ins>
          </w:p>
        </w:tc>
        <w:tc>
          <w:tcPr>
            <w:tcW w:w="1558" w:type="dxa"/>
            <w:tcPrChange w:id="1193" w:author="Mateus Berardo de Souza Terra" w:date="2016-02-08T22:05:00Z">
              <w:tcPr>
                <w:tcW w:w="1558" w:type="dxa"/>
              </w:tcPr>
            </w:tcPrChange>
          </w:tcPr>
          <w:p w14:paraId="257DCB5C" w14:textId="77777777" w:rsidR="006868CB" w:rsidRPr="00A76C84" w:rsidRDefault="006868CB">
            <w:pPr>
              <w:pStyle w:val="NormalWeb"/>
              <w:spacing w:before="0" w:beforeAutospacing="0" w:after="20" w:afterAutospacing="0"/>
              <w:jc w:val="center"/>
              <w:rPr>
                <w:ins w:id="1194" w:author="Mateus Berardo de Souza Terra" w:date="2016-02-08T20:04:00Z"/>
                <w:color w:val="303030"/>
                <w:sz w:val="16"/>
                <w:szCs w:val="16"/>
                <w:rPrChange w:id="1195" w:author="Mateus Berardo de Souza Terra" w:date="2016-02-08T22:05:00Z">
                  <w:rPr>
                    <w:ins w:id="1196" w:author="Mateus Berardo de Souza Terra" w:date="2016-02-08T20:04:00Z"/>
                    <w:color w:val="303030"/>
                  </w:rPr>
                </w:rPrChange>
              </w:rPr>
              <w:pPrChange w:id="1197" w:author="Mateus Berardo de Souza Terra" w:date="2016-02-08T22:05:00Z">
                <w:pPr>
                  <w:pStyle w:val="NormalWeb"/>
                  <w:spacing w:before="0" w:beforeAutospacing="0" w:after="160" w:afterAutospacing="0"/>
                  <w:jc w:val="center"/>
                </w:pPr>
              </w:pPrChange>
            </w:pPr>
            <w:ins w:id="1198" w:author="Mateus Berardo de Souza Terra" w:date="2016-02-08T22:10:00Z">
              <w:r>
                <w:rPr>
                  <w:color w:val="303030"/>
                  <w:sz w:val="16"/>
                  <w:szCs w:val="16"/>
                </w:rPr>
                <w:t>P</w:t>
              </w:r>
            </w:ins>
          </w:p>
        </w:tc>
        <w:tc>
          <w:tcPr>
            <w:tcW w:w="1559" w:type="dxa"/>
            <w:tcPrChange w:id="1199" w:author="Mateus Berardo de Souza Terra" w:date="2016-02-08T22:05:00Z">
              <w:tcPr>
                <w:tcW w:w="1559" w:type="dxa"/>
              </w:tcPr>
            </w:tcPrChange>
          </w:tcPr>
          <w:p w14:paraId="65EF3BE5" w14:textId="77777777" w:rsidR="006868CB" w:rsidRPr="00A76C84" w:rsidRDefault="006868CB">
            <w:pPr>
              <w:pStyle w:val="NormalWeb"/>
              <w:spacing w:before="0" w:beforeAutospacing="0" w:after="20" w:afterAutospacing="0"/>
              <w:jc w:val="center"/>
              <w:rPr>
                <w:ins w:id="1200" w:author="Mateus Berardo de Souza Terra" w:date="2016-02-08T20:04:00Z"/>
                <w:color w:val="303030"/>
                <w:sz w:val="16"/>
                <w:szCs w:val="16"/>
                <w:rPrChange w:id="1201" w:author="Mateus Berardo de Souza Terra" w:date="2016-02-08T22:05:00Z">
                  <w:rPr>
                    <w:ins w:id="1202" w:author="Mateus Berardo de Souza Terra" w:date="2016-02-08T20:04:00Z"/>
                    <w:color w:val="303030"/>
                  </w:rPr>
                </w:rPrChange>
              </w:rPr>
              <w:pPrChange w:id="1203" w:author="Mateus Berardo de Souza Terra" w:date="2016-02-08T22:05:00Z">
                <w:pPr>
                  <w:pStyle w:val="NormalWeb"/>
                  <w:spacing w:before="0" w:beforeAutospacing="0" w:after="160" w:afterAutospacing="0"/>
                  <w:jc w:val="center"/>
                </w:pPr>
              </w:pPrChange>
            </w:pPr>
            <w:ins w:id="1204" w:author="Mateus Berardo de Souza Terra" w:date="2016-02-08T22:09:00Z">
              <w:r>
                <w:rPr>
                  <w:color w:val="303030"/>
                  <w:sz w:val="16"/>
                  <w:szCs w:val="16"/>
                </w:rPr>
                <w:t>112</w:t>
              </w:r>
            </w:ins>
          </w:p>
        </w:tc>
        <w:tc>
          <w:tcPr>
            <w:tcW w:w="1559" w:type="dxa"/>
            <w:tcPrChange w:id="1205" w:author="Mateus Berardo de Souza Terra" w:date="2016-02-08T22:05:00Z">
              <w:tcPr>
                <w:tcW w:w="1559" w:type="dxa"/>
              </w:tcPr>
            </w:tcPrChange>
          </w:tcPr>
          <w:p w14:paraId="25D9B83A" w14:textId="77777777" w:rsidR="006868CB" w:rsidRPr="00A76C84" w:rsidRDefault="006868CB">
            <w:pPr>
              <w:pStyle w:val="NormalWeb"/>
              <w:spacing w:before="0" w:beforeAutospacing="0" w:after="20" w:afterAutospacing="0"/>
              <w:jc w:val="center"/>
              <w:rPr>
                <w:ins w:id="1206" w:author="Mateus Berardo de Souza Terra" w:date="2016-02-08T20:04:00Z"/>
                <w:color w:val="303030"/>
                <w:sz w:val="16"/>
                <w:szCs w:val="16"/>
                <w:rPrChange w:id="1207" w:author="Mateus Berardo de Souza Terra" w:date="2016-02-08T22:05:00Z">
                  <w:rPr>
                    <w:ins w:id="1208" w:author="Mateus Berardo de Souza Terra" w:date="2016-02-08T20:04:00Z"/>
                    <w:color w:val="303030"/>
                  </w:rPr>
                </w:rPrChange>
              </w:rPr>
              <w:pPrChange w:id="1209" w:author="Mateus Berardo de Souza Terra" w:date="2016-02-08T22:05:00Z">
                <w:pPr>
                  <w:pStyle w:val="NormalWeb"/>
                  <w:spacing w:before="0" w:beforeAutospacing="0" w:after="160" w:afterAutospacing="0"/>
                  <w:jc w:val="center"/>
                </w:pPr>
              </w:pPrChange>
            </w:pPr>
            <w:proofErr w:type="gramStart"/>
            <w:ins w:id="1210" w:author="Mateus Berardo de Souza Terra" w:date="2016-02-08T22:11:00Z">
              <w:r>
                <w:rPr>
                  <w:color w:val="303030"/>
                  <w:sz w:val="16"/>
                  <w:szCs w:val="16"/>
                </w:rPr>
                <w:t>p</w:t>
              </w:r>
            </w:ins>
            <w:proofErr w:type="gramEnd"/>
          </w:p>
        </w:tc>
      </w:tr>
      <w:tr w:rsidR="006868CB" w:rsidRPr="00A76C84" w14:paraId="34E123FB" w14:textId="77777777" w:rsidTr="007031A8">
        <w:trPr>
          <w:trHeight w:val="20"/>
          <w:ins w:id="1211" w:author="Mateus Berardo de Souza Terra" w:date="2016-02-08T20:04:00Z"/>
        </w:trPr>
        <w:tc>
          <w:tcPr>
            <w:tcW w:w="1558" w:type="dxa"/>
            <w:tcPrChange w:id="1212" w:author="Mateus Berardo de Souza Terra" w:date="2016-02-08T22:05:00Z">
              <w:tcPr>
                <w:tcW w:w="1558" w:type="dxa"/>
              </w:tcPr>
            </w:tcPrChange>
          </w:tcPr>
          <w:p w14:paraId="61371717" w14:textId="77777777" w:rsidR="006868CB" w:rsidRPr="00A76C84" w:rsidRDefault="006868CB">
            <w:pPr>
              <w:pStyle w:val="NormalWeb"/>
              <w:spacing w:before="0" w:beforeAutospacing="0" w:after="20" w:afterAutospacing="0"/>
              <w:jc w:val="center"/>
              <w:rPr>
                <w:ins w:id="1213" w:author="Mateus Berardo de Souza Terra" w:date="2016-02-08T20:04:00Z"/>
                <w:color w:val="303030"/>
                <w:sz w:val="16"/>
                <w:szCs w:val="16"/>
                <w:rPrChange w:id="1214" w:author="Mateus Berardo de Souza Terra" w:date="2016-02-08T22:05:00Z">
                  <w:rPr>
                    <w:ins w:id="1215" w:author="Mateus Berardo de Souza Terra" w:date="2016-02-08T20:04:00Z"/>
                    <w:color w:val="303030"/>
                  </w:rPr>
                </w:rPrChange>
              </w:rPr>
              <w:pPrChange w:id="1216" w:author="Mateus Berardo de Souza Terra" w:date="2016-02-08T22:05:00Z">
                <w:pPr>
                  <w:pStyle w:val="NormalWeb"/>
                  <w:spacing w:before="0" w:beforeAutospacing="0" w:after="160" w:afterAutospacing="0"/>
                  <w:jc w:val="center"/>
                </w:pPr>
              </w:pPrChange>
            </w:pPr>
            <w:ins w:id="1217" w:author="Mateus Berardo de Souza Terra" w:date="2016-02-08T20:05:00Z">
              <w:r w:rsidRPr="00A76C84">
                <w:rPr>
                  <w:color w:val="303030"/>
                  <w:sz w:val="16"/>
                  <w:szCs w:val="16"/>
                  <w:rPrChange w:id="1218" w:author="Mateus Berardo de Souza Terra" w:date="2016-02-08T22:05:00Z">
                    <w:rPr>
                      <w:color w:val="303030"/>
                    </w:rPr>
                  </w:rPrChange>
                </w:rPr>
                <w:t>49</w:t>
              </w:r>
            </w:ins>
          </w:p>
        </w:tc>
        <w:tc>
          <w:tcPr>
            <w:tcW w:w="1558" w:type="dxa"/>
            <w:tcPrChange w:id="1219" w:author="Mateus Berardo de Souza Terra" w:date="2016-02-08T22:05:00Z">
              <w:tcPr>
                <w:tcW w:w="1558" w:type="dxa"/>
              </w:tcPr>
            </w:tcPrChange>
          </w:tcPr>
          <w:p w14:paraId="197DBF79" w14:textId="77777777" w:rsidR="006868CB" w:rsidRPr="00A76C84" w:rsidRDefault="006868CB">
            <w:pPr>
              <w:pStyle w:val="NormalWeb"/>
              <w:spacing w:before="0" w:beforeAutospacing="0" w:after="20" w:afterAutospacing="0"/>
              <w:jc w:val="center"/>
              <w:rPr>
                <w:ins w:id="1220" w:author="Mateus Berardo de Souza Terra" w:date="2016-02-08T20:04:00Z"/>
                <w:color w:val="303030"/>
                <w:sz w:val="16"/>
                <w:szCs w:val="16"/>
                <w:rPrChange w:id="1221" w:author="Mateus Berardo de Souza Terra" w:date="2016-02-08T22:05:00Z">
                  <w:rPr>
                    <w:ins w:id="1222" w:author="Mateus Berardo de Souza Terra" w:date="2016-02-08T20:04:00Z"/>
                    <w:color w:val="303030"/>
                  </w:rPr>
                </w:rPrChange>
              </w:rPr>
              <w:pPrChange w:id="1223" w:author="Mateus Berardo de Souza Terra" w:date="2016-02-08T22:05:00Z">
                <w:pPr>
                  <w:pStyle w:val="NormalWeb"/>
                  <w:spacing w:before="0" w:beforeAutospacing="0" w:after="160" w:afterAutospacing="0"/>
                  <w:jc w:val="center"/>
                </w:pPr>
              </w:pPrChange>
            </w:pPr>
            <w:ins w:id="1224" w:author="Mateus Berardo de Souza Terra" w:date="2016-02-08T22:13:00Z">
              <w:r>
                <w:rPr>
                  <w:color w:val="303030"/>
                  <w:sz w:val="16"/>
                  <w:szCs w:val="16"/>
                </w:rPr>
                <w:t>1</w:t>
              </w:r>
            </w:ins>
          </w:p>
        </w:tc>
        <w:tc>
          <w:tcPr>
            <w:tcW w:w="1558" w:type="dxa"/>
            <w:tcPrChange w:id="1225" w:author="Mateus Berardo de Souza Terra" w:date="2016-02-08T22:05:00Z">
              <w:tcPr>
                <w:tcW w:w="1558" w:type="dxa"/>
              </w:tcPr>
            </w:tcPrChange>
          </w:tcPr>
          <w:p w14:paraId="082750F0" w14:textId="77777777" w:rsidR="006868CB" w:rsidRPr="00A76C84" w:rsidRDefault="006868CB">
            <w:pPr>
              <w:pStyle w:val="NormalWeb"/>
              <w:spacing w:before="0" w:beforeAutospacing="0" w:after="20" w:afterAutospacing="0"/>
              <w:jc w:val="center"/>
              <w:rPr>
                <w:ins w:id="1226" w:author="Mateus Berardo de Souza Terra" w:date="2016-02-08T20:04:00Z"/>
                <w:color w:val="303030"/>
                <w:sz w:val="16"/>
                <w:szCs w:val="16"/>
                <w:rPrChange w:id="1227" w:author="Mateus Berardo de Souza Terra" w:date="2016-02-08T22:05:00Z">
                  <w:rPr>
                    <w:ins w:id="1228" w:author="Mateus Berardo de Souza Terra" w:date="2016-02-08T20:04:00Z"/>
                    <w:color w:val="303030"/>
                  </w:rPr>
                </w:rPrChange>
              </w:rPr>
              <w:pPrChange w:id="1229" w:author="Mateus Berardo de Souza Terra" w:date="2016-02-08T22:05:00Z">
                <w:pPr>
                  <w:pStyle w:val="NormalWeb"/>
                  <w:spacing w:before="0" w:beforeAutospacing="0" w:after="160" w:afterAutospacing="0"/>
                  <w:jc w:val="center"/>
                </w:pPr>
              </w:pPrChange>
            </w:pPr>
            <w:ins w:id="1230" w:author="Mateus Berardo de Souza Terra" w:date="2016-02-08T22:09:00Z">
              <w:r>
                <w:rPr>
                  <w:color w:val="303030"/>
                  <w:sz w:val="16"/>
                  <w:szCs w:val="16"/>
                </w:rPr>
                <w:t>81</w:t>
              </w:r>
            </w:ins>
          </w:p>
        </w:tc>
        <w:tc>
          <w:tcPr>
            <w:tcW w:w="1558" w:type="dxa"/>
            <w:tcPrChange w:id="1231" w:author="Mateus Berardo de Souza Terra" w:date="2016-02-08T22:05:00Z">
              <w:tcPr>
                <w:tcW w:w="1558" w:type="dxa"/>
              </w:tcPr>
            </w:tcPrChange>
          </w:tcPr>
          <w:p w14:paraId="6758C1B4" w14:textId="77777777" w:rsidR="006868CB" w:rsidRPr="00A76C84" w:rsidRDefault="006868CB">
            <w:pPr>
              <w:pStyle w:val="NormalWeb"/>
              <w:spacing w:before="0" w:beforeAutospacing="0" w:after="20" w:afterAutospacing="0"/>
              <w:jc w:val="center"/>
              <w:rPr>
                <w:ins w:id="1232" w:author="Mateus Berardo de Souza Terra" w:date="2016-02-08T20:04:00Z"/>
                <w:color w:val="303030"/>
                <w:sz w:val="16"/>
                <w:szCs w:val="16"/>
                <w:rPrChange w:id="1233" w:author="Mateus Berardo de Souza Terra" w:date="2016-02-08T22:05:00Z">
                  <w:rPr>
                    <w:ins w:id="1234" w:author="Mateus Berardo de Souza Terra" w:date="2016-02-08T20:04:00Z"/>
                    <w:color w:val="303030"/>
                  </w:rPr>
                </w:rPrChange>
              </w:rPr>
              <w:pPrChange w:id="1235" w:author="Mateus Berardo de Souza Terra" w:date="2016-02-08T22:05:00Z">
                <w:pPr>
                  <w:pStyle w:val="NormalWeb"/>
                  <w:spacing w:before="0" w:beforeAutospacing="0" w:after="160" w:afterAutospacing="0"/>
                  <w:jc w:val="center"/>
                </w:pPr>
              </w:pPrChange>
            </w:pPr>
            <w:ins w:id="1236" w:author="Mateus Berardo de Souza Terra" w:date="2016-02-08T22:10:00Z">
              <w:r>
                <w:rPr>
                  <w:color w:val="303030"/>
                  <w:sz w:val="16"/>
                  <w:szCs w:val="16"/>
                </w:rPr>
                <w:t>Q</w:t>
              </w:r>
            </w:ins>
          </w:p>
        </w:tc>
        <w:tc>
          <w:tcPr>
            <w:tcW w:w="1559" w:type="dxa"/>
            <w:tcPrChange w:id="1237" w:author="Mateus Berardo de Souza Terra" w:date="2016-02-08T22:05:00Z">
              <w:tcPr>
                <w:tcW w:w="1559" w:type="dxa"/>
              </w:tcPr>
            </w:tcPrChange>
          </w:tcPr>
          <w:p w14:paraId="530C1146" w14:textId="77777777" w:rsidR="006868CB" w:rsidRPr="00A76C84" w:rsidRDefault="006868CB">
            <w:pPr>
              <w:pStyle w:val="NormalWeb"/>
              <w:spacing w:before="0" w:beforeAutospacing="0" w:after="20" w:afterAutospacing="0"/>
              <w:jc w:val="center"/>
              <w:rPr>
                <w:ins w:id="1238" w:author="Mateus Berardo de Souza Terra" w:date="2016-02-08T20:04:00Z"/>
                <w:color w:val="303030"/>
                <w:sz w:val="16"/>
                <w:szCs w:val="16"/>
                <w:rPrChange w:id="1239" w:author="Mateus Berardo de Souza Terra" w:date="2016-02-08T22:05:00Z">
                  <w:rPr>
                    <w:ins w:id="1240" w:author="Mateus Berardo de Souza Terra" w:date="2016-02-08T20:04:00Z"/>
                    <w:color w:val="303030"/>
                  </w:rPr>
                </w:rPrChange>
              </w:rPr>
              <w:pPrChange w:id="1241" w:author="Mateus Berardo de Souza Terra" w:date="2016-02-08T22:05:00Z">
                <w:pPr>
                  <w:pStyle w:val="NormalWeb"/>
                  <w:spacing w:before="0" w:beforeAutospacing="0" w:after="160" w:afterAutospacing="0"/>
                  <w:jc w:val="center"/>
                </w:pPr>
              </w:pPrChange>
            </w:pPr>
            <w:ins w:id="1242" w:author="Mateus Berardo de Souza Terra" w:date="2016-02-08T22:09:00Z">
              <w:r>
                <w:rPr>
                  <w:color w:val="303030"/>
                  <w:sz w:val="16"/>
                  <w:szCs w:val="16"/>
                </w:rPr>
                <w:t>113</w:t>
              </w:r>
            </w:ins>
          </w:p>
        </w:tc>
        <w:tc>
          <w:tcPr>
            <w:tcW w:w="1559" w:type="dxa"/>
            <w:tcPrChange w:id="1243" w:author="Mateus Berardo de Souza Terra" w:date="2016-02-08T22:05:00Z">
              <w:tcPr>
                <w:tcW w:w="1559" w:type="dxa"/>
              </w:tcPr>
            </w:tcPrChange>
          </w:tcPr>
          <w:p w14:paraId="10FF8013" w14:textId="77777777" w:rsidR="006868CB" w:rsidRPr="00A76C84" w:rsidRDefault="006868CB">
            <w:pPr>
              <w:pStyle w:val="NormalWeb"/>
              <w:spacing w:before="0" w:beforeAutospacing="0" w:after="20" w:afterAutospacing="0"/>
              <w:jc w:val="center"/>
              <w:rPr>
                <w:ins w:id="1244" w:author="Mateus Berardo de Souza Terra" w:date="2016-02-08T20:04:00Z"/>
                <w:color w:val="303030"/>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proofErr w:type="gramStart"/>
            <w:ins w:id="1248" w:author="Mateus Berardo de Souza Terra" w:date="2016-02-08T22:11:00Z">
              <w:r>
                <w:rPr>
                  <w:color w:val="303030"/>
                  <w:sz w:val="16"/>
                  <w:szCs w:val="16"/>
                </w:rPr>
                <w:t>q</w:t>
              </w:r>
            </w:ins>
            <w:proofErr w:type="gramEnd"/>
          </w:p>
        </w:tc>
      </w:tr>
      <w:tr w:rsidR="006868CB" w:rsidRPr="00A76C84" w14:paraId="158EBAED" w14:textId="77777777" w:rsidTr="007031A8">
        <w:trPr>
          <w:trHeight w:val="20"/>
          <w:ins w:id="1249" w:author="Mateus Berardo de Souza Terra" w:date="2016-02-08T20:04:00Z"/>
        </w:trPr>
        <w:tc>
          <w:tcPr>
            <w:tcW w:w="1558" w:type="dxa"/>
            <w:tcPrChange w:id="1250" w:author="Mateus Berardo de Souza Terra" w:date="2016-02-08T22:05:00Z">
              <w:tcPr>
                <w:tcW w:w="1558" w:type="dxa"/>
              </w:tcPr>
            </w:tcPrChange>
          </w:tcPr>
          <w:p w14:paraId="3C2E2E2C" w14:textId="77777777" w:rsidR="006868CB" w:rsidRPr="00A76C84" w:rsidRDefault="006868CB">
            <w:pPr>
              <w:pStyle w:val="NormalWeb"/>
              <w:spacing w:before="0" w:beforeAutospacing="0" w:after="20" w:afterAutospacing="0"/>
              <w:jc w:val="center"/>
              <w:rPr>
                <w:ins w:id="1251" w:author="Mateus Berardo de Souza Terra" w:date="2016-02-08T20:04:00Z"/>
                <w:color w:val="303030"/>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0:05:00Z">
              <w:r w:rsidRPr="00A76C84">
                <w:rPr>
                  <w:color w:val="303030"/>
                  <w:sz w:val="16"/>
                  <w:szCs w:val="16"/>
                  <w:rPrChange w:id="1256" w:author="Mateus Berardo de Souza Terra" w:date="2016-02-08T22:05:00Z">
                    <w:rPr>
                      <w:color w:val="303030"/>
                    </w:rPr>
                  </w:rPrChange>
                </w:rPr>
                <w:t>50</w:t>
              </w:r>
            </w:ins>
          </w:p>
        </w:tc>
        <w:tc>
          <w:tcPr>
            <w:tcW w:w="1558" w:type="dxa"/>
            <w:tcPrChange w:id="1257" w:author="Mateus Berardo de Souza Terra" w:date="2016-02-08T22:05:00Z">
              <w:tcPr>
                <w:tcW w:w="1558" w:type="dxa"/>
              </w:tcPr>
            </w:tcPrChange>
          </w:tcPr>
          <w:p w14:paraId="52AE2D98" w14:textId="77777777" w:rsidR="006868CB" w:rsidRPr="00A76C84" w:rsidRDefault="006868CB">
            <w:pPr>
              <w:pStyle w:val="NormalWeb"/>
              <w:spacing w:before="0" w:beforeAutospacing="0" w:after="20" w:afterAutospacing="0"/>
              <w:jc w:val="center"/>
              <w:rPr>
                <w:ins w:id="1258" w:author="Mateus Berardo de Souza Terra" w:date="2016-02-08T20:04:00Z"/>
                <w:color w:val="303030"/>
                <w:sz w:val="16"/>
                <w:szCs w:val="16"/>
                <w:rPrChange w:id="1259" w:author="Mateus Berardo de Souza Terra" w:date="2016-02-08T22:05:00Z">
                  <w:rPr>
                    <w:ins w:id="1260" w:author="Mateus Berardo de Souza Terra" w:date="2016-02-08T20:04:00Z"/>
                    <w:color w:val="303030"/>
                  </w:rPr>
                </w:rPrChange>
              </w:rPr>
              <w:pPrChange w:id="1261" w:author="Mateus Berardo de Souza Terra" w:date="2016-02-08T22:05:00Z">
                <w:pPr>
                  <w:pStyle w:val="NormalWeb"/>
                  <w:spacing w:before="0" w:beforeAutospacing="0" w:after="160" w:afterAutospacing="0"/>
                  <w:jc w:val="center"/>
                </w:pPr>
              </w:pPrChange>
            </w:pPr>
            <w:ins w:id="1262" w:author="Mateus Berardo de Souza Terra" w:date="2016-02-08T22:13:00Z">
              <w:r>
                <w:rPr>
                  <w:color w:val="303030"/>
                  <w:sz w:val="16"/>
                  <w:szCs w:val="16"/>
                </w:rPr>
                <w:t>2</w:t>
              </w:r>
            </w:ins>
          </w:p>
        </w:tc>
        <w:tc>
          <w:tcPr>
            <w:tcW w:w="1558" w:type="dxa"/>
            <w:tcPrChange w:id="1263" w:author="Mateus Berardo de Souza Terra" w:date="2016-02-08T22:05:00Z">
              <w:tcPr>
                <w:tcW w:w="1558" w:type="dxa"/>
              </w:tcPr>
            </w:tcPrChange>
          </w:tcPr>
          <w:p w14:paraId="7F17F15D" w14:textId="77777777" w:rsidR="006868CB" w:rsidRPr="00A76C84" w:rsidRDefault="006868CB">
            <w:pPr>
              <w:pStyle w:val="NormalWeb"/>
              <w:spacing w:before="0" w:beforeAutospacing="0" w:after="20" w:afterAutospacing="0"/>
              <w:jc w:val="center"/>
              <w:rPr>
                <w:ins w:id="1264" w:author="Mateus Berardo de Souza Terra" w:date="2016-02-08T20:04:00Z"/>
                <w:color w:val="303030"/>
                <w:sz w:val="16"/>
                <w:szCs w:val="16"/>
                <w:rPrChange w:id="1265" w:author="Mateus Berardo de Souza Terra" w:date="2016-02-08T22:05:00Z">
                  <w:rPr>
                    <w:ins w:id="1266" w:author="Mateus Berardo de Souza Terra" w:date="2016-02-08T20:04:00Z"/>
                    <w:color w:val="303030"/>
                  </w:rPr>
                </w:rPrChange>
              </w:rPr>
              <w:pPrChange w:id="1267" w:author="Mateus Berardo de Souza Terra" w:date="2016-02-08T22:05:00Z">
                <w:pPr>
                  <w:pStyle w:val="NormalWeb"/>
                  <w:spacing w:before="0" w:beforeAutospacing="0" w:after="160" w:afterAutospacing="0"/>
                  <w:jc w:val="center"/>
                </w:pPr>
              </w:pPrChange>
            </w:pPr>
            <w:ins w:id="1268" w:author="Mateus Berardo de Souza Terra" w:date="2016-02-08T22:09:00Z">
              <w:r>
                <w:rPr>
                  <w:color w:val="303030"/>
                  <w:sz w:val="16"/>
                  <w:szCs w:val="16"/>
                </w:rPr>
                <w:t>82</w:t>
              </w:r>
            </w:ins>
          </w:p>
        </w:tc>
        <w:tc>
          <w:tcPr>
            <w:tcW w:w="1558" w:type="dxa"/>
            <w:tcPrChange w:id="1269" w:author="Mateus Berardo de Souza Terra" w:date="2016-02-08T22:05:00Z">
              <w:tcPr>
                <w:tcW w:w="1558" w:type="dxa"/>
              </w:tcPr>
            </w:tcPrChange>
          </w:tcPr>
          <w:p w14:paraId="5493721F" w14:textId="77777777" w:rsidR="006868CB" w:rsidRPr="00A76C84" w:rsidRDefault="006868CB">
            <w:pPr>
              <w:pStyle w:val="NormalWeb"/>
              <w:spacing w:before="0" w:beforeAutospacing="0" w:after="20" w:afterAutospacing="0"/>
              <w:jc w:val="center"/>
              <w:rPr>
                <w:ins w:id="1270" w:author="Mateus Berardo de Souza Terra" w:date="2016-02-08T20:04:00Z"/>
                <w:color w:val="303030"/>
                <w:sz w:val="16"/>
                <w:szCs w:val="16"/>
                <w:rPrChange w:id="1271" w:author="Mateus Berardo de Souza Terra" w:date="2016-02-08T22:05:00Z">
                  <w:rPr>
                    <w:ins w:id="1272" w:author="Mateus Berardo de Souza Terra" w:date="2016-02-08T20:04:00Z"/>
                    <w:color w:val="303030"/>
                  </w:rPr>
                </w:rPrChange>
              </w:rPr>
              <w:pPrChange w:id="1273" w:author="Mateus Berardo de Souza Terra" w:date="2016-02-08T22:05:00Z">
                <w:pPr>
                  <w:pStyle w:val="NormalWeb"/>
                  <w:spacing w:before="0" w:beforeAutospacing="0" w:after="160" w:afterAutospacing="0"/>
                  <w:jc w:val="center"/>
                </w:pPr>
              </w:pPrChange>
            </w:pPr>
            <w:ins w:id="1274" w:author="Mateus Berardo de Souza Terra" w:date="2016-02-08T22:10:00Z">
              <w:r>
                <w:rPr>
                  <w:color w:val="303030"/>
                  <w:sz w:val="16"/>
                  <w:szCs w:val="16"/>
                </w:rPr>
                <w:t>R</w:t>
              </w:r>
            </w:ins>
          </w:p>
        </w:tc>
        <w:tc>
          <w:tcPr>
            <w:tcW w:w="1559" w:type="dxa"/>
            <w:tcPrChange w:id="1275" w:author="Mateus Berardo de Souza Terra" w:date="2016-02-08T22:05:00Z">
              <w:tcPr>
                <w:tcW w:w="1559" w:type="dxa"/>
              </w:tcPr>
            </w:tcPrChange>
          </w:tcPr>
          <w:p w14:paraId="378DFA7C" w14:textId="77777777" w:rsidR="006868CB" w:rsidRPr="00A76C84" w:rsidRDefault="006868CB">
            <w:pPr>
              <w:pStyle w:val="NormalWeb"/>
              <w:spacing w:before="0" w:beforeAutospacing="0" w:after="20" w:afterAutospacing="0"/>
              <w:jc w:val="center"/>
              <w:rPr>
                <w:ins w:id="1276" w:author="Mateus Berardo de Souza Terra" w:date="2016-02-08T20:04:00Z"/>
                <w:color w:val="303030"/>
                <w:sz w:val="16"/>
                <w:szCs w:val="16"/>
                <w:rPrChange w:id="1277" w:author="Mateus Berardo de Souza Terra" w:date="2016-02-08T22:05:00Z">
                  <w:rPr>
                    <w:ins w:id="1278" w:author="Mateus Berardo de Souza Terra" w:date="2016-02-08T20:04:00Z"/>
                    <w:color w:val="303030"/>
                  </w:rPr>
                </w:rPrChange>
              </w:rPr>
              <w:pPrChange w:id="1279" w:author="Mateus Berardo de Souza Terra" w:date="2016-02-08T22:05:00Z">
                <w:pPr>
                  <w:pStyle w:val="NormalWeb"/>
                  <w:spacing w:before="0" w:beforeAutospacing="0" w:after="160" w:afterAutospacing="0"/>
                  <w:jc w:val="center"/>
                </w:pPr>
              </w:pPrChange>
            </w:pPr>
            <w:ins w:id="1280" w:author="Mateus Berardo de Souza Terra" w:date="2016-02-08T22:09:00Z">
              <w:r>
                <w:rPr>
                  <w:color w:val="303030"/>
                  <w:sz w:val="16"/>
                  <w:szCs w:val="16"/>
                </w:rPr>
                <w:t>114</w:t>
              </w:r>
            </w:ins>
          </w:p>
        </w:tc>
        <w:tc>
          <w:tcPr>
            <w:tcW w:w="1559" w:type="dxa"/>
            <w:tcPrChange w:id="1281" w:author="Mateus Berardo de Souza Terra" w:date="2016-02-08T22:05:00Z">
              <w:tcPr>
                <w:tcW w:w="1559" w:type="dxa"/>
              </w:tcPr>
            </w:tcPrChange>
          </w:tcPr>
          <w:p w14:paraId="5CCF3E1D" w14:textId="77777777" w:rsidR="006868CB" w:rsidRPr="00A76C84" w:rsidRDefault="006868CB">
            <w:pPr>
              <w:pStyle w:val="NormalWeb"/>
              <w:spacing w:before="0" w:beforeAutospacing="0" w:after="20" w:afterAutospacing="0"/>
              <w:jc w:val="center"/>
              <w:rPr>
                <w:ins w:id="1282" w:author="Mateus Berardo de Souza Terra" w:date="2016-02-08T20:04:00Z"/>
                <w:color w:val="303030"/>
                <w:sz w:val="16"/>
                <w:szCs w:val="16"/>
                <w:rPrChange w:id="1283" w:author="Mateus Berardo de Souza Terra" w:date="2016-02-08T22:05:00Z">
                  <w:rPr>
                    <w:ins w:id="1284" w:author="Mateus Berardo de Souza Terra" w:date="2016-02-08T20:04:00Z"/>
                    <w:color w:val="303030"/>
                  </w:rPr>
                </w:rPrChange>
              </w:rPr>
              <w:pPrChange w:id="1285" w:author="Mateus Berardo de Souza Terra" w:date="2016-02-08T22:05:00Z">
                <w:pPr>
                  <w:pStyle w:val="NormalWeb"/>
                  <w:spacing w:before="0" w:beforeAutospacing="0" w:after="160" w:afterAutospacing="0"/>
                  <w:jc w:val="center"/>
                </w:pPr>
              </w:pPrChange>
            </w:pPr>
            <w:proofErr w:type="gramStart"/>
            <w:ins w:id="1286" w:author="Mateus Berardo de Souza Terra" w:date="2016-02-08T22:11:00Z">
              <w:r>
                <w:rPr>
                  <w:color w:val="303030"/>
                  <w:sz w:val="16"/>
                  <w:szCs w:val="16"/>
                </w:rPr>
                <w:t>r</w:t>
              </w:r>
            </w:ins>
            <w:proofErr w:type="gramEnd"/>
          </w:p>
        </w:tc>
      </w:tr>
      <w:tr w:rsidR="006868CB" w:rsidRPr="00A76C84" w14:paraId="319FE4BE" w14:textId="77777777" w:rsidTr="007031A8">
        <w:trPr>
          <w:trHeight w:val="20"/>
          <w:ins w:id="1287" w:author="Mateus Berardo de Souza Terra" w:date="2016-02-08T20:04:00Z"/>
        </w:trPr>
        <w:tc>
          <w:tcPr>
            <w:tcW w:w="1558" w:type="dxa"/>
            <w:tcPrChange w:id="1288" w:author="Mateus Berardo de Souza Terra" w:date="2016-02-08T22:05:00Z">
              <w:tcPr>
                <w:tcW w:w="1558" w:type="dxa"/>
              </w:tcPr>
            </w:tcPrChange>
          </w:tcPr>
          <w:p w14:paraId="1FA5C827" w14:textId="77777777" w:rsidR="006868CB" w:rsidRPr="00A76C84" w:rsidRDefault="006868CB">
            <w:pPr>
              <w:pStyle w:val="NormalWeb"/>
              <w:spacing w:before="0" w:beforeAutospacing="0" w:after="20" w:afterAutospacing="0"/>
              <w:jc w:val="center"/>
              <w:rPr>
                <w:ins w:id="1289" w:author="Mateus Berardo de Souza Terra" w:date="2016-02-08T20:04:00Z"/>
                <w:color w:val="303030"/>
                <w:sz w:val="16"/>
                <w:szCs w:val="16"/>
                <w:rPrChange w:id="1290" w:author="Mateus Berardo de Souza Terra" w:date="2016-02-08T22:05:00Z">
                  <w:rPr>
                    <w:ins w:id="1291" w:author="Mateus Berardo de Souza Terra" w:date="2016-02-08T20:04:00Z"/>
                    <w:color w:val="303030"/>
                  </w:rPr>
                </w:rPrChange>
              </w:rPr>
              <w:pPrChange w:id="1292" w:author="Mateus Berardo de Souza Terra" w:date="2016-02-08T22:05:00Z">
                <w:pPr>
                  <w:pStyle w:val="NormalWeb"/>
                  <w:spacing w:before="0" w:beforeAutospacing="0" w:after="160" w:afterAutospacing="0"/>
                  <w:jc w:val="center"/>
                </w:pPr>
              </w:pPrChange>
            </w:pPr>
            <w:ins w:id="1293" w:author="Mateus Berardo de Souza Terra" w:date="2016-02-08T20:05:00Z">
              <w:r w:rsidRPr="00A76C84">
                <w:rPr>
                  <w:color w:val="303030"/>
                  <w:sz w:val="16"/>
                  <w:szCs w:val="16"/>
                  <w:rPrChange w:id="1294" w:author="Mateus Berardo de Souza Terra" w:date="2016-02-08T22:05:00Z">
                    <w:rPr>
                      <w:color w:val="303030"/>
                    </w:rPr>
                  </w:rPrChange>
                </w:rPr>
                <w:t>51</w:t>
              </w:r>
            </w:ins>
          </w:p>
        </w:tc>
        <w:tc>
          <w:tcPr>
            <w:tcW w:w="1558" w:type="dxa"/>
            <w:tcPrChange w:id="1295" w:author="Mateus Berardo de Souza Terra" w:date="2016-02-08T22:05:00Z">
              <w:tcPr>
                <w:tcW w:w="1558" w:type="dxa"/>
              </w:tcPr>
            </w:tcPrChange>
          </w:tcPr>
          <w:p w14:paraId="35FC4088" w14:textId="77777777" w:rsidR="006868CB" w:rsidRPr="00A76C84" w:rsidRDefault="006868CB">
            <w:pPr>
              <w:pStyle w:val="NormalWeb"/>
              <w:spacing w:before="0" w:beforeAutospacing="0" w:after="20" w:afterAutospacing="0"/>
              <w:jc w:val="center"/>
              <w:rPr>
                <w:ins w:id="1296" w:author="Mateus Berardo de Souza Terra" w:date="2016-02-08T20:04:00Z"/>
                <w:color w:val="303030"/>
                <w:sz w:val="16"/>
                <w:szCs w:val="16"/>
                <w:rPrChange w:id="1297" w:author="Mateus Berardo de Souza Terra" w:date="2016-02-08T22:05:00Z">
                  <w:rPr>
                    <w:ins w:id="1298" w:author="Mateus Berardo de Souza Terra" w:date="2016-02-08T20:04:00Z"/>
                    <w:color w:val="303030"/>
                  </w:rPr>
                </w:rPrChange>
              </w:rPr>
              <w:pPrChange w:id="1299" w:author="Mateus Berardo de Souza Terra" w:date="2016-02-08T22:05:00Z">
                <w:pPr>
                  <w:pStyle w:val="NormalWeb"/>
                  <w:spacing w:before="0" w:beforeAutospacing="0" w:after="160" w:afterAutospacing="0"/>
                  <w:jc w:val="center"/>
                </w:pPr>
              </w:pPrChange>
            </w:pPr>
            <w:ins w:id="1300" w:author="Mateus Berardo de Souza Terra" w:date="2016-02-08T22:13:00Z">
              <w:r>
                <w:rPr>
                  <w:color w:val="303030"/>
                  <w:sz w:val="16"/>
                  <w:szCs w:val="16"/>
                </w:rPr>
                <w:t>3</w:t>
              </w:r>
            </w:ins>
          </w:p>
        </w:tc>
        <w:tc>
          <w:tcPr>
            <w:tcW w:w="1558" w:type="dxa"/>
            <w:tcPrChange w:id="1301" w:author="Mateus Berardo de Souza Terra" w:date="2016-02-08T22:05:00Z">
              <w:tcPr>
                <w:tcW w:w="1558" w:type="dxa"/>
              </w:tcPr>
            </w:tcPrChange>
          </w:tcPr>
          <w:p w14:paraId="29447C5F" w14:textId="77777777" w:rsidR="006868CB" w:rsidRPr="00A76C84" w:rsidRDefault="006868CB">
            <w:pPr>
              <w:pStyle w:val="NormalWeb"/>
              <w:spacing w:before="0" w:beforeAutospacing="0" w:after="20" w:afterAutospacing="0"/>
              <w:jc w:val="center"/>
              <w:rPr>
                <w:ins w:id="1302" w:author="Mateus Berardo de Souza Terra" w:date="2016-02-08T20:04:00Z"/>
                <w:color w:val="303030"/>
                <w:sz w:val="16"/>
                <w:szCs w:val="16"/>
                <w:rPrChange w:id="1303" w:author="Mateus Berardo de Souza Terra" w:date="2016-02-08T22:05:00Z">
                  <w:rPr>
                    <w:ins w:id="1304" w:author="Mateus Berardo de Souza Terra" w:date="2016-02-08T20:04:00Z"/>
                    <w:color w:val="303030"/>
                  </w:rPr>
                </w:rPrChange>
              </w:rPr>
              <w:pPrChange w:id="1305" w:author="Mateus Berardo de Souza Terra" w:date="2016-02-08T22:05:00Z">
                <w:pPr>
                  <w:pStyle w:val="NormalWeb"/>
                  <w:spacing w:before="0" w:beforeAutospacing="0" w:after="160" w:afterAutospacing="0"/>
                  <w:jc w:val="center"/>
                </w:pPr>
              </w:pPrChange>
            </w:pPr>
            <w:ins w:id="1306" w:author="Mateus Berardo de Souza Terra" w:date="2016-02-08T22:09:00Z">
              <w:r>
                <w:rPr>
                  <w:color w:val="303030"/>
                  <w:sz w:val="16"/>
                  <w:szCs w:val="16"/>
                </w:rPr>
                <w:t>83</w:t>
              </w:r>
            </w:ins>
          </w:p>
        </w:tc>
        <w:tc>
          <w:tcPr>
            <w:tcW w:w="1558" w:type="dxa"/>
            <w:tcPrChange w:id="1307" w:author="Mateus Berardo de Souza Terra" w:date="2016-02-08T22:05:00Z">
              <w:tcPr>
                <w:tcW w:w="1558" w:type="dxa"/>
              </w:tcPr>
            </w:tcPrChange>
          </w:tcPr>
          <w:p w14:paraId="43640F9E" w14:textId="77777777" w:rsidR="006868CB" w:rsidRPr="00A76C84" w:rsidRDefault="006868CB">
            <w:pPr>
              <w:pStyle w:val="NormalWeb"/>
              <w:spacing w:before="0" w:beforeAutospacing="0" w:after="20" w:afterAutospacing="0"/>
              <w:jc w:val="center"/>
              <w:rPr>
                <w:ins w:id="1308" w:author="Mateus Berardo de Souza Terra" w:date="2016-02-08T20:04:00Z"/>
                <w:color w:val="303030"/>
                <w:sz w:val="16"/>
                <w:szCs w:val="16"/>
                <w:rPrChange w:id="1309" w:author="Mateus Berardo de Souza Terra" w:date="2016-02-08T22:05:00Z">
                  <w:rPr>
                    <w:ins w:id="1310" w:author="Mateus Berardo de Souza Terra" w:date="2016-02-08T20:04:00Z"/>
                    <w:color w:val="303030"/>
                  </w:rPr>
                </w:rPrChange>
              </w:rPr>
              <w:pPrChange w:id="1311" w:author="Mateus Berardo de Souza Terra" w:date="2016-02-08T22:05:00Z">
                <w:pPr>
                  <w:pStyle w:val="NormalWeb"/>
                  <w:spacing w:before="0" w:beforeAutospacing="0" w:after="160" w:afterAutospacing="0"/>
                  <w:jc w:val="center"/>
                </w:pPr>
              </w:pPrChange>
            </w:pPr>
            <w:ins w:id="1312" w:author="Mateus Berardo de Souza Terra" w:date="2016-02-08T22:10:00Z">
              <w:r>
                <w:rPr>
                  <w:color w:val="303030"/>
                  <w:sz w:val="16"/>
                  <w:szCs w:val="16"/>
                </w:rPr>
                <w:t>S</w:t>
              </w:r>
            </w:ins>
          </w:p>
        </w:tc>
        <w:tc>
          <w:tcPr>
            <w:tcW w:w="1559" w:type="dxa"/>
            <w:tcPrChange w:id="1313" w:author="Mateus Berardo de Souza Terra" w:date="2016-02-08T22:05:00Z">
              <w:tcPr>
                <w:tcW w:w="1559" w:type="dxa"/>
              </w:tcPr>
            </w:tcPrChange>
          </w:tcPr>
          <w:p w14:paraId="70B808B2" w14:textId="77777777" w:rsidR="006868CB" w:rsidRPr="00A76C84" w:rsidRDefault="006868CB">
            <w:pPr>
              <w:pStyle w:val="NormalWeb"/>
              <w:spacing w:before="0" w:beforeAutospacing="0" w:after="20" w:afterAutospacing="0"/>
              <w:jc w:val="center"/>
              <w:rPr>
                <w:ins w:id="1314" w:author="Mateus Berardo de Souza Terra" w:date="2016-02-08T20:04:00Z"/>
                <w:color w:val="303030"/>
                <w:sz w:val="16"/>
                <w:szCs w:val="16"/>
                <w:rPrChange w:id="1315" w:author="Mateus Berardo de Souza Terra" w:date="2016-02-08T22:05:00Z">
                  <w:rPr>
                    <w:ins w:id="1316" w:author="Mateus Berardo de Souza Terra" w:date="2016-02-08T20:04:00Z"/>
                    <w:color w:val="303030"/>
                  </w:rPr>
                </w:rPrChange>
              </w:rPr>
              <w:pPrChange w:id="1317" w:author="Mateus Berardo de Souza Terra" w:date="2016-02-08T22:05:00Z">
                <w:pPr>
                  <w:pStyle w:val="NormalWeb"/>
                  <w:spacing w:before="0" w:beforeAutospacing="0" w:after="160" w:afterAutospacing="0"/>
                  <w:jc w:val="center"/>
                </w:pPr>
              </w:pPrChange>
            </w:pPr>
            <w:ins w:id="1318" w:author="Mateus Berardo de Souza Terra" w:date="2016-02-08T22:09:00Z">
              <w:r>
                <w:rPr>
                  <w:color w:val="303030"/>
                  <w:sz w:val="16"/>
                  <w:szCs w:val="16"/>
                </w:rPr>
                <w:t>115</w:t>
              </w:r>
            </w:ins>
          </w:p>
        </w:tc>
        <w:tc>
          <w:tcPr>
            <w:tcW w:w="1559" w:type="dxa"/>
            <w:tcPrChange w:id="1319" w:author="Mateus Berardo de Souza Terra" w:date="2016-02-08T22:05:00Z">
              <w:tcPr>
                <w:tcW w:w="1559" w:type="dxa"/>
              </w:tcPr>
            </w:tcPrChange>
          </w:tcPr>
          <w:p w14:paraId="5F328EDF" w14:textId="77777777" w:rsidR="006868CB" w:rsidRPr="00A76C84" w:rsidRDefault="006868CB">
            <w:pPr>
              <w:pStyle w:val="NormalWeb"/>
              <w:spacing w:before="0" w:beforeAutospacing="0" w:after="20" w:afterAutospacing="0"/>
              <w:jc w:val="center"/>
              <w:rPr>
                <w:ins w:id="1320" w:author="Mateus Berardo de Souza Terra" w:date="2016-02-08T20:04:00Z"/>
                <w:color w:val="303030"/>
                <w:sz w:val="16"/>
                <w:szCs w:val="16"/>
                <w:rPrChange w:id="1321" w:author="Mateus Berardo de Souza Terra" w:date="2016-02-08T22:05:00Z">
                  <w:rPr>
                    <w:ins w:id="1322" w:author="Mateus Berardo de Souza Terra" w:date="2016-02-08T20:04:00Z"/>
                    <w:color w:val="303030"/>
                  </w:rPr>
                </w:rPrChange>
              </w:rPr>
              <w:pPrChange w:id="1323" w:author="Mateus Berardo de Souza Terra" w:date="2016-02-08T22:05:00Z">
                <w:pPr>
                  <w:pStyle w:val="NormalWeb"/>
                  <w:spacing w:before="0" w:beforeAutospacing="0" w:after="160" w:afterAutospacing="0"/>
                  <w:jc w:val="center"/>
                </w:pPr>
              </w:pPrChange>
            </w:pPr>
            <w:proofErr w:type="gramStart"/>
            <w:ins w:id="1324" w:author="Mateus Berardo de Souza Terra" w:date="2016-02-08T22:11:00Z">
              <w:r>
                <w:rPr>
                  <w:color w:val="303030"/>
                  <w:sz w:val="16"/>
                  <w:szCs w:val="16"/>
                </w:rPr>
                <w:t>s</w:t>
              </w:r>
            </w:ins>
            <w:proofErr w:type="gramEnd"/>
          </w:p>
        </w:tc>
      </w:tr>
      <w:tr w:rsidR="006868CB" w:rsidRPr="00A76C84" w14:paraId="39F1FB08" w14:textId="77777777" w:rsidTr="007031A8">
        <w:trPr>
          <w:trHeight w:val="20"/>
          <w:ins w:id="1325" w:author="Mateus Berardo de Souza Terra" w:date="2016-02-08T20:04:00Z"/>
        </w:trPr>
        <w:tc>
          <w:tcPr>
            <w:tcW w:w="1558" w:type="dxa"/>
            <w:tcPrChange w:id="1326" w:author="Mateus Berardo de Souza Terra" w:date="2016-02-08T22:05:00Z">
              <w:tcPr>
                <w:tcW w:w="1558" w:type="dxa"/>
              </w:tcPr>
            </w:tcPrChange>
          </w:tcPr>
          <w:p w14:paraId="5E171DCB" w14:textId="77777777" w:rsidR="006868CB" w:rsidRPr="00A76C84" w:rsidRDefault="006868CB">
            <w:pPr>
              <w:pStyle w:val="NormalWeb"/>
              <w:spacing w:before="0" w:beforeAutospacing="0" w:after="20" w:afterAutospacing="0"/>
              <w:jc w:val="center"/>
              <w:rPr>
                <w:ins w:id="1327" w:author="Mateus Berardo de Souza Terra" w:date="2016-02-08T20:04:00Z"/>
                <w:color w:val="303030"/>
                <w:sz w:val="16"/>
                <w:szCs w:val="16"/>
                <w:rPrChange w:id="1328" w:author="Mateus Berardo de Souza Terra" w:date="2016-02-08T22:05:00Z">
                  <w:rPr>
                    <w:ins w:id="1329" w:author="Mateus Berardo de Souza Terra" w:date="2016-02-08T20:04:00Z"/>
                    <w:color w:val="303030"/>
                  </w:rPr>
                </w:rPrChange>
              </w:rPr>
              <w:pPrChange w:id="1330" w:author="Mateus Berardo de Souza Terra" w:date="2016-02-08T22:05:00Z">
                <w:pPr>
                  <w:pStyle w:val="NormalWeb"/>
                  <w:spacing w:before="0" w:beforeAutospacing="0" w:after="160" w:afterAutospacing="0"/>
                  <w:jc w:val="center"/>
                </w:pPr>
              </w:pPrChange>
            </w:pPr>
            <w:ins w:id="1331" w:author="Mateus Berardo de Souza Terra" w:date="2016-02-08T20:05:00Z">
              <w:r w:rsidRPr="00A76C84">
                <w:rPr>
                  <w:color w:val="303030"/>
                  <w:sz w:val="16"/>
                  <w:szCs w:val="16"/>
                  <w:rPrChange w:id="1332" w:author="Mateus Berardo de Souza Terra" w:date="2016-02-08T22:05:00Z">
                    <w:rPr>
                      <w:color w:val="303030"/>
                    </w:rPr>
                  </w:rPrChange>
                </w:rPr>
                <w:t>52</w:t>
              </w:r>
            </w:ins>
          </w:p>
        </w:tc>
        <w:tc>
          <w:tcPr>
            <w:tcW w:w="1558" w:type="dxa"/>
            <w:tcPrChange w:id="1333" w:author="Mateus Berardo de Souza Terra" w:date="2016-02-08T22:05:00Z">
              <w:tcPr>
                <w:tcW w:w="1558" w:type="dxa"/>
              </w:tcPr>
            </w:tcPrChange>
          </w:tcPr>
          <w:p w14:paraId="37DEED9B" w14:textId="77777777" w:rsidR="006868CB" w:rsidRPr="00A76C84" w:rsidRDefault="006868CB">
            <w:pPr>
              <w:pStyle w:val="NormalWeb"/>
              <w:spacing w:before="0" w:beforeAutospacing="0" w:after="20" w:afterAutospacing="0"/>
              <w:jc w:val="center"/>
              <w:rPr>
                <w:ins w:id="1334" w:author="Mateus Berardo de Souza Terra" w:date="2016-02-08T20:04:00Z"/>
                <w:color w:val="303030"/>
                <w:sz w:val="16"/>
                <w:szCs w:val="16"/>
                <w:rPrChange w:id="1335" w:author="Mateus Berardo de Souza Terra" w:date="2016-02-08T22:05:00Z">
                  <w:rPr>
                    <w:ins w:id="1336" w:author="Mateus Berardo de Souza Terra" w:date="2016-02-08T20:04:00Z"/>
                    <w:color w:val="303030"/>
                  </w:rPr>
                </w:rPrChange>
              </w:rPr>
              <w:pPrChange w:id="1337" w:author="Mateus Berardo de Souza Terra" w:date="2016-02-08T22:05:00Z">
                <w:pPr>
                  <w:pStyle w:val="NormalWeb"/>
                  <w:spacing w:before="0" w:beforeAutospacing="0" w:after="160" w:afterAutospacing="0"/>
                  <w:jc w:val="center"/>
                </w:pPr>
              </w:pPrChange>
            </w:pPr>
            <w:ins w:id="1338" w:author="Mateus Berardo de Souza Terra" w:date="2016-02-08T22:13:00Z">
              <w:r>
                <w:rPr>
                  <w:color w:val="303030"/>
                  <w:sz w:val="16"/>
                  <w:szCs w:val="16"/>
                </w:rPr>
                <w:t>4</w:t>
              </w:r>
            </w:ins>
          </w:p>
        </w:tc>
        <w:tc>
          <w:tcPr>
            <w:tcW w:w="1558" w:type="dxa"/>
            <w:tcPrChange w:id="1339" w:author="Mateus Berardo de Souza Terra" w:date="2016-02-08T22:05:00Z">
              <w:tcPr>
                <w:tcW w:w="1558" w:type="dxa"/>
              </w:tcPr>
            </w:tcPrChange>
          </w:tcPr>
          <w:p w14:paraId="7E4E2C9F" w14:textId="77777777" w:rsidR="006868CB" w:rsidRPr="00A76C84" w:rsidRDefault="006868CB">
            <w:pPr>
              <w:pStyle w:val="NormalWeb"/>
              <w:spacing w:before="0" w:beforeAutospacing="0" w:after="20" w:afterAutospacing="0"/>
              <w:jc w:val="center"/>
              <w:rPr>
                <w:ins w:id="1340" w:author="Mateus Berardo de Souza Terra" w:date="2016-02-08T20:04:00Z"/>
                <w:color w:val="303030"/>
                <w:sz w:val="16"/>
                <w:szCs w:val="16"/>
                <w:rPrChange w:id="1341" w:author="Mateus Berardo de Souza Terra" w:date="2016-02-08T22:05:00Z">
                  <w:rPr>
                    <w:ins w:id="1342" w:author="Mateus Berardo de Souza Terra" w:date="2016-02-08T20:04:00Z"/>
                    <w:color w:val="303030"/>
                  </w:rPr>
                </w:rPrChange>
              </w:rPr>
              <w:pPrChange w:id="1343" w:author="Mateus Berardo de Souza Terra" w:date="2016-02-08T22:05:00Z">
                <w:pPr>
                  <w:pStyle w:val="NormalWeb"/>
                  <w:spacing w:before="0" w:beforeAutospacing="0" w:after="160" w:afterAutospacing="0"/>
                  <w:jc w:val="center"/>
                </w:pPr>
              </w:pPrChange>
            </w:pPr>
            <w:ins w:id="1344" w:author="Mateus Berardo de Souza Terra" w:date="2016-02-08T22:09:00Z">
              <w:r>
                <w:rPr>
                  <w:color w:val="303030"/>
                  <w:sz w:val="16"/>
                  <w:szCs w:val="16"/>
                </w:rPr>
                <w:t>84</w:t>
              </w:r>
            </w:ins>
          </w:p>
        </w:tc>
        <w:tc>
          <w:tcPr>
            <w:tcW w:w="1558" w:type="dxa"/>
            <w:tcPrChange w:id="1345" w:author="Mateus Berardo de Souza Terra" w:date="2016-02-08T22:05:00Z">
              <w:tcPr>
                <w:tcW w:w="1558" w:type="dxa"/>
              </w:tcPr>
            </w:tcPrChange>
          </w:tcPr>
          <w:p w14:paraId="1812BD62" w14:textId="77777777" w:rsidR="006868CB" w:rsidRPr="00A76C84" w:rsidRDefault="006868CB">
            <w:pPr>
              <w:pStyle w:val="NormalWeb"/>
              <w:spacing w:before="0" w:beforeAutospacing="0" w:after="20" w:afterAutospacing="0"/>
              <w:jc w:val="center"/>
              <w:rPr>
                <w:ins w:id="1346" w:author="Mateus Berardo de Souza Terra" w:date="2016-02-08T20:04:00Z"/>
                <w:color w:val="303030"/>
                <w:sz w:val="16"/>
                <w:szCs w:val="16"/>
                <w:rPrChange w:id="1347" w:author="Mateus Berardo de Souza Terra" w:date="2016-02-08T22:05:00Z">
                  <w:rPr>
                    <w:ins w:id="1348" w:author="Mateus Berardo de Souza Terra" w:date="2016-02-08T20:04:00Z"/>
                    <w:color w:val="303030"/>
                  </w:rPr>
                </w:rPrChange>
              </w:rPr>
              <w:pPrChange w:id="1349" w:author="Mateus Berardo de Souza Terra" w:date="2016-02-08T22:05:00Z">
                <w:pPr>
                  <w:pStyle w:val="NormalWeb"/>
                  <w:spacing w:before="0" w:beforeAutospacing="0" w:after="160" w:afterAutospacing="0"/>
                  <w:jc w:val="center"/>
                </w:pPr>
              </w:pPrChange>
            </w:pPr>
            <w:ins w:id="1350" w:author="Mateus Berardo de Souza Terra" w:date="2016-02-08T22:10:00Z">
              <w:r>
                <w:rPr>
                  <w:color w:val="303030"/>
                  <w:sz w:val="16"/>
                  <w:szCs w:val="16"/>
                </w:rPr>
                <w:t>T</w:t>
              </w:r>
            </w:ins>
          </w:p>
        </w:tc>
        <w:tc>
          <w:tcPr>
            <w:tcW w:w="1559" w:type="dxa"/>
            <w:tcPrChange w:id="1351" w:author="Mateus Berardo de Souza Terra" w:date="2016-02-08T22:05:00Z">
              <w:tcPr>
                <w:tcW w:w="1559" w:type="dxa"/>
              </w:tcPr>
            </w:tcPrChange>
          </w:tcPr>
          <w:p w14:paraId="21F8288D" w14:textId="77777777" w:rsidR="006868CB" w:rsidRPr="00A76C84" w:rsidRDefault="006868CB">
            <w:pPr>
              <w:pStyle w:val="NormalWeb"/>
              <w:spacing w:before="0" w:beforeAutospacing="0" w:after="20" w:afterAutospacing="0"/>
              <w:jc w:val="center"/>
              <w:rPr>
                <w:ins w:id="1352" w:author="Mateus Berardo de Souza Terra" w:date="2016-02-08T20:04:00Z"/>
                <w:color w:val="303030"/>
                <w:sz w:val="16"/>
                <w:szCs w:val="16"/>
                <w:rPrChange w:id="1353" w:author="Mateus Berardo de Souza Terra" w:date="2016-02-08T22:05:00Z">
                  <w:rPr>
                    <w:ins w:id="1354" w:author="Mateus Berardo de Souza Terra" w:date="2016-02-08T20:04:00Z"/>
                    <w:color w:val="303030"/>
                  </w:rPr>
                </w:rPrChange>
              </w:rPr>
              <w:pPrChange w:id="1355" w:author="Mateus Berardo de Souza Terra" w:date="2016-02-08T22:05:00Z">
                <w:pPr>
                  <w:pStyle w:val="NormalWeb"/>
                  <w:spacing w:before="0" w:beforeAutospacing="0" w:after="160" w:afterAutospacing="0"/>
                  <w:jc w:val="center"/>
                </w:pPr>
              </w:pPrChange>
            </w:pPr>
            <w:ins w:id="1356" w:author="Mateus Berardo de Souza Terra" w:date="2016-02-08T22:09:00Z">
              <w:r>
                <w:rPr>
                  <w:color w:val="303030"/>
                  <w:sz w:val="16"/>
                  <w:szCs w:val="16"/>
                </w:rPr>
                <w:t>116</w:t>
              </w:r>
            </w:ins>
          </w:p>
        </w:tc>
        <w:tc>
          <w:tcPr>
            <w:tcW w:w="1559" w:type="dxa"/>
            <w:tcPrChange w:id="1357" w:author="Mateus Berardo de Souza Terra" w:date="2016-02-08T22:05:00Z">
              <w:tcPr>
                <w:tcW w:w="1559" w:type="dxa"/>
              </w:tcPr>
            </w:tcPrChange>
          </w:tcPr>
          <w:p w14:paraId="48387BCB" w14:textId="77777777" w:rsidR="006868CB" w:rsidRPr="00A76C84" w:rsidRDefault="006868CB">
            <w:pPr>
              <w:pStyle w:val="NormalWeb"/>
              <w:spacing w:before="0" w:beforeAutospacing="0" w:after="20" w:afterAutospacing="0"/>
              <w:jc w:val="center"/>
              <w:rPr>
                <w:ins w:id="1358" w:author="Mateus Berardo de Souza Terra" w:date="2016-02-08T20:04:00Z"/>
                <w:color w:val="303030"/>
                <w:sz w:val="16"/>
                <w:szCs w:val="16"/>
                <w:rPrChange w:id="1359" w:author="Mateus Berardo de Souza Terra" w:date="2016-02-08T22:05:00Z">
                  <w:rPr>
                    <w:ins w:id="1360" w:author="Mateus Berardo de Souza Terra" w:date="2016-02-08T20:04:00Z"/>
                    <w:color w:val="303030"/>
                  </w:rPr>
                </w:rPrChange>
              </w:rPr>
              <w:pPrChange w:id="1361" w:author="Mateus Berardo de Souza Terra" w:date="2016-02-08T22:05:00Z">
                <w:pPr>
                  <w:pStyle w:val="NormalWeb"/>
                  <w:spacing w:before="0" w:beforeAutospacing="0" w:after="160" w:afterAutospacing="0"/>
                  <w:jc w:val="center"/>
                </w:pPr>
              </w:pPrChange>
            </w:pPr>
            <w:proofErr w:type="gramStart"/>
            <w:ins w:id="1362" w:author="Mateus Berardo de Souza Terra" w:date="2016-02-08T22:11:00Z">
              <w:r>
                <w:rPr>
                  <w:color w:val="303030"/>
                  <w:sz w:val="16"/>
                  <w:szCs w:val="16"/>
                </w:rPr>
                <w:t>t</w:t>
              </w:r>
            </w:ins>
            <w:proofErr w:type="gramEnd"/>
          </w:p>
        </w:tc>
      </w:tr>
      <w:tr w:rsidR="006868CB" w:rsidRPr="00A76C84" w14:paraId="5425FF3E" w14:textId="77777777" w:rsidTr="007031A8">
        <w:trPr>
          <w:trHeight w:val="20"/>
          <w:ins w:id="1363" w:author="Mateus Berardo de Souza Terra" w:date="2016-02-08T20:04:00Z"/>
        </w:trPr>
        <w:tc>
          <w:tcPr>
            <w:tcW w:w="1558" w:type="dxa"/>
            <w:tcPrChange w:id="1364" w:author="Mateus Berardo de Souza Terra" w:date="2016-02-08T22:05:00Z">
              <w:tcPr>
                <w:tcW w:w="1558" w:type="dxa"/>
              </w:tcPr>
            </w:tcPrChange>
          </w:tcPr>
          <w:p w14:paraId="1338250C" w14:textId="77777777" w:rsidR="006868CB" w:rsidRPr="00A76C84" w:rsidRDefault="006868CB">
            <w:pPr>
              <w:pStyle w:val="NormalWeb"/>
              <w:spacing w:before="0" w:beforeAutospacing="0" w:after="20" w:afterAutospacing="0"/>
              <w:jc w:val="center"/>
              <w:rPr>
                <w:ins w:id="1365" w:author="Mateus Berardo de Souza Terra" w:date="2016-02-08T20:04:00Z"/>
                <w:color w:val="303030"/>
                <w:sz w:val="16"/>
                <w:szCs w:val="16"/>
                <w:rPrChange w:id="1366" w:author="Mateus Berardo de Souza Terra" w:date="2016-02-08T22:05:00Z">
                  <w:rPr>
                    <w:ins w:id="1367" w:author="Mateus Berardo de Souza Terra" w:date="2016-02-08T20:04:00Z"/>
                    <w:color w:val="303030"/>
                  </w:rPr>
                </w:rPrChange>
              </w:rPr>
              <w:pPrChange w:id="1368" w:author="Mateus Berardo de Souza Terra" w:date="2016-02-08T22:05:00Z">
                <w:pPr>
                  <w:pStyle w:val="NormalWeb"/>
                  <w:spacing w:before="0" w:beforeAutospacing="0" w:after="160" w:afterAutospacing="0"/>
                  <w:jc w:val="center"/>
                </w:pPr>
              </w:pPrChange>
            </w:pPr>
            <w:ins w:id="1369" w:author="Mateus Berardo de Souza Terra" w:date="2016-02-08T20:05:00Z">
              <w:r w:rsidRPr="00A76C84">
                <w:rPr>
                  <w:color w:val="303030"/>
                  <w:sz w:val="16"/>
                  <w:szCs w:val="16"/>
                  <w:rPrChange w:id="1370" w:author="Mateus Berardo de Souza Terra" w:date="2016-02-08T22:05:00Z">
                    <w:rPr>
                      <w:color w:val="303030"/>
                    </w:rPr>
                  </w:rPrChange>
                </w:rPr>
                <w:t>53</w:t>
              </w:r>
            </w:ins>
          </w:p>
        </w:tc>
        <w:tc>
          <w:tcPr>
            <w:tcW w:w="1558" w:type="dxa"/>
            <w:tcPrChange w:id="1371" w:author="Mateus Berardo de Souza Terra" w:date="2016-02-08T22:05:00Z">
              <w:tcPr>
                <w:tcW w:w="1558" w:type="dxa"/>
              </w:tcPr>
            </w:tcPrChange>
          </w:tcPr>
          <w:p w14:paraId="6BF1E73E" w14:textId="77777777" w:rsidR="006868CB" w:rsidRPr="00A76C84" w:rsidRDefault="006868CB">
            <w:pPr>
              <w:pStyle w:val="NormalWeb"/>
              <w:spacing w:before="0" w:beforeAutospacing="0" w:after="20" w:afterAutospacing="0"/>
              <w:jc w:val="center"/>
              <w:rPr>
                <w:ins w:id="1372" w:author="Mateus Berardo de Souza Terra" w:date="2016-02-08T20:04:00Z"/>
                <w:color w:val="303030"/>
                <w:sz w:val="16"/>
                <w:szCs w:val="16"/>
                <w:rPrChange w:id="1373" w:author="Mateus Berardo de Souza Terra" w:date="2016-02-08T22:05:00Z">
                  <w:rPr>
                    <w:ins w:id="1374" w:author="Mateus Berardo de Souza Terra" w:date="2016-02-08T20:04:00Z"/>
                    <w:color w:val="303030"/>
                  </w:rPr>
                </w:rPrChange>
              </w:rPr>
              <w:pPrChange w:id="1375" w:author="Mateus Berardo de Souza Terra" w:date="2016-02-08T22:05:00Z">
                <w:pPr>
                  <w:pStyle w:val="NormalWeb"/>
                  <w:spacing w:before="0" w:beforeAutospacing="0" w:after="160" w:afterAutospacing="0"/>
                  <w:jc w:val="center"/>
                </w:pPr>
              </w:pPrChange>
            </w:pPr>
            <w:ins w:id="1376" w:author="Mateus Berardo de Souza Terra" w:date="2016-02-08T22:13:00Z">
              <w:r>
                <w:rPr>
                  <w:color w:val="303030"/>
                  <w:sz w:val="16"/>
                  <w:szCs w:val="16"/>
                </w:rPr>
                <w:t>5</w:t>
              </w:r>
            </w:ins>
          </w:p>
        </w:tc>
        <w:tc>
          <w:tcPr>
            <w:tcW w:w="1558" w:type="dxa"/>
            <w:tcPrChange w:id="1377" w:author="Mateus Berardo de Souza Terra" w:date="2016-02-08T22:05:00Z">
              <w:tcPr>
                <w:tcW w:w="1558" w:type="dxa"/>
              </w:tcPr>
            </w:tcPrChange>
          </w:tcPr>
          <w:p w14:paraId="3A4123F8" w14:textId="77777777" w:rsidR="006868CB" w:rsidRPr="00A76C84" w:rsidRDefault="006868CB">
            <w:pPr>
              <w:pStyle w:val="NormalWeb"/>
              <w:spacing w:before="0" w:beforeAutospacing="0" w:after="20" w:afterAutospacing="0"/>
              <w:jc w:val="center"/>
              <w:rPr>
                <w:ins w:id="1378" w:author="Mateus Berardo de Souza Terra" w:date="2016-02-08T20:04:00Z"/>
                <w:color w:val="303030"/>
                <w:sz w:val="16"/>
                <w:szCs w:val="16"/>
                <w:rPrChange w:id="1379" w:author="Mateus Berardo de Souza Terra" w:date="2016-02-08T22:05:00Z">
                  <w:rPr>
                    <w:ins w:id="1380" w:author="Mateus Berardo de Souza Terra" w:date="2016-02-08T20:04:00Z"/>
                    <w:color w:val="303030"/>
                  </w:rPr>
                </w:rPrChange>
              </w:rPr>
              <w:pPrChange w:id="1381" w:author="Mateus Berardo de Souza Terra" w:date="2016-02-08T22:05:00Z">
                <w:pPr>
                  <w:pStyle w:val="NormalWeb"/>
                  <w:spacing w:before="0" w:beforeAutospacing="0" w:after="160" w:afterAutospacing="0"/>
                  <w:jc w:val="center"/>
                </w:pPr>
              </w:pPrChange>
            </w:pPr>
            <w:ins w:id="1382" w:author="Mateus Berardo de Souza Terra" w:date="2016-02-08T22:09:00Z">
              <w:r>
                <w:rPr>
                  <w:color w:val="303030"/>
                  <w:sz w:val="16"/>
                  <w:szCs w:val="16"/>
                </w:rPr>
                <w:t>85</w:t>
              </w:r>
            </w:ins>
          </w:p>
        </w:tc>
        <w:tc>
          <w:tcPr>
            <w:tcW w:w="1558" w:type="dxa"/>
            <w:tcPrChange w:id="1383" w:author="Mateus Berardo de Souza Terra" w:date="2016-02-08T22:05:00Z">
              <w:tcPr>
                <w:tcW w:w="1558" w:type="dxa"/>
              </w:tcPr>
            </w:tcPrChange>
          </w:tcPr>
          <w:p w14:paraId="700DB10A" w14:textId="77777777" w:rsidR="006868CB" w:rsidRPr="00A76C84" w:rsidRDefault="006868CB">
            <w:pPr>
              <w:pStyle w:val="NormalWeb"/>
              <w:spacing w:before="0" w:beforeAutospacing="0" w:after="20" w:afterAutospacing="0"/>
              <w:jc w:val="center"/>
              <w:rPr>
                <w:ins w:id="1384" w:author="Mateus Berardo de Souza Terra" w:date="2016-02-08T20:04:00Z"/>
                <w:color w:val="303030"/>
                <w:sz w:val="16"/>
                <w:szCs w:val="16"/>
                <w:rPrChange w:id="1385" w:author="Mateus Berardo de Souza Terra" w:date="2016-02-08T22:05:00Z">
                  <w:rPr>
                    <w:ins w:id="1386" w:author="Mateus Berardo de Souza Terra" w:date="2016-02-08T20:04:00Z"/>
                    <w:color w:val="303030"/>
                  </w:rPr>
                </w:rPrChange>
              </w:rPr>
              <w:pPrChange w:id="1387" w:author="Mateus Berardo de Souza Terra" w:date="2016-02-08T22:05:00Z">
                <w:pPr>
                  <w:pStyle w:val="NormalWeb"/>
                  <w:spacing w:before="0" w:beforeAutospacing="0" w:after="160" w:afterAutospacing="0"/>
                  <w:jc w:val="center"/>
                </w:pPr>
              </w:pPrChange>
            </w:pPr>
            <w:ins w:id="1388" w:author="Mateus Berardo de Souza Terra" w:date="2016-02-08T22:10:00Z">
              <w:r>
                <w:rPr>
                  <w:color w:val="303030"/>
                  <w:sz w:val="16"/>
                  <w:szCs w:val="16"/>
                </w:rPr>
                <w:t>U</w:t>
              </w:r>
            </w:ins>
          </w:p>
        </w:tc>
        <w:tc>
          <w:tcPr>
            <w:tcW w:w="1559" w:type="dxa"/>
            <w:tcPrChange w:id="1389" w:author="Mateus Berardo de Souza Terra" w:date="2016-02-08T22:05:00Z">
              <w:tcPr>
                <w:tcW w:w="1559" w:type="dxa"/>
              </w:tcPr>
            </w:tcPrChange>
          </w:tcPr>
          <w:p w14:paraId="584DC591" w14:textId="77777777" w:rsidR="006868CB" w:rsidRPr="00A76C84" w:rsidRDefault="006868CB">
            <w:pPr>
              <w:pStyle w:val="NormalWeb"/>
              <w:spacing w:before="0" w:beforeAutospacing="0" w:after="20" w:afterAutospacing="0"/>
              <w:jc w:val="center"/>
              <w:rPr>
                <w:ins w:id="1390" w:author="Mateus Berardo de Souza Terra" w:date="2016-02-08T20:04:00Z"/>
                <w:color w:val="303030"/>
                <w:sz w:val="16"/>
                <w:szCs w:val="16"/>
                <w:rPrChange w:id="1391" w:author="Mateus Berardo de Souza Terra" w:date="2016-02-08T22:05:00Z">
                  <w:rPr>
                    <w:ins w:id="1392" w:author="Mateus Berardo de Souza Terra" w:date="2016-02-08T20:04:00Z"/>
                    <w:color w:val="303030"/>
                  </w:rPr>
                </w:rPrChange>
              </w:rPr>
              <w:pPrChange w:id="1393" w:author="Mateus Berardo de Souza Terra" w:date="2016-02-08T22:05:00Z">
                <w:pPr>
                  <w:pStyle w:val="NormalWeb"/>
                  <w:spacing w:before="0" w:beforeAutospacing="0" w:after="160" w:afterAutospacing="0"/>
                  <w:jc w:val="center"/>
                </w:pPr>
              </w:pPrChange>
            </w:pPr>
            <w:ins w:id="1394" w:author="Mateus Berardo de Souza Terra" w:date="2016-02-08T22:09:00Z">
              <w:r>
                <w:rPr>
                  <w:color w:val="303030"/>
                  <w:sz w:val="16"/>
                  <w:szCs w:val="16"/>
                </w:rPr>
                <w:t>117</w:t>
              </w:r>
            </w:ins>
          </w:p>
        </w:tc>
        <w:tc>
          <w:tcPr>
            <w:tcW w:w="1559" w:type="dxa"/>
            <w:tcPrChange w:id="1395" w:author="Mateus Berardo de Souza Terra" w:date="2016-02-08T22:05:00Z">
              <w:tcPr>
                <w:tcW w:w="1559" w:type="dxa"/>
              </w:tcPr>
            </w:tcPrChange>
          </w:tcPr>
          <w:p w14:paraId="3AA12C1C" w14:textId="77777777" w:rsidR="006868CB" w:rsidRPr="00A76C84" w:rsidRDefault="006868CB">
            <w:pPr>
              <w:pStyle w:val="NormalWeb"/>
              <w:spacing w:before="0" w:beforeAutospacing="0" w:after="20" w:afterAutospacing="0"/>
              <w:jc w:val="center"/>
              <w:rPr>
                <w:ins w:id="1396" w:author="Mateus Berardo de Souza Terra" w:date="2016-02-08T20:04:00Z"/>
                <w:color w:val="303030"/>
                <w:sz w:val="16"/>
                <w:szCs w:val="16"/>
                <w:rPrChange w:id="1397" w:author="Mateus Berardo de Souza Terra" w:date="2016-02-08T22:05:00Z">
                  <w:rPr>
                    <w:ins w:id="1398" w:author="Mateus Berardo de Souza Terra" w:date="2016-02-08T20:04:00Z"/>
                    <w:color w:val="303030"/>
                  </w:rPr>
                </w:rPrChange>
              </w:rPr>
              <w:pPrChange w:id="1399" w:author="Mateus Berardo de Souza Terra" w:date="2016-02-08T22:05:00Z">
                <w:pPr>
                  <w:pStyle w:val="NormalWeb"/>
                  <w:spacing w:before="0" w:beforeAutospacing="0" w:after="160" w:afterAutospacing="0"/>
                  <w:jc w:val="center"/>
                </w:pPr>
              </w:pPrChange>
            </w:pPr>
            <w:proofErr w:type="gramStart"/>
            <w:ins w:id="1400" w:author="Mateus Berardo de Souza Terra" w:date="2016-02-08T22:11:00Z">
              <w:r>
                <w:rPr>
                  <w:color w:val="303030"/>
                  <w:sz w:val="16"/>
                  <w:szCs w:val="16"/>
                </w:rPr>
                <w:t>u</w:t>
              </w:r>
            </w:ins>
            <w:proofErr w:type="gramEnd"/>
          </w:p>
        </w:tc>
      </w:tr>
      <w:tr w:rsidR="006868CB" w:rsidRPr="00A76C84" w14:paraId="086A8E6F" w14:textId="77777777" w:rsidTr="007031A8">
        <w:trPr>
          <w:trHeight w:val="20"/>
          <w:ins w:id="1401" w:author="Mateus Berardo de Souza Terra" w:date="2016-02-08T20:04:00Z"/>
        </w:trPr>
        <w:tc>
          <w:tcPr>
            <w:tcW w:w="1558" w:type="dxa"/>
            <w:tcPrChange w:id="1402" w:author="Mateus Berardo de Souza Terra" w:date="2016-02-08T22:05:00Z">
              <w:tcPr>
                <w:tcW w:w="1558" w:type="dxa"/>
              </w:tcPr>
            </w:tcPrChange>
          </w:tcPr>
          <w:p w14:paraId="50BDDBE4" w14:textId="77777777" w:rsidR="006868CB" w:rsidRPr="00A76C84" w:rsidRDefault="006868CB">
            <w:pPr>
              <w:pStyle w:val="NormalWeb"/>
              <w:spacing w:before="0" w:beforeAutospacing="0" w:after="20" w:afterAutospacing="0"/>
              <w:jc w:val="center"/>
              <w:rPr>
                <w:ins w:id="1403" w:author="Mateus Berardo de Souza Terra" w:date="2016-02-08T20:04:00Z"/>
                <w:color w:val="303030"/>
                <w:sz w:val="16"/>
                <w:szCs w:val="16"/>
                <w:rPrChange w:id="1404" w:author="Mateus Berardo de Souza Terra" w:date="2016-02-08T22:05:00Z">
                  <w:rPr>
                    <w:ins w:id="1405" w:author="Mateus Berardo de Souza Terra" w:date="2016-02-08T20:04:00Z"/>
                    <w:color w:val="303030"/>
                  </w:rPr>
                </w:rPrChange>
              </w:rPr>
              <w:pPrChange w:id="1406" w:author="Mateus Berardo de Souza Terra" w:date="2016-02-08T22:05:00Z">
                <w:pPr>
                  <w:pStyle w:val="NormalWeb"/>
                  <w:spacing w:before="0" w:beforeAutospacing="0" w:after="160" w:afterAutospacing="0"/>
                  <w:jc w:val="center"/>
                </w:pPr>
              </w:pPrChange>
            </w:pPr>
            <w:ins w:id="1407" w:author="Mateus Berardo de Souza Terra" w:date="2016-02-08T20:05:00Z">
              <w:r w:rsidRPr="00A76C84">
                <w:rPr>
                  <w:color w:val="303030"/>
                  <w:sz w:val="16"/>
                  <w:szCs w:val="16"/>
                  <w:rPrChange w:id="1408" w:author="Mateus Berardo de Souza Terra" w:date="2016-02-08T22:05:00Z">
                    <w:rPr>
                      <w:color w:val="303030"/>
                    </w:rPr>
                  </w:rPrChange>
                </w:rPr>
                <w:t>54</w:t>
              </w:r>
            </w:ins>
          </w:p>
        </w:tc>
        <w:tc>
          <w:tcPr>
            <w:tcW w:w="1558" w:type="dxa"/>
            <w:tcPrChange w:id="1409" w:author="Mateus Berardo de Souza Terra" w:date="2016-02-08T22:05:00Z">
              <w:tcPr>
                <w:tcW w:w="1558" w:type="dxa"/>
              </w:tcPr>
            </w:tcPrChange>
          </w:tcPr>
          <w:p w14:paraId="1EA9A906" w14:textId="77777777" w:rsidR="006868CB" w:rsidRPr="00A76C84" w:rsidRDefault="006868CB">
            <w:pPr>
              <w:pStyle w:val="NormalWeb"/>
              <w:spacing w:before="0" w:beforeAutospacing="0" w:after="20" w:afterAutospacing="0"/>
              <w:jc w:val="center"/>
              <w:rPr>
                <w:ins w:id="1410" w:author="Mateus Berardo de Souza Terra" w:date="2016-02-08T20:04:00Z"/>
                <w:color w:val="303030"/>
                <w:sz w:val="16"/>
                <w:szCs w:val="16"/>
                <w:rPrChange w:id="1411" w:author="Mateus Berardo de Souza Terra" w:date="2016-02-08T22:05:00Z">
                  <w:rPr>
                    <w:ins w:id="1412" w:author="Mateus Berardo de Souza Terra" w:date="2016-02-08T20:04:00Z"/>
                    <w:color w:val="303030"/>
                  </w:rPr>
                </w:rPrChange>
              </w:rPr>
              <w:pPrChange w:id="1413" w:author="Mateus Berardo de Souza Terra" w:date="2016-02-08T22:05:00Z">
                <w:pPr>
                  <w:pStyle w:val="NormalWeb"/>
                  <w:spacing w:before="0" w:beforeAutospacing="0" w:after="160" w:afterAutospacing="0"/>
                  <w:jc w:val="center"/>
                </w:pPr>
              </w:pPrChange>
            </w:pPr>
            <w:ins w:id="1414" w:author="Mateus Berardo de Souza Terra" w:date="2016-02-08T22:13:00Z">
              <w:r>
                <w:rPr>
                  <w:color w:val="303030"/>
                  <w:sz w:val="16"/>
                  <w:szCs w:val="16"/>
                </w:rPr>
                <w:t>6</w:t>
              </w:r>
            </w:ins>
          </w:p>
        </w:tc>
        <w:tc>
          <w:tcPr>
            <w:tcW w:w="1558" w:type="dxa"/>
            <w:tcPrChange w:id="1415" w:author="Mateus Berardo de Souza Terra" w:date="2016-02-08T22:05:00Z">
              <w:tcPr>
                <w:tcW w:w="1558" w:type="dxa"/>
              </w:tcPr>
            </w:tcPrChange>
          </w:tcPr>
          <w:p w14:paraId="6DC613EF" w14:textId="77777777" w:rsidR="006868CB" w:rsidRPr="00A76C84" w:rsidRDefault="006868CB">
            <w:pPr>
              <w:pStyle w:val="NormalWeb"/>
              <w:spacing w:before="0" w:beforeAutospacing="0" w:after="20" w:afterAutospacing="0"/>
              <w:jc w:val="center"/>
              <w:rPr>
                <w:ins w:id="1416" w:author="Mateus Berardo de Souza Terra" w:date="2016-02-08T20:04:00Z"/>
                <w:color w:val="303030"/>
                <w:sz w:val="16"/>
                <w:szCs w:val="16"/>
                <w:rPrChange w:id="1417" w:author="Mateus Berardo de Souza Terra" w:date="2016-02-08T22:05:00Z">
                  <w:rPr>
                    <w:ins w:id="1418" w:author="Mateus Berardo de Souza Terra" w:date="2016-02-08T20:04:00Z"/>
                    <w:color w:val="303030"/>
                  </w:rPr>
                </w:rPrChange>
              </w:rPr>
              <w:pPrChange w:id="1419" w:author="Mateus Berardo de Souza Terra" w:date="2016-02-08T22:05:00Z">
                <w:pPr>
                  <w:pStyle w:val="NormalWeb"/>
                  <w:spacing w:before="0" w:beforeAutospacing="0" w:after="160" w:afterAutospacing="0"/>
                  <w:jc w:val="center"/>
                </w:pPr>
              </w:pPrChange>
            </w:pPr>
            <w:ins w:id="1420" w:author="Mateus Berardo de Souza Terra" w:date="2016-02-08T22:09:00Z">
              <w:r>
                <w:rPr>
                  <w:color w:val="303030"/>
                  <w:sz w:val="16"/>
                  <w:szCs w:val="16"/>
                </w:rPr>
                <w:t>86</w:t>
              </w:r>
            </w:ins>
          </w:p>
        </w:tc>
        <w:tc>
          <w:tcPr>
            <w:tcW w:w="1558" w:type="dxa"/>
            <w:tcPrChange w:id="1421" w:author="Mateus Berardo de Souza Terra" w:date="2016-02-08T22:05:00Z">
              <w:tcPr>
                <w:tcW w:w="1558" w:type="dxa"/>
              </w:tcPr>
            </w:tcPrChange>
          </w:tcPr>
          <w:p w14:paraId="62F79FF9" w14:textId="77777777" w:rsidR="006868CB" w:rsidRPr="00A76C84" w:rsidRDefault="006868CB">
            <w:pPr>
              <w:pStyle w:val="NormalWeb"/>
              <w:spacing w:before="0" w:beforeAutospacing="0" w:after="20" w:afterAutospacing="0"/>
              <w:jc w:val="center"/>
              <w:rPr>
                <w:ins w:id="1422" w:author="Mateus Berardo de Souza Terra" w:date="2016-02-08T20:04:00Z"/>
                <w:color w:val="303030"/>
                <w:sz w:val="16"/>
                <w:szCs w:val="16"/>
                <w:rPrChange w:id="1423" w:author="Mateus Berardo de Souza Terra" w:date="2016-02-08T22:05:00Z">
                  <w:rPr>
                    <w:ins w:id="1424" w:author="Mateus Berardo de Souza Terra" w:date="2016-02-08T20:04:00Z"/>
                    <w:color w:val="303030"/>
                  </w:rPr>
                </w:rPrChange>
              </w:rPr>
              <w:pPrChange w:id="1425" w:author="Mateus Berardo de Souza Terra" w:date="2016-02-08T22:05:00Z">
                <w:pPr>
                  <w:pStyle w:val="NormalWeb"/>
                  <w:spacing w:before="0" w:beforeAutospacing="0" w:after="160" w:afterAutospacing="0"/>
                  <w:jc w:val="center"/>
                </w:pPr>
              </w:pPrChange>
            </w:pPr>
            <w:ins w:id="1426" w:author="Mateus Berardo de Souza Terra" w:date="2016-02-08T22:10:00Z">
              <w:r>
                <w:rPr>
                  <w:color w:val="303030"/>
                  <w:sz w:val="16"/>
                  <w:szCs w:val="16"/>
                </w:rPr>
                <w:t>V</w:t>
              </w:r>
            </w:ins>
          </w:p>
        </w:tc>
        <w:tc>
          <w:tcPr>
            <w:tcW w:w="1559" w:type="dxa"/>
            <w:tcPrChange w:id="1427" w:author="Mateus Berardo de Souza Terra" w:date="2016-02-08T22:05:00Z">
              <w:tcPr>
                <w:tcW w:w="1559" w:type="dxa"/>
              </w:tcPr>
            </w:tcPrChange>
          </w:tcPr>
          <w:p w14:paraId="50C0FFE1" w14:textId="77777777" w:rsidR="006868CB" w:rsidRPr="00A76C84" w:rsidRDefault="006868CB">
            <w:pPr>
              <w:pStyle w:val="NormalWeb"/>
              <w:spacing w:before="0" w:beforeAutospacing="0" w:after="20" w:afterAutospacing="0"/>
              <w:jc w:val="center"/>
              <w:rPr>
                <w:ins w:id="1428" w:author="Mateus Berardo de Souza Terra" w:date="2016-02-08T20:04:00Z"/>
                <w:color w:val="303030"/>
                <w:sz w:val="16"/>
                <w:szCs w:val="16"/>
                <w:rPrChange w:id="1429" w:author="Mateus Berardo de Souza Terra" w:date="2016-02-08T22:05:00Z">
                  <w:rPr>
                    <w:ins w:id="1430" w:author="Mateus Berardo de Souza Terra" w:date="2016-02-08T20:04:00Z"/>
                    <w:color w:val="303030"/>
                  </w:rPr>
                </w:rPrChange>
              </w:rPr>
              <w:pPrChange w:id="1431" w:author="Mateus Berardo de Souza Terra" w:date="2016-02-08T22:05:00Z">
                <w:pPr>
                  <w:pStyle w:val="NormalWeb"/>
                  <w:spacing w:before="0" w:beforeAutospacing="0" w:after="160" w:afterAutospacing="0"/>
                  <w:jc w:val="center"/>
                </w:pPr>
              </w:pPrChange>
            </w:pPr>
            <w:ins w:id="1432" w:author="Mateus Berardo de Souza Terra" w:date="2016-02-08T22:09:00Z">
              <w:r>
                <w:rPr>
                  <w:color w:val="303030"/>
                  <w:sz w:val="16"/>
                  <w:szCs w:val="16"/>
                </w:rPr>
                <w:t>118</w:t>
              </w:r>
            </w:ins>
          </w:p>
        </w:tc>
        <w:tc>
          <w:tcPr>
            <w:tcW w:w="1559" w:type="dxa"/>
            <w:tcPrChange w:id="1433" w:author="Mateus Berardo de Souza Terra" w:date="2016-02-08T22:05:00Z">
              <w:tcPr>
                <w:tcW w:w="1559" w:type="dxa"/>
              </w:tcPr>
            </w:tcPrChange>
          </w:tcPr>
          <w:p w14:paraId="17252E36" w14:textId="77777777" w:rsidR="006868CB" w:rsidRPr="00A76C84" w:rsidRDefault="006868CB">
            <w:pPr>
              <w:pStyle w:val="NormalWeb"/>
              <w:spacing w:before="0" w:beforeAutospacing="0" w:after="20" w:afterAutospacing="0"/>
              <w:jc w:val="center"/>
              <w:rPr>
                <w:ins w:id="1434" w:author="Mateus Berardo de Souza Terra" w:date="2016-02-08T20:04:00Z"/>
                <w:color w:val="303030"/>
                <w:sz w:val="16"/>
                <w:szCs w:val="16"/>
                <w:rPrChange w:id="1435" w:author="Mateus Berardo de Souza Terra" w:date="2016-02-08T22:05:00Z">
                  <w:rPr>
                    <w:ins w:id="1436" w:author="Mateus Berardo de Souza Terra" w:date="2016-02-08T20:04:00Z"/>
                    <w:color w:val="303030"/>
                  </w:rPr>
                </w:rPrChange>
              </w:rPr>
              <w:pPrChange w:id="1437" w:author="Mateus Berardo de Souza Terra" w:date="2016-02-08T22:05:00Z">
                <w:pPr>
                  <w:pStyle w:val="NormalWeb"/>
                  <w:spacing w:before="0" w:beforeAutospacing="0" w:after="160" w:afterAutospacing="0"/>
                  <w:jc w:val="center"/>
                </w:pPr>
              </w:pPrChange>
            </w:pPr>
            <w:proofErr w:type="gramStart"/>
            <w:ins w:id="1438" w:author="Mateus Berardo de Souza Terra" w:date="2016-02-08T22:11:00Z">
              <w:r>
                <w:rPr>
                  <w:color w:val="303030"/>
                  <w:sz w:val="16"/>
                  <w:szCs w:val="16"/>
                </w:rPr>
                <w:t>v</w:t>
              </w:r>
            </w:ins>
            <w:proofErr w:type="gramEnd"/>
          </w:p>
        </w:tc>
      </w:tr>
      <w:tr w:rsidR="006868CB" w:rsidRPr="00A76C84" w14:paraId="040A400F" w14:textId="77777777" w:rsidTr="007031A8">
        <w:trPr>
          <w:trHeight w:val="20"/>
          <w:ins w:id="1439" w:author="Mateus Berardo de Souza Terra" w:date="2016-02-08T20:04:00Z"/>
        </w:trPr>
        <w:tc>
          <w:tcPr>
            <w:tcW w:w="1558" w:type="dxa"/>
            <w:tcPrChange w:id="1440" w:author="Mateus Berardo de Souza Terra" w:date="2016-02-08T22:05:00Z">
              <w:tcPr>
                <w:tcW w:w="1558" w:type="dxa"/>
              </w:tcPr>
            </w:tcPrChange>
          </w:tcPr>
          <w:p w14:paraId="7AE6F05E" w14:textId="77777777" w:rsidR="006868CB" w:rsidRPr="00A76C84" w:rsidRDefault="006868CB">
            <w:pPr>
              <w:pStyle w:val="NormalWeb"/>
              <w:spacing w:before="0" w:beforeAutospacing="0" w:after="20" w:afterAutospacing="0"/>
              <w:jc w:val="center"/>
              <w:rPr>
                <w:ins w:id="1441" w:author="Mateus Berardo de Souza Terra" w:date="2016-02-08T20:04:00Z"/>
                <w:color w:val="303030"/>
                <w:sz w:val="16"/>
                <w:szCs w:val="16"/>
                <w:rPrChange w:id="1442" w:author="Mateus Berardo de Souza Terra" w:date="2016-02-08T22:05:00Z">
                  <w:rPr>
                    <w:ins w:id="1443" w:author="Mateus Berardo de Souza Terra" w:date="2016-02-08T20:04:00Z"/>
                    <w:color w:val="303030"/>
                  </w:rPr>
                </w:rPrChange>
              </w:rPr>
              <w:pPrChange w:id="1444" w:author="Mateus Berardo de Souza Terra" w:date="2016-02-08T22:05:00Z">
                <w:pPr>
                  <w:pStyle w:val="NormalWeb"/>
                  <w:spacing w:before="0" w:beforeAutospacing="0" w:after="160" w:afterAutospacing="0"/>
                  <w:jc w:val="center"/>
                </w:pPr>
              </w:pPrChange>
            </w:pPr>
            <w:ins w:id="1445" w:author="Mateus Berardo de Souza Terra" w:date="2016-02-08T20:05:00Z">
              <w:r w:rsidRPr="00A76C84">
                <w:rPr>
                  <w:color w:val="303030"/>
                  <w:sz w:val="16"/>
                  <w:szCs w:val="16"/>
                  <w:rPrChange w:id="1446" w:author="Mateus Berardo de Souza Terra" w:date="2016-02-08T22:05:00Z">
                    <w:rPr>
                      <w:color w:val="303030"/>
                    </w:rPr>
                  </w:rPrChange>
                </w:rPr>
                <w:t>55</w:t>
              </w:r>
            </w:ins>
          </w:p>
        </w:tc>
        <w:tc>
          <w:tcPr>
            <w:tcW w:w="1558" w:type="dxa"/>
            <w:tcPrChange w:id="1447" w:author="Mateus Berardo de Souza Terra" w:date="2016-02-08T22:05:00Z">
              <w:tcPr>
                <w:tcW w:w="1558" w:type="dxa"/>
              </w:tcPr>
            </w:tcPrChange>
          </w:tcPr>
          <w:p w14:paraId="08A04142" w14:textId="77777777" w:rsidR="006868CB" w:rsidRPr="00A76C84" w:rsidRDefault="006868CB">
            <w:pPr>
              <w:pStyle w:val="NormalWeb"/>
              <w:spacing w:before="0" w:beforeAutospacing="0" w:after="20" w:afterAutospacing="0"/>
              <w:jc w:val="center"/>
              <w:rPr>
                <w:ins w:id="1448" w:author="Mateus Berardo de Souza Terra" w:date="2016-02-08T20:04:00Z"/>
                <w:color w:val="303030"/>
                <w:sz w:val="16"/>
                <w:szCs w:val="16"/>
                <w:rPrChange w:id="1449" w:author="Mateus Berardo de Souza Terra" w:date="2016-02-08T22:05:00Z">
                  <w:rPr>
                    <w:ins w:id="1450" w:author="Mateus Berardo de Souza Terra" w:date="2016-02-08T20:04:00Z"/>
                    <w:color w:val="303030"/>
                  </w:rPr>
                </w:rPrChange>
              </w:rPr>
              <w:pPrChange w:id="1451" w:author="Mateus Berardo de Souza Terra" w:date="2016-02-08T22:05:00Z">
                <w:pPr>
                  <w:pStyle w:val="NormalWeb"/>
                  <w:spacing w:before="0" w:beforeAutospacing="0" w:after="160" w:afterAutospacing="0"/>
                  <w:jc w:val="center"/>
                </w:pPr>
              </w:pPrChange>
            </w:pPr>
            <w:ins w:id="1452" w:author="Mateus Berardo de Souza Terra" w:date="2016-02-08T22:13:00Z">
              <w:r>
                <w:rPr>
                  <w:color w:val="303030"/>
                  <w:sz w:val="16"/>
                  <w:szCs w:val="16"/>
                </w:rPr>
                <w:t>7</w:t>
              </w:r>
            </w:ins>
          </w:p>
        </w:tc>
        <w:tc>
          <w:tcPr>
            <w:tcW w:w="1558" w:type="dxa"/>
            <w:tcPrChange w:id="1453" w:author="Mateus Berardo de Souza Terra" w:date="2016-02-08T22:05:00Z">
              <w:tcPr>
                <w:tcW w:w="1558" w:type="dxa"/>
              </w:tcPr>
            </w:tcPrChange>
          </w:tcPr>
          <w:p w14:paraId="06F4453D" w14:textId="77777777" w:rsidR="006868CB" w:rsidRPr="00A76C84" w:rsidRDefault="006868CB">
            <w:pPr>
              <w:pStyle w:val="NormalWeb"/>
              <w:spacing w:before="0" w:beforeAutospacing="0" w:after="20" w:afterAutospacing="0"/>
              <w:jc w:val="center"/>
              <w:rPr>
                <w:ins w:id="1454" w:author="Mateus Berardo de Souza Terra" w:date="2016-02-08T20:04:00Z"/>
                <w:color w:val="303030"/>
                <w:sz w:val="16"/>
                <w:szCs w:val="16"/>
                <w:rPrChange w:id="1455" w:author="Mateus Berardo de Souza Terra" w:date="2016-02-08T22:05:00Z">
                  <w:rPr>
                    <w:ins w:id="1456" w:author="Mateus Berardo de Souza Terra" w:date="2016-02-08T20:04:00Z"/>
                    <w:color w:val="303030"/>
                  </w:rPr>
                </w:rPrChange>
              </w:rPr>
              <w:pPrChange w:id="1457" w:author="Mateus Berardo de Souza Terra" w:date="2016-02-08T22:05:00Z">
                <w:pPr>
                  <w:pStyle w:val="NormalWeb"/>
                  <w:spacing w:before="0" w:beforeAutospacing="0" w:after="160" w:afterAutospacing="0"/>
                  <w:jc w:val="center"/>
                </w:pPr>
              </w:pPrChange>
            </w:pPr>
            <w:ins w:id="1458" w:author="Mateus Berardo de Souza Terra" w:date="2016-02-08T22:09:00Z">
              <w:r>
                <w:rPr>
                  <w:color w:val="303030"/>
                  <w:sz w:val="16"/>
                  <w:szCs w:val="16"/>
                </w:rPr>
                <w:t>87</w:t>
              </w:r>
            </w:ins>
          </w:p>
        </w:tc>
        <w:tc>
          <w:tcPr>
            <w:tcW w:w="1558" w:type="dxa"/>
            <w:tcPrChange w:id="1459" w:author="Mateus Berardo de Souza Terra" w:date="2016-02-08T22:05:00Z">
              <w:tcPr>
                <w:tcW w:w="1558" w:type="dxa"/>
              </w:tcPr>
            </w:tcPrChange>
          </w:tcPr>
          <w:p w14:paraId="6410FAD7" w14:textId="77777777" w:rsidR="006868CB" w:rsidRPr="00A76C84" w:rsidRDefault="006868CB">
            <w:pPr>
              <w:pStyle w:val="NormalWeb"/>
              <w:spacing w:before="0" w:beforeAutospacing="0" w:after="20" w:afterAutospacing="0"/>
              <w:jc w:val="center"/>
              <w:rPr>
                <w:ins w:id="1460" w:author="Mateus Berardo de Souza Terra" w:date="2016-02-08T20:04:00Z"/>
                <w:color w:val="303030"/>
                <w:sz w:val="16"/>
                <w:szCs w:val="16"/>
                <w:rPrChange w:id="1461" w:author="Mateus Berardo de Souza Terra" w:date="2016-02-08T22:05:00Z">
                  <w:rPr>
                    <w:ins w:id="1462" w:author="Mateus Berardo de Souza Terra" w:date="2016-02-08T20:04:00Z"/>
                    <w:color w:val="303030"/>
                  </w:rPr>
                </w:rPrChange>
              </w:rPr>
              <w:pPrChange w:id="1463" w:author="Mateus Berardo de Souza Terra" w:date="2016-02-08T22:05:00Z">
                <w:pPr>
                  <w:pStyle w:val="NormalWeb"/>
                  <w:spacing w:before="0" w:beforeAutospacing="0" w:after="160" w:afterAutospacing="0"/>
                  <w:jc w:val="center"/>
                </w:pPr>
              </w:pPrChange>
            </w:pPr>
            <w:ins w:id="1464" w:author="Mateus Berardo de Souza Terra" w:date="2016-02-08T22:10:00Z">
              <w:r>
                <w:rPr>
                  <w:color w:val="303030"/>
                  <w:sz w:val="16"/>
                  <w:szCs w:val="16"/>
                </w:rPr>
                <w:t>W</w:t>
              </w:r>
            </w:ins>
          </w:p>
        </w:tc>
        <w:tc>
          <w:tcPr>
            <w:tcW w:w="1559" w:type="dxa"/>
            <w:tcPrChange w:id="1465" w:author="Mateus Berardo de Souza Terra" w:date="2016-02-08T22:05:00Z">
              <w:tcPr>
                <w:tcW w:w="1559" w:type="dxa"/>
              </w:tcPr>
            </w:tcPrChange>
          </w:tcPr>
          <w:p w14:paraId="7A740775" w14:textId="77777777" w:rsidR="006868CB" w:rsidRPr="00A76C84" w:rsidRDefault="006868CB">
            <w:pPr>
              <w:pStyle w:val="NormalWeb"/>
              <w:spacing w:before="0" w:beforeAutospacing="0" w:after="20" w:afterAutospacing="0"/>
              <w:jc w:val="center"/>
              <w:rPr>
                <w:ins w:id="1466" w:author="Mateus Berardo de Souza Terra" w:date="2016-02-08T20:04:00Z"/>
                <w:color w:val="303030"/>
                <w:sz w:val="16"/>
                <w:szCs w:val="16"/>
                <w:rPrChange w:id="1467" w:author="Mateus Berardo de Souza Terra" w:date="2016-02-08T22:05:00Z">
                  <w:rPr>
                    <w:ins w:id="1468" w:author="Mateus Berardo de Souza Terra" w:date="2016-02-08T20:04:00Z"/>
                    <w:color w:val="303030"/>
                  </w:rPr>
                </w:rPrChange>
              </w:rPr>
              <w:pPrChange w:id="1469" w:author="Mateus Berardo de Souza Terra" w:date="2016-02-08T22:05:00Z">
                <w:pPr>
                  <w:pStyle w:val="NormalWeb"/>
                  <w:spacing w:before="0" w:beforeAutospacing="0" w:after="160" w:afterAutospacing="0"/>
                  <w:jc w:val="center"/>
                </w:pPr>
              </w:pPrChange>
            </w:pPr>
            <w:ins w:id="1470" w:author="Mateus Berardo de Souza Terra" w:date="2016-02-08T22:09:00Z">
              <w:r>
                <w:rPr>
                  <w:color w:val="303030"/>
                  <w:sz w:val="16"/>
                  <w:szCs w:val="16"/>
                </w:rPr>
                <w:t>119</w:t>
              </w:r>
            </w:ins>
          </w:p>
        </w:tc>
        <w:tc>
          <w:tcPr>
            <w:tcW w:w="1559" w:type="dxa"/>
            <w:tcPrChange w:id="1471" w:author="Mateus Berardo de Souza Terra" w:date="2016-02-08T22:05:00Z">
              <w:tcPr>
                <w:tcW w:w="1559" w:type="dxa"/>
              </w:tcPr>
            </w:tcPrChange>
          </w:tcPr>
          <w:p w14:paraId="504F0F49" w14:textId="77777777" w:rsidR="006868CB" w:rsidRPr="00A76C84" w:rsidRDefault="006868CB">
            <w:pPr>
              <w:pStyle w:val="NormalWeb"/>
              <w:spacing w:before="0" w:beforeAutospacing="0" w:after="20" w:afterAutospacing="0"/>
              <w:jc w:val="center"/>
              <w:rPr>
                <w:ins w:id="1472" w:author="Mateus Berardo de Souza Terra" w:date="2016-02-08T20:04:00Z"/>
                <w:color w:val="303030"/>
                <w:sz w:val="16"/>
                <w:szCs w:val="16"/>
                <w:rPrChange w:id="1473" w:author="Mateus Berardo de Souza Terra" w:date="2016-02-08T22:05:00Z">
                  <w:rPr>
                    <w:ins w:id="1474" w:author="Mateus Berardo de Souza Terra" w:date="2016-02-08T20:04:00Z"/>
                    <w:color w:val="303030"/>
                  </w:rPr>
                </w:rPrChange>
              </w:rPr>
              <w:pPrChange w:id="1475" w:author="Mateus Berardo de Souza Terra" w:date="2016-02-08T22:05:00Z">
                <w:pPr>
                  <w:pStyle w:val="NormalWeb"/>
                  <w:spacing w:before="0" w:beforeAutospacing="0" w:after="160" w:afterAutospacing="0"/>
                  <w:jc w:val="center"/>
                </w:pPr>
              </w:pPrChange>
            </w:pPr>
            <w:proofErr w:type="gramStart"/>
            <w:ins w:id="1476" w:author="Mateus Berardo de Souza Terra" w:date="2016-02-08T22:11:00Z">
              <w:r>
                <w:rPr>
                  <w:color w:val="303030"/>
                  <w:sz w:val="16"/>
                  <w:szCs w:val="16"/>
                </w:rPr>
                <w:t>w</w:t>
              </w:r>
            </w:ins>
            <w:proofErr w:type="gramEnd"/>
          </w:p>
        </w:tc>
      </w:tr>
      <w:tr w:rsidR="006868CB" w:rsidRPr="00A76C84" w14:paraId="4FF0AAED" w14:textId="77777777" w:rsidTr="007031A8">
        <w:trPr>
          <w:trHeight w:val="20"/>
          <w:ins w:id="1477" w:author="Mateus Berardo de Souza Terra" w:date="2016-02-08T20:04:00Z"/>
        </w:trPr>
        <w:tc>
          <w:tcPr>
            <w:tcW w:w="1558" w:type="dxa"/>
            <w:tcPrChange w:id="1478" w:author="Mateus Berardo de Souza Terra" w:date="2016-02-08T22:05:00Z">
              <w:tcPr>
                <w:tcW w:w="1558" w:type="dxa"/>
              </w:tcPr>
            </w:tcPrChange>
          </w:tcPr>
          <w:p w14:paraId="18483F71" w14:textId="77777777" w:rsidR="006868CB" w:rsidRPr="00A76C84" w:rsidRDefault="006868CB">
            <w:pPr>
              <w:pStyle w:val="NormalWeb"/>
              <w:spacing w:before="0" w:beforeAutospacing="0" w:after="20" w:afterAutospacing="0"/>
              <w:jc w:val="center"/>
              <w:rPr>
                <w:ins w:id="1479" w:author="Mateus Berardo de Souza Terra" w:date="2016-02-08T20:04:00Z"/>
                <w:color w:val="303030"/>
                <w:sz w:val="16"/>
                <w:szCs w:val="16"/>
                <w:rPrChange w:id="1480" w:author="Mateus Berardo de Souza Terra" w:date="2016-02-08T22:05:00Z">
                  <w:rPr>
                    <w:ins w:id="1481" w:author="Mateus Berardo de Souza Terra" w:date="2016-02-08T20:04:00Z"/>
                    <w:color w:val="303030"/>
                  </w:rPr>
                </w:rPrChange>
              </w:rPr>
              <w:pPrChange w:id="1482" w:author="Mateus Berardo de Souza Terra" w:date="2016-02-08T22:05:00Z">
                <w:pPr>
                  <w:pStyle w:val="NormalWeb"/>
                  <w:spacing w:before="0" w:beforeAutospacing="0" w:after="160" w:afterAutospacing="0"/>
                  <w:jc w:val="center"/>
                </w:pPr>
              </w:pPrChange>
            </w:pPr>
            <w:ins w:id="1483" w:author="Mateus Berardo de Souza Terra" w:date="2016-02-08T20:05:00Z">
              <w:r w:rsidRPr="00A76C84">
                <w:rPr>
                  <w:color w:val="303030"/>
                  <w:sz w:val="16"/>
                  <w:szCs w:val="16"/>
                  <w:rPrChange w:id="1484" w:author="Mateus Berardo de Souza Terra" w:date="2016-02-08T22:05:00Z">
                    <w:rPr>
                      <w:color w:val="303030"/>
                    </w:rPr>
                  </w:rPrChange>
                </w:rPr>
                <w:t>56</w:t>
              </w:r>
            </w:ins>
          </w:p>
        </w:tc>
        <w:tc>
          <w:tcPr>
            <w:tcW w:w="1558" w:type="dxa"/>
            <w:tcPrChange w:id="1485" w:author="Mateus Berardo de Souza Terra" w:date="2016-02-08T22:05:00Z">
              <w:tcPr>
                <w:tcW w:w="1558" w:type="dxa"/>
              </w:tcPr>
            </w:tcPrChange>
          </w:tcPr>
          <w:p w14:paraId="26B68A2D" w14:textId="77777777" w:rsidR="006868CB" w:rsidRPr="00A76C84" w:rsidRDefault="006868CB">
            <w:pPr>
              <w:pStyle w:val="NormalWeb"/>
              <w:spacing w:before="0" w:beforeAutospacing="0" w:after="20" w:afterAutospacing="0"/>
              <w:jc w:val="center"/>
              <w:rPr>
                <w:ins w:id="1486" w:author="Mateus Berardo de Souza Terra" w:date="2016-02-08T20:04:00Z"/>
                <w:color w:val="303030"/>
                <w:sz w:val="16"/>
                <w:szCs w:val="16"/>
                <w:rPrChange w:id="1487" w:author="Mateus Berardo de Souza Terra" w:date="2016-02-08T22:05:00Z">
                  <w:rPr>
                    <w:ins w:id="1488" w:author="Mateus Berardo de Souza Terra" w:date="2016-02-08T20:04:00Z"/>
                    <w:color w:val="303030"/>
                  </w:rPr>
                </w:rPrChange>
              </w:rPr>
              <w:pPrChange w:id="1489" w:author="Mateus Berardo de Souza Terra" w:date="2016-02-08T22:05:00Z">
                <w:pPr>
                  <w:pStyle w:val="NormalWeb"/>
                  <w:spacing w:before="0" w:beforeAutospacing="0" w:after="160" w:afterAutospacing="0"/>
                  <w:jc w:val="center"/>
                </w:pPr>
              </w:pPrChange>
            </w:pPr>
            <w:ins w:id="1490" w:author="Mateus Berardo de Souza Terra" w:date="2016-02-08T22:13:00Z">
              <w:r>
                <w:rPr>
                  <w:color w:val="303030"/>
                  <w:sz w:val="16"/>
                  <w:szCs w:val="16"/>
                </w:rPr>
                <w:t>8</w:t>
              </w:r>
            </w:ins>
          </w:p>
        </w:tc>
        <w:tc>
          <w:tcPr>
            <w:tcW w:w="1558" w:type="dxa"/>
            <w:tcPrChange w:id="1491" w:author="Mateus Berardo de Souza Terra" w:date="2016-02-08T22:05:00Z">
              <w:tcPr>
                <w:tcW w:w="1558" w:type="dxa"/>
              </w:tcPr>
            </w:tcPrChange>
          </w:tcPr>
          <w:p w14:paraId="43DF95B2" w14:textId="77777777" w:rsidR="006868CB" w:rsidRPr="00A76C84" w:rsidRDefault="006868CB">
            <w:pPr>
              <w:pStyle w:val="NormalWeb"/>
              <w:spacing w:before="0" w:beforeAutospacing="0" w:after="20" w:afterAutospacing="0"/>
              <w:jc w:val="center"/>
              <w:rPr>
                <w:ins w:id="1492" w:author="Mateus Berardo de Souza Terra" w:date="2016-02-08T20:04:00Z"/>
                <w:color w:val="303030"/>
                <w:sz w:val="16"/>
                <w:szCs w:val="16"/>
                <w:rPrChange w:id="1493" w:author="Mateus Berardo de Souza Terra" w:date="2016-02-08T22:05:00Z">
                  <w:rPr>
                    <w:ins w:id="1494" w:author="Mateus Berardo de Souza Terra" w:date="2016-02-08T20:04:00Z"/>
                    <w:color w:val="303030"/>
                  </w:rPr>
                </w:rPrChange>
              </w:rPr>
              <w:pPrChange w:id="1495" w:author="Mateus Berardo de Souza Terra" w:date="2016-02-08T22:05:00Z">
                <w:pPr>
                  <w:pStyle w:val="NormalWeb"/>
                  <w:spacing w:before="0" w:beforeAutospacing="0" w:after="160" w:afterAutospacing="0"/>
                  <w:jc w:val="center"/>
                </w:pPr>
              </w:pPrChange>
            </w:pPr>
            <w:ins w:id="1496" w:author="Mateus Berardo de Souza Terra" w:date="2016-02-08T22:09:00Z">
              <w:r>
                <w:rPr>
                  <w:color w:val="303030"/>
                  <w:sz w:val="16"/>
                  <w:szCs w:val="16"/>
                </w:rPr>
                <w:t>88</w:t>
              </w:r>
            </w:ins>
          </w:p>
        </w:tc>
        <w:tc>
          <w:tcPr>
            <w:tcW w:w="1558" w:type="dxa"/>
            <w:tcPrChange w:id="1497" w:author="Mateus Berardo de Souza Terra" w:date="2016-02-08T22:05:00Z">
              <w:tcPr>
                <w:tcW w:w="1558" w:type="dxa"/>
              </w:tcPr>
            </w:tcPrChange>
          </w:tcPr>
          <w:p w14:paraId="737EB417" w14:textId="77777777" w:rsidR="006868CB" w:rsidRPr="00A76C84" w:rsidRDefault="006868CB">
            <w:pPr>
              <w:pStyle w:val="NormalWeb"/>
              <w:spacing w:before="0" w:beforeAutospacing="0" w:after="20" w:afterAutospacing="0"/>
              <w:jc w:val="center"/>
              <w:rPr>
                <w:ins w:id="1498" w:author="Mateus Berardo de Souza Terra" w:date="2016-02-08T20:04:00Z"/>
                <w:color w:val="303030"/>
                <w:sz w:val="16"/>
                <w:szCs w:val="16"/>
                <w:rPrChange w:id="1499" w:author="Mateus Berardo de Souza Terra" w:date="2016-02-08T22:05:00Z">
                  <w:rPr>
                    <w:ins w:id="1500" w:author="Mateus Berardo de Souza Terra" w:date="2016-02-08T20:04:00Z"/>
                    <w:color w:val="303030"/>
                  </w:rPr>
                </w:rPrChange>
              </w:rPr>
              <w:pPrChange w:id="1501" w:author="Mateus Berardo de Souza Terra" w:date="2016-02-08T22:05:00Z">
                <w:pPr>
                  <w:pStyle w:val="NormalWeb"/>
                  <w:spacing w:before="0" w:beforeAutospacing="0" w:after="160" w:afterAutospacing="0"/>
                  <w:jc w:val="center"/>
                </w:pPr>
              </w:pPrChange>
            </w:pPr>
            <w:ins w:id="1502" w:author="Mateus Berardo de Souza Terra" w:date="2016-02-08T22:10:00Z">
              <w:r>
                <w:rPr>
                  <w:color w:val="303030"/>
                  <w:sz w:val="16"/>
                  <w:szCs w:val="16"/>
                </w:rPr>
                <w:t>X</w:t>
              </w:r>
            </w:ins>
          </w:p>
        </w:tc>
        <w:tc>
          <w:tcPr>
            <w:tcW w:w="1559" w:type="dxa"/>
            <w:tcPrChange w:id="1503" w:author="Mateus Berardo de Souza Terra" w:date="2016-02-08T22:05:00Z">
              <w:tcPr>
                <w:tcW w:w="1559" w:type="dxa"/>
              </w:tcPr>
            </w:tcPrChange>
          </w:tcPr>
          <w:p w14:paraId="5ECFBBCF" w14:textId="77777777" w:rsidR="006868CB" w:rsidRPr="00A76C84" w:rsidRDefault="006868CB">
            <w:pPr>
              <w:pStyle w:val="NormalWeb"/>
              <w:spacing w:before="0" w:beforeAutospacing="0" w:after="20" w:afterAutospacing="0"/>
              <w:jc w:val="center"/>
              <w:rPr>
                <w:ins w:id="1504" w:author="Mateus Berardo de Souza Terra" w:date="2016-02-08T20:04:00Z"/>
                <w:color w:val="303030"/>
                <w:sz w:val="16"/>
                <w:szCs w:val="16"/>
                <w:rPrChange w:id="1505" w:author="Mateus Berardo de Souza Terra" w:date="2016-02-08T22:05:00Z">
                  <w:rPr>
                    <w:ins w:id="1506" w:author="Mateus Berardo de Souza Terra" w:date="2016-02-08T20:04:00Z"/>
                    <w:color w:val="303030"/>
                  </w:rPr>
                </w:rPrChange>
              </w:rPr>
              <w:pPrChange w:id="1507" w:author="Mateus Berardo de Souza Terra" w:date="2016-02-08T22:05:00Z">
                <w:pPr>
                  <w:pStyle w:val="NormalWeb"/>
                  <w:spacing w:before="0" w:beforeAutospacing="0" w:after="160" w:afterAutospacing="0"/>
                  <w:jc w:val="center"/>
                </w:pPr>
              </w:pPrChange>
            </w:pPr>
            <w:ins w:id="1508" w:author="Mateus Berardo de Souza Terra" w:date="2016-02-08T22:09:00Z">
              <w:r>
                <w:rPr>
                  <w:color w:val="303030"/>
                  <w:sz w:val="16"/>
                  <w:szCs w:val="16"/>
                </w:rPr>
                <w:t>120</w:t>
              </w:r>
            </w:ins>
          </w:p>
        </w:tc>
        <w:tc>
          <w:tcPr>
            <w:tcW w:w="1559" w:type="dxa"/>
            <w:tcPrChange w:id="1509" w:author="Mateus Berardo de Souza Terra" w:date="2016-02-08T22:05:00Z">
              <w:tcPr>
                <w:tcW w:w="1559" w:type="dxa"/>
              </w:tcPr>
            </w:tcPrChange>
          </w:tcPr>
          <w:p w14:paraId="6264CBF0" w14:textId="77777777" w:rsidR="006868CB" w:rsidRPr="00A76C84" w:rsidRDefault="006868CB">
            <w:pPr>
              <w:pStyle w:val="NormalWeb"/>
              <w:spacing w:before="0" w:beforeAutospacing="0" w:after="20" w:afterAutospacing="0"/>
              <w:jc w:val="center"/>
              <w:rPr>
                <w:ins w:id="1510" w:author="Mateus Berardo de Souza Terra" w:date="2016-02-08T20:04:00Z"/>
                <w:color w:val="303030"/>
                <w:sz w:val="16"/>
                <w:szCs w:val="16"/>
                <w:rPrChange w:id="1511" w:author="Mateus Berardo de Souza Terra" w:date="2016-02-08T22:05:00Z">
                  <w:rPr>
                    <w:ins w:id="1512" w:author="Mateus Berardo de Souza Terra" w:date="2016-02-08T20:04:00Z"/>
                    <w:color w:val="303030"/>
                  </w:rPr>
                </w:rPrChange>
              </w:rPr>
              <w:pPrChange w:id="1513" w:author="Mateus Berardo de Souza Terra" w:date="2016-02-08T22:05:00Z">
                <w:pPr>
                  <w:pStyle w:val="NormalWeb"/>
                  <w:spacing w:before="0" w:beforeAutospacing="0" w:after="160" w:afterAutospacing="0"/>
                  <w:jc w:val="center"/>
                </w:pPr>
              </w:pPrChange>
            </w:pPr>
            <w:proofErr w:type="gramStart"/>
            <w:ins w:id="1514" w:author="Mateus Berardo de Souza Terra" w:date="2016-02-08T22:11:00Z">
              <w:r>
                <w:rPr>
                  <w:color w:val="303030"/>
                  <w:sz w:val="16"/>
                  <w:szCs w:val="16"/>
                </w:rPr>
                <w:t>x</w:t>
              </w:r>
            </w:ins>
            <w:proofErr w:type="gramEnd"/>
          </w:p>
        </w:tc>
      </w:tr>
      <w:tr w:rsidR="006868CB" w:rsidRPr="00A76C84" w14:paraId="100DDDC0" w14:textId="77777777" w:rsidTr="007031A8">
        <w:trPr>
          <w:trHeight w:val="20"/>
          <w:ins w:id="1515" w:author="Mateus Berardo de Souza Terra" w:date="2016-02-08T20:04:00Z"/>
        </w:trPr>
        <w:tc>
          <w:tcPr>
            <w:tcW w:w="1558" w:type="dxa"/>
            <w:tcPrChange w:id="1516" w:author="Mateus Berardo de Souza Terra" w:date="2016-02-08T22:05:00Z">
              <w:tcPr>
                <w:tcW w:w="1558" w:type="dxa"/>
              </w:tcPr>
            </w:tcPrChange>
          </w:tcPr>
          <w:p w14:paraId="5EDA1FC9" w14:textId="77777777" w:rsidR="006868CB" w:rsidRPr="00A76C84" w:rsidRDefault="006868CB">
            <w:pPr>
              <w:pStyle w:val="NormalWeb"/>
              <w:spacing w:before="0" w:beforeAutospacing="0" w:after="20" w:afterAutospacing="0"/>
              <w:jc w:val="center"/>
              <w:rPr>
                <w:ins w:id="1517" w:author="Mateus Berardo de Souza Terra" w:date="2016-02-08T20:04:00Z"/>
                <w:color w:val="303030"/>
                <w:sz w:val="16"/>
                <w:szCs w:val="16"/>
                <w:rPrChange w:id="1518" w:author="Mateus Berardo de Souza Terra" w:date="2016-02-08T22:05:00Z">
                  <w:rPr>
                    <w:ins w:id="1519" w:author="Mateus Berardo de Souza Terra" w:date="2016-02-08T20:04:00Z"/>
                    <w:color w:val="303030"/>
                  </w:rPr>
                </w:rPrChange>
              </w:rPr>
              <w:pPrChange w:id="1520" w:author="Mateus Berardo de Souza Terra" w:date="2016-02-08T22:05:00Z">
                <w:pPr>
                  <w:pStyle w:val="NormalWeb"/>
                  <w:spacing w:before="0" w:beforeAutospacing="0" w:after="160" w:afterAutospacing="0"/>
                  <w:jc w:val="center"/>
                </w:pPr>
              </w:pPrChange>
            </w:pPr>
            <w:ins w:id="1521" w:author="Mateus Berardo de Souza Terra" w:date="2016-02-08T20:05:00Z">
              <w:r w:rsidRPr="00A76C84">
                <w:rPr>
                  <w:color w:val="303030"/>
                  <w:sz w:val="16"/>
                  <w:szCs w:val="16"/>
                  <w:rPrChange w:id="1522" w:author="Mateus Berardo de Souza Terra" w:date="2016-02-08T22:05:00Z">
                    <w:rPr>
                      <w:color w:val="303030"/>
                    </w:rPr>
                  </w:rPrChange>
                </w:rPr>
                <w:t>57</w:t>
              </w:r>
            </w:ins>
          </w:p>
        </w:tc>
        <w:tc>
          <w:tcPr>
            <w:tcW w:w="1558" w:type="dxa"/>
            <w:tcPrChange w:id="1523" w:author="Mateus Berardo de Souza Terra" w:date="2016-02-08T22:05:00Z">
              <w:tcPr>
                <w:tcW w:w="1558" w:type="dxa"/>
              </w:tcPr>
            </w:tcPrChange>
          </w:tcPr>
          <w:p w14:paraId="71024C1E" w14:textId="77777777" w:rsidR="006868CB" w:rsidRPr="00A76C84" w:rsidRDefault="006868CB">
            <w:pPr>
              <w:pStyle w:val="NormalWeb"/>
              <w:spacing w:before="0" w:beforeAutospacing="0" w:after="20" w:afterAutospacing="0"/>
              <w:jc w:val="center"/>
              <w:rPr>
                <w:ins w:id="1524" w:author="Mateus Berardo de Souza Terra" w:date="2016-02-08T20:04:00Z"/>
                <w:color w:val="303030"/>
                <w:sz w:val="16"/>
                <w:szCs w:val="16"/>
                <w:rPrChange w:id="1525" w:author="Mateus Berardo de Souza Terra" w:date="2016-02-08T22:05:00Z">
                  <w:rPr>
                    <w:ins w:id="1526" w:author="Mateus Berardo de Souza Terra" w:date="2016-02-08T20:04:00Z"/>
                    <w:color w:val="303030"/>
                  </w:rPr>
                </w:rPrChange>
              </w:rPr>
              <w:pPrChange w:id="1527" w:author="Mateus Berardo de Souza Terra" w:date="2016-02-08T22:05:00Z">
                <w:pPr>
                  <w:pStyle w:val="NormalWeb"/>
                  <w:spacing w:before="0" w:beforeAutospacing="0" w:after="160" w:afterAutospacing="0"/>
                  <w:jc w:val="center"/>
                </w:pPr>
              </w:pPrChange>
            </w:pPr>
            <w:ins w:id="1528" w:author="Mateus Berardo de Souza Terra" w:date="2016-02-08T22:13:00Z">
              <w:r>
                <w:rPr>
                  <w:color w:val="303030"/>
                  <w:sz w:val="16"/>
                  <w:szCs w:val="16"/>
                </w:rPr>
                <w:t>9</w:t>
              </w:r>
            </w:ins>
          </w:p>
        </w:tc>
        <w:tc>
          <w:tcPr>
            <w:tcW w:w="1558" w:type="dxa"/>
            <w:tcPrChange w:id="1529" w:author="Mateus Berardo de Souza Terra" w:date="2016-02-08T22:05:00Z">
              <w:tcPr>
                <w:tcW w:w="1558" w:type="dxa"/>
              </w:tcPr>
            </w:tcPrChange>
          </w:tcPr>
          <w:p w14:paraId="002EFC89" w14:textId="77777777" w:rsidR="006868CB" w:rsidRPr="00A76C84" w:rsidRDefault="006868CB">
            <w:pPr>
              <w:pStyle w:val="NormalWeb"/>
              <w:spacing w:before="0" w:beforeAutospacing="0" w:after="20" w:afterAutospacing="0"/>
              <w:jc w:val="center"/>
              <w:rPr>
                <w:ins w:id="1530" w:author="Mateus Berardo de Souza Terra" w:date="2016-02-08T20:04:00Z"/>
                <w:color w:val="303030"/>
                <w:sz w:val="16"/>
                <w:szCs w:val="16"/>
                <w:rPrChange w:id="1531" w:author="Mateus Berardo de Souza Terra" w:date="2016-02-08T22:05:00Z">
                  <w:rPr>
                    <w:ins w:id="1532" w:author="Mateus Berardo de Souza Terra" w:date="2016-02-08T20:04:00Z"/>
                    <w:color w:val="303030"/>
                  </w:rPr>
                </w:rPrChange>
              </w:rPr>
              <w:pPrChange w:id="1533" w:author="Mateus Berardo de Souza Terra" w:date="2016-02-08T22:05:00Z">
                <w:pPr>
                  <w:pStyle w:val="NormalWeb"/>
                  <w:spacing w:before="0" w:beforeAutospacing="0" w:after="160" w:afterAutospacing="0"/>
                  <w:jc w:val="center"/>
                </w:pPr>
              </w:pPrChange>
            </w:pPr>
            <w:ins w:id="1534" w:author="Mateus Berardo de Souza Terra" w:date="2016-02-08T22:09:00Z">
              <w:r>
                <w:rPr>
                  <w:color w:val="303030"/>
                  <w:sz w:val="16"/>
                  <w:szCs w:val="16"/>
                </w:rPr>
                <w:t>89</w:t>
              </w:r>
            </w:ins>
          </w:p>
        </w:tc>
        <w:tc>
          <w:tcPr>
            <w:tcW w:w="1558" w:type="dxa"/>
            <w:tcPrChange w:id="1535" w:author="Mateus Berardo de Souza Terra" w:date="2016-02-08T22:05:00Z">
              <w:tcPr>
                <w:tcW w:w="1558" w:type="dxa"/>
              </w:tcPr>
            </w:tcPrChange>
          </w:tcPr>
          <w:p w14:paraId="259ABAF5" w14:textId="77777777" w:rsidR="006868CB" w:rsidRPr="00A76C84" w:rsidRDefault="006868CB">
            <w:pPr>
              <w:pStyle w:val="NormalWeb"/>
              <w:spacing w:before="0" w:beforeAutospacing="0" w:after="20" w:afterAutospacing="0"/>
              <w:jc w:val="center"/>
              <w:rPr>
                <w:ins w:id="1536" w:author="Mateus Berardo de Souza Terra" w:date="2016-02-08T20:04:00Z"/>
                <w:color w:val="303030"/>
                <w:sz w:val="16"/>
                <w:szCs w:val="16"/>
                <w:rPrChange w:id="1537" w:author="Mateus Berardo de Souza Terra" w:date="2016-02-08T22:05:00Z">
                  <w:rPr>
                    <w:ins w:id="1538" w:author="Mateus Berardo de Souza Terra" w:date="2016-02-08T20:04:00Z"/>
                    <w:color w:val="303030"/>
                  </w:rPr>
                </w:rPrChange>
              </w:rPr>
              <w:pPrChange w:id="1539" w:author="Mateus Berardo de Souza Terra" w:date="2016-02-08T22:05:00Z">
                <w:pPr>
                  <w:pStyle w:val="NormalWeb"/>
                  <w:spacing w:before="0" w:beforeAutospacing="0" w:after="160" w:afterAutospacing="0"/>
                  <w:jc w:val="center"/>
                </w:pPr>
              </w:pPrChange>
            </w:pPr>
            <w:ins w:id="1540" w:author="Mateus Berardo de Souza Terra" w:date="2016-02-08T22:10:00Z">
              <w:r>
                <w:rPr>
                  <w:color w:val="303030"/>
                  <w:sz w:val="16"/>
                  <w:szCs w:val="16"/>
                </w:rPr>
                <w:t>Y</w:t>
              </w:r>
            </w:ins>
          </w:p>
        </w:tc>
        <w:tc>
          <w:tcPr>
            <w:tcW w:w="1559" w:type="dxa"/>
            <w:tcPrChange w:id="1541" w:author="Mateus Berardo de Souza Terra" w:date="2016-02-08T22:05:00Z">
              <w:tcPr>
                <w:tcW w:w="1559" w:type="dxa"/>
              </w:tcPr>
            </w:tcPrChange>
          </w:tcPr>
          <w:p w14:paraId="3C0322C5" w14:textId="77777777" w:rsidR="006868CB" w:rsidRPr="00A76C84" w:rsidRDefault="006868CB">
            <w:pPr>
              <w:pStyle w:val="NormalWeb"/>
              <w:spacing w:before="0" w:beforeAutospacing="0" w:after="20" w:afterAutospacing="0"/>
              <w:jc w:val="center"/>
              <w:rPr>
                <w:ins w:id="1542" w:author="Mateus Berardo de Souza Terra" w:date="2016-02-08T20:04:00Z"/>
                <w:color w:val="303030"/>
                <w:sz w:val="16"/>
                <w:szCs w:val="16"/>
                <w:rPrChange w:id="1543" w:author="Mateus Berardo de Souza Terra" w:date="2016-02-08T22:05:00Z">
                  <w:rPr>
                    <w:ins w:id="1544" w:author="Mateus Berardo de Souza Terra" w:date="2016-02-08T20:04:00Z"/>
                    <w:color w:val="303030"/>
                  </w:rPr>
                </w:rPrChange>
              </w:rPr>
              <w:pPrChange w:id="1545" w:author="Mateus Berardo de Souza Terra" w:date="2016-02-08T22:05:00Z">
                <w:pPr>
                  <w:pStyle w:val="NormalWeb"/>
                  <w:spacing w:before="0" w:beforeAutospacing="0" w:after="160" w:afterAutospacing="0"/>
                  <w:jc w:val="center"/>
                </w:pPr>
              </w:pPrChange>
            </w:pPr>
            <w:ins w:id="1546" w:author="Mateus Berardo de Souza Terra" w:date="2016-02-08T22:09:00Z">
              <w:r>
                <w:rPr>
                  <w:color w:val="303030"/>
                  <w:sz w:val="16"/>
                  <w:szCs w:val="16"/>
                </w:rPr>
                <w:t>121</w:t>
              </w:r>
            </w:ins>
          </w:p>
        </w:tc>
        <w:tc>
          <w:tcPr>
            <w:tcW w:w="1559" w:type="dxa"/>
            <w:tcPrChange w:id="1547" w:author="Mateus Berardo de Souza Terra" w:date="2016-02-08T22:05:00Z">
              <w:tcPr>
                <w:tcW w:w="1559" w:type="dxa"/>
              </w:tcPr>
            </w:tcPrChange>
          </w:tcPr>
          <w:p w14:paraId="5F59B8A8" w14:textId="77777777" w:rsidR="006868CB" w:rsidRPr="00A76C84" w:rsidRDefault="006868CB">
            <w:pPr>
              <w:pStyle w:val="NormalWeb"/>
              <w:spacing w:before="0" w:beforeAutospacing="0" w:after="20" w:afterAutospacing="0"/>
              <w:jc w:val="center"/>
              <w:rPr>
                <w:ins w:id="1548" w:author="Mateus Berardo de Souza Terra" w:date="2016-02-08T20:04:00Z"/>
                <w:color w:val="303030"/>
                <w:sz w:val="16"/>
                <w:szCs w:val="16"/>
                <w:rPrChange w:id="1549" w:author="Mateus Berardo de Souza Terra" w:date="2016-02-08T22:05:00Z">
                  <w:rPr>
                    <w:ins w:id="1550" w:author="Mateus Berardo de Souza Terra" w:date="2016-02-08T20:04:00Z"/>
                    <w:color w:val="303030"/>
                  </w:rPr>
                </w:rPrChange>
              </w:rPr>
              <w:pPrChange w:id="1551" w:author="Mateus Berardo de Souza Terra" w:date="2016-02-08T22:05:00Z">
                <w:pPr>
                  <w:pStyle w:val="NormalWeb"/>
                  <w:spacing w:before="0" w:beforeAutospacing="0" w:after="160" w:afterAutospacing="0"/>
                  <w:jc w:val="center"/>
                </w:pPr>
              </w:pPrChange>
            </w:pPr>
            <w:proofErr w:type="gramStart"/>
            <w:ins w:id="1552" w:author="Mateus Berardo de Souza Terra" w:date="2016-02-08T22:11:00Z">
              <w:r>
                <w:rPr>
                  <w:color w:val="303030"/>
                  <w:sz w:val="16"/>
                  <w:szCs w:val="16"/>
                </w:rPr>
                <w:t>y</w:t>
              </w:r>
            </w:ins>
            <w:proofErr w:type="gramEnd"/>
          </w:p>
        </w:tc>
      </w:tr>
      <w:tr w:rsidR="006868CB" w:rsidRPr="00A76C84" w14:paraId="1D3DA760" w14:textId="77777777" w:rsidTr="007031A8">
        <w:trPr>
          <w:trHeight w:val="20"/>
          <w:ins w:id="1553" w:author="Mateus Berardo de Souza Terra" w:date="2016-02-08T20:04:00Z"/>
        </w:trPr>
        <w:tc>
          <w:tcPr>
            <w:tcW w:w="1558" w:type="dxa"/>
            <w:tcPrChange w:id="1554" w:author="Mateus Berardo de Souza Terra" w:date="2016-02-08T22:05:00Z">
              <w:tcPr>
                <w:tcW w:w="1558" w:type="dxa"/>
              </w:tcPr>
            </w:tcPrChange>
          </w:tcPr>
          <w:p w14:paraId="7F00C49F" w14:textId="77777777" w:rsidR="006868CB" w:rsidRPr="00A76C84" w:rsidRDefault="006868CB">
            <w:pPr>
              <w:pStyle w:val="NormalWeb"/>
              <w:spacing w:before="0" w:beforeAutospacing="0" w:after="20" w:afterAutospacing="0"/>
              <w:jc w:val="center"/>
              <w:rPr>
                <w:ins w:id="1555" w:author="Mateus Berardo de Souza Terra" w:date="2016-02-08T20:04:00Z"/>
                <w:color w:val="303030"/>
                <w:sz w:val="16"/>
                <w:szCs w:val="16"/>
                <w:rPrChange w:id="1556" w:author="Mateus Berardo de Souza Terra" w:date="2016-02-08T22:05:00Z">
                  <w:rPr>
                    <w:ins w:id="1557" w:author="Mateus Berardo de Souza Terra" w:date="2016-02-08T20:04:00Z"/>
                    <w:color w:val="303030"/>
                  </w:rPr>
                </w:rPrChange>
              </w:rPr>
              <w:pPrChange w:id="1558" w:author="Mateus Berardo de Souza Terra" w:date="2016-02-08T22:05:00Z">
                <w:pPr>
                  <w:pStyle w:val="NormalWeb"/>
                  <w:spacing w:before="0" w:beforeAutospacing="0" w:after="160" w:afterAutospacing="0"/>
                  <w:jc w:val="center"/>
                </w:pPr>
              </w:pPrChange>
            </w:pPr>
            <w:ins w:id="1559" w:author="Mateus Berardo de Souza Terra" w:date="2016-02-08T20:05:00Z">
              <w:r w:rsidRPr="00A76C84">
                <w:rPr>
                  <w:color w:val="303030"/>
                  <w:sz w:val="16"/>
                  <w:szCs w:val="16"/>
                  <w:rPrChange w:id="1560" w:author="Mateus Berardo de Souza Terra" w:date="2016-02-08T22:05:00Z">
                    <w:rPr>
                      <w:color w:val="303030"/>
                    </w:rPr>
                  </w:rPrChange>
                </w:rPr>
                <w:t>58</w:t>
              </w:r>
            </w:ins>
          </w:p>
        </w:tc>
        <w:tc>
          <w:tcPr>
            <w:tcW w:w="1558" w:type="dxa"/>
            <w:tcPrChange w:id="1561" w:author="Mateus Berardo de Souza Terra" w:date="2016-02-08T22:05:00Z">
              <w:tcPr>
                <w:tcW w:w="1558" w:type="dxa"/>
              </w:tcPr>
            </w:tcPrChange>
          </w:tcPr>
          <w:p w14:paraId="5B83F89A" w14:textId="77777777" w:rsidR="006868CB" w:rsidRPr="00A76C84" w:rsidRDefault="006868CB">
            <w:pPr>
              <w:pStyle w:val="NormalWeb"/>
              <w:spacing w:before="0" w:beforeAutospacing="0" w:after="20" w:afterAutospacing="0"/>
              <w:jc w:val="center"/>
              <w:rPr>
                <w:ins w:id="1562" w:author="Mateus Berardo de Souza Terra" w:date="2016-02-08T20:04:00Z"/>
                <w:color w:val="303030"/>
                <w:sz w:val="16"/>
                <w:szCs w:val="16"/>
                <w:rPrChange w:id="1563" w:author="Mateus Berardo de Souza Terra" w:date="2016-02-08T22:05:00Z">
                  <w:rPr>
                    <w:ins w:id="1564" w:author="Mateus Berardo de Souza Terra" w:date="2016-02-08T20:04:00Z"/>
                    <w:color w:val="303030"/>
                  </w:rPr>
                </w:rPrChange>
              </w:rPr>
              <w:pPrChange w:id="1565" w:author="Mateus Berardo de Souza Terra" w:date="2016-02-08T22:05:00Z">
                <w:pPr>
                  <w:pStyle w:val="NormalWeb"/>
                  <w:spacing w:before="0" w:beforeAutospacing="0" w:after="160" w:afterAutospacing="0"/>
                  <w:jc w:val="center"/>
                </w:pPr>
              </w:pPrChange>
            </w:pPr>
            <w:ins w:id="1566" w:author="Mateus Berardo de Souza Terra" w:date="2016-02-08T22:13:00Z">
              <w:r>
                <w:rPr>
                  <w:color w:val="303030"/>
                  <w:sz w:val="16"/>
                  <w:szCs w:val="16"/>
                </w:rPr>
                <w:t>:</w:t>
              </w:r>
            </w:ins>
          </w:p>
        </w:tc>
        <w:tc>
          <w:tcPr>
            <w:tcW w:w="1558" w:type="dxa"/>
            <w:tcPrChange w:id="1567" w:author="Mateus Berardo de Souza Terra" w:date="2016-02-08T22:05:00Z">
              <w:tcPr>
                <w:tcW w:w="1558" w:type="dxa"/>
              </w:tcPr>
            </w:tcPrChange>
          </w:tcPr>
          <w:p w14:paraId="70E51B10" w14:textId="77777777" w:rsidR="006868CB" w:rsidRPr="00A76C84" w:rsidRDefault="006868CB">
            <w:pPr>
              <w:pStyle w:val="NormalWeb"/>
              <w:spacing w:before="0" w:beforeAutospacing="0" w:after="20" w:afterAutospacing="0"/>
              <w:jc w:val="center"/>
              <w:rPr>
                <w:ins w:id="1568" w:author="Mateus Berardo de Souza Terra" w:date="2016-02-08T20:04:00Z"/>
                <w:color w:val="303030"/>
                <w:sz w:val="16"/>
                <w:szCs w:val="16"/>
                <w:rPrChange w:id="1569" w:author="Mateus Berardo de Souza Terra" w:date="2016-02-08T22:05:00Z">
                  <w:rPr>
                    <w:ins w:id="1570" w:author="Mateus Berardo de Souza Terra" w:date="2016-02-08T20:04:00Z"/>
                    <w:color w:val="303030"/>
                  </w:rPr>
                </w:rPrChange>
              </w:rPr>
              <w:pPrChange w:id="1571" w:author="Mateus Berardo de Souza Terra" w:date="2016-02-08T22:05:00Z">
                <w:pPr>
                  <w:pStyle w:val="NormalWeb"/>
                  <w:spacing w:before="0" w:beforeAutospacing="0" w:after="160" w:afterAutospacing="0"/>
                  <w:jc w:val="center"/>
                </w:pPr>
              </w:pPrChange>
            </w:pPr>
            <w:ins w:id="1572" w:author="Mateus Berardo de Souza Terra" w:date="2016-02-08T22:09:00Z">
              <w:r>
                <w:rPr>
                  <w:color w:val="303030"/>
                  <w:sz w:val="16"/>
                  <w:szCs w:val="16"/>
                </w:rPr>
                <w:t>90</w:t>
              </w:r>
            </w:ins>
          </w:p>
        </w:tc>
        <w:tc>
          <w:tcPr>
            <w:tcW w:w="1558" w:type="dxa"/>
            <w:tcPrChange w:id="1573" w:author="Mateus Berardo de Souza Terra" w:date="2016-02-08T22:05:00Z">
              <w:tcPr>
                <w:tcW w:w="1558" w:type="dxa"/>
              </w:tcPr>
            </w:tcPrChange>
          </w:tcPr>
          <w:p w14:paraId="204C1CF7" w14:textId="77777777" w:rsidR="006868CB" w:rsidRPr="00A76C84" w:rsidRDefault="006868CB">
            <w:pPr>
              <w:pStyle w:val="NormalWeb"/>
              <w:spacing w:before="0" w:beforeAutospacing="0" w:after="20" w:afterAutospacing="0"/>
              <w:jc w:val="center"/>
              <w:rPr>
                <w:ins w:id="1574" w:author="Mateus Berardo de Souza Terra" w:date="2016-02-08T20:04:00Z"/>
                <w:color w:val="303030"/>
                <w:sz w:val="16"/>
                <w:szCs w:val="16"/>
                <w:rPrChange w:id="1575" w:author="Mateus Berardo de Souza Terra" w:date="2016-02-08T22:05:00Z">
                  <w:rPr>
                    <w:ins w:id="1576" w:author="Mateus Berardo de Souza Terra" w:date="2016-02-08T20:04:00Z"/>
                    <w:color w:val="303030"/>
                  </w:rPr>
                </w:rPrChange>
              </w:rPr>
              <w:pPrChange w:id="1577" w:author="Mateus Berardo de Souza Terra" w:date="2016-02-08T22:05:00Z">
                <w:pPr>
                  <w:pStyle w:val="NormalWeb"/>
                  <w:spacing w:before="0" w:beforeAutospacing="0" w:after="160" w:afterAutospacing="0"/>
                  <w:jc w:val="center"/>
                </w:pPr>
              </w:pPrChange>
            </w:pPr>
            <w:ins w:id="1578" w:author="Mateus Berardo de Souza Terra" w:date="2016-02-08T22:10:00Z">
              <w:r>
                <w:rPr>
                  <w:color w:val="303030"/>
                  <w:sz w:val="16"/>
                  <w:szCs w:val="16"/>
                </w:rPr>
                <w:t>Z</w:t>
              </w:r>
            </w:ins>
          </w:p>
        </w:tc>
        <w:tc>
          <w:tcPr>
            <w:tcW w:w="1559" w:type="dxa"/>
            <w:tcPrChange w:id="1579" w:author="Mateus Berardo de Souza Terra" w:date="2016-02-08T22:05:00Z">
              <w:tcPr>
                <w:tcW w:w="1559" w:type="dxa"/>
              </w:tcPr>
            </w:tcPrChange>
          </w:tcPr>
          <w:p w14:paraId="22FFF5CA" w14:textId="77777777" w:rsidR="006868CB" w:rsidRPr="00A76C84" w:rsidRDefault="006868CB">
            <w:pPr>
              <w:pStyle w:val="NormalWeb"/>
              <w:spacing w:before="0" w:beforeAutospacing="0" w:after="20" w:afterAutospacing="0"/>
              <w:jc w:val="center"/>
              <w:rPr>
                <w:ins w:id="1580" w:author="Mateus Berardo de Souza Terra" w:date="2016-02-08T20:04:00Z"/>
                <w:color w:val="303030"/>
                <w:sz w:val="16"/>
                <w:szCs w:val="16"/>
                <w:rPrChange w:id="1581" w:author="Mateus Berardo de Souza Terra" w:date="2016-02-08T22:05:00Z">
                  <w:rPr>
                    <w:ins w:id="1582" w:author="Mateus Berardo de Souza Terra" w:date="2016-02-08T20:04:00Z"/>
                    <w:color w:val="303030"/>
                  </w:rPr>
                </w:rPrChange>
              </w:rPr>
              <w:pPrChange w:id="1583" w:author="Mateus Berardo de Souza Terra" w:date="2016-02-08T22:05:00Z">
                <w:pPr>
                  <w:pStyle w:val="NormalWeb"/>
                  <w:spacing w:before="0" w:beforeAutospacing="0" w:after="160" w:afterAutospacing="0"/>
                  <w:jc w:val="center"/>
                </w:pPr>
              </w:pPrChange>
            </w:pPr>
            <w:ins w:id="1584" w:author="Mateus Berardo de Souza Terra" w:date="2016-02-08T22:09:00Z">
              <w:r>
                <w:rPr>
                  <w:color w:val="303030"/>
                  <w:sz w:val="16"/>
                  <w:szCs w:val="16"/>
                </w:rPr>
                <w:t>122</w:t>
              </w:r>
            </w:ins>
          </w:p>
        </w:tc>
        <w:tc>
          <w:tcPr>
            <w:tcW w:w="1559" w:type="dxa"/>
            <w:tcPrChange w:id="1585" w:author="Mateus Berardo de Souza Terra" w:date="2016-02-08T22:05:00Z">
              <w:tcPr>
                <w:tcW w:w="1559" w:type="dxa"/>
              </w:tcPr>
            </w:tcPrChange>
          </w:tcPr>
          <w:p w14:paraId="508519DA" w14:textId="77777777" w:rsidR="006868CB" w:rsidRPr="00A76C84" w:rsidRDefault="006868CB">
            <w:pPr>
              <w:pStyle w:val="NormalWeb"/>
              <w:spacing w:before="0" w:beforeAutospacing="0" w:after="20" w:afterAutospacing="0"/>
              <w:jc w:val="center"/>
              <w:rPr>
                <w:ins w:id="1586" w:author="Mateus Berardo de Souza Terra" w:date="2016-02-08T20:04:00Z"/>
                <w:color w:val="303030"/>
                <w:sz w:val="16"/>
                <w:szCs w:val="16"/>
                <w:rPrChange w:id="1587" w:author="Mateus Berardo de Souza Terra" w:date="2016-02-08T22:05:00Z">
                  <w:rPr>
                    <w:ins w:id="1588" w:author="Mateus Berardo de Souza Terra" w:date="2016-02-08T20:04:00Z"/>
                    <w:color w:val="303030"/>
                  </w:rPr>
                </w:rPrChange>
              </w:rPr>
              <w:pPrChange w:id="1589" w:author="Mateus Berardo de Souza Terra" w:date="2016-02-08T22:05:00Z">
                <w:pPr>
                  <w:pStyle w:val="NormalWeb"/>
                  <w:spacing w:before="0" w:beforeAutospacing="0" w:after="160" w:afterAutospacing="0"/>
                  <w:jc w:val="center"/>
                </w:pPr>
              </w:pPrChange>
            </w:pPr>
            <w:proofErr w:type="gramStart"/>
            <w:ins w:id="1590" w:author="Mateus Berardo de Souza Terra" w:date="2016-02-08T22:11:00Z">
              <w:r>
                <w:rPr>
                  <w:color w:val="303030"/>
                  <w:sz w:val="16"/>
                  <w:szCs w:val="16"/>
                </w:rPr>
                <w:t>z</w:t>
              </w:r>
            </w:ins>
            <w:proofErr w:type="gramEnd"/>
          </w:p>
        </w:tc>
      </w:tr>
      <w:tr w:rsidR="006868CB" w:rsidRPr="00A76C84" w14:paraId="68ECEA75" w14:textId="77777777" w:rsidTr="007031A8">
        <w:trPr>
          <w:trHeight w:val="20"/>
          <w:ins w:id="1591" w:author="Mateus Berardo de Souza Terra" w:date="2016-02-08T20:04:00Z"/>
        </w:trPr>
        <w:tc>
          <w:tcPr>
            <w:tcW w:w="1558" w:type="dxa"/>
            <w:tcPrChange w:id="1592" w:author="Mateus Berardo de Souza Terra" w:date="2016-02-08T22:05:00Z">
              <w:tcPr>
                <w:tcW w:w="1558" w:type="dxa"/>
              </w:tcPr>
            </w:tcPrChange>
          </w:tcPr>
          <w:p w14:paraId="614AC5EB" w14:textId="77777777" w:rsidR="006868CB" w:rsidRPr="00A76C84" w:rsidRDefault="006868CB">
            <w:pPr>
              <w:pStyle w:val="NormalWeb"/>
              <w:spacing w:before="0" w:beforeAutospacing="0" w:after="20" w:afterAutospacing="0"/>
              <w:jc w:val="center"/>
              <w:rPr>
                <w:ins w:id="1593" w:author="Mateus Berardo de Souza Terra" w:date="2016-02-08T20:04:00Z"/>
                <w:color w:val="303030"/>
                <w:sz w:val="16"/>
                <w:szCs w:val="16"/>
                <w:rPrChange w:id="1594" w:author="Mateus Berardo de Souza Terra" w:date="2016-02-08T22:05:00Z">
                  <w:rPr>
                    <w:ins w:id="1595" w:author="Mateus Berardo de Souza Terra" w:date="2016-02-08T20:04:00Z"/>
                    <w:color w:val="303030"/>
                  </w:rPr>
                </w:rPrChange>
              </w:rPr>
              <w:pPrChange w:id="1596" w:author="Mateus Berardo de Souza Terra" w:date="2016-02-08T22:05:00Z">
                <w:pPr>
                  <w:pStyle w:val="NormalWeb"/>
                  <w:spacing w:before="0" w:beforeAutospacing="0" w:after="160" w:afterAutospacing="0"/>
                  <w:jc w:val="center"/>
                </w:pPr>
              </w:pPrChange>
            </w:pPr>
            <w:ins w:id="1597" w:author="Mateus Berardo de Souza Terra" w:date="2016-02-08T20:05:00Z">
              <w:r w:rsidRPr="00A76C84">
                <w:rPr>
                  <w:color w:val="303030"/>
                  <w:sz w:val="16"/>
                  <w:szCs w:val="16"/>
                  <w:rPrChange w:id="1598" w:author="Mateus Berardo de Souza Terra" w:date="2016-02-08T22:05:00Z">
                    <w:rPr>
                      <w:color w:val="303030"/>
                    </w:rPr>
                  </w:rPrChange>
                </w:rPr>
                <w:t>59</w:t>
              </w:r>
            </w:ins>
          </w:p>
        </w:tc>
        <w:tc>
          <w:tcPr>
            <w:tcW w:w="1558" w:type="dxa"/>
            <w:tcPrChange w:id="1599" w:author="Mateus Berardo de Souza Terra" w:date="2016-02-08T22:05:00Z">
              <w:tcPr>
                <w:tcW w:w="1558" w:type="dxa"/>
              </w:tcPr>
            </w:tcPrChange>
          </w:tcPr>
          <w:p w14:paraId="0C97C37B" w14:textId="77777777" w:rsidR="006868CB" w:rsidRPr="00A76C84" w:rsidRDefault="006868CB">
            <w:pPr>
              <w:pStyle w:val="NormalWeb"/>
              <w:spacing w:before="0" w:beforeAutospacing="0" w:after="20" w:afterAutospacing="0"/>
              <w:jc w:val="center"/>
              <w:rPr>
                <w:ins w:id="1600" w:author="Mateus Berardo de Souza Terra" w:date="2016-02-08T20:04:00Z"/>
                <w:color w:val="303030"/>
                <w:sz w:val="16"/>
                <w:szCs w:val="16"/>
                <w:rPrChange w:id="1601" w:author="Mateus Berardo de Souza Terra" w:date="2016-02-08T22:05:00Z">
                  <w:rPr>
                    <w:ins w:id="1602" w:author="Mateus Berardo de Souza Terra" w:date="2016-02-08T20:04:00Z"/>
                    <w:color w:val="303030"/>
                  </w:rPr>
                </w:rPrChange>
              </w:rPr>
              <w:pPrChange w:id="1603" w:author="Mateus Berardo de Souza Terra" w:date="2016-02-08T22:05:00Z">
                <w:pPr>
                  <w:pStyle w:val="NormalWeb"/>
                  <w:spacing w:before="0" w:beforeAutospacing="0" w:after="160" w:afterAutospacing="0"/>
                  <w:jc w:val="center"/>
                </w:pPr>
              </w:pPrChange>
            </w:pPr>
            <w:ins w:id="1604" w:author="Mateus Berardo de Souza Terra" w:date="2016-02-08T22:13:00Z">
              <w:r>
                <w:rPr>
                  <w:color w:val="303030"/>
                  <w:sz w:val="16"/>
                  <w:szCs w:val="16"/>
                </w:rPr>
                <w:t>;</w:t>
              </w:r>
            </w:ins>
          </w:p>
        </w:tc>
        <w:tc>
          <w:tcPr>
            <w:tcW w:w="1558" w:type="dxa"/>
            <w:tcPrChange w:id="1605" w:author="Mateus Berardo de Souza Terra" w:date="2016-02-08T22:05:00Z">
              <w:tcPr>
                <w:tcW w:w="1558" w:type="dxa"/>
              </w:tcPr>
            </w:tcPrChange>
          </w:tcPr>
          <w:p w14:paraId="353309DF" w14:textId="77777777" w:rsidR="006868CB" w:rsidRPr="00A76C84" w:rsidRDefault="006868CB">
            <w:pPr>
              <w:pStyle w:val="NormalWeb"/>
              <w:spacing w:before="0" w:beforeAutospacing="0" w:after="20" w:afterAutospacing="0"/>
              <w:jc w:val="center"/>
              <w:rPr>
                <w:ins w:id="1606" w:author="Mateus Berardo de Souza Terra" w:date="2016-02-08T20:04:00Z"/>
                <w:color w:val="303030"/>
                <w:sz w:val="16"/>
                <w:szCs w:val="16"/>
                <w:rPrChange w:id="1607" w:author="Mateus Berardo de Souza Terra" w:date="2016-02-08T22:05:00Z">
                  <w:rPr>
                    <w:ins w:id="1608" w:author="Mateus Berardo de Souza Terra" w:date="2016-02-08T20:04:00Z"/>
                    <w:color w:val="303030"/>
                  </w:rPr>
                </w:rPrChange>
              </w:rPr>
              <w:pPrChange w:id="1609" w:author="Mateus Berardo de Souza Terra" w:date="2016-02-08T22:05:00Z">
                <w:pPr>
                  <w:pStyle w:val="NormalWeb"/>
                  <w:spacing w:before="0" w:beforeAutospacing="0" w:after="160" w:afterAutospacing="0"/>
                  <w:jc w:val="center"/>
                </w:pPr>
              </w:pPrChange>
            </w:pPr>
            <w:ins w:id="1610" w:author="Mateus Berardo de Souza Terra" w:date="2016-02-08T22:09:00Z">
              <w:r>
                <w:rPr>
                  <w:color w:val="303030"/>
                  <w:sz w:val="16"/>
                  <w:szCs w:val="16"/>
                </w:rPr>
                <w:t>91</w:t>
              </w:r>
            </w:ins>
          </w:p>
        </w:tc>
        <w:tc>
          <w:tcPr>
            <w:tcW w:w="1558" w:type="dxa"/>
            <w:tcPrChange w:id="1611" w:author="Mateus Berardo de Souza Terra" w:date="2016-02-08T22:05:00Z">
              <w:tcPr>
                <w:tcW w:w="1558" w:type="dxa"/>
              </w:tcPr>
            </w:tcPrChange>
          </w:tcPr>
          <w:p w14:paraId="020E6EBB" w14:textId="77777777" w:rsidR="006868CB" w:rsidRPr="00A76C84" w:rsidRDefault="006868CB">
            <w:pPr>
              <w:pStyle w:val="NormalWeb"/>
              <w:spacing w:before="0" w:beforeAutospacing="0" w:after="20" w:afterAutospacing="0"/>
              <w:jc w:val="center"/>
              <w:rPr>
                <w:ins w:id="1612" w:author="Mateus Berardo de Souza Terra" w:date="2016-02-08T20:04:00Z"/>
                <w:color w:val="303030"/>
                <w:sz w:val="16"/>
                <w:szCs w:val="16"/>
                <w:rPrChange w:id="1613" w:author="Mateus Berardo de Souza Terra" w:date="2016-02-08T22:05:00Z">
                  <w:rPr>
                    <w:ins w:id="1614" w:author="Mateus Berardo de Souza Terra" w:date="2016-02-08T20:04:00Z"/>
                    <w:color w:val="303030"/>
                  </w:rPr>
                </w:rPrChange>
              </w:rPr>
              <w:pPrChange w:id="1615" w:author="Mateus Berardo de Souza Terra" w:date="2016-02-08T22:05:00Z">
                <w:pPr>
                  <w:pStyle w:val="NormalWeb"/>
                  <w:spacing w:before="0" w:beforeAutospacing="0" w:after="160" w:afterAutospacing="0"/>
                  <w:jc w:val="center"/>
                </w:pPr>
              </w:pPrChange>
            </w:pPr>
            <w:ins w:id="1616" w:author="Mateus Berardo de Souza Terra" w:date="2016-02-08T22:11:00Z">
              <w:r>
                <w:rPr>
                  <w:color w:val="303030"/>
                  <w:sz w:val="16"/>
                  <w:szCs w:val="16"/>
                </w:rPr>
                <w:t>[</w:t>
              </w:r>
            </w:ins>
          </w:p>
        </w:tc>
        <w:tc>
          <w:tcPr>
            <w:tcW w:w="1559" w:type="dxa"/>
            <w:tcPrChange w:id="1617" w:author="Mateus Berardo de Souza Terra" w:date="2016-02-08T22:05:00Z">
              <w:tcPr>
                <w:tcW w:w="1559" w:type="dxa"/>
              </w:tcPr>
            </w:tcPrChange>
          </w:tcPr>
          <w:p w14:paraId="7EBAB0AE" w14:textId="77777777" w:rsidR="006868CB" w:rsidRPr="00A76C84" w:rsidRDefault="006868CB">
            <w:pPr>
              <w:pStyle w:val="NormalWeb"/>
              <w:spacing w:before="0" w:beforeAutospacing="0" w:after="20" w:afterAutospacing="0"/>
              <w:jc w:val="center"/>
              <w:rPr>
                <w:ins w:id="1618" w:author="Mateus Berardo de Souza Terra" w:date="2016-02-08T20:04:00Z"/>
                <w:color w:val="303030"/>
                <w:sz w:val="16"/>
                <w:szCs w:val="16"/>
                <w:rPrChange w:id="1619" w:author="Mateus Berardo de Souza Terra" w:date="2016-02-08T22:05:00Z">
                  <w:rPr>
                    <w:ins w:id="1620" w:author="Mateus Berardo de Souza Terra" w:date="2016-02-08T20:04:00Z"/>
                    <w:color w:val="303030"/>
                  </w:rPr>
                </w:rPrChange>
              </w:rPr>
              <w:pPrChange w:id="1621" w:author="Mateus Berardo de Souza Terra" w:date="2016-02-08T22:05:00Z">
                <w:pPr>
                  <w:pStyle w:val="NormalWeb"/>
                  <w:spacing w:before="0" w:beforeAutospacing="0" w:after="160" w:afterAutospacing="0"/>
                  <w:jc w:val="center"/>
                </w:pPr>
              </w:pPrChange>
            </w:pPr>
            <w:ins w:id="1622" w:author="Mateus Berardo de Souza Terra" w:date="2016-02-08T22:09:00Z">
              <w:r>
                <w:rPr>
                  <w:color w:val="303030"/>
                  <w:sz w:val="16"/>
                  <w:szCs w:val="16"/>
                </w:rPr>
                <w:t>123</w:t>
              </w:r>
            </w:ins>
          </w:p>
        </w:tc>
        <w:tc>
          <w:tcPr>
            <w:tcW w:w="1559" w:type="dxa"/>
            <w:tcPrChange w:id="1623" w:author="Mateus Berardo de Souza Terra" w:date="2016-02-08T22:05:00Z">
              <w:tcPr>
                <w:tcW w:w="1559" w:type="dxa"/>
              </w:tcPr>
            </w:tcPrChange>
          </w:tcPr>
          <w:p w14:paraId="5B18FE9E" w14:textId="77777777" w:rsidR="006868CB" w:rsidRPr="00A76C84" w:rsidRDefault="006868CB">
            <w:pPr>
              <w:pStyle w:val="NormalWeb"/>
              <w:spacing w:before="0" w:beforeAutospacing="0" w:after="20" w:afterAutospacing="0"/>
              <w:jc w:val="center"/>
              <w:rPr>
                <w:ins w:id="1624" w:author="Mateus Berardo de Souza Terra" w:date="2016-02-08T20:04:00Z"/>
                <w:color w:val="303030"/>
                <w:sz w:val="16"/>
                <w:szCs w:val="16"/>
                <w:rPrChange w:id="1625" w:author="Mateus Berardo de Souza Terra" w:date="2016-02-08T22:05:00Z">
                  <w:rPr>
                    <w:ins w:id="1626" w:author="Mateus Berardo de Souza Terra" w:date="2016-02-08T20:04:00Z"/>
                    <w:color w:val="303030"/>
                  </w:rPr>
                </w:rPrChange>
              </w:rPr>
              <w:pPrChange w:id="1627" w:author="Mateus Berardo de Souza Terra" w:date="2016-02-08T22:05:00Z">
                <w:pPr>
                  <w:pStyle w:val="NormalWeb"/>
                  <w:spacing w:before="0" w:beforeAutospacing="0" w:after="160" w:afterAutospacing="0"/>
                  <w:jc w:val="center"/>
                </w:pPr>
              </w:pPrChange>
            </w:pPr>
            <w:ins w:id="1628" w:author="Mateus Berardo de Souza Terra" w:date="2016-02-08T22:11:00Z">
              <w:r>
                <w:rPr>
                  <w:color w:val="303030"/>
                  <w:sz w:val="16"/>
                  <w:szCs w:val="16"/>
                </w:rPr>
                <w:t>{</w:t>
              </w:r>
            </w:ins>
          </w:p>
        </w:tc>
      </w:tr>
      <w:tr w:rsidR="006868CB" w:rsidRPr="00A76C84" w14:paraId="345AB050" w14:textId="77777777" w:rsidTr="007031A8">
        <w:trPr>
          <w:trHeight w:val="20"/>
          <w:ins w:id="1629" w:author="Mateus Berardo de Souza Terra" w:date="2016-02-08T20:04:00Z"/>
        </w:trPr>
        <w:tc>
          <w:tcPr>
            <w:tcW w:w="1558" w:type="dxa"/>
            <w:tcPrChange w:id="1630" w:author="Mateus Berardo de Souza Terra" w:date="2016-02-08T22:05:00Z">
              <w:tcPr>
                <w:tcW w:w="1558" w:type="dxa"/>
              </w:tcPr>
            </w:tcPrChange>
          </w:tcPr>
          <w:p w14:paraId="63EB7C65" w14:textId="77777777" w:rsidR="006868CB" w:rsidRPr="00A76C84" w:rsidRDefault="006868CB">
            <w:pPr>
              <w:pStyle w:val="NormalWeb"/>
              <w:spacing w:before="0" w:beforeAutospacing="0" w:after="20" w:afterAutospacing="0"/>
              <w:jc w:val="center"/>
              <w:rPr>
                <w:ins w:id="1631" w:author="Mateus Berardo de Souza Terra" w:date="2016-02-08T20:04:00Z"/>
                <w:color w:val="303030"/>
                <w:sz w:val="16"/>
                <w:szCs w:val="16"/>
                <w:rPrChange w:id="1632" w:author="Mateus Berardo de Souza Terra" w:date="2016-02-08T22:05:00Z">
                  <w:rPr>
                    <w:ins w:id="1633" w:author="Mateus Berardo de Souza Terra" w:date="2016-02-08T20:04:00Z"/>
                    <w:color w:val="303030"/>
                  </w:rPr>
                </w:rPrChange>
              </w:rPr>
              <w:pPrChange w:id="1634" w:author="Mateus Berardo de Souza Terra" w:date="2016-02-08T22:05:00Z">
                <w:pPr>
                  <w:pStyle w:val="NormalWeb"/>
                  <w:spacing w:before="0" w:beforeAutospacing="0" w:after="160" w:afterAutospacing="0"/>
                  <w:jc w:val="center"/>
                </w:pPr>
              </w:pPrChange>
            </w:pPr>
            <w:ins w:id="1635" w:author="Mateus Berardo de Souza Terra" w:date="2016-02-08T20:05:00Z">
              <w:r w:rsidRPr="00A76C84">
                <w:rPr>
                  <w:color w:val="303030"/>
                  <w:sz w:val="16"/>
                  <w:szCs w:val="16"/>
                  <w:rPrChange w:id="1636" w:author="Mateus Berardo de Souza Terra" w:date="2016-02-08T22:05:00Z">
                    <w:rPr>
                      <w:color w:val="303030"/>
                    </w:rPr>
                  </w:rPrChange>
                </w:rPr>
                <w:t>60</w:t>
              </w:r>
            </w:ins>
          </w:p>
        </w:tc>
        <w:tc>
          <w:tcPr>
            <w:tcW w:w="1558" w:type="dxa"/>
            <w:tcPrChange w:id="1637" w:author="Mateus Berardo de Souza Terra" w:date="2016-02-08T22:05:00Z">
              <w:tcPr>
                <w:tcW w:w="1558" w:type="dxa"/>
              </w:tcPr>
            </w:tcPrChange>
          </w:tcPr>
          <w:p w14:paraId="5C100C20" w14:textId="77777777" w:rsidR="006868CB" w:rsidRPr="00A76C84" w:rsidRDefault="006868CB">
            <w:pPr>
              <w:pStyle w:val="NormalWeb"/>
              <w:spacing w:before="0" w:beforeAutospacing="0" w:after="20" w:afterAutospacing="0"/>
              <w:jc w:val="center"/>
              <w:rPr>
                <w:ins w:id="1638" w:author="Mateus Berardo de Souza Terra" w:date="2016-02-08T20:04:00Z"/>
                <w:color w:val="303030"/>
                <w:sz w:val="16"/>
                <w:szCs w:val="16"/>
                <w:rPrChange w:id="1639" w:author="Mateus Berardo de Souza Terra" w:date="2016-02-08T22:05:00Z">
                  <w:rPr>
                    <w:ins w:id="1640" w:author="Mateus Berardo de Souza Terra" w:date="2016-02-08T20:04:00Z"/>
                    <w:color w:val="303030"/>
                  </w:rPr>
                </w:rPrChange>
              </w:rPr>
              <w:pPrChange w:id="1641" w:author="Mateus Berardo de Souza Terra" w:date="2016-02-08T22:05:00Z">
                <w:pPr>
                  <w:pStyle w:val="NormalWeb"/>
                  <w:spacing w:before="0" w:beforeAutospacing="0" w:after="160" w:afterAutospacing="0"/>
                  <w:jc w:val="center"/>
                </w:pPr>
              </w:pPrChange>
            </w:pPr>
            <w:ins w:id="1642" w:author="Mateus Berardo de Souza Terra" w:date="2016-02-08T22:13:00Z">
              <w:r>
                <w:rPr>
                  <w:color w:val="303030"/>
                  <w:sz w:val="16"/>
                  <w:szCs w:val="16"/>
                </w:rPr>
                <w:t>&lt;</w:t>
              </w:r>
            </w:ins>
          </w:p>
        </w:tc>
        <w:tc>
          <w:tcPr>
            <w:tcW w:w="1558" w:type="dxa"/>
            <w:tcPrChange w:id="1643" w:author="Mateus Berardo de Souza Terra" w:date="2016-02-08T22:05:00Z">
              <w:tcPr>
                <w:tcW w:w="1558" w:type="dxa"/>
              </w:tcPr>
            </w:tcPrChange>
          </w:tcPr>
          <w:p w14:paraId="6EAE14DE" w14:textId="77777777" w:rsidR="006868CB" w:rsidRPr="00A76C84" w:rsidRDefault="006868CB">
            <w:pPr>
              <w:pStyle w:val="NormalWeb"/>
              <w:spacing w:before="0" w:beforeAutospacing="0" w:after="20" w:afterAutospacing="0"/>
              <w:jc w:val="center"/>
              <w:rPr>
                <w:ins w:id="1644" w:author="Mateus Berardo de Souza Terra" w:date="2016-02-08T20:04:00Z"/>
                <w:color w:val="303030"/>
                <w:sz w:val="16"/>
                <w:szCs w:val="16"/>
                <w:rPrChange w:id="1645" w:author="Mateus Berardo de Souza Terra" w:date="2016-02-08T22:05:00Z">
                  <w:rPr>
                    <w:ins w:id="1646" w:author="Mateus Berardo de Souza Terra" w:date="2016-02-08T20:04:00Z"/>
                    <w:color w:val="303030"/>
                  </w:rPr>
                </w:rPrChange>
              </w:rPr>
              <w:pPrChange w:id="1647" w:author="Mateus Berardo de Souza Terra" w:date="2016-02-08T22:05:00Z">
                <w:pPr>
                  <w:pStyle w:val="NormalWeb"/>
                  <w:spacing w:before="0" w:beforeAutospacing="0" w:after="160" w:afterAutospacing="0"/>
                  <w:jc w:val="center"/>
                </w:pPr>
              </w:pPrChange>
            </w:pPr>
            <w:ins w:id="1648" w:author="Mateus Berardo de Souza Terra" w:date="2016-02-08T22:09:00Z">
              <w:r>
                <w:rPr>
                  <w:color w:val="303030"/>
                  <w:sz w:val="16"/>
                  <w:szCs w:val="16"/>
                </w:rPr>
                <w:t>92</w:t>
              </w:r>
            </w:ins>
          </w:p>
        </w:tc>
        <w:tc>
          <w:tcPr>
            <w:tcW w:w="1558" w:type="dxa"/>
            <w:tcPrChange w:id="1649" w:author="Mateus Berardo de Souza Terra" w:date="2016-02-08T22:05:00Z">
              <w:tcPr>
                <w:tcW w:w="1558" w:type="dxa"/>
              </w:tcPr>
            </w:tcPrChange>
          </w:tcPr>
          <w:p w14:paraId="27638269" w14:textId="77777777" w:rsidR="006868CB" w:rsidRPr="00A76C84" w:rsidRDefault="006868CB">
            <w:pPr>
              <w:pStyle w:val="NormalWeb"/>
              <w:spacing w:before="0" w:beforeAutospacing="0" w:after="20" w:afterAutospacing="0"/>
              <w:jc w:val="center"/>
              <w:rPr>
                <w:ins w:id="1650" w:author="Mateus Berardo de Souza Terra" w:date="2016-02-08T20:04:00Z"/>
                <w:color w:val="303030"/>
                <w:sz w:val="16"/>
                <w:szCs w:val="16"/>
                <w:rPrChange w:id="1651" w:author="Mateus Berardo de Souza Terra" w:date="2016-02-08T22:05:00Z">
                  <w:rPr>
                    <w:ins w:id="1652" w:author="Mateus Berardo de Souza Terra" w:date="2016-02-08T20:04:00Z"/>
                    <w:color w:val="303030"/>
                  </w:rPr>
                </w:rPrChange>
              </w:rPr>
              <w:pPrChange w:id="1653" w:author="Mateus Berardo de Souza Terra" w:date="2016-02-08T22:05:00Z">
                <w:pPr>
                  <w:pStyle w:val="NormalWeb"/>
                  <w:spacing w:before="0" w:beforeAutospacing="0" w:after="160" w:afterAutospacing="0"/>
                  <w:jc w:val="center"/>
                </w:pPr>
              </w:pPrChange>
            </w:pPr>
            <w:ins w:id="1654" w:author="Mateus Berardo de Souza Terra" w:date="2016-02-08T22:11:00Z">
              <w:r>
                <w:rPr>
                  <w:color w:val="303030"/>
                  <w:sz w:val="16"/>
                  <w:szCs w:val="16"/>
                </w:rPr>
                <w:t>\</w:t>
              </w:r>
            </w:ins>
          </w:p>
        </w:tc>
        <w:tc>
          <w:tcPr>
            <w:tcW w:w="1559" w:type="dxa"/>
            <w:tcPrChange w:id="1655" w:author="Mateus Berardo de Souza Terra" w:date="2016-02-08T22:05:00Z">
              <w:tcPr>
                <w:tcW w:w="1559" w:type="dxa"/>
              </w:tcPr>
            </w:tcPrChange>
          </w:tcPr>
          <w:p w14:paraId="2F8EB011" w14:textId="77777777" w:rsidR="006868CB" w:rsidRPr="00A76C84" w:rsidRDefault="006868CB">
            <w:pPr>
              <w:pStyle w:val="NormalWeb"/>
              <w:spacing w:before="0" w:beforeAutospacing="0" w:after="20" w:afterAutospacing="0"/>
              <w:jc w:val="center"/>
              <w:rPr>
                <w:ins w:id="1656" w:author="Mateus Berardo de Souza Terra" w:date="2016-02-08T20:04:00Z"/>
                <w:color w:val="303030"/>
                <w:sz w:val="16"/>
                <w:szCs w:val="16"/>
                <w:rPrChange w:id="1657" w:author="Mateus Berardo de Souza Terra" w:date="2016-02-08T22:05:00Z">
                  <w:rPr>
                    <w:ins w:id="1658" w:author="Mateus Berardo de Souza Terra" w:date="2016-02-08T20:04:00Z"/>
                    <w:color w:val="303030"/>
                  </w:rPr>
                </w:rPrChange>
              </w:rPr>
              <w:pPrChange w:id="1659" w:author="Mateus Berardo de Souza Terra" w:date="2016-02-08T22:05:00Z">
                <w:pPr>
                  <w:pStyle w:val="NormalWeb"/>
                  <w:spacing w:before="0" w:beforeAutospacing="0" w:after="160" w:afterAutospacing="0"/>
                  <w:jc w:val="center"/>
                </w:pPr>
              </w:pPrChange>
            </w:pPr>
            <w:ins w:id="1660" w:author="Mateus Berardo de Souza Terra" w:date="2016-02-08T22:09:00Z">
              <w:r>
                <w:rPr>
                  <w:color w:val="303030"/>
                  <w:sz w:val="16"/>
                  <w:szCs w:val="16"/>
                </w:rPr>
                <w:t>124</w:t>
              </w:r>
            </w:ins>
          </w:p>
        </w:tc>
        <w:tc>
          <w:tcPr>
            <w:tcW w:w="1559" w:type="dxa"/>
            <w:tcPrChange w:id="1661" w:author="Mateus Berardo de Souza Terra" w:date="2016-02-08T22:05:00Z">
              <w:tcPr>
                <w:tcW w:w="1559" w:type="dxa"/>
              </w:tcPr>
            </w:tcPrChange>
          </w:tcPr>
          <w:p w14:paraId="10053F51" w14:textId="77777777" w:rsidR="006868CB" w:rsidRPr="00A76C84" w:rsidRDefault="006868CB">
            <w:pPr>
              <w:pStyle w:val="NormalWeb"/>
              <w:spacing w:before="0" w:beforeAutospacing="0" w:after="20" w:afterAutospacing="0"/>
              <w:jc w:val="center"/>
              <w:rPr>
                <w:ins w:id="1662" w:author="Mateus Berardo de Souza Terra" w:date="2016-02-08T20:04:00Z"/>
                <w:color w:val="303030"/>
                <w:sz w:val="16"/>
                <w:szCs w:val="16"/>
                <w:rPrChange w:id="1663" w:author="Mateus Berardo de Souza Terra" w:date="2016-02-08T22:05:00Z">
                  <w:rPr>
                    <w:ins w:id="1664" w:author="Mateus Berardo de Souza Terra" w:date="2016-02-08T20:04:00Z"/>
                    <w:color w:val="303030"/>
                  </w:rPr>
                </w:rPrChange>
              </w:rPr>
              <w:pPrChange w:id="1665" w:author="Mateus Berardo de Souza Terra" w:date="2016-02-08T22:05:00Z">
                <w:pPr>
                  <w:pStyle w:val="NormalWeb"/>
                  <w:spacing w:before="0" w:beforeAutospacing="0" w:after="160" w:afterAutospacing="0"/>
                  <w:jc w:val="center"/>
                </w:pPr>
              </w:pPrChange>
            </w:pPr>
            <w:ins w:id="1666" w:author="Mateus Berardo de Souza Terra" w:date="2016-02-08T22:11:00Z">
              <w:r>
                <w:rPr>
                  <w:color w:val="303030"/>
                  <w:sz w:val="16"/>
                  <w:szCs w:val="16"/>
                </w:rPr>
                <w:t>|</w:t>
              </w:r>
            </w:ins>
          </w:p>
        </w:tc>
      </w:tr>
      <w:tr w:rsidR="006868CB" w:rsidRPr="00A76C84" w14:paraId="0F694033" w14:textId="77777777" w:rsidTr="007031A8">
        <w:trPr>
          <w:trHeight w:val="20"/>
          <w:ins w:id="1667" w:author="Mateus Berardo de Souza Terra" w:date="2016-02-08T20:04:00Z"/>
        </w:trPr>
        <w:tc>
          <w:tcPr>
            <w:tcW w:w="1558" w:type="dxa"/>
            <w:tcPrChange w:id="1668" w:author="Mateus Berardo de Souza Terra" w:date="2016-02-08T22:05:00Z">
              <w:tcPr>
                <w:tcW w:w="1558" w:type="dxa"/>
              </w:tcPr>
            </w:tcPrChange>
          </w:tcPr>
          <w:p w14:paraId="162AB525" w14:textId="77777777" w:rsidR="006868CB" w:rsidRPr="00A76C84" w:rsidRDefault="006868CB">
            <w:pPr>
              <w:pStyle w:val="NormalWeb"/>
              <w:spacing w:before="0" w:beforeAutospacing="0" w:after="20" w:afterAutospacing="0"/>
              <w:jc w:val="center"/>
              <w:rPr>
                <w:ins w:id="1669" w:author="Mateus Berardo de Souza Terra" w:date="2016-02-08T20:04:00Z"/>
                <w:color w:val="303030"/>
                <w:sz w:val="16"/>
                <w:szCs w:val="16"/>
                <w:rPrChange w:id="1670" w:author="Mateus Berardo de Souza Terra" w:date="2016-02-08T22:05:00Z">
                  <w:rPr>
                    <w:ins w:id="1671" w:author="Mateus Berardo de Souza Terra" w:date="2016-02-08T20:04:00Z"/>
                    <w:color w:val="303030"/>
                  </w:rPr>
                </w:rPrChange>
              </w:rPr>
              <w:pPrChange w:id="1672" w:author="Mateus Berardo de Souza Terra" w:date="2016-02-08T22:05:00Z">
                <w:pPr>
                  <w:pStyle w:val="NormalWeb"/>
                  <w:spacing w:before="0" w:beforeAutospacing="0" w:after="160" w:afterAutospacing="0"/>
                  <w:jc w:val="center"/>
                </w:pPr>
              </w:pPrChange>
            </w:pPr>
            <w:ins w:id="1673" w:author="Mateus Berardo de Souza Terra" w:date="2016-02-08T20:05:00Z">
              <w:r w:rsidRPr="00A76C84">
                <w:rPr>
                  <w:color w:val="303030"/>
                  <w:sz w:val="16"/>
                  <w:szCs w:val="16"/>
                  <w:rPrChange w:id="1674" w:author="Mateus Berardo de Souza Terra" w:date="2016-02-08T22:05:00Z">
                    <w:rPr>
                      <w:color w:val="303030"/>
                    </w:rPr>
                  </w:rPrChange>
                </w:rPr>
                <w:t>61</w:t>
              </w:r>
            </w:ins>
          </w:p>
        </w:tc>
        <w:tc>
          <w:tcPr>
            <w:tcW w:w="1558" w:type="dxa"/>
            <w:tcPrChange w:id="1675" w:author="Mateus Berardo de Souza Terra" w:date="2016-02-08T22:05:00Z">
              <w:tcPr>
                <w:tcW w:w="1558" w:type="dxa"/>
              </w:tcPr>
            </w:tcPrChange>
          </w:tcPr>
          <w:p w14:paraId="7F741C3D" w14:textId="77777777" w:rsidR="006868CB" w:rsidRPr="00A76C84" w:rsidRDefault="006868CB">
            <w:pPr>
              <w:pStyle w:val="NormalWeb"/>
              <w:spacing w:before="0" w:beforeAutospacing="0" w:after="20" w:afterAutospacing="0"/>
              <w:jc w:val="center"/>
              <w:rPr>
                <w:ins w:id="1676" w:author="Mateus Berardo de Souza Terra" w:date="2016-02-08T20:04:00Z"/>
                <w:color w:val="303030"/>
                <w:sz w:val="16"/>
                <w:szCs w:val="16"/>
                <w:rPrChange w:id="1677" w:author="Mateus Berardo de Souza Terra" w:date="2016-02-08T22:05:00Z">
                  <w:rPr>
                    <w:ins w:id="1678" w:author="Mateus Berardo de Souza Terra" w:date="2016-02-08T20:04:00Z"/>
                    <w:color w:val="303030"/>
                  </w:rPr>
                </w:rPrChange>
              </w:rPr>
              <w:pPrChange w:id="1679" w:author="Mateus Berardo de Souza Terra" w:date="2016-02-08T22:05:00Z">
                <w:pPr>
                  <w:pStyle w:val="NormalWeb"/>
                  <w:spacing w:before="0" w:beforeAutospacing="0" w:after="160" w:afterAutospacing="0"/>
                  <w:jc w:val="center"/>
                </w:pPr>
              </w:pPrChange>
            </w:pPr>
            <w:ins w:id="1680" w:author="Mateus Berardo de Souza Terra" w:date="2016-02-08T22:13:00Z">
              <w:r>
                <w:rPr>
                  <w:color w:val="303030"/>
                  <w:sz w:val="16"/>
                  <w:szCs w:val="16"/>
                </w:rPr>
                <w:t>=</w:t>
              </w:r>
            </w:ins>
          </w:p>
        </w:tc>
        <w:tc>
          <w:tcPr>
            <w:tcW w:w="1558" w:type="dxa"/>
            <w:tcPrChange w:id="1681" w:author="Mateus Berardo de Souza Terra" w:date="2016-02-08T22:05:00Z">
              <w:tcPr>
                <w:tcW w:w="1558" w:type="dxa"/>
              </w:tcPr>
            </w:tcPrChange>
          </w:tcPr>
          <w:p w14:paraId="246C3B29" w14:textId="77777777" w:rsidR="006868CB" w:rsidRPr="00A76C84" w:rsidRDefault="006868CB">
            <w:pPr>
              <w:pStyle w:val="NormalWeb"/>
              <w:spacing w:before="0" w:beforeAutospacing="0" w:after="20" w:afterAutospacing="0"/>
              <w:jc w:val="center"/>
              <w:rPr>
                <w:ins w:id="1682" w:author="Mateus Berardo de Souza Terra" w:date="2016-02-08T20:04:00Z"/>
                <w:color w:val="303030"/>
                <w:sz w:val="16"/>
                <w:szCs w:val="16"/>
                <w:rPrChange w:id="1683" w:author="Mateus Berardo de Souza Terra" w:date="2016-02-08T22:05:00Z">
                  <w:rPr>
                    <w:ins w:id="1684" w:author="Mateus Berardo de Souza Terra" w:date="2016-02-08T20:04:00Z"/>
                    <w:color w:val="303030"/>
                  </w:rPr>
                </w:rPrChange>
              </w:rPr>
              <w:pPrChange w:id="1685" w:author="Mateus Berardo de Souza Terra" w:date="2016-02-08T22:05:00Z">
                <w:pPr>
                  <w:pStyle w:val="NormalWeb"/>
                  <w:spacing w:before="0" w:beforeAutospacing="0" w:after="160" w:afterAutospacing="0"/>
                  <w:jc w:val="center"/>
                </w:pPr>
              </w:pPrChange>
            </w:pPr>
            <w:ins w:id="1686" w:author="Mateus Berardo de Souza Terra" w:date="2016-02-08T22:09:00Z">
              <w:r>
                <w:rPr>
                  <w:color w:val="303030"/>
                  <w:sz w:val="16"/>
                  <w:szCs w:val="16"/>
                </w:rPr>
                <w:t>93</w:t>
              </w:r>
            </w:ins>
          </w:p>
        </w:tc>
        <w:tc>
          <w:tcPr>
            <w:tcW w:w="1558" w:type="dxa"/>
            <w:tcPrChange w:id="1687" w:author="Mateus Berardo de Souza Terra" w:date="2016-02-08T22:05:00Z">
              <w:tcPr>
                <w:tcW w:w="1558" w:type="dxa"/>
              </w:tcPr>
            </w:tcPrChange>
          </w:tcPr>
          <w:p w14:paraId="6726560E" w14:textId="77777777" w:rsidR="006868CB" w:rsidRPr="00A76C84" w:rsidRDefault="006868CB">
            <w:pPr>
              <w:pStyle w:val="NormalWeb"/>
              <w:spacing w:before="0" w:beforeAutospacing="0" w:after="20" w:afterAutospacing="0"/>
              <w:jc w:val="center"/>
              <w:rPr>
                <w:ins w:id="1688" w:author="Mateus Berardo de Souza Terra" w:date="2016-02-08T20:04:00Z"/>
                <w:color w:val="303030"/>
                <w:sz w:val="16"/>
                <w:szCs w:val="16"/>
                <w:rPrChange w:id="1689" w:author="Mateus Berardo de Souza Terra" w:date="2016-02-08T22:05:00Z">
                  <w:rPr>
                    <w:ins w:id="1690" w:author="Mateus Berardo de Souza Terra" w:date="2016-02-08T20:04:00Z"/>
                    <w:color w:val="303030"/>
                  </w:rPr>
                </w:rPrChange>
              </w:rPr>
              <w:pPrChange w:id="1691" w:author="Mateus Berardo de Souza Terra" w:date="2016-02-08T22:05:00Z">
                <w:pPr>
                  <w:pStyle w:val="NormalWeb"/>
                  <w:spacing w:before="0" w:beforeAutospacing="0" w:after="160" w:afterAutospacing="0"/>
                  <w:jc w:val="center"/>
                </w:pPr>
              </w:pPrChange>
            </w:pPr>
            <w:ins w:id="1692" w:author="Mateus Berardo de Souza Terra" w:date="2016-02-08T22:11:00Z">
              <w:r>
                <w:rPr>
                  <w:color w:val="303030"/>
                  <w:sz w:val="16"/>
                  <w:szCs w:val="16"/>
                </w:rPr>
                <w:t>]</w:t>
              </w:r>
            </w:ins>
          </w:p>
        </w:tc>
        <w:tc>
          <w:tcPr>
            <w:tcW w:w="1559" w:type="dxa"/>
            <w:tcPrChange w:id="1693" w:author="Mateus Berardo de Souza Terra" w:date="2016-02-08T22:05:00Z">
              <w:tcPr>
                <w:tcW w:w="1559" w:type="dxa"/>
              </w:tcPr>
            </w:tcPrChange>
          </w:tcPr>
          <w:p w14:paraId="44C03FD6" w14:textId="77777777" w:rsidR="006868CB" w:rsidRPr="00A76C84" w:rsidRDefault="006868CB">
            <w:pPr>
              <w:pStyle w:val="NormalWeb"/>
              <w:spacing w:before="0" w:beforeAutospacing="0" w:after="20" w:afterAutospacing="0"/>
              <w:jc w:val="center"/>
              <w:rPr>
                <w:ins w:id="1694" w:author="Mateus Berardo de Souza Terra" w:date="2016-02-08T20:04:00Z"/>
                <w:color w:val="303030"/>
                <w:sz w:val="16"/>
                <w:szCs w:val="16"/>
                <w:rPrChange w:id="1695" w:author="Mateus Berardo de Souza Terra" w:date="2016-02-08T22:05:00Z">
                  <w:rPr>
                    <w:ins w:id="1696" w:author="Mateus Berardo de Souza Terra" w:date="2016-02-08T20:04:00Z"/>
                    <w:color w:val="303030"/>
                  </w:rPr>
                </w:rPrChange>
              </w:rPr>
              <w:pPrChange w:id="1697" w:author="Mateus Berardo de Souza Terra" w:date="2016-02-08T22:05:00Z">
                <w:pPr>
                  <w:pStyle w:val="NormalWeb"/>
                  <w:spacing w:before="0" w:beforeAutospacing="0" w:after="160" w:afterAutospacing="0"/>
                  <w:jc w:val="center"/>
                </w:pPr>
              </w:pPrChange>
            </w:pPr>
            <w:ins w:id="1698" w:author="Mateus Berardo de Souza Terra" w:date="2016-02-08T22:09:00Z">
              <w:r>
                <w:rPr>
                  <w:color w:val="303030"/>
                  <w:sz w:val="16"/>
                  <w:szCs w:val="16"/>
                </w:rPr>
                <w:t>125</w:t>
              </w:r>
            </w:ins>
          </w:p>
        </w:tc>
        <w:tc>
          <w:tcPr>
            <w:tcW w:w="1559" w:type="dxa"/>
            <w:tcPrChange w:id="1699" w:author="Mateus Berardo de Souza Terra" w:date="2016-02-08T22:05:00Z">
              <w:tcPr>
                <w:tcW w:w="1559" w:type="dxa"/>
              </w:tcPr>
            </w:tcPrChange>
          </w:tcPr>
          <w:p w14:paraId="1E5DCC09" w14:textId="77777777" w:rsidR="006868CB" w:rsidRPr="00A76C84" w:rsidRDefault="006868CB">
            <w:pPr>
              <w:pStyle w:val="NormalWeb"/>
              <w:spacing w:before="0" w:beforeAutospacing="0" w:after="20" w:afterAutospacing="0"/>
              <w:jc w:val="center"/>
              <w:rPr>
                <w:ins w:id="1700" w:author="Mateus Berardo de Souza Terra" w:date="2016-02-08T20:04:00Z"/>
                <w:color w:val="303030"/>
                <w:sz w:val="16"/>
                <w:szCs w:val="16"/>
                <w:rPrChange w:id="1701" w:author="Mateus Berardo de Souza Terra" w:date="2016-02-08T22:05:00Z">
                  <w:rPr>
                    <w:ins w:id="1702" w:author="Mateus Berardo de Souza Terra" w:date="2016-02-08T20:04:00Z"/>
                    <w:color w:val="303030"/>
                  </w:rPr>
                </w:rPrChange>
              </w:rPr>
              <w:pPrChange w:id="1703" w:author="Mateus Berardo de Souza Terra" w:date="2016-02-08T22:05:00Z">
                <w:pPr>
                  <w:pStyle w:val="NormalWeb"/>
                  <w:spacing w:before="0" w:beforeAutospacing="0" w:after="160" w:afterAutospacing="0"/>
                  <w:jc w:val="center"/>
                </w:pPr>
              </w:pPrChange>
            </w:pPr>
            <w:ins w:id="1704" w:author="Mateus Berardo de Souza Terra" w:date="2016-02-08T22:11:00Z">
              <w:r>
                <w:rPr>
                  <w:color w:val="303030"/>
                  <w:sz w:val="16"/>
                  <w:szCs w:val="16"/>
                </w:rPr>
                <w:t>}</w:t>
              </w:r>
            </w:ins>
          </w:p>
        </w:tc>
      </w:tr>
      <w:tr w:rsidR="006868CB" w:rsidRPr="00A76C84" w14:paraId="4DD0C2E0" w14:textId="77777777" w:rsidTr="007031A8">
        <w:trPr>
          <w:trHeight w:val="20"/>
          <w:ins w:id="1705" w:author="Mateus Berardo de Souza Terra" w:date="2016-02-08T20:04:00Z"/>
        </w:trPr>
        <w:tc>
          <w:tcPr>
            <w:tcW w:w="1558" w:type="dxa"/>
            <w:tcPrChange w:id="1706" w:author="Mateus Berardo de Souza Terra" w:date="2016-02-08T22:05:00Z">
              <w:tcPr>
                <w:tcW w:w="1558" w:type="dxa"/>
              </w:tcPr>
            </w:tcPrChange>
          </w:tcPr>
          <w:p w14:paraId="53D0B094" w14:textId="77777777" w:rsidR="006868CB" w:rsidRPr="00A76C84" w:rsidRDefault="006868CB">
            <w:pPr>
              <w:pStyle w:val="NormalWeb"/>
              <w:spacing w:before="0" w:beforeAutospacing="0" w:after="20" w:afterAutospacing="0"/>
              <w:jc w:val="center"/>
              <w:rPr>
                <w:ins w:id="1707" w:author="Mateus Berardo de Souza Terra" w:date="2016-02-08T20:04:00Z"/>
                <w:color w:val="303030"/>
                <w:sz w:val="16"/>
                <w:szCs w:val="16"/>
                <w:rPrChange w:id="1708" w:author="Mateus Berardo de Souza Terra" w:date="2016-02-08T22:05:00Z">
                  <w:rPr>
                    <w:ins w:id="1709" w:author="Mateus Berardo de Souza Terra" w:date="2016-02-08T20:04:00Z"/>
                    <w:color w:val="303030"/>
                  </w:rPr>
                </w:rPrChange>
              </w:rPr>
              <w:pPrChange w:id="1710" w:author="Mateus Berardo de Souza Terra" w:date="2016-02-08T22:05:00Z">
                <w:pPr>
                  <w:pStyle w:val="NormalWeb"/>
                  <w:spacing w:before="0" w:beforeAutospacing="0" w:after="160" w:afterAutospacing="0"/>
                  <w:jc w:val="center"/>
                </w:pPr>
              </w:pPrChange>
            </w:pPr>
            <w:ins w:id="1711" w:author="Mateus Berardo de Souza Terra" w:date="2016-02-08T20:05:00Z">
              <w:r w:rsidRPr="00A76C84">
                <w:rPr>
                  <w:color w:val="303030"/>
                  <w:sz w:val="16"/>
                  <w:szCs w:val="16"/>
                  <w:rPrChange w:id="1712" w:author="Mateus Berardo de Souza Terra" w:date="2016-02-08T22:05:00Z">
                    <w:rPr>
                      <w:color w:val="303030"/>
                    </w:rPr>
                  </w:rPrChange>
                </w:rPr>
                <w:lastRenderedPageBreak/>
                <w:t>62</w:t>
              </w:r>
            </w:ins>
          </w:p>
        </w:tc>
        <w:tc>
          <w:tcPr>
            <w:tcW w:w="1558" w:type="dxa"/>
            <w:tcPrChange w:id="1713" w:author="Mateus Berardo de Souza Terra" w:date="2016-02-08T22:05:00Z">
              <w:tcPr>
                <w:tcW w:w="1558" w:type="dxa"/>
              </w:tcPr>
            </w:tcPrChange>
          </w:tcPr>
          <w:p w14:paraId="0813059F" w14:textId="77777777" w:rsidR="006868CB" w:rsidRPr="00A76C84" w:rsidRDefault="006868CB">
            <w:pPr>
              <w:pStyle w:val="NormalWeb"/>
              <w:spacing w:before="0" w:beforeAutospacing="0" w:after="20" w:afterAutospacing="0"/>
              <w:jc w:val="center"/>
              <w:rPr>
                <w:ins w:id="1714" w:author="Mateus Berardo de Souza Terra" w:date="2016-02-08T20:04:00Z"/>
                <w:color w:val="303030"/>
                <w:sz w:val="16"/>
                <w:szCs w:val="16"/>
                <w:rPrChange w:id="1715" w:author="Mateus Berardo de Souza Terra" w:date="2016-02-08T22:05:00Z">
                  <w:rPr>
                    <w:ins w:id="1716" w:author="Mateus Berardo de Souza Terra" w:date="2016-02-08T20:04:00Z"/>
                    <w:color w:val="303030"/>
                  </w:rPr>
                </w:rPrChange>
              </w:rPr>
              <w:pPrChange w:id="1717" w:author="Mateus Berardo de Souza Terra" w:date="2016-02-08T22:05:00Z">
                <w:pPr>
                  <w:pStyle w:val="NormalWeb"/>
                  <w:spacing w:before="0" w:beforeAutospacing="0" w:after="160" w:afterAutospacing="0"/>
                  <w:jc w:val="center"/>
                </w:pPr>
              </w:pPrChange>
            </w:pPr>
            <w:ins w:id="1718" w:author="Mateus Berardo de Souza Terra" w:date="2016-02-08T22:13:00Z">
              <w:r>
                <w:rPr>
                  <w:color w:val="303030"/>
                  <w:sz w:val="16"/>
                  <w:szCs w:val="16"/>
                </w:rPr>
                <w:t>&gt;</w:t>
              </w:r>
            </w:ins>
          </w:p>
        </w:tc>
        <w:tc>
          <w:tcPr>
            <w:tcW w:w="1558" w:type="dxa"/>
            <w:tcPrChange w:id="1719" w:author="Mateus Berardo de Souza Terra" w:date="2016-02-08T22:05:00Z">
              <w:tcPr>
                <w:tcW w:w="1558" w:type="dxa"/>
              </w:tcPr>
            </w:tcPrChange>
          </w:tcPr>
          <w:p w14:paraId="5CCB4ECC" w14:textId="77777777" w:rsidR="006868CB" w:rsidRPr="00A76C84" w:rsidRDefault="006868CB">
            <w:pPr>
              <w:pStyle w:val="NormalWeb"/>
              <w:spacing w:before="0" w:beforeAutospacing="0" w:after="20" w:afterAutospacing="0"/>
              <w:jc w:val="center"/>
              <w:rPr>
                <w:ins w:id="1720" w:author="Mateus Berardo de Souza Terra" w:date="2016-02-08T20:04:00Z"/>
                <w:color w:val="303030"/>
                <w:sz w:val="16"/>
                <w:szCs w:val="16"/>
                <w:rPrChange w:id="1721" w:author="Mateus Berardo de Souza Terra" w:date="2016-02-08T22:05:00Z">
                  <w:rPr>
                    <w:ins w:id="1722" w:author="Mateus Berardo de Souza Terra" w:date="2016-02-08T20:04:00Z"/>
                    <w:color w:val="303030"/>
                  </w:rPr>
                </w:rPrChange>
              </w:rPr>
              <w:pPrChange w:id="1723" w:author="Mateus Berardo de Souza Terra" w:date="2016-02-08T22:05:00Z">
                <w:pPr>
                  <w:pStyle w:val="NormalWeb"/>
                  <w:spacing w:before="0" w:beforeAutospacing="0" w:after="160" w:afterAutospacing="0"/>
                  <w:jc w:val="center"/>
                </w:pPr>
              </w:pPrChange>
            </w:pPr>
            <w:ins w:id="1724" w:author="Mateus Berardo de Souza Terra" w:date="2016-02-08T22:09:00Z">
              <w:r>
                <w:rPr>
                  <w:color w:val="303030"/>
                  <w:sz w:val="16"/>
                  <w:szCs w:val="16"/>
                </w:rPr>
                <w:t>94</w:t>
              </w:r>
            </w:ins>
          </w:p>
        </w:tc>
        <w:tc>
          <w:tcPr>
            <w:tcW w:w="1558" w:type="dxa"/>
            <w:tcPrChange w:id="1725" w:author="Mateus Berardo de Souza Terra" w:date="2016-02-08T22:05:00Z">
              <w:tcPr>
                <w:tcW w:w="1558" w:type="dxa"/>
              </w:tcPr>
            </w:tcPrChange>
          </w:tcPr>
          <w:p w14:paraId="7E9ABE20" w14:textId="77777777" w:rsidR="006868CB" w:rsidRPr="00A76C84" w:rsidRDefault="006868CB">
            <w:pPr>
              <w:pStyle w:val="NormalWeb"/>
              <w:tabs>
                <w:tab w:val="center" w:pos="671"/>
                <w:tab w:val="left" w:pos="1094"/>
              </w:tabs>
              <w:spacing w:before="0" w:beforeAutospacing="0" w:after="20" w:afterAutospacing="0"/>
              <w:rPr>
                <w:ins w:id="1726" w:author="Mateus Berardo de Souza Terra" w:date="2016-02-08T20:04:00Z"/>
                <w:color w:val="303030"/>
                <w:sz w:val="16"/>
                <w:szCs w:val="16"/>
                <w:rPrChange w:id="1727" w:author="Mateus Berardo de Souza Terra" w:date="2016-02-08T22:05:00Z">
                  <w:rPr>
                    <w:ins w:id="1728" w:author="Mateus Berardo de Souza Terra" w:date="2016-02-08T20:04:00Z"/>
                    <w:color w:val="303030"/>
                  </w:rPr>
                </w:rPrChange>
              </w:rPr>
              <w:pPrChange w:id="1729" w:author="Mateus Berardo de Souza Terra" w:date="2016-02-08T22:12:00Z">
                <w:pPr>
                  <w:pStyle w:val="NormalWeb"/>
                  <w:spacing w:before="0" w:beforeAutospacing="0" w:after="160" w:afterAutospacing="0"/>
                  <w:jc w:val="center"/>
                </w:pPr>
              </w:pPrChange>
            </w:pPr>
            <w:ins w:id="1730" w:author="Mateus Berardo de Souza Terra" w:date="2016-02-08T22:12:00Z">
              <w:r>
                <w:rPr>
                  <w:color w:val="303030"/>
                  <w:sz w:val="16"/>
                  <w:szCs w:val="16"/>
                </w:rPr>
                <w:tab/>
              </w:r>
            </w:ins>
            <w:ins w:id="1731" w:author="Mateus Berardo de Souza Terra" w:date="2016-02-08T22:11:00Z">
              <w:r>
                <w:rPr>
                  <w:color w:val="303030"/>
                  <w:sz w:val="16"/>
                  <w:szCs w:val="16"/>
                </w:rPr>
                <w:t>^</w:t>
              </w:r>
            </w:ins>
            <w:ins w:id="1732" w:author="Mateus Berardo de Souza Terra" w:date="2016-02-08T22:12:00Z">
              <w:r>
                <w:rPr>
                  <w:color w:val="303030"/>
                  <w:sz w:val="16"/>
                  <w:szCs w:val="16"/>
                </w:rPr>
                <w:tab/>
              </w:r>
            </w:ins>
          </w:p>
        </w:tc>
        <w:tc>
          <w:tcPr>
            <w:tcW w:w="1559" w:type="dxa"/>
            <w:tcPrChange w:id="1733" w:author="Mateus Berardo de Souza Terra" w:date="2016-02-08T22:05:00Z">
              <w:tcPr>
                <w:tcW w:w="1559" w:type="dxa"/>
              </w:tcPr>
            </w:tcPrChange>
          </w:tcPr>
          <w:p w14:paraId="117CBF8C" w14:textId="77777777" w:rsidR="006868CB" w:rsidRPr="00A76C84" w:rsidRDefault="006868CB">
            <w:pPr>
              <w:pStyle w:val="NormalWeb"/>
              <w:spacing w:before="0" w:beforeAutospacing="0" w:after="20" w:afterAutospacing="0"/>
              <w:jc w:val="center"/>
              <w:rPr>
                <w:ins w:id="1734" w:author="Mateus Berardo de Souza Terra" w:date="2016-02-08T20:04:00Z"/>
                <w:color w:val="303030"/>
                <w:sz w:val="16"/>
                <w:szCs w:val="16"/>
                <w:rPrChange w:id="1735" w:author="Mateus Berardo de Souza Terra" w:date="2016-02-08T22:05:00Z">
                  <w:rPr>
                    <w:ins w:id="1736" w:author="Mateus Berardo de Souza Terra" w:date="2016-02-08T20:04:00Z"/>
                    <w:color w:val="303030"/>
                  </w:rPr>
                </w:rPrChange>
              </w:rPr>
              <w:pPrChange w:id="1737" w:author="Mateus Berardo de Souza Terra" w:date="2016-02-08T22:05:00Z">
                <w:pPr>
                  <w:pStyle w:val="NormalWeb"/>
                  <w:spacing w:before="0" w:beforeAutospacing="0" w:after="160" w:afterAutospacing="0"/>
                  <w:jc w:val="center"/>
                </w:pPr>
              </w:pPrChange>
            </w:pPr>
            <w:ins w:id="1738" w:author="Mateus Berardo de Souza Terra" w:date="2016-02-08T22:09:00Z">
              <w:r>
                <w:rPr>
                  <w:color w:val="303030"/>
                  <w:sz w:val="16"/>
                  <w:szCs w:val="16"/>
                </w:rPr>
                <w:t>126</w:t>
              </w:r>
            </w:ins>
          </w:p>
        </w:tc>
        <w:tc>
          <w:tcPr>
            <w:tcW w:w="1559" w:type="dxa"/>
            <w:tcPrChange w:id="1739" w:author="Mateus Berardo de Souza Terra" w:date="2016-02-08T22:05:00Z">
              <w:tcPr>
                <w:tcW w:w="1559" w:type="dxa"/>
              </w:tcPr>
            </w:tcPrChange>
          </w:tcPr>
          <w:p w14:paraId="79CD2351" w14:textId="77777777" w:rsidR="006868CB" w:rsidRPr="00A76C84" w:rsidRDefault="006868CB">
            <w:pPr>
              <w:pStyle w:val="NormalWeb"/>
              <w:spacing w:before="0" w:beforeAutospacing="0" w:after="20" w:afterAutospacing="0"/>
              <w:jc w:val="center"/>
              <w:rPr>
                <w:ins w:id="1740" w:author="Mateus Berardo de Souza Terra" w:date="2016-02-08T20:04:00Z"/>
                <w:color w:val="303030"/>
                <w:sz w:val="16"/>
                <w:szCs w:val="16"/>
                <w:rPrChange w:id="1741" w:author="Mateus Berardo de Souza Terra" w:date="2016-02-08T22:05:00Z">
                  <w:rPr>
                    <w:ins w:id="1742" w:author="Mateus Berardo de Souza Terra" w:date="2016-02-08T20:04:00Z"/>
                    <w:color w:val="303030"/>
                  </w:rPr>
                </w:rPrChange>
              </w:rPr>
              <w:pPrChange w:id="1743" w:author="Mateus Berardo de Souza Terra" w:date="2016-02-08T22:05:00Z">
                <w:pPr>
                  <w:pStyle w:val="NormalWeb"/>
                  <w:spacing w:before="0" w:beforeAutospacing="0" w:after="160" w:afterAutospacing="0"/>
                  <w:jc w:val="center"/>
                </w:pPr>
              </w:pPrChange>
            </w:pPr>
            <w:ins w:id="1744" w:author="Mateus Berardo de Souza Terra" w:date="2016-02-08T22:11:00Z">
              <w:r>
                <w:rPr>
                  <w:color w:val="303030"/>
                  <w:sz w:val="16"/>
                  <w:szCs w:val="16"/>
                </w:rPr>
                <w:t>~</w:t>
              </w:r>
            </w:ins>
          </w:p>
        </w:tc>
      </w:tr>
      <w:tr w:rsidR="006868CB" w:rsidRPr="00A76C84" w14:paraId="4CCA2B4C" w14:textId="77777777" w:rsidTr="007031A8">
        <w:trPr>
          <w:trHeight w:val="20"/>
          <w:ins w:id="1745" w:author="Mateus Berardo de Souza Terra" w:date="2016-02-08T22:09:00Z"/>
        </w:trPr>
        <w:tc>
          <w:tcPr>
            <w:tcW w:w="1558" w:type="dxa"/>
          </w:tcPr>
          <w:p w14:paraId="5CD0ED4E" w14:textId="77777777" w:rsidR="006868CB" w:rsidRPr="00A76C84" w:rsidRDefault="006868CB" w:rsidP="007031A8">
            <w:pPr>
              <w:pStyle w:val="NormalWeb"/>
              <w:spacing w:before="0" w:beforeAutospacing="0" w:after="20" w:afterAutospacing="0"/>
              <w:jc w:val="center"/>
              <w:rPr>
                <w:ins w:id="1746" w:author="Mateus Berardo de Souza Terra" w:date="2016-02-08T22:09:00Z"/>
                <w:color w:val="303030"/>
                <w:sz w:val="16"/>
                <w:szCs w:val="16"/>
              </w:rPr>
            </w:pPr>
            <w:ins w:id="1747" w:author="Mateus Berardo de Souza Terra" w:date="2016-02-08T22:09:00Z">
              <w:r>
                <w:rPr>
                  <w:color w:val="303030"/>
                  <w:sz w:val="16"/>
                  <w:szCs w:val="16"/>
                </w:rPr>
                <w:t>63</w:t>
              </w:r>
            </w:ins>
          </w:p>
        </w:tc>
        <w:tc>
          <w:tcPr>
            <w:tcW w:w="1558" w:type="dxa"/>
          </w:tcPr>
          <w:p w14:paraId="562CB2AF" w14:textId="77777777" w:rsidR="006868CB" w:rsidRPr="00A76C84" w:rsidRDefault="006868CB" w:rsidP="007031A8">
            <w:pPr>
              <w:pStyle w:val="NormalWeb"/>
              <w:spacing w:before="0" w:beforeAutospacing="0" w:after="20" w:afterAutospacing="0"/>
              <w:jc w:val="center"/>
              <w:rPr>
                <w:ins w:id="1748" w:author="Mateus Berardo de Souza Terra" w:date="2016-02-08T22:09:00Z"/>
                <w:color w:val="303030"/>
                <w:sz w:val="16"/>
                <w:szCs w:val="16"/>
              </w:rPr>
            </w:pPr>
            <w:ins w:id="1749" w:author="Mateus Berardo de Souza Terra" w:date="2016-02-08T22:13:00Z">
              <w:r>
                <w:rPr>
                  <w:color w:val="303030"/>
                  <w:sz w:val="16"/>
                  <w:szCs w:val="16"/>
                </w:rPr>
                <w:t>?</w:t>
              </w:r>
            </w:ins>
          </w:p>
        </w:tc>
        <w:tc>
          <w:tcPr>
            <w:tcW w:w="1558" w:type="dxa"/>
          </w:tcPr>
          <w:p w14:paraId="0BCFCC41" w14:textId="77777777" w:rsidR="006868CB" w:rsidRPr="00A76C84" w:rsidRDefault="006868CB" w:rsidP="007031A8">
            <w:pPr>
              <w:pStyle w:val="NormalWeb"/>
              <w:spacing w:before="0" w:beforeAutospacing="0" w:after="20" w:afterAutospacing="0"/>
              <w:jc w:val="center"/>
              <w:rPr>
                <w:ins w:id="1750" w:author="Mateus Berardo de Souza Terra" w:date="2016-02-08T22:09:00Z"/>
                <w:color w:val="303030"/>
                <w:sz w:val="16"/>
                <w:szCs w:val="16"/>
              </w:rPr>
            </w:pPr>
            <w:ins w:id="1751" w:author="Mateus Berardo de Souza Terra" w:date="2016-02-08T22:09:00Z">
              <w:r>
                <w:rPr>
                  <w:color w:val="303030"/>
                  <w:sz w:val="16"/>
                  <w:szCs w:val="16"/>
                </w:rPr>
                <w:t>95</w:t>
              </w:r>
            </w:ins>
          </w:p>
        </w:tc>
        <w:tc>
          <w:tcPr>
            <w:tcW w:w="1558" w:type="dxa"/>
          </w:tcPr>
          <w:p w14:paraId="3DDB8393" w14:textId="77777777" w:rsidR="006868CB" w:rsidRPr="00665E1D" w:rsidRDefault="006868CB" w:rsidP="007031A8">
            <w:pPr>
              <w:pStyle w:val="NormalWeb"/>
              <w:spacing w:before="0" w:beforeAutospacing="0" w:after="20" w:afterAutospacing="0"/>
              <w:jc w:val="center"/>
              <w:rPr>
                <w:ins w:id="1752" w:author="Mateus Berardo de Souza Terra" w:date="2016-02-08T22:09:00Z"/>
                <w:sz w:val="16"/>
                <w:szCs w:val="16"/>
                <w:rPrChange w:id="1753" w:author="Mateus Berardo de Souza Terra" w:date="2016-02-08T22:12:00Z">
                  <w:rPr>
                    <w:ins w:id="1754" w:author="Mateus Berardo de Souza Terra" w:date="2016-02-08T22:09:00Z"/>
                    <w:color w:val="303030"/>
                    <w:sz w:val="16"/>
                    <w:szCs w:val="16"/>
                  </w:rPr>
                </w:rPrChange>
              </w:rPr>
            </w:pPr>
            <w:ins w:id="1755"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29536D74" w14:textId="77777777" w:rsidR="006868CB" w:rsidRDefault="006868CB" w:rsidP="007031A8">
            <w:pPr>
              <w:pStyle w:val="NormalWeb"/>
              <w:spacing w:before="0" w:beforeAutospacing="0" w:after="20" w:afterAutospacing="0"/>
              <w:jc w:val="center"/>
              <w:rPr>
                <w:ins w:id="1756" w:author="Mateus Berardo de Souza Terra" w:date="2016-02-08T22:09:00Z"/>
                <w:color w:val="303030"/>
                <w:sz w:val="16"/>
                <w:szCs w:val="16"/>
              </w:rPr>
            </w:pPr>
            <w:ins w:id="1757" w:author="Mateus Berardo de Souza Terra" w:date="2016-02-08T22:09:00Z">
              <w:r>
                <w:rPr>
                  <w:color w:val="303030"/>
                  <w:sz w:val="16"/>
                  <w:szCs w:val="16"/>
                </w:rPr>
                <w:t>127</w:t>
              </w:r>
            </w:ins>
          </w:p>
        </w:tc>
        <w:tc>
          <w:tcPr>
            <w:tcW w:w="1559" w:type="dxa"/>
          </w:tcPr>
          <w:p w14:paraId="009AC6D3" w14:textId="77777777" w:rsidR="006868CB" w:rsidRPr="00A76C84" w:rsidRDefault="006868CB" w:rsidP="007031A8">
            <w:pPr>
              <w:pStyle w:val="NormalWeb"/>
              <w:spacing w:before="0" w:beforeAutospacing="0" w:after="20" w:afterAutospacing="0"/>
              <w:jc w:val="center"/>
              <w:rPr>
                <w:ins w:id="1758" w:author="Mateus Berardo de Souza Terra" w:date="2016-02-08T22:09:00Z"/>
                <w:color w:val="303030"/>
                <w:sz w:val="16"/>
                <w:szCs w:val="16"/>
              </w:rPr>
            </w:pPr>
            <w:ins w:id="1759" w:author="Mateus Berardo de Souza Terra" w:date="2016-02-08T22:11:00Z">
              <w:r>
                <w:rPr>
                  <w:color w:val="303030"/>
                  <w:sz w:val="16"/>
                  <w:szCs w:val="16"/>
                </w:rPr>
                <w:t>DEL</w:t>
              </w:r>
            </w:ins>
          </w:p>
        </w:tc>
      </w:tr>
    </w:tbl>
    <w:p w14:paraId="3CAA2331" w14:textId="77777777" w:rsidR="006868CB" w:rsidRDefault="006868CB" w:rsidP="006868CB">
      <w:pPr>
        <w:pStyle w:val="NormalWeb"/>
        <w:shd w:val="clear" w:color="auto" w:fill="FFFFFF"/>
        <w:spacing w:before="0" w:beforeAutospacing="0" w:after="160" w:afterAutospacing="0"/>
        <w:jc w:val="both"/>
        <w:rPr>
          <w:b/>
          <w:sz w:val="32"/>
          <w:szCs w:val="32"/>
        </w:rPr>
      </w:pPr>
    </w:p>
    <w:p w14:paraId="6614E5A4" w14:textId="77777777" w:rsidR="006868CB" w:rsidRDefault="006868CB" w:rsidP="006868CB">
      <w:pPr>
        <w:pStyle w:val="NormalWeb"/>
        <w:shd w:val="clear" w:color="auto" w:fill="FFFFFF"/>
        <w:spacing w:before="0" w:beforeAutospacing="0" w:after="160" w:afterAutospacing="0"/>
        <w:jc w:val="both"/>
        <w:rPr>
          <w:b/>
          <w:sz w:val="32"/>
          <w:szCs w:val="32"/>
        </w:rPr>
      </w:pPr>
    </w:p>
    <w:p w14:paraId="7342D0E6" w14:textId="77777777" w:rsidR="0086763C" w:rsidRPr="006868CB" w:rsidRDefault="0086763C" w:rsidP="006868CB">
      <w:pPr>
        <w:pStyle w:val="NormalWeb"/>
        <w:numPr>
          <w:ilvl w:val="1"/>
          <w:numId w:val="56"/>
        </w:numPr>
        <w:shd w:val="clear" w:color="auto" w:fill="FFFFFF"/>
        <w:spacing w:before="0" w:beforeAutospacing="0" w:after="160" w:afterAutospacing="0"/>
        <w:ind w:left="1560" w:hanging="480"/>
        <w:jc w:val="both"/>
        <w:rPr>
          <w:b/>
          <w:sz w:val="32"/>
          <w:szCs w:val="32"/>
        </w:rPr>
      </w:pPr>
      <w:proofErr w:type="spellStart"/>
      <w:r w:rsidRPr="006868CB">
        <w:rPr>
          <w:b/>
          <w:color w:val="303030"/>
          <w:sz w:val="32"/>
          <w:szCs w:val="32"/>
        </w:rPr>
        <w:t>Leds</w:t>
      </w:r>
      <w:proofErr w:type="spellEnd"/>
      <w:r w:rsidRPr="006868CB">
        <w:rPr>
          <w:b/>
          <w:color w:val="303030"/>
          <w:sz w:val="32"/>
          <w:szCs w:val="32"/>
        </w:rPr>
        <w:t>:</w:t>
      </w:r>
    </w:p>
    <w:p w14:paraId="7B499F0F" w14:textId="77777777" w:rsidR="006868CB" w:rsidRDefault="006868CB" w:rsidP="006868CB">
      <w:pPr>
        <w:pStyle w:val="NormalWeb"/>
        <w:shd w:val="clear" w:color="auto" w:fill="FFFFFF"/>
        <w:spacing w:before="0" w:beforeAutospacing="0" w:after="160" w:afterAutospacing="0"/>
        <w:jc w:val="both"/>
        <w:rPr>
          <w:color w:val="303030"/>
        </w:rPr>
      </w:pPr>
      <w:r>
        <w:rPr>
          <w:color w:val="303030"/>
        </w:rPr>
        <w:t>Para que cada LED possa ser utilizado, ele precisa de uma tensão e de uma corrente especifica. Para saber como escolher as medidas certas basta saber o tipo de LED com que se está trabalhando e seguir a tabela abaixo:</w:t>
      </w:r>
    </w:p>
    <w:tbl>
      <w:tblPr>
        <w:tblStyle w:val="Tabelacomgrade"/>
        <w:tblW w:w="0" w:type="auto"/>
        <w:tblLook w:val="04A0" w:firstRow="1" w:lastRow="0" w:firstColumn="1" w:lastColumn="0" w:noHBand="0" w:noVBand="1"/>
      </w:tblPr>
      <w:tblGrid>
        <w:gridCol w:w="2669"/>
        <w:gridCol w:w="1303"/>
        <w:gridCol w:w="1636"/>
      </w:tblGrid>
      <w:tr w:rsidR="006868CB" w14:paraId="1B82C9BA" w14:textId="77777777" w:rsidTr="007031A8">
        <w:tc>
          <w:tcPr>
            <w:tcW w:w="0" w:type="auto"/>
          </w:tcPr>
          <w:p w14:paraId="52680E0A" w14:textId="77777777" w:rsidR="006868CB" w:rsidRDefault="006868CB" w:rsidP="007031A8">
            <w:pPr>
              <w:pStyle w:val="NormalWeb"/>
              <w:spacing w:before="0" w:beforeAutospacing="0" w:after="160" w:afterAutospacing="0"/>
              <w:jc w:val="both"/>
              <w:rPr>
                <w:color w:val="303030"/>
              </w:rPr>
            </w:pPr>
            <w:r>
              <w:rPr>
                <w:color w:val="303030"/>
              </w:rPr>
              <w:t>LED</w:t>
            </w:r>
          </w:p>
        </w:tc>
        <w:tc>
          <w:tcPr>
            <w:tcW w:w="0" w:type="auto"/>
          </w:tcPr>
          <w:p w14:paraId="7CEF7EC1" w14:textId="77777777" w:rsidR="006868CB" w:rsidRDefault="006868CB" w:rsidP="007031A8">
            <w:pPr>
              <w:pStyle w:val="NormalWeb"/>
              <w:spacing w:before="0" w:beforeAutospacing="0" w:after="160" w:afterAutospacing="0"/>
              <w:jc w:val="both"/>
              <w:rPr>
                <w:color w:val="303030"/>
              </w:rPr>
            </w:pPr>
            <w:r>
              <w:rPr>
                <w:color w:val="303030"/>
              </w:rPr>
              <w:t>Tensão (V)</w:t>
            </w:r>
          </w:p>
        </w:tc>
        <w:tc>
          <w:tcPr>
            <w:tcW w:w="0" w:type="auto"/>
          </w:tcPr>
          <w:p w14:paraId="0ADEAC40" w14:textId="77777777" w:rsidR="006868CB" w:rsidRDefault="006868CB" w:rsidP="007031A8">
            <w:pPr>
              <w:pStyle w:val="NormalWeb"/>
              <w:spacing w:before="0" w:beforeAutospacing="0" w:after="160" w:afterAutospacing="0"/>
              <w:jc w:val="both"/>
              <w:rPr>
                <w:color w:val="303030"/>
              </w:rPr>
            </w:pPr>
            <w:r>
              <w:rPr>
                <w:color w:val="303030"/>
              </w:rPr>
              <w:t>Corrente (</w:t>
            </w:r>
            <w:proofErr w:type="spellStart"/>
            <w:r>
              <w:rPr>
                <w:color w:val="303030"/>
              </w:rPr>
              <w:t>mA</w:t>
            </w:r>
            <w:proofErr w:type="spellEnd"/>
            <w:r>
              <w:rPr>
                <w:color w:val="303030"/>
              </w:rPr>
              <w:t>)</w:t>
            </w:r>
          </w:p>
        </w:tc>
      </w:tr>
      <w:tr w:rsidR="006868CB" w14:paraId="616F094F" w14:textId="77777777" w:rsidTr="007031A8">
        <w:tc>
          <w:tcPr>
            <w:tcW w:w="0" w:type="auto"/>
          </w:tcPr>
          <w:p w14:paraId="03819A13" w14:textId="77777777" w:rsidR="006868CB" w:rsidRDefault="006868CB" w:rsidP="007031A8">
            <w:pPr>
              <w:pStyle w:val="NormalWeb"/>
              <w:spacing w:before="0" w:beforeAutospacing="0" w:after="160" w:afterAutospacing="0"/>
              <w:jc w:val="both"/>
              <w:rPr>
                <w:color w:val="303030"/>
              </w:rPr>
            </w:pPr>
            <w:r>
              <w:rPr>
                <w:color w:val="303030"/>
              </w:rPr>
              <w:t xml:space="preserve">Infravermelho 940 </w:t>
            </w:r>
            <w:proofErr w:type="spellStart"/>
            <w:r>
              <w:rPr>
                <w:color w:val="303030"/>
              </w:rPr>
              <w:t>nm</w:t>
            </w:r>
            <w:proofErr w:type="spellEnd"/>
          </w:p>
        </w:tc>
        <w:tc>
          <w:tcPr>
            <w:tcW w:w="0" w:type="auto"/>
          </w:tcPr>
          <w:p w14:paraId="1E00728B" w14:textId="77777777" w:rsidR="006868CB" w:rsidRDefault="006868CB" w:rsidP="007031A8">
            <w:pPr>
              <w:pStyle w:val="NormalWeb"/>
              <w:spacing w:before="0" w:beforeAutospacing="0" w:after="160" w:afterAutospacing="0"/>
              <w:jc w:val="both"/>
              <w:rPr>
                <w:color w:val="303030"/>
              </w:rPr>
            </w:pPr>
            <w:r>
              <w:rPr>
                <w:color w:val="303030"/>
              </w:rPr>
              <w:t>1,5</w:t>
            </w:r>
          </w:p>
        </w:tc>
        <w:tc>
          <w:tcPr>
            <w:tcW w:w="0" w:type="auto"/>
          </w:tcPr>
          <w:p w14:paraId="1236F559" w14:textId="77777777" w:rsidR="006868CB" w:rsidRDefault="006868CB" w:rsidP="007031A8">
            <w:pPr>
              <w:pStyle w:val="NormalWeb"/>
              <w:spacing w:before="0" w:beforeAutospacing="0" w:after="160" w:afterAutospacing="0"/>
              <w:jc w:val="both"/>
              <w:rPr>
                <w:color w:val="303030"/>
              </w:rPr>
            </w:pPr>
            <w:r>
              <w:rPr>
                <w:color w:val="303030"/>
              </w:rPr>
              <w:t>50</w:t>
            </w:r>
          </w:p>
        </w:tc>
      </w:tr>
      <w:tr w:rsidR="006868CB" w14:paraId="7E27772E" w14:textId="77777777" w:rsidTr="007031A8">
        <w:tc>
          <w:tcPr>
            <w:tcW w:w="0" w:type="auto"/>
          </w:tcPr>
          <w:p w14:paraId="7BC4FB74" w14:textId="77777777" w:rsidR="006868CB" w:rsidRDefault="006868CB" w:rsidP="007031A8">
            <w:pPr>
              <w:pStyle w:val="NormalWeb"/>
              <w:spacing w:before="0" w:beforeAutospacing="0" w:after="160" w:afterAutospacing="0"/>
              <w:jc w:val="both"/>
              <w:rPr>
                <w:color w:val="303030"/>
              </w:rPr>
            </w:pPr>
            <w:r>
              <w:rPr>
                <w:color w:val="303030"/>
              </w:rPr>
              <w:t>Vermelho normal</w:t>
            </w:r>
          </w:p>
        </w:tc>
        <w:tc>
          <w:tcPr>
            <w:tcW w:w="0" w:type="auto"/>
          </w:tcPr>
          <w:p w14:paraId="4EEF9696" w14:textId="77777777" w:rsidR="006868CB" w:rsidRDefault="006868CB" w:rsidP="007031A8">
            <w:pPr>
              <w:pStyle w:val="NormalWeb"/>
              <w:spacing w:before="0" w:beforeAutospacing="0" w:after="160" w:afterAutospacing="0"/>
              <w:jc w:val="both"/>
              <w:rPr>
                <w:color w:val="303030"/>
              </w:rPr>
            </w:pPr>
            <w:r>
              <w:rPr>
                <w:color w:val="303030"/>
              </w:rPr>
              <w:t>1,7</w:t>
            </w:r>
          </w:p>
        </w:tc>
        <w:tc>
          <w:tcPr>
            <w:tcW w:w="0" w:type="auto"/>
          </w:tcPr>
          <w:p w14:paraId="5870E5A9"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0860F174" w14:textId="77777777" w:rsidTr="007031A8">
        <w:tc>
          <w:tcPr>
            <w:tcW w:w="0" w:type="auto"/>
          </w:tcPr>
          <w:p w14:paraId="4B142A67" w14:textId="77777777" w:rsidR="006868CB" w:rsidRDefault="006868CB" w:rsidP="007031A8">
            <w:pPr>
              <w:pStyle w:val="NormalWeb"/>
              <w:spacing w:before="0" w:beforeAutospacing="0" w:after="160" w:afterAutospacing="0"/>
              <w:jc w:val="both"/>
              <w:rPr>
                <w:color w:val="303030"/>
              </w:rPr>
            </w:pPr>
            <w:r>
              <w:rPr>
                <w:color w:val="303030"/>
              </w:rPr>
              <w:t xml:space="preserve">Infravermelho 880 </w:t>
            </w:r>
            <w:proofErr w:type="spellStart"/>
            <w:r>
              <w:rPr>
                <w:color w:val="303030"/>
              </w:rPr>
              <w:t>nm</w:t>
            </w:r>
            <w:proofErr w:type="spellEnd"/>
          </w:p>
        </w:tc>
        <w:tc>
          <w:tcPr>
            <w:tcW w:w="0" w:type="auto"/>
          </w:tcPr>
          <w:p w14:paraId="5FAB93A6" w14:textId="77777777" w:rsidR="006868CB" w:rsidRDefault="006868CB" w:rsidP="007031A8">
            <w:pPr>
              <w:pStyle w:val="NormalWeb"/>
              <w:spacing w:before="0" w:beforeAutospacing="0" w:after="160" w:afterAutospacing="0"/>
              <w:jc w:val="both"/>
              <w:rPr>
                <w:color w:val="303030"/>
              </w:rPr>
            </w:pPr>
            <w:r>
              <w:rPr>
                <w:color w:val="303030"/>
              </w:rPr>
              <w:t>1,7</w:t>
            </w:r>
          </w:p>
        </w:tc>
        <w:tc>
          <w:tcPr>
            <w:tcW w:w="0" w:type="auto"/>
          </w:tcPr>
          <w:p w14:paraId="544C262A" w14:textId="77777777" w:rsidR="006868CB" w:rsidRDefault="006868CB" w:rsidP="007031A8">
            <w:pPr>
              <w:pStyle w:val="NormalWeb"/>
              <w:spacing w:before="0" w:beforeAutospacing="0" w:after="160" w:afterAutospacing="0"/>
              <w:jc w:val="both"/>
              <w:rPr>
                <w:color w:val="303030"/>
              </w:rPr>
            </w:pPr>
            <w:r>
              <w:rPr>
                <w:color w:val="303030"/>
              </w:rPr>
              <w:t>50</w:t>
            </w:r>
          </w:p>
        </w:tc>
      </w:tr>
      <w:tr w:rsidR="006868CB" w14:paraId="2F1752FE" w14:textId="77777777" w:rsidTr="007031A8">
        <w:tc>
          <w:tcPr>
            <w:tcW w:w="0" w:type="auto"/>
          </w:tcPr>
          <w:p w14:paraId="0A1B9A9A" w14:textId="77777777" w:rsidR="006868CB" w:rsidRDefault="006868CB" w:rsidP="007031A8">
            <w:pPr>
              <w:pStyle w:val="NormalWeb"/>
              <w:spacing w:before="0" w:beforeAutospacing="0" w:after="160" w:afterAutospacing="0"/>
              <w:jc w:val="both"/>
              <w:rPr>
                <w:color w:val="303030"/>
              </w:rPr>
            </w:pPr>
            <w:r>
              <w:rPr>
                <w:color w:val="303030"/>
              </w:rPr>
              <w:t xml:space="preserve">Vermelho </w:t>
            </w:r>
            <w:proofErr w:type="spellStart"/>
            <w:r>
              <w:rPr>
                <w:color w:val="303030"/>
              </w:rPr>
              <w:t>super</w:t>
            </w:r>
            <w:proofErr w:type="spellEnd"/>
            <w:r>
              <w:rPr>
                <w:color w:val="303030"/>
              </w:rPr>
              <w:t xml:space="preserve"> brilhante</w:t>
            </w:r>
          </w:p>
        </w:tc>
        <w:tc>
          <w:tcPr>
            <w:tcW w:w="0" w:type="auto"/>
          </w:tcPr>
          <w:p w14:paraId="6006C6E8" w14:textId="77777777" w:rsidR="006868CB" w:rsidRDefault="006868CB" w:rsidP="007031A8">
            <w:pPr>
              <w:pStyle w:val="NormalWeb"/>
              <w:spacing w:before="0" w:beforeAutospacing="0" w:after="160" w:afterAutospacing="0"/>
              <w:jc w:val="both"/>
              <w:rPr>
                <w:color w:val="303030"/>
              </w:rPr>
            </w:pPr>
            <w:r>
              <w:rPr>
                <w:color w:val="303030"/>
              </w:rPr>
              <w:t>1.85</w:t>
            </w:r>
          </w:p>
        </w:tc>
        <w:tc>
          <w:tcPr>
            <w:tcW w:w="0" w:type="auto"/>
          </w:tcPr>
          <w:p w14:paraId="7F099EA0"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76224FCB" w14:textId="77777777" w:rsidTr="007031A8">
        <w:tc>
          <w:tcPr>
            <w:tcW w:w="0" w:type="auto"/>
          </w:tcPr>
          <w:p w14:paraId="2CD79F49" w14:textId="77777777" w:rsidR="006868CB" w:rsidRDefault="006868CB" w:rsidP="007031A8">
            <w:pPr>
              <w:pStyle w:val="NormalWeb"/>
              <w:spacing w:before="0" w:beforeAutospacing="0" w:after="160" w:afterAutospacing="0"/>
              <w:jc w:val="both"/>
              <w:rPr>
                <w:color w:val="303030"/>
              </w:rPr>
            </w:pPr>
            <w:r>
              <w:rPr>
                <w:color w:val="303030"/>
              </w:rPr>
              <w:t>Amarelo normal</w:t>
            </w:r>
          </w:p>
        </w:tc>
        <w:tc>
          <w:tcPr>
            <w:tcW w:w="0" w:type="auto"/>
          </w:tcPr>
          <w:p w14:paraId="67067228" w14:textId="77777777" w:rsidR="006868CB" w:rsidRDefault="006868CB" w:rsidP="007031A8">
            <w:pPr>
              <w:pStyle w:val="NormalWeb"/>
              <w:spacing w:before="0" w:beforeAutospacing="0" w:after="160" w:afterAutospacing="0"/>
              <w:jc w:val="both"/>
              <w:rPr>
                <w:color w:val="303030"/>
              </w:rPr>
            </w:pPr>
            <w:r>
              <w:rPr>
                <w:color w:val="303030"/>
              </w:rPr>
              <w:t>2,1</w:t>
            </w:r>
          </w:p>
        </w:tc>
        <w:tc>
          <w:tcPr>
            <w:tcW w:w="0" w:type="auto"/>
          </w:tcPr>
          <w:p w14:paraId="7D566309"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3D90289C" w14:textId="77777777" w:rsidTr="007031A8">
        <w:tc>
          <w:tcPr>
            <w:tcW w:w="0" w:type="auto"/>
          </w:tcPr>
          <w:p w14:paraId="1D5C24F2" w14:textId="77777777" w:rsidR="006868CB" w:rsidRDefault="006868CB" w:rsidP="007031A8">
            <w:pPr>
              <w:pStyle w:val="NormalWeb"/>
              <w:spacing w:before="0" w:beforeAutospacing="0" w:after="160" w:afterAutospacing="0"/>
              <w:jc w:val="both"/>
              <w:rPr>
                <w:color w:val="303030"/>
              </w:rPr>
            </w:pPr>
            <w:r>
              <w:rPr>
                <w:color w:val="303030"/>
              </w:rPr>
              <w:t>Laranja normal</w:t>
            </w:r>
          </w:p>
        </w:tc>
        <w:tc>
          <w:tcPr>
            <w:tcW w:w="0" w:type="auto"/>
          </w:tcPr>
          <w:p w14:paraId="730217AD" w14:textId="77777777" w:rsidR="006868CB" w:rsidRDefault="006868CB" w:rsidP="007031A8">
            <w:pPr>
              <w:pStyle w:val="NormalWeb"/>
              <w:spacing w:before="0" w:beforeAutospacing="0" w:after="160" w:afterAutospacing="0"/>
              <w:jc w:val="both"/>
              <w:rPr>
                <w:color w:val="303030"/>
              </w:rPr>
            </w:pPr>
            <w:r>
              <w:rPr>
                <w:color w:val="303030"/>
              </w:rPr>
              <w:t>2,1</w:t>
            </w:r>
          </w:p>
        </w:tc>
        <w:tc>
          <w:tcPr>
            <w:tcW w:w="0" w:type="auto"/>
          </w:tcPr>
          <w:p w14:paraId="325337CB"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11C82D15" w14:textId="77777777" w:rsidTr="007031A8">
        <w:tc>
          <w:tcPr>
            <w:tcW w:w="0" w:type="auto"/>
          </w:tcPr>
          <w:p w14:paraId="5E72B58C" w14:textId="77777777" w:rsidR="006868CB" w:rsidRDefault="006868CB" w:rsidP="007031A8">
            <w:pPr>
              <w:pStyle w:val="NormalWeb"/>
              <w:spacing w:before="0" w:beforeAutospacing="0" w:after="160" w:afterAutospacing="0"/>
              <w:jc w:val="both"/>
              <w:rPr>
                <w:color w:val="303030"/>
              </w:rPr>
            </w:pPr>
            <w:r>
              <w:rPr>
                <w:color w:val="303030"/>
              </w:rPr>
              <w:t>Verde normal</w:t>
            </w:r>
          </w:p>
        </w:tc>
        <w:tc>
          <w:tcPr>
            <w:tcW w:w="0" w:type="auto"/>
          </w:tcPr>
          <w:p w14:paraId="71ABA3A2" w14:textId="77777777" w:rsidR="006868CB" w:rsidRDefault="006868CB" w:rsidP="007031A8">
            <w:pPr>
              <w:pStyle w:val="NormalWeb"/>
              <w:spacing w:before="0" w:beforeAutospacing="0" w:after="160" w:afterAutospacing="0"/>
              <w:jc w:val="both"/>
              <w:rPr>
                <w:color w:val="303030"/>
              </w:rPr>
            </w:pPr>
            <w:r>
              <w:rPr>
                <w:color w:val="303030"/>
              </w:rPr>
              <w:t>2,2</w:t>
            </w:r>
          </w:p>
        </w:tc>
        <w:tc>
          <w:tcPr>
            <w:tcW w:w="0" w:type="auto"/>
          </w:tcPr>
          <w:p w14:paraId="60B16DA5"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0648B375" w14:textId="77777777" w:rsidTr="007031A8">
        <w:tc>
          <w:tcPr>
            <w:tcW w:w="0" w:type="auto"/>
          </w:tcPr>
          <w:p w14:paraId="477645D0" w14:textId="77777777" w:rsidR="006868CB" w:rsidRDefault="006868CB" w:rsidP="007031A8">
            <w:pPr>
              <w:pStyle w:val="NormalWeb"/>
              <w:spacing w:before="0" w:beforeAutospacing="0" w:after="160" w:afterAutospacing="0"/>
              <w:jc w:val="both"/>
              <w:rPr>
                <w:color w:val="303030"/>
              </w:rPr>
            </w:pPr>
            <w:r>
              <w:rPr>
                <w:color w:val="303030"/>
              </w:rPr>
              <w:t>Azul brilhante</w:t>
            </w:r>
          </w:p>
        </w:tc>
        <w:tc>
          <w:tcPr>
            <w:tcW w:w="0" w:type="auto"/>
          </w:tcPr>
          <w:p w14:paraId="1F610578" w14:textId="77777777" w:rsidR="006868CB" w:rsidRDefault="006868CB" w:rsidP="007031A8">
            <w:pPr>
              <w:pStyle w:val="NormalWeb"/>
              <w:spacing w:before="0" w:beforeAutospacing="0" w:after="160" w:afterAutospacing="0"/>
              <w:jc w:val="both"/>
              <w:rPr>
                <w:color w:val="303030"/>
              </w:rPr>
            </w:pPr>
            <w:r>
              <w:rPr>
                <w:color w:val="303030"/>
              </w:rPr>
              <w:t>3,6</w:t>
            </w:r>
          </w:p>
        </w:tc>
        <w:tc>
          <w:tcPr>
            <w:tcW w:w="0" w:type="auto"/>
          </w:tcPr>
          <w:p w14:paraId="681B9C51"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2DB34566" w14:textId="77777777" w:rsidTr="007031A8">
        <w:tc>
          <w:tcPr>
            <w:tcW w:w="0" w:type="auto"/>
          </w:tcPr>
          <w:p w14:paraId="2E1955CA" w14:textId="77777777" w:rsidR="006868CB" w:rsidRDefault="006868CB" w:rsidP="007031A8">
            <w:pPr>
              <w:pStyle w:val="NormalWeb"/>
              <w:spacing w:before="0" w:beforeAutospacing="0" w:after="160" w:afterAutospacing="0"/>
              <w:jc w:val="both"/>
              <w:rPr>
                <w:color w:val="303030"/>
              </w:rPr>
            </w:pPr>
            <w:r>
              <w:rPr>
                <w:color w:val="303030"/>
              </w:rPr>
              <w:t>Azul ultra brilhante</w:t>
            </w:r>
          </w:p>
        </w:tc>
        <w:tc>
          <w:tcPr>
            <w:tcW w:w="0" w:type="auto"/>
          </w:tcPr>
          <w:p w14:paraId="1CFCE866" w14:textId="77777777" w:rsidR="006868CB" w:rsidRDefault="006868CB" w:rsidP="007031A8">
            <w:pPr>
              <w:pStyle w:val="NormalWeb"/>
              <w:spacing w:before="0" w:beforeAutospacing="0" w:after="160" w:afterAutospacing="0"/>
              <w:jc w:val="both"/>
              <w:rPr>
                <w:color w:val="303030"/>
              </w:rPr>
            </w:pPr>
            <w:r>
              <w:rPr>
                <w:color w:val="303030"/>
              </w:rPr>
              <w:t>4,5</w:t>
            </w:r>
          </w:p>
        </w:tc>
        <w:tc>
          <w:tcPr>
            <w:tcW w:w="0" w:type="auto"/>
          </w:tcPr>
          <w:p w14:paraId="2D6C4582" w14:textId="77777777" w:rsidR="006868CB" w:rsidRDefault="006868CB" w:rsidP="007031A8">
            <w:pPr>
              <w:pStyle w:val="NormalWeb"/>
              <w:spacing w:before="0" w:beforeAutospacing="0" w:after="160" w:afterAutospacing="0"/>
              <w:jc w:val="both"/>
              <w:rPr>
                <w:color w:val="303030"/>
              </w:rPr>
            </w:pPr>
            <w:r>
              <w:rPr>
                <w:color w:val="303030"/>
              </w:rPr>
              <w:t>20</w:t>
            </w:r>
          </w:p>
        </w:tc>
      </w:tr>
    </w:tbl>
    <w:p w14:paraId="517A243C" w14:textId="315EF2DC" w:rsidR="006868CB" w:rsidRDefault="009A006E" w:rsidP="006868CB">
      <w:pPr>
        <w:pStyle w:val="NormalWeb"/>
        <w:shd w:val="clear" w:color="auto" w:fill="FFFFFF"/>
        <w:spacing w:before="0" w:beforeAutospacing="0" w:after="160" w:afterAutospacing="0"/>
        <w:ind w:left="720"/>
        <w:jc w:val="both"/>
        <w:rPr>
          <w:color w:val="303030"/>
        </w:rPr>
      </w:pPr>
      <w:r>
        <w:rPr>
          <w:color w:val="303030"/>
        </w:rPr>
        <w:t xml:space="preserve"> /</w:t>
      </w:r>
    </w:p>
    <w:sectPr w:rsidR="006868CB">
      <w:foot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E3EB5" w14:textId="77777777" w:rsidR="0017372E" w:rsidRDefault="0017372E" w:rsidP="00185177">
      <w:pPr>
        <w:spacing w:after="0" w:line="240" w:lineRule="auto"/>
      </w:pPr>
      <w:r>
        <w:separator/>
      </w:r>
    </w:p>
  </w:endnote>
  <w:endnote w:type="continuationSeparator" w:id="0">
    <w:p w14:paraId="02D943D3" w14:textId="77777777" w:rsidR="0017372E" w:rsidRDefault="0017372E"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301F06" w:rsidRDefault="00301F06">
    <w:pPr>
      <w:pStyle w:val="Rodap"/>
      <w:jc w:val="center"/>
      <w:rPr>
        <w:ins w:id="1760" w:author="granix pacheco" w:date="2016-02-08T10:54:00Z"/>
        <w:caps/>
        <w:color w:val="5B9BD5" w:themeColor="accent1"/>
      </w:rPr>
    </w:pPr>
    <w:ins w:id="1761"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C17068">
      <w:rPr>
        <w:caps/>
        <w:noProof/>
        <w:color w:val="5B9BD5" w:themeColor="accent1"/>
      </w:rPr>
      <w:t>41</w:t>
    </w:r>
    <w:ins w:id="1762" w:author="granix pacheco" w:date="2016-02-08T10:54:00Z">
      <w:r>
        <w:rPr>
          <w:caps/>
          <w:color w:val="5B9BD5" w:themeColor="accent1"/>
        </w:rPr>
        <w:fldChar w:fldCharType="end"/>
      </w:r>
    </w:ins>
  </w:p>
  <w:p w14:paraId="0E61F274" w14:textId="0E62F41A" w:rsidR="00301F06" w:rsidRDefault="00301F0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E42EB6" w14:textId="77777777" w:rsidR="0017372E" w:rsidRDefault="0017372E" w:rsidP="00185177">
      <w:pPr>
        <w:spacing w:after="0" w:line="240" w:lineRule="auto"/>
      </w:pPr>
      <w:r>
        <w:separator/>
      </w:r>
    </w:p>
  </w:footnote>
  <w:footnote w:type="continuationSeparator" w:id="0">
    <w:p w14:paraId="4D915FCA" w14:textId="77777777" w:rsidR="0017372E" w:rsidRDefault="0017372E"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3B69BF"/>
    <w:multiLevelType w:val="multilevel"/>
    <w:tmpl w:val="2A9AD77A"/>
    <w:lvl w:ilvl="0">
      <w:start w:val="4"/>
      <w:numFmt w:val="decimal"/>
      <w:lvlText w:val="%1"/>
      <w:lvlJc w:val="left"/>
      <w:pPr>
        <w:ind w:left="645" w:hanging="645"/>
      </w:pPr>
      <w:rPr>
        <w:rFonts w:ascii="Times New Roman" w:hAnsi="Times New Roman" w:cs="Times New Roman" w:hint="default"/>
        <w:sz w:val="32"/>
      </w:rPr>
    </w:lvl>
    <w:lvl w:ilvl="1">
      <w:start w:val="2"/>
      <w:numFmt w:val="decimal"/>
      <w:lvlText w:val="%1.%2"/>
      <w:lvlJc w:val="left"/>
      <w:pPr>
        <w:ind w:left="645" w:hanging="645"/>
      </w:pPr>
      <w:rPr>
        <w:rFonts w:ascii="Times New Roman" w:hAnsi="Times New Roman" w:cs="Times New Roman" w:hint="default"/>
        <w:sz w:val="32"/>
      </w:rPr>
    </w:lvl>
    <w:lvl w:ilvl="2">
      <w:start w:val="6"/>
      <w:numFmt w:val="decimal"/>
      <w:lvlText w:val="%1.%2.%3"/>
      <w:lvlJc w:val="left"/>
      <w:pPr>
        <w:ind w:left="720" w:hanging="720"/>
      </w:pPr>
      <w:rPr>
        <w:rFonts w:ascii="Times New Roman" w:hAnsi="Times New Roman" w:cs="Times New Roman" w:hint="default"/>
        <w:sz w:val="32"/>
      </w:rPr>
    </w:lvl>
    <w:lvl w:ilvl="3">
      <w:start w:val="1"/>
      <w:numFmt w:val="decimal"/>
      <w:lvlText w:val="%1.%2.%3.%4"/>
      <w:lvlJc w:val="left"/>
      <w:pPr>
        <w:ind w:left="1080" w:hanging="1080"/>
      </w:pPr>
      <w:rPr>
        <w:rFonts w:ascii="Times New Roman" w:hAnsi="Times New Roman" w:cs="Times New Roman" w:hint="default"/>
        <w:sz w:val="32"/>
      </w:rPr>
    </w:lvl>
    <w:lvl w:ilvl="4">
      <w:start w:val="1"/>
      <w:numFmt w:val="decimal"/>
      <w:lvlText w:val="%1.%2.%3.%4.%5"/>
      <w:lvlJc w:val="left"/>
      <w:pPr>
        <w:ind w:left="1080" w:hanging="1080"/>
      </w:pPr>
      <w:rPr>
        <w:rFonts w:ascii="Times New Roman" w:hAnsi="Times New Roman" w:cs="Times New Roman" w:hint="default"/>
        <w:sz w:val="32"/>
      </w:rPr>
    </w:lvl>
    <w:lvl w:ilvl="5">
      <w:start w:val="1"/>
      <w:numFmt w:val="decimal"/>
      <w:lvlText w:val="%1.%2.%3.%4.%5.%6"/>
      <w:lvlJc w:val="left"/>
      <w:pPr>
        <w:ind w:left="1440" w:hanging="1440"/>
      </w:pPr>
      <w:rPr>
        <w:rFonts w:ascii="Times New Roman" w:hAnsi="Times New Roman" w:cs="Times New Roman" w:hint="default"/>
        <w:sz w:val="32"/>
      </w:rPr>
    </w:lvl>
    <w:lvl w:ilvl="6">
      <w:start w:val="1"/>
      <w:numFmt w:val="decimal"/>
      <w:lvlText w:val="%1.%2.%3.%4.%5.%6.%7"/>
      <w:lvlJc w:val="left"/>
      <w:pPr>
        <w:ind w:left="1440" w:hanging="1440"/>
      </w:pPr>
      <w:rPr>
        <w:rFonts w:ascii="Times New Roman" w:hAnsi="Times New Roman" w:cs="Times New Roman" w:hint="default"/>
        <w:sz w:val="32"/>
      </w:rPr>
    </w:lvl>
    <w:lvl w:ilvl="7">
      <w:start w:val="1"/>
      <w:numFmt w:val="decimal"/>
      <w:lvlText w:val="%1.%2.%3.%4.%5.%6.%7.%8"/>
      <w:lvlJc w:val="left"/>
      <w:pPr>
        <w:ind w:left="1800" w:hanging="1800"/>
      </w:pPr>
      <w:rPr>
        <w:rFonts w:ascii="Times New Roman" w:hAnsi="Times New Roman" w:cs="Times New Roman" w:hint="default"/>
        <w:sz w:val="32"/>
      </w:rPr>
    </w:lvl>
    <w:lvl w:ilvl="8">
      <w:start w:val="1"/>
      <w:numFmt w:val="decimal"/>
      <w:lvlText w:val="%1.%2.%3.%4.%5.%6.%7.%8.%9"/>
      <w:lvlJc w:val="left"/>
      <w:pPr>
        <w:ind w:left="1800" w:hanging="1800"/>
      </w:pPr>
      <w:rPr>
        <w:rFonts w:ascii="Times New Roman" w:hAnsi="Times New Roman" w:cs="Times New Roman" w:hint="default"/>
        <w:sz w:val="32"/>
      </w:rPr>
    </w:lvl>
  </w:abstractNum>
  <w:abstractNum w:abstractNumId="6"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8"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9"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105A6E3C"/>
    <w:multiLevelType w:val="multilevel"/>
    <w:tmpl w:val="F7D07320"/>
    <w:lvl w:ilvl="0">
      <w:start w:val="10"/>
      <w:numFmt w:val="decimal"/>
      <w:lvlText w:val="%1."/>
      <w:lvlJc w:val="left"/>
      <w:pPr>
        <w:ind w:left="810" w:hanging="360"/>
      </w:pPr>
      <w:rPr>
        <w:rFonts w:hint="default"/>
        <w:b/>
      </w:rPr>
    </w:lvl>
    <w:lvl w:ilvl="1">
      <w:start w:val="1"/>
      <w:numFmt w:val="decimal"/>
      <w:isLgl/>
      <w:lvlText w:val="%1.%2"/>
      <w:lvlJc w:val="left"/>
      <w:pPr>
        <w:ind w:left="1170" w:hanging="360"/>
      </w:pPr>
      <w:rPr>
        <w:rFonts w:hint="default"/>
        <w:b/>
        <w:sz w:val="32"/>
        <w:szCs w:val="32"/>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3"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10F81E91"/>
    <w:multiLevelType w:val="hybridMultilevel"/>
    <w:tmpl w:val="C75CA7B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7"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9"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2"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C43F1A"/>
    <w:multiLevelType w:val="hybridMultilevel"/>
    <w:tmpl w:val="2AF8CD8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4"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8"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9" w15:restartNumberingAfterBreak="0">
    <w:nsid w:val="1CD135A5"/>
    <w:multiLevelType w:val="multilevel"/>
    <w:tmpl w:val="9B48882E"/>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1E8E5A19"/>
    <w:multiLevelType w:val="hybridMultilevel"/>
    <w:tmpl w:val="7D84D1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5"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8"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CD7737F"/>
    <w:multiLevelType w:val="hybridMultilevel"/>
    <w:tmpl w:val="300EE4D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5"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7"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1"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26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BF23D1"/>
    <w:multiLevelType w:val="hybridMultilevel"/>
    <w:tmpl w:val="75C20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8" w15:restartNumberingAfterBreak="0">
    <w:nsid w:val="452E35D2"/>
    <w:multiLevelType w:val="multilevel"/>
    <w:tmpl w:val="A58EDA1E"/>
    <w:lvl w:ilvl="0">
      <w:start w:val="1"/>
      <w:numFmt w:val="decimal"/>
      <w:lvlText w:val="%1."/>
      <w:lvlJc w:val="left"/>
      <w:pPr>
        <w:ind w:left="360" w:hanging="360"/>
      </w:pPr>
      <w:rPr>
        <w:b/>
        <w:sz w:val="36"/>
        <w:szCs w:val="36"/>
        <w:u w:val="none"/>
      </w:r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2"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64"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5"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6"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9C51ADC"/>
    <w:multiLevelType w:val="hybridMultilevel"/>
    <w:tmpl w:val="2390B3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9"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15:restartNumberingAfterBreak="0">
    <w:nsid w:val="5C2A09B3"/>
    <w:multiLevelType w:val="hybridMultilevel"/>
    <w:tmpl w:val="734EE36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71"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2"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3"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8" w15:restartNumberingAfterBreak="0">
    <w:nsid w:val="67C968AB"/>
    <w:multiLevelType w:val="multilevel"/>
    <w:tmpl w:val="85F452AE"/>
    <w:lvl w:ilvl="0">
      <w:start w:val="4"/>
      <w:numFmt w:val="decimal"/>
      <w:lvlText w:val="%1."/>
      <w:lvlJc w:val="left"/>
      <w:pPr>
        <w:ind w:left="960" w:hanging="960"/>
      </w:pPr>
      <w:rPr>
        <w:rFonts w:hint="default"/>
      </w:rPr>
    </w:lvl>
    <w:lvl w:ilvl="1">
      <w:start w:val="2"/>
      <w:numFmt w:val="decimal"/>
      <w:lvlText w:val="%1.%2."/>
      <w:lvlJc w:val="left"/>
      <w:pPr>
        <w:ind w:left="1536" w:hanging="960"/>
      </w:pPr>
      <w:rPr>
        <w:rFonts w:hint="default"/>
      </w:rPr>
    </w:lvl>
    <w:lvl w:ilvl="2">
      <w:start w:val="6"/>
      <w:numFmt w:val="decimal"/>
      <w:lvlText w:val="%1.%2.%3."/>
      <w:lvlJc w:val="left"/>
      <w:pPr>
        <w:ind w:left="2112" w:hanging="960"/>
      </w:pPr>
      <w:rPr>
        <w:rFonts w:hint="default"/>
      </w:rPr>
    </w:lvl>
    <w:lvl w:ilvl="3">
      <w:start w:val="2"/>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79" w15:restartNumberingAfterBreak="0">
    <w:nsid w:val="68246996"/>
    <w:multiLevelType w:val="hybridMultilevel"/>
    <w:tmpl w:val="388A72EA"/>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0"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82"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1A75503"/>
    <w:multiLevelType w:val="multilevel"/>
    <w:tmpl w:val="4E244A88"/>
    <w:lvl w:ilvl="0">
      <w:start w:val="5"/>
      <w:numFmt w:val="decimal"/>
      <w:lvlText w:val="%1"/>
      <w:lvlJc w:val="left"/>
      <w:pPr>
        <w:ind w:left="645" w:hanging="645"/>
      </w:pPr>
      <w:rPr>
        <w:rFonts w:hint="default"/>
      </w:rPr>
    </w:lvl>
    <w:lvl w:ilvl="1">
      <w:start w:val="2"/>
      <w:numFmt w:val="decimal"/>
      <w:lvlText w:val="%1.%2"/>
      <w:lvlJc w:val="left"/>
      <w:pPr>
        <w:ind w:left="150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85"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6"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9"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0"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91"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2"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94"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216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5"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7"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29"/>
  </w:num>
  <w:num w:numId="3">
    <w:abstractNumId w:val="2"/>
  </w:num>
  <w:num w:numId="4">
    <w:abstractNumId w:val="9"/>
  </w:num>
  <w:num w:numId="5">
    <w:abstractNumId w:val="61"/>
  </w:num>
  <w:num w:numId="6">
    <w:abstractNumId w:val="13"/>
  </w:num>
  <w:num w:numId="7">
    <w:abstractNumId w:val="60"/>
  </w:num>
  <w:num w:numId="8">
    <w:abstractNumId w:val="42"/>
  </w:num>
  <w:num w:numId="9">
    <w:abstractNumId w:val="62"/>
  </w:num>
  <w:num w:numId="10">
    <w:abstractNumId w:val="98"/>
  </w:num>
  <w:num w:numId="11">
    <w:abstractNumId w:val="4"/>
  </w:num>
  <w:num w:numId="12">
    <w:abstractNumId w:val="47"/>
  </w:num>
  <w:num w:numId="13">
    <w:abstractNumId w:val="45"/>
  </w:num>
  <w:num w:numId="14">
    <w:abstractNumId w:val="39"/>
  </w:num>
  <w:num w:numId="15">
    <w:abstractNumId w:val="76"/>
  </w:num>
  <w:num w:numId="16">
    <w:abstractNumId w:val="80"/>
  </w:num>
  <w:num w:numId="17">
    <w:abstractNumId w:val="87"/>
  </w:num>
  <w:num w:numId="18">
    <w:abstractNumId w:val="66"/>
  </w:num>
  <w:num w:numId="19">
    <w:abstractNumId w:val="1"/>
  </w:num>
  <w:num w:numId="20">
    <w:abstractNumId w:val="38"/>
  </w:num>
  <w:num w:numId="21">
    <w:abstractNumId w:val="48"/>
  </w:num>
  <w:num w:numId="22">
    <w:abstractNumId w:val="59"/>
  </w:num>
  <w:num w:numId="23">
    <w:abstractNumId w:val="55"/>
  </w:num>
  <w:num w:numId="24">
    <w:abstractNumId w:val="49"/>
  </w:num>
  <w:num w:numId="25">
    <w:abstractNumId w:val="71"/>
  </w:num>
  <w:num w:numId="26">
    <w:abstractNumId w:val="36"/>
  </w:num>
  <w:num w:numId="27">
    <w:abstractNumId w:val="50"/>
  </w:num>
  <w:num w:numId="28">
    <w:abstractNumId w:val="17"/>
  </w:num>
  <w:num w:numId="29">
    <w:abstractNumId w:val="19"/>
  </w:num>
  <w:num w:numId="30">
    <w:abstractNumId w:val="28"/>
  </w:num>
  <w:num w:numId="31">
    <w:abstractNumId w:val="46"/>
  </w:num>
  <w:num w:numId="32">
    <w:abstractNumId w:val="57"/>
  </w:num>
  <w:num w:numId="33">
    <w:abstractNumId w:val="64"/>
  </w:num>
  <w:num w:numId="34">
    <w:abstractNumId w:val="90"/>
  </w:num>
  <w:num w:numId="35">
    <w:abstractNumId w:val="34"/>
  </w:num>
  <w:num w:numId="36">
    <w:abstractNumId w:val="59"/>
  </w:num>
  <w:num w:numId="37">
    <w:abstractNumId w:val="33"/>
  </w:num>
  <w:num w:numId="38">
    <w:abstractNumId w:val="86"/>
  </w:num>
  <w:num w:numId="39">
    <w:abstractNumId w:val="75"/>
  </w:num>
  <w:num w:numId="40">
    <w:abstractNumId w:val="10"/>
  </w:num>
  <w:num w:numId="41">
    <w:abstractNumId w:val="58"/>
  </w:num>
  <w:num w:numId="42">
    <w:abstractNumId w:val="25"/>
  </w:num>
  <w:num w:numId="43">
    <w:abstractNumId w:val="15"/>
  </w:num>
  <w:num w:numId="44">
    <w:abstractNumId w:val="67"/>
  </w:num>
  <w:num w:numId="45">
    <w:abstractNumId w:val="74"/>
  </w:num>
  <w:num w:numId="46">
    <w:abstractNumId w:val="73"/>
  </w:num>
  <w:num w:numId="47">
    <w:abstractNumId w:val="82"/>
  </w:num>
  <w:num w:numId="48">
    <w:abstractNumId w:val="26"/>
  </w:num>
  <w:num w:numId="49">
    <w:abstractNumId w:val="97"/>
  </w:num>
  <w:num w:numId="50">
    <w:abstractNumId w:val="31"/>
  </w:num>
  <w:num w:numId="51">
    <w:abstractNumId w:val="41"/>
  </w:num>
  <w:num w:numId="52">
    <w:abstractNumId w:val="54"/>
  </w:num>
  <w:num w:numId="53">
    <w:abstractNumId w:val="21"/>
  </w:num>
  <w:num w:numId="54">
    <w:abstractNumId w:val="77"/>
  </w:num>
  <w:num w:numId="55">
    <w:abstractNumId w:val="88"/>
  </w:num>
  <w:num w:numId="56">
    <w:abstractNumId w:val="37"/>
  </w:num>
  <w:num w:numId="57">
    <w:abstractNumId w:val="83"/>
  </w:num>
  <w:num w:numId="58">
    <w:abstractNumId w:val="52"/>
  </w:num>
  <w:num w:numId="59">
    <w:abstractNumId w:val="35"/>
  </w:num>
  <w:num w:numId="60">
    <w:abstractNumId w:val="53"/>
  </w:num>
  <w:num w:numId="61">
    <w:abstractNumId w:val="20"/>
  </w:num>
  <w:num w:numId="62">
    <w:abstractNumId w:val="40"/>
  </w:num>
  <w:num w:numId="63">
    <w:abstractNumId w:val="85"/>
  </w:num>
  <w:num w:numId="64">
    <w:abstractNumId w:val="16"/>
  </w:num>
  <w:num w:numId="65">
    <w:abstractNumId w:val="65"/>
  </w:num>
  <w:num w:numId="66">
    <w:abstractNumId w:val="94"/>
  </w:num>
  <w:num w:numId="67">
    <w:abstractNumId w:val="96"/>
  </w:num>
  <w:num w:numId="68">
    <w:abstractNumId w:val="51"/>
  </w:num>
  <w:num w:numId="69">
    <w:abstractNumId w:val="72"/>
  </w:num>
  <w:num w:numId="70">
    <w:abstractNumId w:val="0"/>
  </w:num>
  <w:num w:numId="71">
    <w:abstractNumId w:val="93"/>
  </w:num>
  <w:num w:numId="72">
    <w:abstractNumId w:val="63"/>
  </w:num>
  <w:num w:numId="73">
    <w:abstractNumId w:val="89"/>
  </w:num>
  <w:num w:numId="74">
    <w:abstractNumId w:val="69"/>
  </w:num>
  <w:num w:numId="75">
    <w:abstractNumId w:val="7"/>
  </w:num>
  <w:num w:numId="76">
    <w:abstractNumId w:val="92"/>
  </w:num>
  <w:num w:numId="77">
    <w:abstractNumId w:val="32"/>
  </w:num>
  <w:num w:numId="78">
    <w:abstractNumId w:val="81"/>
  </w:num>
  <w:num w:numId="79">
    <w:abstractNumId w:val="24"/>
  </w:num>
  <w:num w:numId="80">
    <w:abstractNumId w:val="91"/>
  </w:num>
  <w:num w:numId="81">
    <w:abstractNumId w:val="18"/>
  </w:num>
  <w:num w:numId="82">
    <w:abstractNumId w:val="44"/>
  </w:num>
  <w:num w:numId="83">
    <w:abstractNumId w:val="11"/>
  </w:num>
  <w:num w:numId="84">
    <w:abstractNumId w:val="8"/>
  </w:num>
  <w:num w:numId="85">
    <w:abstractNumId w:val="3"/>
  </w:num>
  <w:num w:numId="86">
    <w:abstractNumId w:val="95"/>
  </w:num>
  <w:num w:numId="87">
    <w:abstractNumId w:val="27"/>
  </w:num>
  <w:num w:numId="88">
    <w:abstractNumId w:val="6"/>
  </w:num>
  <w:num w:numId="89">
    <w:abstractNumId w:val="12"/>
  </w:num>
  <w:num w:numId="90">
    <w:abstractNumId w:val="70"/>
  </w:num>
  <w:num w:numId="91">
    <w:abstractNumId w:val="23"/>
  </w:num>
  <w:num w:numId="92">
    <w:abstractNumId w:val="56"/>
  </w:num>
  <w:num w:numId="93">
    <w:abstractNumId w:val="30"/>
  </w:num>
  <w:num w:numId="94">
    <w:abstractNumId w:val="84"/>
  </w:num>
  <w:num w:numId="95">
    <w:abstractNumId w:val="43"/>
  </w:num>
  <w:num w:numId="96">
    <w:abstractNumId w:val="68"/>
  </w:num>
  <w:num w:numId="97">
    <w:abstractNumId w:val="79"/>
  </w:num>
  <w:num w:numId="98">
    <w:abstractNumId w:val="14"/>
  </w:num>
  <w:num w:numId="99">
    <w:abstractNumId w:val="5"/>
  </w:num>
  <w:num w:numId="100">
    <w:abstractNumId w:val="78"/>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C37F2"/>
    <w:rsid w:val="000E1526"/>
    <w:rsid w:val="00100F3D"/>
    <w:rsid w:val="00103906"/>
    <w:rsid w:val="00105911"/>
    <w:rsid w:val="00106C1F"/>
    <w:rsid w:val="00111108"/>
    <w:rsid w:val="0011237B"/>
    <w:rsid w:val="001136EC"/>
    <w:rsid w:val="00125819"/>
    <w:rsid w:val="00131498"/>
    <w:rsid w:val="00131616"/>
    <w:rsid w:val="00140619"/>
    <w:rsid w:val="00140C6A"/>
    <w:rsid w:val="00143881"/>
    <w:rsid w:val="001447E3"/>
    <w:rsid w:val="00144A58"/>
    <w:rsid w:val="001508B9"/>
    <w:rsid w:val="00161233"/>
    <w:rsid w:val="00162D2F"/>
    <w:rsid w:val="001653E0"/>
    <w:rsid w:val="0017002B"/>
    <w:rsid w:val="00170C77"/>
    <w:rsid w:val="0017119E"/>
    <w:rsid w:val="0017372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05D7"/>
    <w:rsid w:val="001D7DCF"/>
    <w:rsid w:val="001E2DEC"/>
    <w:rsid w:val="001E34F4"/>
    <w:rsid w:val="001E4580"/>
    <w:rsid w:val="001E46D2"/>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63358"/>
    <w:rsid w:val="00270F59"/>
    <w:rsid w:val="00272227"/>
    <w:rsid w:val="00280739"/>
    <w:rsid w:val="00297356"/>
    <w:rsid w:val="002A01B2"/>
    <w:rsid w:val="002B1FB8"/>
    <w:rsid w:val="002B5794"/>
    <w:rsid w:val="002C27B0"/>
    <w:rsid w:val="002C6247"/>
    <w:rsid w:val="002C7A05"/>
    <w:rsid w:val="002D4E85"/>
    <w:rsid w:val="002D689B"/>
    <w:rsid w:val="002E078D"/>
    <w:rsid w:val="002E0F1F"/>
    <w:rsid w:val="002E0FAB"/>
    <w:rsid w:val="002F0B8B"/>
    <w:rsid w:val="002F7C05"/>
    <w:rsid w:val="0030141A"/>
    <w:rsid w:val="00301F06"/>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0D6"/>
    <w:rsid w:val="0037767A"/>
    <w:rsid w:val="003778BF"/>
    <w:rsid w:val="0038464B"/>
    <w:rsid w:val="00385CC7"/>
    <w:rsid w:val="0039751D"/>
    <w:rsid w:val="003A397E"/>
    <w:rsid w:val="003A41DB"/>
    <w:rsid w:val="003B034C"/>
    <w:rsid w:val="003B0374"/>
    <w:rsid w:val="003B0BB0"/>
    <w:rsid w:val="003B25A9"/>
    <w:rsid w:val="003B4769"/>
    <w:rsid w:val="003C1F7A"/>
    <w:rsid w:val="003D350D"/>
    <w:rsid w:val="003D7294"/>
    <w:rsid w:val="003D7F2E"/>
    <w:rsid w:val="003E483A"/>
    <w:rsid w:val="003E72D2"/>
    <w:rsid w:val="003F004E"/>
    <w:rsid w:val="003F35D5"/>
    <w:rsid w:val="003F59E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C1594"/>
    <w:rsid w:val="004D2856"/>
    <w:rsid w:val="004D2DEA"/>
    <w:rsid w:val="004D2F72"/>
    <w:rsid w:val="004E1A4D"/>
    <w:rsid w:val="004E4E44"/>
    <w:rsid w:val="004F185B"/>
    <w:rsid w:val="004F396B"/>
    <w:rsid w:val="004F3B62"/>
    <w:rsid w:val="004F5BF5"/>
    <w:rsid w:val="00501DF8"/>
    <w:rsid w:val="00503E40"/>
    <w:rsid w:val="00505490"/>
    <w:rsid w:val="00507E45"/>
    <w:rsid w:val="00507F3C"/>
    <w:rsid w:val="00521921"/>
    <w:rsid w:val="00521C00"/>
    <w:rsid w:val="005332AE"/>
    <w:rsid w:val="00533593"/>
    <w:rsid w:val="00541895"/>
    <w:rsid w:val="00542148"/>
    <w:rsid w:val="005437FE"/>
    <w:rsid w:val="00543CC9"/>
    <w:rsid w:val="0055118A"/>
    <w:rsid w:val="005533D5"/>
    <w:rsid w:val="005545FA"/>
    <w:rsid w:val="00555B8E"/>
    <w:rsid w:val="00556F37"/>
    <w:rsid w:val="00556FCB"/>
    <w:rsid w:val="00560A3D"/>
    <w:rsid w:val="00561367"/>
    <w:rsid w:val="00561B7A"/>
    <w:rsid w:val="0056468A"/>
    <w:rsid w:val="005648C7"/>
    <w:rsid w:val="005709F2"/>
    <w:rsid w:val="0059787C"/>
    <w:rsid w:val="005979C4"/>
    <w:rsid w:val="005A0323"/>
    <w:rsid w:val="005A121E"/>
    <w:rsid w:val="005A1912"/>
    <w:rsid w:val="005A21B0"/>
    <w:rsid w:val="005A3ABA"/>
    <w:rsid w:val="005A71A9"/>
    <w:rsid w:val="005B73EA"/>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48E"/>
    <w:rsid w:val="006548AB"/>
    <w:rsid w:val="0066183D"/>
    <w:rsid w:val="006652F7"/>
    <w:rsid w:val="00665BFA"/>
    <w:rsid w:val="00665E1D"/>
    <w:rsid w:val="006731F4"/>
    <w:rsid w:val="0068365C"/>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1A8"/>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0FB8"/>
    <w:rsid w:val="007821C7"/>
    <w:rsid w:val="007C3E7A"/>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164E"/>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C5792"/>
    <w:rsid w:val="008D4450"/>
    <w:rsid w:val="008D6EAD"/>
    <w:rsid w:val="008D71FD"/>
    <w:rsid w:val="008D7DC7"/>
    <w:rsid w:val="008F00E0"/>
    <w:rsid w:val="008F4ACE"/>
    <w:rsid w:val="00900EAB"/>
    <w:rsid w:val="00901A49"/>
    <w:rsid w:val="00905942"/>
    <w:rsid w:val="009068EB"/>
    <w:rsid w:val="00907C3C"/>
    <w:rsid w:val="0091094F"/>
    <w:rsid w:val="0091249D"/>
    <w:rsid w:val="00913DFB"/>
    <w:rsid w:val="00914F16"/>
    <w:rsid w:val="009156BD"/>
    <w:rsid w:val="009230C6"/>
    <w:rsid w:val="00925004"/>
    <w:rsid w:val="009255BA"/>
    <w:rsid w:val="0093081A"/>
    <w:rsid w:val="009413A6"/>
    <w:rsid w:val="00950B1D"/>
    <w:rsid w:val="00967D4D"/>
    <w:rsid w:val="00970BBB"/>
    <w:rsid w:val="009733F6"/>
    <w:rsid w:val="009749B0"/>
    <w:rsid w:val="00975EA1"/>
    <w:rsid w:val="00984632"/>
    <w:rsid w:val="00985B49"/>
    <w:rsid w:val="00992D23"/>
    <w:rsid w:val="009A006E"/>
    <w:rsid w:val="009A17DC"/>
    <w:rsid w:val="009A3200"/>
    <w:rsid w:val="009A6BD2"/>
    <w:rsid w:val="009C1A64"/>
    <w:rsid w:val="009C5EA6"/>
    <w:rsid w:val="009D042F"/>
    <w:rsid w:val="009D1FA1"/>
    <w:rsid w:val="009D340F"/>
    <w:rsid w:val="009E1512"/>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36FD"/>
    <w:rsid w:val="00C00A6F"/>
    <w:rsid w:val="00C039C3"/>
    <w:rsid w:val="00C16EA5"/>
    <w:rsid w:val="00C17068"/>
    <w:rsid w:val="00C23A32"/>
    <w:rsid w:val="00C25799"/>
    <w:rsid w:val="00C47ED9"/>
    <w:rsid w:val="00C50334"/>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E52FE"/>
    <w:rsid w:val="00CF0C9A"/>
    <w:rsid w:val="00CF5F27"/>
    <w:rsid w:val="00D02F94"/>
    <w:rsid w:val="00D0691F"/>
    <w:rsid w:val="00D07FB9"/>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2D7"/>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1.gif"/><Relationship Id="rId47" Type="http://schemas.openxmlformats.org/officeDocument/2006/relationships/image" Target="media/image24.png"/><Relationship Id="rId63" Type="http://schemas.openxmlformats.org/officeDocument/2006/relationships/hyperlink" Target="https://www.google.com.br/url?sa=i&amp;rct=j&amp;q=&amp;esrc=s&amp;source=images&amp;cd=&amp;cad=rja&amp;uact=8&amp;ved=0ahUKEwijncr705bLAhVGC5AKHSdJCDgQjRwIBw&amp;url=http://www.tecnologiadoglobo.com/2013/07/o-que-sao-variaveis-binarias/&amp;psig=AFQjCNFYQr54GcJ1kobW9sRtz7hcgTj76g&amp;ust=1456617773508482" TargetMode="External"/><Relationship Id="rId68" Type="http://schemas.openxmlformats.org/officeDocument/2006/relationships/image" Target="media/image35.jpeg"/><Relationship Id="rId84"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89" Type="http://schemas.openxmlformats.org/officeDocument/2006/relationships/image" Target="media/image47.jpeg"/><Relationship Id="rId112" Type="http://schemas.openxmlformats.org/officeDocument/2006/relationships/image" Target="media/image61.gif"/><Relationship Id="rId16" Type="http://schemas.openxmlformats.org/officeDocument/2006/relationships/image" Target="media/image6.png"/><Relationship Id="rId107" Type="http://schemas.openxmlformats.org/officeDocument/2006/relationships/image" Target="media/image58.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hyperlink" Target="http://www.infoescola.com/fisica/carga-eletrica/" TargetMode="External"/><Relationship Id="rId53" Type="http://schemas.openxmlformats.org/officeDocument/2006/relationships/image" Target="media/image27.jpeg"/><Relationship Id="rId58" Type="http://schemas.openxmlformats.org/officeDocument/2006/relationships/image" Target="media/image30.jpeg"/><Relationship Id="rId66" Type="http://schemas.openxmlformats.org/officeDocument/2006/relationships/image" Target="media/image34.jpeg"/><Relationship Id="rId74" Type="http://schemas.openxmlformats.org/officeDocument/2006/relationships/image" Target="media/image39.jpeg"/><Relationship Id="rId79" Type="http://schemas.openxmlformats.org/officeDocument/2006/relationships/image" Target="media/image42.jpeg"/><Relationship Id="rId87" Type="http://schemas.openxmlformats.org/officeDocument/2006/relationships/image" Target="media/image46.jpeg"/><Relationship Id="rId102" Type="http://schemas.openxmlformats.org/officeDocument/2006/relationships/image" Target="media/image55.jpeg"/><Relationship Id="rId110"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115"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ww.google.com.br/url?sa=i&amp;rct=j&amp;q=&amp;esrc=s&amp;source=images&amp;cd=&amp;cad=rja&amp;uact=8&amp;ved=0ahUKEwiJscH60pbLAhXDj5AKHZXzDw8QjRwIBw&amp;url=http://www.tecnologiadoglobo.com/2013/07/o-que-sao-variaveis-binarias/&amp;psig=AFQjCNFYQr54GcJ1kobW9sRtz7hcgTj76g&amp;ust=1456617773508482" TargetMode="External"/><Relationship Id="rId82"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90" Type="http://schemas.openxmlformats.org/officeDocument/2006/relationships/hyperlink" Target="https://www.google.com.br/url?sa=i&amp;rct=j&amp;q=&amp;esrc=s&amp;source=images&amp;cd=&amp;cad=rja&amp;uact=8&amp;ved=0ahUKEwiWx5anqZbLAhVCUZAKHcUlAe8QjRwIBw&amp;url=http://www.manutencaoesuprimentos.com.br/conteudo/5683-uso-de-uma-bateria-de-nicd/&amp;psig=AFQjCNGl2hdwrveU4zosY94xkpgPZ3MZOQ&amp;ust=1456606737484917" TargetMode="External"/><Relationship Id="rId95" Type="http://schemas.openxmlformats.org/officeDocument/2006/relationships/hyperlink" Target="http://www.electan.com/bateria-polimero-ion-litio-lipo-2000ma-p-3040.html"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8.emf"/><Relationship Id="rId43" Type="http://schemas.openxmlformats.org/officeDocument/2006/relationships/image" Target="media/image22.jpeg"/><Relationship Id="rId48"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56"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64" Type="http://schemas.openxmlformats.org/officeDocument/2006/relationships/image" Target="media/image33.jpeg"/><Relationship Id="rId69"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77" Type="http://schemas.openxmlformats.org/officeDocument/2006/relationships/image" Target="media/image41.png"/><Relationship Id="rId100" Type="http://schemas.openxmlformats.org/officeDocument/2006/relationships/image" Target="media/image53.gif"/><Relationship Id="rId105" Type="http://schemas.openxmlformats.org/officeDocument/2006/relationships/image" Target="media/image57.jpeg"/><Relationship Id="rId113" Type="http://schemas.openxmlformats.org/officeDocument/2006/relationships/footer" Target="footer1.xml"/><Relationship Id="rId8" Type="http://schemas.openxmlformats.org/officeDocument/2006/relationships/hyperlink" Target="http://instructables.com" TargetMode="External"/><Relationship Id="rId51" Type="http://schemas.openxmlformats.org/officeDocument/2006/relationships/image" Target="media/image26.gif"/><Relationship Id="rId72"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80"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85" Type="http://schemas.openxmlformats.org/officeDocument/2006/relationships/image" Target="media/image45.png"/><Relationship Id="rId93" Type="http://schemas.openxmlformats.org/officeDocument/2006/relationships/hyperlink" Target="https://www.google.com.br/url?sa=i&amp;rct=j&amp;q=&amp;esrc=s&amp;source=images&amp;cd=&amp;cad=rja&amp;uact=8&amp;ved=0ahUKEwi3_7-Ir5bLAhXID5AKHaDlCcsQjRwIBw&amp;url=http://portuguese.chinaleadacidbatteries.com/sale-464814-1100mah-charging-lithium-ion-cylindrica-battery-lir-17500-3-7v-for-office-automation.html&amp;psig=AFQjCNHpUakHMO00SGfqoBBkAhhnE9ec4g&amp;ust=1456608319910393" TargetMode="External"/><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diagramQuickStyle" Target="diagrams/quickStyle1.xml"/><Relationship Id="rId46" Type="http://schemas.openxmlformats.org/officeDocument/2006/relationships/hyperlink" Target="https://pt.wikipedia.org/wiki/Ficheiro:Photoresistor.svg" TargetMode="External"/><Relationship Id="rId59"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67"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103" Type="http://schemas.openxmlformats.org/officeDocument/2006/relationships/image" Target="media/image56.png"/><Relationship Id="rId108" Type="http://schemas.openxmlformats.org/officeDocument/2006/relationships/hyperlink" Target="http://produto.mercadolivre.com.br/MLB-719927626-10-cabos-fio-jumper-machomacho-20cm-protoboard-arduino-pic-_JM" TargetMode="External"/><Relationship Id="rId116" Type="http://schemas.openxmlformats.org/officeDocument/2006/relationships/theme" Target="theme/theme1.xml"/><Relationship Id="rId20" Type="http://schemas.openxmlformats.org/officeDocument/2006/relationships/hyperlink" Target="http://fritzing.org/home/" TargetMode="External"/><Relationship Id="rId41"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54" Type="http://schemas.openxmlformats.org/officeDocument/2006/relationships/hyperlink" Target="https://en.wikipedia.org/wiki/File:BuzzerSymbol.png" TargetMode="External"/><Relationship Id="rId62" Type="http://schemas.openxmlformats.org/officeDocument/2006/relationships/image" Target="media/image32.jpeg"/><Relationship Id="rId70" Type="http://schemas.openxmlformats.org/officeDocument/2006/relationships/image" Target="media/image36.jpeg"/><Relationship Id="rId75" Type="http://schemas.openxmlformats.org/officeDocument/2006/relationships/image" Target="media/image40.jpeg"/><Relationship Id="rId83" Type="http://schemas.openxmlformats.org/officeDocument/2006/relationships/image" Target="media/image44.jpeg"/><Relationship Id="rId88" Type="http://schemas.openxmlformats.org/officeDocument/2006/relationships/hyperlink" Target="https://www.google.com.br/url?sa=i&amp;rct=j&amp;q=&amp;esrc=s&amp;source=images&amp;cd=&amp;cad=rja&amp;uact=8&amp;ved=0ahUKEwjH5srsppbLAhXBgZAKHaKSB4sQjRwIBw&amp;url=http://www.multiprat-k.com.br/esporte-e-lazer/pilhas-e-baterias/bateria-para-telefone-sem-fio-2-4v-300mah-plug-universal.html&amp;psig=AFQjCNHqiMpiJP0KowBldu9MPFmHOIC0kg&amp;ust=1456605910876506" TargetMode="External"/><Relationship Id="rId91" Type="http://schemas.openxmlformats.org/officeDocument/2006/relationships/image" Target="media/image48.jpeg"/><Relationship Id="rId96" Type="http://schemas.openxmlformats.org/officeDocument/2006/relationships/image" Target="media/image51.jpeg"/><Relationship Id="rId111"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diagramData" Target="diagrams/data1.xml"/><Relationship Id="rId49" Type="http://schemas.openxmlformats.org/officeDocument/2006/relationships/image" Target="media/image25.jpeg"/><Relationship Id="rId57" Type="http://schemas.openxmlformats.org/officeDocument/2006/relationships/image" Target="media/image29.jpeg"/><Relationship Id="rId106"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github.com/RatosDePC/Ultra" TargetMode="External"/><Relationship Id="rId44" Type="http://schemas.openxmlformats.org/officeDocument/2006/relationships/image" Target="media/image23.jpeg"/><Relationship Id="rId52" Type="http://schemas.openxmlformats.org/officeDocument/2006/relationships/hyperlink" Target="https://www.google.com.br/url?sa=i&amp;rct=j&amp;q=&amp;esrc=s&amp;source=images&amp;cd=&amp;ved=0ahUKEwiducW-oJnLAhXGdh4KHfW_CJ0QjRwIBw&amp;url=http://eletronicos.mercadolivre.com.br/pecas-componentes-eletricos-potenciometros/&amp;bvm=bv.115339255,d.dmo&amp;psig=AFQjCNGuEErGGThXrYua6ZBCaUUm4YOAxg&amp;ust=1456707362725563" TargetMode="External"/><Relationship Id="rId60" Type="http://schemas.openxmlformats.org/officeDocument/2006/relationships/image" Target="media/image31.png"/><Relationship Id="rId65" Type="http://schemas.openxmlformats.org/officeDocument/2006/relationships/hyperlink" Target="http://reprap.mercadoshops.com.br/modulo-rele-canal-para-microcontrolador-pic-arm-arduino-83xJM" TargetMode="External"/><Relationship Id="rId73" Type="http://schemas.openxmlformats.org/officeDocument/2006/relationships/image" Target="media/image38.jpeg"/><Relationship Id="rId78"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81" Type="http://schemas.openxmlformats.org/officeDocument/2006/relationships/image" Target="media/image43.jpeg"/><Relationship Id="rId86"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94" Type="http://schemas.openxmlformats.org/officeDocument/2006/relationships/image" Target="media/image50.jpeg"/><Relationship Id="rId99" Type="http://schemas.openxmlformats.org/officeDocument/2006/relationships/hyperlink" Target="https://www.google.com.br/url?sa=i&amp;rct=j&amp;q=&amp;esrc=s&amp;source=images&amp;cd=&amp;cad=rja&amp;uact=8&amp;ved=0ahUKEwiohumltJbLAhWHW5AKHYCIAS4QjRwIBw&amp;url=http://www.ufrgs.br/eng04030/Aulas/teoria/cap_01/fontesal.htm&amp;bvm=bv.115339255,d.Y2I&amp;psig=AFQjCNFoAVqtEc5p1Fz8hwvJC5v3AFdtdQ&amp;ust=1456609694763014" TargetMode="External"/><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arduino.cc" TargetMode="External"/><Relationship Id="rId13" Type="http://schemas.openxmlformats.org/officeDocument/2006/relationships/hyperlink" Target="http://ratosdepc.github.io/Brino" TargetMode="External"/><Relationship Id="rId1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39" Type="http://schemas.openxmlformats.org/officeDocument/2006/relationships/diagramColors" Target="diagrams/colors1.xml"/><Relationship Id="rId109" Type="http://schemas.openxmlformats.org/officeDocument/2006/relationships/image" Target="media/image59.jpeg"/><Relationship Id="rId34" Type="http://schemas.openxmlformats.org/officeDocument/2006/relationships/customXml" Target="ink/ink1.xml"/><Relationship Id="rId50" Type="http://schemas.openxmlformats.org/officeDocument/2006/relationships/hyperlink" Target="https://www.google.com.br/url?sa=i&amp;rct=j&amp;q=&amp;esrc=s&amp;source=images&amp;cd=&amp;cad=rja&amp;uact=8&amp;ved=0ahUKEwjw-qeZoJnLAhWIlx4KHaJLB6YQjRwIBw&amp;url=http://www.if.ufrgs.br/mpef/mef004/20061/Cesar/Listafotodiodo.html&amp;bvm=bv.115339255,d.dmo&amp;psig=AFQjCNGA-WNJX2Y9zmvdow2FmM49W3r-IQ&amp;ust=1456707366269099" TargetMode="External"/><Relationship Id="rId55" Type="http://schemas.openxmlformats.org/officeDocument/2006/relationships/image" Target="media/image28.png"/><Relationship Id="rId76" Type="http://schemas.openxmlformats.org/officeDocument/2006/relationships/hyperlink" Target="https://www.google.com.br/url?sa=i&amp;rct=j&amp;q=&amp;esrc=s&amp;source=images&amp;cd=&amp;cad=rja&amp;uact=8&amp;ved=0ahUKEwioq_-MspnLAhUD2R4KHZxpCDsQjRwIBw&amp;url=http://microcontrolandos.blogspot.com/2013/09/pic-controle-de-led-rgb-com-pic16f628a.html&amp;bvm=bv.115339255,d.dmo&amp;psig=AFQjCNF_LZC6KkmKZBu4KpTUWbZIAEPFag&amp;ust=1456712235047041" TargetMode="External"/><Relationship Id="rId97" Type="http://schemas.openxmlformats.org/officeDocument/2006/relationships/hyperlink" Target="https://es.wikipedia.org/wiki/Pila_el%C3%A9ctrica" TargetMode="External"/><Relationship Id="rId104" Type="http://schemas.openxmlformats.org/officeDocument/2006/relationships/hyperlink" Target="http://produto.mercadolivre.com.br/MLB-706683459-protoboard-400-pontos-_JM" TargetMode="External"/><Relationship Id="rId7" Type="http://schemas.openxmlformats.org/officeDocument/2006/relationships/endnotes" Target="endnotes.xml"/><Relationship Id="rId71" Type="http://schemas.openxmlformats.org/officeDocument/2006/relationships/image" Target="media/image37.jpe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B4BF42FE-DAEC-4726-8CA3-95D79634BC6F}" type="presOf" srcId="{68F8F1DD-99A4-4431-979A-22BAC611750F}" destId="{8F50BA73-7E3D-4A76-A8D1-C4E588BE2A4A}" srcOrd="0" destOrd="0" presId="urn:microsoft.com/office/officeart/2005/8/layout/hierarchy2"/>
    <dgm:cxn modelId="{C55FDF8E-6E4B-47FF-A123-BDB6B9099C7C}" type="presOf" srcId="{68F8F1DD-99A4-4431-979A-22BAC611750F}" destId="{266BE232-2488-466F-8373-117F4CE7E36B}" srcOrd="1" destOrd="0" presId="urn:microsoft.com/office/officeart/2005/8/layout/hierarchy2"/>
    <dgm:cxn modelId="{C0A03B75-CADC-4F89-8361-1F0B2C4162F3}" type="presOf" srcId="{032961F1-DEC8-454A-87F6-3AD44EECC36F}" destId="{A7E5788F-8B5D-4A8B-BEF2-FAC672DCC272}" srcOrd="0" destOrd="0" presId="urn:microsoft.com/office/officeart/2005/8/layout/hierarchy2"/>
    <dgm:cxn modelId="{2B38BFA6-509F-4C16-8942-FBA1750F7894}" type="presOf" srcId="{032961F1-DEC8-454A-87F6-3AD44EECC36F}" destId="{E0210E23-E8DA-4E1B-8E8F-5D6728A2D323}" srcOrd="1" destOrd="0" presId="urn:microsoft.com/office/officeart/2005/8/layout/hierarchy2"/>
    <dgm:cxn modelId="{44C77750-D99E-4D77-AB7A-B860878872CA}" type="presOf" srcId="{013486B6-1772-4F07-8324-833EF698C2E1}" destId="{888C5F9C-214C-4ECC-A7CF-E4622537C8F2}" srcOrd="0" destOrd="0" presId="urn:microsoft.com/office/officeart/2005/8/layout/hierarchy2"/>
    <dgm:cxn modelId="{587C9E3C-F1F7-422E-A728-CB5A1A51DF1A}" type="presOf" srcId="{C714DD78-CD80-4C77-8ABE-9EE5AA8423DE}" destId="{40FD6B9A-9E05-4AE3-84D5-B7D6372AB9B0}" srcOrd="0" destOrd="0" presId="urn:microsoft.com/office/officeart/2005/8/layout/hierarchy2"/>
    <dgm:cxn modelId="{31CA9BF7-9BE6-4603-AFE7-176D2B50D35D}" type="presOf" srcId="{B43B33D2-549E-4D68-A772-61CD66423E31}" destId="{F5D07AFF-F4F4-4B51-B6BF-ABE58B4D486B}"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A88A1779-7B67-41CD-8236-432B98268B44}" type="presOf" srcId="{11B8D029-77B0-4716-B510-95B883CEFB37}" destId="{DC96E948-8F72-4925-ABD4-9BFEBDC23BD3}" srcOrd="0" destOrd="0" presId="urn:microsoft.com/office/officeart/2005/8/layout/hierarchy2"/>
    <dgm:cxn modelId="{2AD90408-443D-42CF-957F-474C7225ED06}" type="presOf" srcId="{0880B742-76F0-4963-8AF1-435D9815C721}" destId="{DEE6E627-5379-413A-82E0-20B83406172B}"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2ABB7DF8-3CD9-4430-996F-AB753B6907F3}" srcId="{B43B33D2-549E-4D68-A772-61CD66423E31}" destId="{9756563B-F9AB-461C-B971-2C5148F3F624}" srcOrd="0" destOrd="0" parTransId="{032961F1-DEC8-454A-87F6-3AD44EECC36F}" sibTransId="{DCEB0CAB-90F5-4C87-B9E6-337CF61808D8}"/>
    <dgm:cxn modelId="{5FDD618E-ABE9-4354-857A-2A047D5D95A1}" type="presOf" srcId="{9756563B-F9AB-461C-B971-2C5148F3F624}" destId="{B6231D48-FAE1-449F-A0C4-BFFA848F59B6}"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FDAB2EDA-2B1A-4FB5-BE1E-495DEBAE43E0}" type="presOf" srcId="{444C37B6-7B88-430B-B019-17E1EEB537BA}" destId="{55C6918C-E742-4097-AF40-8FDEA221512E}" srcOrd="1" destOrd="0" presId="urn:microsoft.com/office/officeart/2005/8/layout/hierarchy2"/>
    <dgm:cxn modelId="{0BBCC2BC-C919-46E4-8154-895E5D93FCFB}" type="presOf" srcId="{444C37B6-7B88-430B-B019-17E1EEB537BA}" destId="{9A8ED63D-9060-48D9-BC45-DEAFD4C5D8C8}" srcOrd="0" destOrd="0" presId="urn:microsoft.com/office/officeart/2005/8/layout/hierarchy2"/>
    <dgm:cxn modelId="{EE6EDE35-0029-48AB-8B78-FBA603C425A7}" type="presOf" srcId="{30D9AF01-38AF-4E25-BC1B-A9364FA7AC13}" destId="{0DC95E25-AD11-41F1-87FE-9CAB1E740280}" srcOrd="0" destOrd="0" presId="urn:microsoft.com/office/officeart/2005/8/layout/hierarchy2"/>
    <dgm:cxn modelId="{E52BCA26-9068-4B9B-B62D-35E7EE487BD9}" type="presOf" srcId="{0880B742-76F0-4963-8AF1-435D9815C721}" destId="{EB4D5397-00B1-4B26-A631-2177A16D9A09}" srcOrd="1" destOrd="0" presId="urn:microsoft.com/office/officeart/2005/8/layout/hierarchy2"/>
    <dgm:cxn modelId="{30154036-8280-466F-B7E2-EA4F2E335C92}" type="presParOf" srcId="{888C5F9C-214C-4ECC-A7CF-E4622537C8F2}" destId="{5D9E6899-25A1-4732-BB69-60BBF9FECC43}" srcOrd="0" destOrd="0" presId="urn:microsoft.com/office/officeart/2005/8/layout/hierarchy2"/>
    <dgm:cxn modelId="{46FCD846-1E43-4F27-AE93-0C653E4779E6}" type="presParOf" srcId="{5D9E6899-25A1-4732-BB69-60BBF9FECC43}" destId="{40FD6B9A-9E05-4AE3-84D5-B7D6372AB9B0}" srcOrd="0" destOrd="0" presId="urn:microsoft.com/office/officeart/2005/8/layout/hierarchy2"/>
    <dgm:cxn modelId="{7B390CF9-87A5-4C05-9F97-2A0D98B2EB10}" type="presParOf" srcId="{5D9E6899-25A1-4732-BB69-60BBF9FECC43}" destId="{5EE1F969-9820-41C1-ADED-284E7C26FE54}" srcOrd="1" destOrd="0" presId="urn:microsoft.com/office/officeart/2005/8/layout/hierarchy2"/>
    <dgm:cxn modelId="{1C1B5EBA-94B3-4139-8217-4768D5AA7FF3}" type="presParOf" srcId="{5EE1F969-9820-41C1-ADED-284E7C26FE54}" destId="{DEE6E627-5379-413A-82E0-20B83406172B}" srcOrd="0" destOrd="0" presId="urn:microsoft.com/office/officeart/2005/8/layout/hierarchy2"/>
    <dgm:cxn modelId="{16C2199E-05C0-4EE3-97E0-A5D59D255083}" type="presParOf" srcId="{DEE6E627-5379-413A-82E0-20B83406172B}" destId="{EB4D5397-00B1-4B26-A631-2177A16D9A09}" srcOrd="0" destOrd="0" presId="urn:microsoft.com/office/officeart/2005/8/layout/hierarchy2"/>
    <dgm:cxn modelId="{227D8BEC-082E-4BD4-90E8-45C8396D7AA2}" type="presParOf" srcId="{5EE1F969-9820-41C1-ADED-284E7C26FE54}" destId="{8F3F08FB-81D3-40FD-A6B9-E402512A2600}" srcOrd="1" destOrd="0" presId="urn:microsoft.com/office/officeart/2005/8/layout/hierarchy2"/>
    <dgm:cxn modelId="{F22D1760-94CD-4DF6-BCE1-68AD948668E8}" type="presParOf" srcId="{8F3F08FB-81D3-40FD-A6B9-E402512A2600}" destId="{DC96E948-8F72-4925-ABD4-9BFEBDC23BD3}" srcOrd="0" destOrd="0" presId="urn:microsoft.com/office/officeart/2005/8/layout/hierarchy2"/>
    <dgm:cxn modelId="{B9FA4AAD-572D-4DF2-A653-025E8186D37C}" type="presParOf" srcId="{8F3F08FB-81D3-40FD-A6B9-E402512A2600}" destId="{A8F8AC02-5F1C-416B-BD36-565BD15A7B19}" srcOrd="1" destOrd="0" presId="urn:microsoft.com/office/officeart/2005/8/layout/hierarchy2"/>
    <dgm:cxn modelId="{0ED1315E-23AC-4574-A09F-801092811E96}" type="presParOf" srcId="{A8F8AC02-5F1C-416B-BD36-565BD15A7B19}" destId="{8F50BA73-7E3D-4A76-A8D1-C4E588BE2A4A}" srcOrd="0" destOrd="0" presId="urn:microsoft.com/office/officeart/2005/8/layout/hierarchy2"/>
    <dgm:cxn modelId="{45948667-E0B0-40ED-8150-3231CB84B1BB}" type="presParOf" srcId="{8F50BA73-7E3D-4A76-A8D1-C4E588BE2A4A}" destId="{266BE232-2488-466F-8373-117F4CE7E36B}" srcOrd="0" destOrd="0" presId="urn:microsoft.com/office/officeart/2005/8/layout/hierarchy2"/>
    <dgm:cxn modelId="{5E12ACD4-B5EB-48E2-BF53-5F9B0679E631}" type="presParOf" srcId="{A8F8AC02-5F1C-416B-BD36-565BD15A7B19}" destId="{E35C7C19-3E68-4E64-B63F-C03F9E867B76}" srcOrd="1" destOrd="0" presId="urn:microsoft.com/office/officeart/2005/8/layout/hierarchy2"/>
    <dgm:cxn modelId="{7FE7BA77-3FAC-4EC0-A0F1-17102ECEF10C}" type="presParOf" srcId="{E35C7C19-3E68-4E64-B63F-C03F9E867B76}" destId="{0DC95E25-AD11-41F1-87FE-9CAB1E740280}" srcOrd="0" destOrd="0" presId="urn:microsoft.com/office/officeart/2005/8/layout/hierarchy2"/>
    <dgm:cxn modelId="{2E3A4ACA-20F7-447C-BCF2-3B413A871CEC}" type="presParOf" srcId="{E35C7C19-3E68-4E64-B63F-C03F9E867B76}" destId="{083BD93E-4E19-4A6B-A945-593B23D90263}" srcOrd="1" destOrd="0" presId="urn:microsoft.com/office/officeart/2005/8/layout/hierarchy2"/>
    <dgm:cxn modelId="{E5082E56-1BB0-4610-ACB7-4A3EA9BF94C3}" type="presParOf" srcId="{5EE1F969-9820-41C1-ADED-284E7C26FE54}" destId="{9A8ED63D-9060-48D9-BC45-DEAFD4C5D8C8}" srcOrd="2" destOrd="0" presId="urn:microsoft.com/office/officeart/2005/8/layout/hierarchy2"/>
    <dgm:cxn modelId="{88C29083-B7D2-407F-B651-4DAF60AF438E}" type="presParOf" srcId="{9A8ED63D-9060-48D9-BC45-DEAFD4C5D8C8}" destId="{55C6918C-E742-4097-AF40-8FDEA221512E}" srcOrd="0" destOrd="0" presId="urn:microsoft.com/office/officeart/2005/8/layout/hierarchy2"/>
    <dgm:cxn modelId="{8532AF09-1147-4754-A97F-B256B86383E0}" type="presParOf" srcId="{5EE1F969-9820-41C1-ADED-284E7C26FE54}" destId="{5F0E1AF8-3030-40B2-91AE-82C5ABE141AA}" srcOrd="3" destOrd="0" presId="urn:microsoft.com/office/officeart/2005/8/layout/hierarchy2"/>
    <dgm:cxn modelId="{20C0D6FD-7D05-4ED1-BFA6-0214025B0DC4}" type="presParOf" srcId="{5F0E1AF8-3030-40B2-91AE-82C5ABE141AA}" destId="{F5D07AFF-F4F4-4B51-B6BF-ABE58B4D486B}" srcOrd="0" destOrd="0" presId="urn:microsoft.com/office/officeart/2005/8/layout/hierarchy2"/>
    <dgm:cxn modelId="{247C6AC3-597B-4716-8772-0CBFC2E3663E}" type="presParOf" srcId="{5F0E1AF8-3030-40B2-91AE-82C5ABE141AA}" destId="{59223AA0-CEFE-46C3-A1CC-8E54FEBC6690}" srcOrd="1" destOrd="0" presId="urn:microsoft.com/office/officeart/2005/8/layout/hierarchy2"/>
    <dgm:cxn modelId="{80BE3F65-3982-4725-B7D6-5946EC8C8CAB}" type="presParOf" srcId="{59223AA0-CEFE-46C3-A1CC-8E54FEBC6690}" destId="{A7E5788F-8B5D-4A8B-BEF2-FAC672DCC272}" srcOrd="0" destOrd="0" presId="urn:microsoft.com/office/officeart/2005/8/layout/hierarchy2"/>
    <dgm:cxn modelId="{CF68D5FB-C357-4AC5-B0EC-DF5A3E4FE1BC}" type="presParOf" srcId="{A7E5788F-8B5D-4A8B-BEF2-FAC672DCC272}" destId="{E0210E23-E8DA-4E1B-8E8F-5D6728A2D323}" srcOrd="0" destOrd="0" presId="urn:microsoft.com/office/officeart/2005/8/layout/hierarchy2"/>
    <dgm:cxn modelId="{5EDCEA7E-CED7-40C2-8C11-46EDD935192D}" type="presParOf" srcId="{59223AA0-CEFE-46C3-A1CC-8E54FEBC6690}" destId="{E01D4291-70B5-46D7-B057-23771D044E52}" srcOrd="1" destOrd="0" presId="urn:microsoft.com/office/officeart/2005/8/layout/hierarchy2"/>
    <dgm:cxn modelId="{AC90272E-55CC-44D6-B5FB-007247EBA45E}" type="presParOf" srcId="{E01D4291-70B5-46D7-B057-23771D044E52}" destId="{B6231D48-FAE1-449F-A0C4-BFFA848F59B6}" srcOrd="0" destOrd="0" presId="urn:microsoft.com/office/officeart/2005/8/layout/hierarchy2"/>
    <dgm:cxn modelId="{33B714F7-96EB-41C7-91E2-47C50E21508B}"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0B488-3808-4166-B7E1-7B0A22CC2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52</Pages>
  <Words>10091</Words>
  <Characters>57520</Characters>
  <Application>Microsoft Office Word</Application>
  <DocSecurity>0</DocSecurity>
  <Lines>479</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33</cp:revision>
  <cp:lastPrinted>2016-02-18T22:57:00Z</cp:lastPrinted>
  <dcterms:created xsi:type="dcterms:W3CDTF">2016-02-14T22:28:00Z</dcterms:created>
  <dcterms:modified xsi:type="dcterms:W3CDTF">2016-03-01T00:46:00Z</dcterms:modified>
</cp:coreProperties>
</file>