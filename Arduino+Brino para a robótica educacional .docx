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310A552C"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264BB9D2" w14:textId="669B081B"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526BBC09" w14:textId="540D6346" w:rsidR="00B3171B" w:rsidRDefault="00B3171B"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Pr="007D7E6F" w:rsidDel="0017119E" w:rsidRDefault="0064551F"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0F32B879" w14:textId="3A136F3A" w:rsidR="00665E1D" w:rsidRPr="00B3171B" w:rsidRDefault="0064551F" w:rsidP="00B3171B">
      <w:pPr>
        <w:pStyle w:val="PargrafodaLista"/>
        <w:numPr>
          <w:ilvl w:val="0"/>
          <w:numId w:val="41"/>
        </w:numPr>
        <w:rPr>
          <w:rFonts w:ascii="Times New Roman" w:hAnsi="Times New Roman" w:cs="Times New Roman"/>
          <w:b/>
          <w:sz w:val="36"/>
          <w:szCs w:val="36"/>
          <w:u w:val="single"/>
        </w:rPr>
      </w:pPr>
      <w:r w:rsidRPr="00B3171B">
        <w:rPr>
          <w:rFonts w:ascii="Times New Roman" w:hAnsi="Times New Roman" w:cs="Times New Roman"/>
          <w:b/>
          <w:sz w:val="36"/>
          <w:szCs w:val="36"/>
          <w:u w:val="singl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proofErr w:type="spellStart"/>
      <w:r w:rsidRPr="007D7E6F">
        <w:rPr>
          <w:color w:val="000000"/>
        </w:rPr>
        <w:t>microcontrolador</w:t>
      </w:r>
      <w:proofErr w:type="spellEnd"/>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8"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w:t>
      </w:r>
      <w:proofErr w:type="spellStart"/>
      <w:r w:rsidRPr="007D7E6F">
        <w:rPr>
          <w:color w:val="000000"/>
        </w:rPr>
        <w:t>Atmel</w:t>
      </w:r>
      <w:proofErr w:type="spellEnd"/>
      <w:r w:rsidRPr="007D7E6F">
        <w:rPr>
          <w:color w:val="000000"/>
        </w:rPr>
        <w:t xml:space="preserve">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pequena. Além de </w:t>
      </w:r>
      <w:proofErr w:type="spellStart"/>
      <w:r w:rsidRPr="001508B9">
        <w:t>hobbistas</w:t>
      </w:r>
      <w:proofErr w:type="spellEnd"/>
      <w:r w:rsidRPr="001508B9">
        <w:t>, artistas estão aproveitando as possibilidades da placa para construir obras interativas e responsivas.</w:t>
      </w:r>
    </w:p>
    <w:p w14:paraId="5122E331" w14:textId="5AF2E15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proofErr w:type="gramStart"/>
      <w:r w:rsidR="0011237B" w:rsidRPr="001508B9">
        <w:t xml:space="preserve">voltados </w:t>
      </w:r>
      <w:r w:rsidR="002C27B0" w:rsidRPr="001508B9">
        <w:t xml:space="preserve"> </w:t>
      </w:r>
      <w:r w:rsidR="0011237B" w:rsidRPr="001508B9">
        <w:t>para</w:t>
      </w:r>
      <w:proofErr w:type="gramEnd"/>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Si</w:t>
      </w:r>
      <w:r w:rsidR="00B3171B">
        <w:t xml:space="preserve">tes como o </w:t>
      </w:r>
      <w:proofErr w:type="spellStart"/>
      <w:r w:rsidR="00B3171B">
        <w:t>instructables</w:t>
      </w:r>
      <w:proofErr w:type="spellEnd"/>
      <w:r w:rsidR="00B3171B">
        <w:t xml:space="preserve"> </w:t>
      </w:r>
      <w:proofErr w:type="gramStart"/>
      <w:r w:rsidR="00B3171B">
        <w:t xml:space="preserve">também </w:t>
      </w:r>
      <w:del w:id="9" w:author="Mateus Berardo de Souza Terra" w:date="2016-02-08T18:52:00Z">
        <w:r w:rsidR="00002408" w:rsidRPr="001508B9" w:rsidDel="00914F16">
          <w:delText>é</w:delText>
        </w:r>
      </w:del>
      <w:r w:rsidR="00002408" w:rsidRPr="001508B9">
        <w:t xml:space="preserve"> uma</w:t>
      </w:r>
      <w:proofErr w:type="gramEnd"/>
      <w:r w:rsidR="00002408" w:rsidRPr="001508B9">
        <w:t xml:space="preserve">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0"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 xml:space="preserve">e-mail, na página do </w:t>
      </w:r>
      <w:proofErr w:type="spellStart"/>
      <w:r w:rsidR="00A73B7D" w:rsidRPr="007D7E6F">
        <w:rPr>
          <w:color w:val="000000"/>
        </w:rPr>
        <w:t>f</w:t>
      </w:r>
      <w:r w:rsidRPr="007D7E6F">
        <w:rPr>
          <w:color w:val="000000"/>
        </w:rPr>
        <w:t>acebook</w:t>
      </w:r>
      <w:proofErr w:type="spellEnd"/>
      <w:r w:rsidRPr="007D7E6F">
        <w:rPr>
          <w:color w:val="000000"/>
        </w:rPr>
        <w:t xml:space="preserve">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proofErr w:type="spellStart"/>
      <w:r w:rsidRPr="007D7E6F">
        <w:rPr>
          <w:color w:val="000000"/>
        </w:rPr>
        <w:t>etc</w:t>
      </w:r>
      <w:proofErr w:type="spellEnd"/>
      <w:r w:rsidRPr="007D7E6F">
        <w:rPr>
          <w:color w:val="000000"/>
        </w:rPr>
        <w:t xml:space="preserve">, </w:t>
      </w:r>
      <w:proofErr w:type="gramStart"/>
      <w:r w:rsidRPr="007D7E6F">
        <w:rPr>
          <w:color w:val="000000"/>
        </w:rPr>
        <w:t>etc...</w:t>
      </w:r>
      <w:proofErr w:type="gramEnd"/>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rsidP="00B3171B">
      <w:pPr>
        <w:pStyle w:val="NormalWeb"/>
        <w:numPr>
          <w:ilvl w:val="0"/>
          <w:numId w:val="41"/>
        </w:numPr>
        <w:shd w:val="clear" w:color="auto" w:fill="FFFFFF"/>
        <w:spacing w:before="0" w:beforeAutospacing="0" w:after="160" w:afterAutospacing="0"/>
        <w:rPr>
          <w:b/>
          <w:color w:val="000000"/>
          <w:sz w:val="40"/>
          <w:szCs w:val="40"/>
          <w:u w:val="single"/>
        </w:rPr>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0C313850"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4D67F1C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[arduino.cc]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r w:rsidRPr="007D7E6F">
        <w:rPr>
          <w:color w:val="000000"/>
        </w:rPr>
        <w:t>//Imagens3,</w:t>
      </w:r>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3EB2D292"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rduino, você está pronto para instalar o Brino. Para isso, basta acessar a página do GitHub: ratosdepc.github.io/</w:t>
      </w:r>
      <w:proofErr w:type="gramStart"/>
      <w:r w:rsidRPr="007D7E6F">
        <w:rPr>
          <w:color w:val="000000"/>
        </w:rPr>
        <w:t>Brino ;</w:t>
      </w:r>
      <w:proofErr w:type="gramEnd"/>
      <w:r w:rsidRPr="007D7E6F">
        <w:rPr>
          <w:color w:val="000000"/>
        </w:rPr>
        <w:t xml:space="preserve">  na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p>
    <w:p w14:paraId="59FDF4A9" w14:textId="096684F1" w:rsidR="003E72D2" w:rsidRPr="007D7E6F" w:rsidDel="008B1F1D" w:rsidRDefault="003E72D2" w:rsidP="00BA03A7">
      <w:pPr>
        <w:pStyle w:val="NormalWeb"/>
        <w:shd w:val="clear" w:color="auto" w:fill="FFFFFF"/>
        <w:spacing w:before="0" w:beforeAutospacing="0" w:after="160" w:afterAutospacing="0"/>
        <w:ind w:firstLine="720"/>
        <w:jc w:val="both"/>
        <w:rPr>
          <w:del w:id="11" w:author="granix pacheco" w:date="2016-02-08T10:20:00Z"/>
          <w:rStyle w:val="nfaseSutil"/>
          <w:i w:val="0"/>
        </w:rPr>
      </w:pPr>
      <w:r w:rsidRPr="00B3171B">
        <w:rPr>
          <w:b/>
          <w:color w:val="000000"/>
        </w:rPr>
        <w:t xml:space="preserve">Nota: </w:t>
      </w:r>
      <w:r w:rsidRPr="007D7E6F">
        <w:rPr>
          <w:color w:val="000000"/>
        </w:rPr>
        <w:t>Quando for compilar algum código, não se esq</w:t>
      </w:r>
      <w:r w:rsidR="001B424E">
        <w:rPr>
          <w:color w:val="000000"/>
        </w:rPr>
        <w:t>ueça d</w:t>
      </w:r>
      <w:r w:rsidR="00B3171B">
        <w:rPr>
          <w:color w:val="000000"/>
        </w:rPr>
        <w:t xml:space="preserve">e selecionar a placa com a qual </w:t>
      </w:r>
      <w:r w:rsidRPr="007D7E6F">
        <w:rPr>
          <w:color w:val="000000"/>
        </w:rPr>
        <w:t xml:space="preserve">você está trabalhando na aba </w:t>
      </w:r>
      <w:r w:rsidRPr="00B3171B">
        <w:rPr>
          <w:rStyle w:val="nfaseSutil"/>
          <w:i w:val="0"/>
          <w:color w:val="auto"/>
        </w:rPr>
        <w:t>de ferramentas/placa.</w:t>
      </w:r>
    </w:p>
    <w:p w14:paraId="7E9FED2E" w14:textId="77777777" w:rsidR="003E72D2" w:rsidRPr="007D7E6F" w:rsidRDefault="003E72D2" w:rsidP="00B3171B">
      <w:pPr>
        <w:pStyle w:val="NormalWeb"/>
        <w:shd w:val="clear" w:color="auto" w:fill="FFFFFF"/>
        <w:spacing w:before="0" w:beforeAutospacing="0" w:after="160" w:afterAutospacing="0"/>
        <w:ind w:firstLine="720"/>
        <w:jc w:val="both"/>
        <w:rPr>
          <w:color w:val="000000"/>
        </w:rPr>
      </w:pPr>
      <w:del w:id="12"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lastRenderedPageBreak/>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72D2">
        <w:rPr>
          <w:b/>
          <w:color w:val="000000"/>
          <w:sz w:val="32"/>
          <w:szCs w:val="32"/>
        </w:rPr>
        <w:t>Fritizing</w:t>
      </w:r>
      <w:proofErr w:type="spellEnd"/>
      <w:r w:rsidR="003E72D2">
        <w:rPr>
          <w:b/>
          <w:color w:val="000000"/>
          <w:sz w:val="32"/>
          <w:szCs w:val="32"/>
        </w:rPr>
        <w:t xml:space="preserve">: </w:t>
      </w:r>
    </w:p>
    <w:p w14:paraId="6BF9DA04" w14:textId="4081606C" w:rsidR="006652F7" w:rsidRPr="006652F7" w:rsidRDefault="00C73668" w:rsidP="006652F7">
      <w:pPr>
        <w:pStyle w:val="NormalWeb"/>
        <w:shd w:val="clear" w:color="auto" w:fill="FFFFFF"/>
        <w:spacing w:before="0" w:beforeAutospacing="0" w:after="160" w:afterAutospacing="0"/>
        <w:ind w:left="851" w:firstLine="589"/>
        <w:jc w:val="both"/>
        <w:rPr>
          <w:color w:val="000000"/>
        </w:rPr>
      </w:pPr>
      <w:proofErr w:type="spellStart"/>
      <w:r>
        <w:rPr>
          <w:color w:val="000000"/>
        </w:rPr>
        <w:t>Fritzing</w:t>
      </w:r>
      <w:proofErr w:type="spellEnd"/>
      <w:r>
        <w:rPr>
          <w:color w:val="000000"/>
        </w:rPr>
        <w:t xml:space="preserve">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 xml:space="preserve">sobre uma </w:t>
      </w:r>
      <w:proofErr w:type="spellStart"/>
      <w:r w:rsidR="006652F7">
        <w:rPr>
          <w:color w:val="000000"/>
        </w:rPr>
        <w:t>protoboard</w:t>
      </w:r>
      <w:proofErr w:type="spellEnd"/>
      <w:r w:rsidR="006652F7">
        <w:rPr>
          <w:color w:val="000000"/>
        </w:rPr>
        <w:t xml:space="preserve"> virtual,</w:t>
      </w:r>
      <w:r w:rsidR="00270F59">
        <w:rPr>
          <w:color w:val="000000"/>
        </w:rPr>
        <w:t xml:space="preserve"> disponibilizando</w:t>
      </w:r>
      <w:r w:rsidR="00F44A83">
        <w:rPr>
          <w:color w:val="000000"/>
        </w:rPr>
        <w:t xml:space="preserve"> inúmeros modelos de Arduino</w:t>
      </w:r>
      <w:r w:rsidR="009F646F">
        <w:rPr>
          <w:color w:val="000000"/>
        </w:rPr>
        <w:t xml:space="preserve"> para o </w:t>
      </w:r>
      <w:proofErr w:type="spellStart"/>
      <w:r w:rsidR="009F646F">
        <w:rPr>
          <w:color w:val="000000"/>
        </w:rPr>
        <w:t>usuário</w:t>
      </w:r>
      <w:r w:rsidR="006652F7">
        <w:rPr>
          <w:color w:val="000000"/>
        </w:rPr>
        <w:t>.</w:t>
      </w:r>
      <w:r w:rsidR="008D71FD" w:rsidRPr="008D71FD">
        <w:rPr>
          <w:color w:val="000000" w:themeColor="text1"/>
        </w:rPr>
        <w:t>Alé</w:t>
      </w:r>
      <w:r w:rsidR="00280739">
        <w:rPr>
          <w:color w:val="000000" w:themeColor="text1"/>
        </w:rPr>
        <w:t>m</w:t>
      </w:r>
      <w:proofErr w:type="spellEnd"/>
      <w:r w:rsidR="00280739">
        <w:rPr>
          <w:color w:val="000000" w:themeColor="text1"/>
        </w:rPr>
        <w:t xml:space="preserve"> disso, o </w:t>
      </w:r>
      <w:proofErr w:type="spellStart"/>
      <w:r w:rsidR="00280739">
        <w:rPr>
          <w:color w:val="000000" w:themeColor="text1"/>
        </w:rPr>
        <w:t>Fritzing</w:t>
      </w:r>
      <w:proofErr w:type="spellEnd"/>
      <w:r w:rsidR="00280739">
        <w:rPr>
          <w:color w:val="000000" w:themeColor="text1"/>
        </w:rPr>
        <w:t xml:space="preserve">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516647AC"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na parte superior</w:t>
      </w:r>
      <w:r w:rsidR="001B424E">
        <w:rPr>
          <w:color w:val="000000"/>
        </w:rPr>
        <w:t>, clique em downloads</w:t>
      </w:r>
      <w:r w:rsidR="001B424E">
        <w:rPr>
          <w:strike/>
          <w:color w:val="FF0000"/>
        </w:rPr>
        <w:t>,</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7E28288D"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326D2B6C"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605BDBEA" w14:textId="0996CF2E" w:rsidR="006D32FE" w:rsidRPr="007D7E6F" w:rsidRDefault="00A56541" w:rsidP="00B3171B">
      <w:pPr>
        <w:pStyle w:val="NormalWeb"/>
        <w:numPr>
          <w:ilvl w:val="1"/>
          <w:numId w:val="41"/>
        </w:numPr>
        <w:shd w:val="clear" w:color="auto" w:fill="FFFFFF"/>
        <w:spacing w:before="0" w:beforeAutospacing="0" w:after="160" w:afterAutospacing="0"/>
        <w:ind w:left="993" w:hanging="633"/>
        <w:jc w:val="both"/>
        <w:rPr>
          <w:b/>
          <w:color w:val="000000"/>
          <w:sz w:val="40"/>
          <w:szCs w:val="40"/>
          <w:u w:val="single"/>
        </w:rPr>
      </w:pPr>
      <w:r w:rsidRPr="00B3171B">
        <w:rPr>
          <w:b/>
          <w:color w:val="000000"/>
          <w:sz w:val="32"/>
          <w:szCs w:val="32"/>
          <w:u w:val="single"/>
        </w:rPr>
        <w:t>Piscar</w:t>
      </w:r>
      <w:r w:rsidR="00084195" w:rsidRPr="007D7E6F">
        <w:rPr>
          <w:b/>
          <w:color w:val="000000"/>
          <w:sz w:val="40"/>
          <w:szCs w:val="40"/>
          <w:u w:val="single"/>
        </w:rPr>
        <w:t>:</w:t>
      </w:r>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015523E"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6B886412"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00343">
        <w:rPr>
          <w:strike/>
          <w:color w:val="FF0000"/>
        </w:rPr>
        <w:t>soldado no</w:t>
      </w:r>
      <w:r w:rsidR="0003379C">
        <w:rPr>
          <w:color w:val="000000" w:themeColor="text1"/>
        </w:rPr>
        <w:t xml:space="preserve">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 função de configuração é um dos métodos obrigatórios a todo rascunho Brino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65A28F6"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000343">
        <w:rPr>
          <w:strike/>
          <w:color w:val="FF0000"/>
        </w:rPr>
        <w:t>no momento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767A4F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w:t>
      </w:r>
      <w:proofErr w:type="gramStart"/>
      <w:r w:rsidRPr="007D7E6F">
        <w:rPr>
          <w:color w:val="000000"/>
        </w:rPr>
        <w:t>pra</w:t>
      </w:r>
      <w:proofErr w:type="gramEnd"/>
      <w:r w:rsidRPr="007D7E6F">
        <w:rPr>
          <w:color w:val="000000"/>
        </w:rPr>
        <w:t xml:space="preserve">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proofErr w:type="spellStart"/>
      <w:r w:rsidRPr="007D7E6F">
        <w:rPr>
          <w:color w:val="000000"/>
        </w:rPr>
        <w:t>Protoboard</w:t>
      </w:r>
      <w:proofErr w:type="spellEnd"/>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77777777" w:rsidR="00A37853" w:rsidRPr="007D7E6F" w:rsidRDefault="00A37853" w:rsidP="00B3171B">
      <w:pPr>
        <w:pStyle w:val="NormalWeb"/>
        <w:numPr>
          <w:ilvl w:val="0"/>
          <w:numId w:val="23"/>
        </w:numPr>
        <w:shd w:val="clear" w:color="auto" w:fill="FFFFFF"/>
        <w:spacing w:before="0" w:beforeAutospacing="0" w:after="160" w:afterAutospacing="0"/>
        <w:jc w:val="both"/>
        <w:rPr>
          <w:ins w:id="13" w:author="Mateus Berardo de Souza Terra" w:date="2016-02-09T11:40:00Z"/>
          <w:color w:val="000000"/>
        </w:rPr>
      </w:pPr>
      <w:r w:rsidRPr="00637071">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4"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26C8A6FD"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w:t>
      </w:r>
      <w:proofErr w:type="spellStart"/>
      <w:r>
        <w:rPr>
          <w:color w:val="000000"/>
        </w:rPr>
        <w:t>ground</w:t>
      </w:r>
      <w:proofErr w:type="spellEnd"/>
      <w:r>
        <w:rPr>
          <w:color w:val="000000"/>
        </w:rPr>
        <w:t xml:space="preserve"> do circuito. O resistor é utilizado para provocar uma queda de corrente e tensão no circuito, pois o </w:t>
      </w:r>
      <w:r w:rsidR="005C6C4A">
        <w:rPr>
          <w:color w:val="000000"/>
        </w:rPr>
        <w:t>Arduino</w:t>
      </w:r>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w:t>
      </w:r>
      <w:r>
        <w:rPr>
          <w:color w:val="000000"/>
        </w:rPr>
        <w:lastRenderedPageBreak/>
        <w:t xml:space="preserve">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B3171B"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Pr>
          <w:b/>
          <w:color w:val="000000"/>
          <w:sz w:val="32"/>
          <w:szCs w:val="32"/>
          <w:u w:val="single"/>
        </w:rPr>
        <w:t>Ligar luz com botão</w:t>
      </w:r>
    </w:p>
    <w:p w14:paraId="0A1EB573" w14:textId="3CD9E520"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proofErr w:type="spellStart"/>
      <w:r>
        <w:rPr>
          <w:color w:val="000000"/>
        </w:rPr>
        <w:t>Protoboard</w:t>
      </w:r>
      <w:proofErr w:type="spellEnd"/>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380BE65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0E37D87E"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4183463C" w:rsidR="004A7414" w:rsidRPr="00000343" w:rsidRDefault="00624DED">
      <w:pPr>
        <w:pStyle w:val="NormalWeb"/>
        <w:shd w:val="clear" w:color="auto" w:fill="FFFFFF"/>
        <w:spacing w:before="0" w:beforeAutospacing="0" w:after="160" w:afterAutospacing="0"/>
        <w:jc w:val="both"/>
        <w:rPr>
          <w:color w:val="000000"/>
        </w:rPr>
      </w:pPr>
      <w:r w:rsidRPr="00000343">
        <w:rPr>
          <w:b/>
          <w:color w:val="000000"/>
          <w:u w:val="single"/>
        </w:rPr>
        <w:t>Montando o</w:t>
      </w:r>
      <w:r w:rsidR="00000343">
        <w:rPr>
          <w:b/>
          <w:color w:val="000000"/>
          <w:u w:val="single"/>
        </w:rPr>
        <w:t xml:space="preserve"> hardware</w:t>
      </w:r>
      <w:r w:rsidR="007448D6" w:rsidRPr="00000343">
        <w:rPr>
          <w:color w:val="000000"/>
        </w:rPr>
        <w:t xml:space="preserve"> </w:t>
      </w:r>
    </w:p>
    <w:p w14:paraId="3806A133" w14:textId="3037F65B"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5" w:author="Mateus Berardo de Souza Terra" w:date="2016-02-09T11:42:00Z">
        <w:r>
          <w:rPr>
            <w:color w:val="000000"/>
          </w:rPr>
          <w:t xml:space="preserve"> </w:t>
        </w:r>
      </w:ins>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16"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proofErr w:type="spellStart"/>
      <w:r>
        <w:rPr>
          <w:i/>
          <w:color w:val="000000"/>
        </w:rPr>
        <w:t>pull-down</w:t>
      </w:r>
      <w:proofErr w:type="spellEnd"/>
      <w:r>
        <w:rPr>
          <w:color w:val="000000"/>
        </w:rPr>
        <w:t xml:space="preserve"> de 1k ohm. Os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w:t>
      </w:r>
      <w:proofErr w:type="spellStart"/>
      <w:r>
        <w:rPr>
          <w:color w:val="000000"/>
        </w:rPr>
        <w:t>ground</w:t>
      </w:r>
      <w:proofErr w:type="spellEnd"/>
      <w:r>
        <w:rPr>
          <w:color w:val="000000"/>
        </w:rPr>
        <w:t xml:space="preserve">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17" w:author="Mateus Berardo de Souza Terra" w:date="2016-02-09T11:44:00Z"/>
          <w:b/>
          <w:color w:val="000000"/>
          <w:sz w:val="28"/>
          <w:szCs w:val="28"/>
          <w:u w:val="single"/>
        </w:rPr>
      </w:pPr>
      <w:ins w:id="18"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9" w:author="Mateus Berardo de Souza Terra" w:date="2016-02-09T11:45:00Z"/>
          <w:color w:val="000000"/>
        </w:rPr>
        <w:pPrChange w:id="20" w:author="Mateus Berardo de Souza Terra" w:date="2016-02-09T11:45:00Z">
          <w:pPr>
            <w:pStyle w:val="NormalWeb"/>
            <w:shd w:val="clear" w:color="auto" w:fill="FFFFFF"/>
            <w:spacing w:before="0" w:beforeAutospacing="0" w:after="160" w:afterAutospacing="0"/>
            <w:jc w:val="both"/>
          </w:pPr>
        </w:pPrChange>
      </w:pPr>
      <w:ins w:id="21" w:author="Mateus Berardo de Souza Terra" w:date="2016-02-09T11:44:00Z">
        <w:r>
          <w:rPr>
            <w:color w:val="000000"/>
          </w:rPr>
          <w:t>Abra a IDE do Brino e digite o código abaixo ou baixe</w:t>
        </w:r>
      </w:ins>
      <w:r w:rsidR="00617B61">
        <w:rPr>
          <w:color w:val="000000"/>
        </w:rPr>
        <w:t>-</w:t>
      </w:r>
      <w:r w:rsidR="008D7DC7">
        <w:rPr>
          <w:color w:val="000000"/>
        </w:rPr>
        <w:t>o</w:t>
      </w:r>
      <w:ins w:id="22" w:author="Mateus Berardo de Souza Terra" w:date="2016-02-09T11:44:00Z">
        <w:r>
          <w:rPr>
            <w:color w:val="000000"/>
          </w:rPr>
          <w:t xml:space="preserve"> da página do </w:t>
        </w:r>
        <w:proofErr w:type="spellStart"/>
        <w:r>
          <w:rPr>
            <w:color w:val="000000"/>
          </w:rPr>
          <w:t>github</w:t>
        </w:r>
        <w:proofErr w:type="spellEnd"/>
        <w:r>
          <w:rPr>
            <w:color w:val="000000"/>
          </w:rPr>
          <w:t xml:space="preserve"> da apostila</w:t>
        </w:r>
      </w:ins>
      <w:ins w:id="23"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4"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5" w:author="Mateus Berardo de Souza Terra" w:date="2016-02-09T11:46:00Z"/>
                <w:color w:val="000000"/>
              </w:rPr>
              <w:pPrChange w:id="26" w:author="Mateus Berardo de Souza Terra" w:date="2016-02-09T11:46:00Z">
                <w:pPr>
                  <w:pStyle w:val="NormalWeb"/>
                  <w:spacing w:before="0" w:beforeAutospacing="0" w:after="160" w:afterAutospacing="0"/>
                  <w:jc w:val="both"/>
                </w:pPr>
              </w:pPrChange>
            </w:pPr>
            <w:ins w:id="27" w:author="Mateus Berardo de Souza Terra" w:date="2016-02-09T11:45:00Z">
              <w:r>
                <w:rPr>
                  <w:color w:val="000000"/>
                </w:rPr>
                <w:t xml:space="preserve">//Projeto 2 </w:t>
              </w:r>
            </w:ins>
            <w:ins w:id="28" w:author="Mateus Berardo de Souza Terra" w:date="2016-02-09T11:46:00Z">
              <w:r>
                <w:rPr>
                  <w:color w:val="000000"/>
                </w:rPr>
                <w:t>–</w:t>
              </w:r>
            </w:ins>
            <w:ins w:id="29" w:author="Mateus Berardo de Souza Terra" w:date="2016-02-09T11:45:00Z">
              <w:r>
                <w:rPr>
                  <w:color w:val="000000"/>
                </w:rPr>
                <w:t xml:space="preserve"> </w:t>
              </w:r>
            </w:ins>
            <w:ins w:id="30"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31" w:author="Mateus Berardo de Souza Terra" w:date="2016-02-09T11:46:00Z"/>
                <w:color w:val="000000"/>
              </w:rPr>
              <w:pPrChange w:id="32"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 w:author="Mateus Berardo de Souza Terra" w:date="2016-02-09T11:46:00Z"/>
                <w:color w:val="000000"/>
              </w:rPr>
              <w:pPrChange w:id="34"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35" w:author="Mateus Berardo de Souza Terra" w:date="2016-02-09T11:46:00Z">
              <w:r w:rsidR="00624DED">
                <w:rPr>
                  <w:color w:val="000000"/>
                </w:rPr>
                <w:t>Numero</w:t>
              </w:r>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6"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37" w:author="Mateus Berardo de Souza Terra" w:date="2016-02-09T11:46:00Z">
              <w:r w:rsidR="00624DED">
                <w:rPr>
                  <w:color w:val="000000"/>
                </w:rPr>
                <w:t xml:space="preserve">Numero </w:t>
              </w:r>
            </w:ins>
            <w:ins w:id="38" w:author="Mateus Berardo de Souza Terra" w:date="2016-02-09T11:45:00Z">
              <w:r w:rsidR="00624DED">
                <w:rPr>
                  <w:color w:val="000000"/>
                </w:rPr>
                <w:t xml:space="preserve"> </w:t>
              </w:r>
            </w:ins>
            <w:proofErr w:type="spellStart"/>
            <w:ins w:id="39"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40" w:author="Mateus Berardo de Souza Terra" w:date="2016-02-09T11:47:00Z"/>
                <w:color w:val="000000"/>
              </w:rPr>
              <w:pPrChange w:id="41"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42" w:author="Mateus Berardo de Souza Terra" w:date="2016-02-09T11:47:00Z"/>
                <w:color w:val="000000"/>
              </w:rPr>
              <w:pPrChange w:id="43" w:author="Mateus Berardo de Souza Terra" w:date="2016-02-09T11:46:00Z">
                <w:pPr>
                  <w:pStyle w:val="NormalWeb"/>
                  <w:spacing w:before="0" w:beforeAutospacing="0" w:after="160" w:afterAutospacing="0"/>
                  <w:jc w:val="both"/>
                </w:pPr>
              </w:pPrChange>
            </w:pPr>
            <w:proofErr w:type="spellStart"/>
            <w:proofErr w:type="gramStart"/>
            <w:ins w:id="44"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5" w:author="Mateus Berardo de Souza Terra" w:date="2016-02-09T11:47:00Z"/>
                <w:color w:val="000000"/>
              </w:rPr>
              <w:pPrChange w:id="46" w:author="Mateus Berardo de Souza Terra" w:date="2016-02-09T11:47:00Z">
                <w:pPr>
                  <w:pStyle w:val="NormalWeb"/>
                  <w:spacing w:before="0" w:beforeAutospacing="0" w:after="160" w:afterAutospacing="0"/>
                  <w:jc w:val="both"/>
                </w:pPr>
              </w:pPrChange>
            </w:pPr>
            <w:proofErr w:type="spellStart"/>
            <w:ins w:id="47"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8" w:author="Mateus Berardo de Souza Terra" w:date="2016-02-09T11:47:00Z">
                <w:pPr>
                  <w:pStyle w:val="NormalWeb"/>
                  <w:spacing w:before="0" w:beforeAutospacing="0" w:after="160" w:afterAutospacing="0"/>
                  <w:jc w:val="both"/>
                </w:pPr>
              </w:pPrChange>
            </w:pPr>
            <w:proofErr w:type="spellStart"/>
            <w:ins w:id="49"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50"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51"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Constante Numero</w:t>
      </w:r>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52" w:author="Mateus Berardo de Souza Terra" w:date="2016-02-09T11:46:00Z"/>
                <w:color w:val="000000"/>
              </w:rPr>
              <w:pPrChange w:id="53" w:author="Mateus Berardo de Souza Terra" w:date="2016-02-09T11:46:00Z">
                <w:pPr>
                  <w:pStyle w:val="NormalWeb"/>
                  <w:spacing w:before="0" w:beforeAutospacing="0" w:after="160" w:afterAutospacing="0"/>
                  <w:jc w:val="both"/>
                </w:pPr>
              </w:pPrChange>
            </w:pPr>
            <w:ins w:id="54" w:author="Mateus Berardo de Souza Terra" w:date="2016-02-09T11:45:00Z">
              <w:r>
                <w:rPr>
                  <w:color w:val="000000"/>
                </w:rPr>
                <w:t>//Projeto 2</w:t>
              </w:r>
            </w:ins>
            <w:r>
              <w:rPr>
                <w:color w:val="000000"/>
              </w:rPr>
              <w:t>.1</w:t>
            </w:r>
            <w:ins w:id="55" w:author="Mateus Berardo de Souza Terra" w:date="2016-02-09T11:45:00Z">
              <w:r>
                <w:rPr>
                  <w:color w:val="000000"/>
                </w:rPr>
                <w:t xml:space="preserve"> </w:t>
              </w:r>
            </w:ins>
            <w:ins w:id="56" w:author="Mateus Berardo de Souza Terra" w:date="2016-02-09T11:46:00Z">
              <w:r>
                <w:rPr>
                  <w:color w:val="000000"/>
                </w:rPr>
                <w:t>–</w:t>
              </w:r>
            </w:ins>
            <w:ins w:id="57" w:author="Mateus Berardo de Souza Terra" w:date="2016-02-09T11:45:00Z">
              <w:r>
                <w:rPr>
                  <w:color w:val="000000"/>
                </w:rPr>
                <w:t xml:space="preserve"> </w:t>
              </w:r>
            </w:ins>
            <w:ins w:id="58"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59" w:author="Mateus Berardo de Souza Terra" w:date="2016-02-09T11:46:00Z"/>
                <w:color w:val="000000"/>
              </w:rPr>
              <w:pPrChange w:id="60"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61" w:author="Mateus Berardo de Souza Terra" w:date="2016-02-09T11:46:00Z"/>
                <w:color w:val="000000"/>
              </w:rPr>
              <w:pPrChange w:id="62"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63" w:author="Mateus Berardo de Souza Terra" w:date="2016-02-09T11:46:00Z">
              <w:r>
                <w:rPr>
                  <w:color w:val="000000"/>
                </w:rPr>
                <w:t>Numero</w:t>
              </w:r>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4"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65" w:author="Mateus Berardo de Souza Terra" w:date="2016-02-09T11:46:00Z">
              <w:r>
                <w:rPr>
                  <w:color w:val="000000"/>
                </w:rPr>
                <w:t xml:space="preserve">Numero </w:t>
              </w:r>
            </w:ins>
            <w:ins w:id="66" w:author="Mateus Berardo de Souza Terra" w:date="2016-02-09T11:45:00Z">
              <w:r>
                <w:rPr>
                  <w:color w:val="000000"/>
                </w:rPr>
                <w:t xml:space="preserve"> </w:t>
              </w:r>
            </w:ins>
            <w:proofErr w:type="spellStart"/>
            <w:ins w:id="67"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8" w:author="Mateus Berardo de Souza Terra" w:date="2016-02-09T11:47:00Z"/>
                <w:color w:val="000000"/>
              </w:rPr>
              <w:pPrChange w:id="69"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70" w:author="Mateus Berardo de Souza Terra" w:date="2016-02-09T11:47:00Z"/>
                <w:color w:val="000000"/>
              </w:rPr>
              <w:pPrChange w:id="71" w:author="Mateus Berardo de Souza Terra" w:date="2016-02-09T11:46:00Z">
                <w:pPr>
                  <w:pStyle w:val="NormalWeb"/>
                  <w:spacing w:before="0" w:beforeAutospacing="0" w:after="160" w:afterAutospacing="0"/>
                  <w:jc w:val="both"/>
                </w:pPr>
              </w:pPrChange>
            </w:pPr>
            <w:proofErr w:type="spellStart"/>
            <w:proofErr w:type="gramStart"/>
            <w:ins w:id="72"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73" w:author="Mateus Berardo de Souza Terra" w:date="2016-02-09T11:47:00Z"/>
                <w:color w:val="000000"/>
              </w:rPr>
              <w:pPrChange w:id="74" w:author="Mateus Berardo de Souza Terra" w:date="2016-02-09T11:47:00Z">
                <w:pPr>
                  <w:pStyle w:val="NormalWeb"/>
                  <w:spacing w:before="0" w:beforeAutospacing="0" w:after="160" w:afterAutospacing="0"/>
                  <w:jc w:val="both"/>
                </w:pPr>
              </w:pPrChange>
            </w:pPr>
            <w:proofErr w:type="spellStart"/>
            <w:ins w:id="75"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6" w:author="Mateus Berardo de Souza Terra" w:date="2016-02-09T11:47:00Z">
                <w:pPr>
                  <w:pStyle w:val="NormalWeb"/>
                  <w:spacing w:before="0" w:beforeAutospacing="0" w:after="160" w:afterAutospacing="0"/>
                  <w:jc w:val="both"/>
                </w:pPr>
              </w:pPrChange>
            </w:pPr>
            <w:proofErr w:type="spellStart"/>
            <w:ins w:id="77"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8" w:author="Mateus Berardo de Souza Terra" w:date="2016-02-09T11:48:00Z">
              <w:r>
                <w:rPr>
                  <w:color w:val="000000"/>
                </w:rPr>
                <w:t>ntrada</w:t>
              </w:r>
            </w:ins>
            <w:r>
              <w:rPr>
                <w:color w:val="000000"/>
              </w:rPr>
              <w:t>_PULLUP</w:t>
            </w:r>
            <w:proofErr w:type="spellEnd"/>
            <w:ins w:id="79"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0"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1" w:author="Mateus Berardo de Souza Terra" w:date="2016-02-08T22:22:00Z"/>
          <w:b/>
          <w:color w:val="000000"/>
          <w:sz w:val="36"/>
          <w:szCs w:val="36"/>
          <w:u w:val="single"/>
        </w:rPr>
        <w:pPrChange w:id="82"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3" w:author="Mateus Berardo de Souza Terra" w:date="2016-02-08T22:22:00Z"/>
          <w:color w:val="000000"/>
        </w:rPr>
        <w:pPrChange w:id="84"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85"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86"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87"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8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89"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7D7E6F"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7D7E6F">
        <w:rPr>
          <w:b/>
          <w:color w:val="000000"/>
          <w:sz w:val="32"/>
          <w:szCs w:val="32"/>
        </w:rPr>
        <w:t>Variáveis:</w:t>
      </w:r>
      <w:r w:rsidRPr="007D7E6F">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0"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1"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Pino.desligar</w:t>
            </w:r>
            <w:proofErr w:type="spellEnd"/>
            <w:r w:rsidRPr="007D7E6F">
              <w:rPr>
                <w:color w:val="000000"/>
              </w:rPr>
              <w:t>(</w:t>
            </w:r>
            <w:proofErr w:type="spellStart"/>
            <w:ins w:id="92"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AB895CF"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F26D3D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w:t>
      </w:r>
      <w:proofErr w:type="gramStart"/>
      <w:r w:rsidRPr="007D7E6F">
        <w:rPr>
          <w:color w:val="000000"/>
        </w:rPr>
        <w:t xml:space="preserve">tipo </w:t>
      </w:r>
      <w:r w:rsidR="007F69FA" w:rsidRPr="007D7E6F">
        <w:rPr>
          <w:color w:val="000000"/>
        </w:rPr>
        <w:t>Numero</w:t>
      </w:r>
      <w:proofErr w:type="gramEnd"/>
      <w:r w:rsidR="007F69FA" w:rsidRPr="007D7E6F">
        <w:rPr>
          <w:color w:val="000000"/>
        </w:rPr>
        <w:t xml:space="preserve">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00B30890">
        <w:rPr>
          <w:color w:val="000000"/>
        </w:rPr>
        <w:t xml:space="preserve"> </w:t>
      </w:r>
      <w:proofErr w:type="gramStart"/>
      <w:r w:rsidR="00B30890">
        <w:rPr>
          <w:color w:val="000000"/>
        </w:rPr>
        <w:t>são</w:t>
      </w:r>
      <w:proofErr w:type="gramEnd"/>
      <w:r w:rsidR="00B30890">
        <w:rPr>
          <w:color w:val="000000"/>
        </w:rPr>
        <w:t xml:space="preserve">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Numero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0DD2EB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proofErr w:type="gramStart"/>
      <w:r w:rsidR="00D5643C" w:rsidRPr="007D7E6F">
        <w:rPr>
          <w:color w:val="000000"/>
        </w:rPr>
        <w:t>comparada</w:t>
      </w:r>
      <w:proofErr w:type="gramEnd"/>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93"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Numero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eastAsia="pt-BR"/>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18"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4"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Brino</w:t>
      </w:r>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95"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lastRenderedPageBreak/>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96"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97"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98"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99"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0"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1"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2"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3"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4"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w:t>
      </w:r>
      <w:r w:rsidR="000A4FCC" w:rsidRPr="007D7E6F">
        <w:rPr>
          <w:color w:val="000000"/>
        </w:rPr>
        <w:lastRenderedPageBreak/>
        <w:t xml:space="preserve">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lastRenderedPageBreak/>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 xml:space="preserve">Veremos a seguir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05"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lastRenderedPageBreak/>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06"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7D7E6F"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7D7E6F"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56FF3869"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2F0B8B" w:rsidRPr="007D7E6F">
        <w:rPr>
          <w:color w:val="000000"/>
        </w:rPr>
        <w:t>o caso 2 &gt; 1 e 2&gt;=2 podemos observar duas expressões booleanas. Como já sabemos resolv</w:t>
      </w:r>
      <w:r w:rsidR="008D4450" w:rsidRPr="007D7E6F">
        <w:rPr>
          <w:color w:val="000000"/>
        </w:rPr>
        <w:t>ê</w:t>
      </w:r>
      <w:r w:rsidR="002F0B8B" w:rsidRPr="007D7E6F">
        <w:rPr>
          <w:color w:val="000000"/>
        </w:rPr>
        <w:t xml:space="preserve">-las podemos </w:t>
      </w:r>
      <w:r w:rsidR="002F0B8B" w:rsidRPr="007D7E6F">
        <w:rPr>
          <w:color w:val="000000"/>
        </w:rPr>
        <w:lastRenderedPageBreak/>
        <w:t xml:space="preserve">dizer que o problema fica Verdadeiro e Verdadeiro. Podemos observar que,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xml:space="preserve">, logo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Funções</w:t>
      </w:r>
      <w:ins w:id="107"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08"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393F4210"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lastRenderedPageBreak/>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3D04C66F" w:rsidR="006220FC" w:rsidRPr="00385CC7" w:rsidRDefault="006220FC" w:rsidP="006220FC">
      <w:pPr>
        <w:pStyle w:val="NormalWeb"/>
        <w:shd w:val="clear" w:color="auto" w:fill="FFFFFF"/>
        <w:spacing w:before="0" w:beforeAutospacing="0" w:after="160" w:afterAutospacing="0"/>
        <w:jc w:val="both"/>
      </w:pPr>
      <w:r w:rsidRPr="007D7E6F">
        <w:tab/>
        <w:t>Uma parte muito importante da robótica é a parte da eletrônica</w:t>
      </w:r>
      <w:ins w:id="109"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e sensores que ele será capaz de analisar e se locomover interagindo com o ambiente a sua volta. Esse é um assunto muito amplo e que pode requerer muitos cálculos, mas como esse material possui apenas caráter introdutório iremos abordar apenas as partes realmente necessárias como:</w:t>
      </w:r>
    </w:p>
    <w:p w14:paraId="0169349B" w14:textId="6DB31C96" w:rsidR="006220FC" w:rsidRDefault="00D336ED" w:rsidP="009F3506">
      <w:pPr>
        <w:pStyle w:val="NormalWeb"/>
        <w:numPr>
          <w:ilvl w:val="0"/>
          <w:numId w:val="5"/>
        </w:numPr>
        <w:shd w:val="clear" w:color="auto" w:fill="FFFFFF"/>
        <w:spacing w:before="0" w:beforeAutospacing="0" w:after="160" w:afterAutospacing="0"/>
        <w:jc w:val="both"/>
      </w:pPr>
      <w:r>
        <w:t>Unidades</w:t>
      </w:r>
      <w:ins w:id="110"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proofErr w:type="spellStart"/>
      <w:r w:rsidRPr="007D7E6F">
        <w:t>LEDs</w:t>
      </w:r>
      <w:proofErr w:type="spellEnd"/>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5122EE87" w:rsidR="001E34F4" w:rsidRDefault="001E34F4"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Unidades:</w:t>
      </w:r>
    </w:p>
    <w:p w14:paraId="20DCC94A" w14:textId="32B17CC0" w:rsidR="001E34F4" w:rsidRPr="001E34F4" w:rsidRDefault="001E34F4" w:rsidP="001E34F4">
      <w:pPr>
        <w:pStyle w:val="NormalWeb"/>
        <w:shd w:val="clear" w:color="auto" w:fill="FFFFFF"/>
        <w:spacing w:before="0" w:beforeAutospacing="0" w:after="160" w:afterAutospacing="0"/>
        <w:ind w:firstLine="360"/>
        <w:jc w:val="both"/>
      </w:pPr>
      <w:r>
        <w:t>A seguir iremos ver as principais unidades usadas na eletrônica.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lastRenderedPageBreak/>
        <w:t>A corrente elétrica é o fluxo ordenado de cargas por um condutor, ou seja, para os nossos estudos ela pode ser definida o fluxo de elétrons por materiais como fios e componentes. Ela ocorre entre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289F7BB8" w:rsidR="00806C81" w:rsidRDefault="00806C81"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32"/>
          <w:szCs w:val="32"/>
        </w:rPr>
      </w:pPr>
      <w:r>
        <w:rPr>
          <w:b/>
          <w:sz w:val="32"/>
          <w:szCs w:val="32"/>
        </w:rPr>
        <w:t>Corrente Continua (C.C.):</w:t>
      </w:r>
    </w:p>
    <w:p w14:paraId="472749F1" w14:textId="77777777" w:rsidR="00806C81" w:rsidRDefault="00806C81" w:rsidP="00806C81">
      <w:pPr>
        <w:pStyle w:val="NormalWeb"/>
        <w:shd w:val="clear" w:color="auto" w:fill="FFFFFF"/>
        <w:tabs>
          <w:tab w:val="left" w:pos="3449"/>
        </w:tabs>
        <w:spacing w:before="0" w:beforeAutospacing="0" w:after="160" w:afterAutospacing="0"/>
        <w:ind w:firstLine="556"/>
        <w:jc w:val="both"/>
      </w:pPr>
      <w:r>
        <w:t xml:space="preserve">A corrente continua ocorre quando o fluxo das cargas ocorre sempre na mesma direção, ou seja, quando os polos se mantem constantes. Ela é constituída pelos polos positivo e negativo e é usada em baterias e pilhas. Abaixo isso </w:t>
      </w:r>
      <w:proofErr w:type="spellStart"/>
      <w:r>
        <w:t>esta</w:t>
      </w:r>
      <w:proofErr w:type="spellEnd"/>
      <w:r>
        <w:t xml:space="preserve"> representado em um gráfico da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51F450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Pr>
          <w:iCs/>
          <w:lang w:val="pt-PT"/>
        </w:rPr>
        <w:t>gnifica 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1" w:author="granix pacheco" w:date="2016-02-07T09:49:00Z"/>
          <w:b/>
          <w:sz w:val="32"/>
          <w:szCs w:val="32"/>
        </w:rPr>
      </w:pPr>
      <w:r>
        <w:rPr>
          <w:b/>
          <w:sz w:val="32"/>
          <w:szCs w:val="32"/>
        </w:rPr>
        <w:t>Corrente Alternada (C.A.):</w:t>
      </w:r>
    </w:p>
    <w:p w14:paraId="635DBA5C" w14:textId="77777777" w:rsidR="00806C81" w:rsidRDefault="00806C81" w:rsidP="00806C81">
      <w:pPr>
        <w:pStyle w:val="NormalWeb"/>
        <w:shd w:val="clear" w:color="auto" w:fill="FFFFFF"/>
        <w:spacing w:before="0" w:beforeAutospacing="0" w:after="160" w:afterAutospacing="0"/>
        <w:ind w:firstLine="720"/>
        <w:jc w:val="both"/>
      </w:pPr>
      <w:r>
        <w:t>A corrente alternada, ao contrário da continua, altera o seu sentido com o decorrer com o tempo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eastAsia="pt-BR"/>
        </w:rPr>
        <w:lastRenderedPageBreak/>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77777777"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relacionada a lei de Ohm, que sera esplicada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7777777"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p>
    <w:p w14:paraId="747253CB" w14:textId="1090262B" w:rsidR="00AC010A" w:rsidRDefault="00F22A33" w:rsidP="00F22A33">
      <w:pPr>
        <w:pStyle w:val="NormalWeb"/>
        <w:shd w:val="clear" w:color="auto" w:fill="FFFFFF"/>
        <w:spacing w:before="0" w:beforeAutospacing="0" w:after="160" w:afterAutospacing="0"/>
        <w:ind w:firstLine="720"/>
        <w:jc w:val="both"/>
      </w:pPr>
      <w:r>
        <w:t>A tensão, também conhecida como DDP (Diferença De Potencial), é medida em Volt (V) em h</w:t>
      </w:r>
      <w:r w:rsidRPr="00F22A33">
        <w:t xml:space="preserve">omenagem ao </w:t>
      </w:r>
      <w:r w:rsidRPr="00F22A33">
        <w:rPr>
          <w:lang w:val="pt-PT"/>
        </w:rPr>
        <w:t xml:space="preserve">físico italiano </w:t>
      </w:r>
      <w:r w:rsidRPr="00F22A33">
        <w:rPr>
          <w:lang w:val="pt-PT"/>
        </w:rPr>
        <w:fldChar w:fldCharType="begin"/>
      </w:r>
      <w:r w:rsidRPr="00F22A33">
        <w:rPr>
          <w:lang w:val="pt-PT"/>
        </w:rPr>
        <w:instrText xml:space="preserve"> HYPERLINK "https://pt.wikipedia.org/wiki/Alessandro_Volta" \o "Alessandro Volta" </w:instrText>
      </w:r>
      <w:r w:rsidRPr="00F22A33">
        <w:rPr>
          <w:lang w:val="pt-PT"/>
        </w:rPr>
        <w:fldChar w:fldCharType="separate"/>
      </w:r>
      <w:r w:rsidRPr="00F22A33">
        <w:rPr>
          <w:rStyle w:val="Hyperlink"/>
          <w:color w:val="auto"/>
          <w:u w:val="none"/>
          <w:lang w:val="pt-PT"/>
        </w:rPr>
        <w:t>Alessandro Volta</w:t>
      </w:r>
      <w:r w:rsidRPr="00F22A33">
        <w:rPr>
          <w:lang w:val="pt-PT"/>
        </w:rPr>
        <w:fldChar w:fldCharType="end"/>
      </w:r>
      <w:r>
        <w:rPr>
          <w:lang w:val="pt-PT"/>
        </w:rPr>
        <w:t xml:space="preserve">. Assim como o nome ja sugere ela é a diferença de potencial entre dois pontos, ou seja, </w:t>
      </w:r>
      <w:r>
        <w:t>a</w:t>
      </w:r>
      <w:r w:rsidRPr="00F22A33">
        <w:t xml:space="preserve"> tensão elétrica também pode ser explicada como a quantidade de energia gerada para movimentar uma </w:t>
      </w:r>
      <w:hyperlink r:id="rId28" w:history="1">
        <w:r w:rsidRPr="00F22A33">
          <w:rPr>
            <w:rStyle w:val="Hyperlink"/>
            <w:color w:val="auto"/>
            <w:u w:val="none"/>
          </w:rPr>
          <w:t>carga elétrica</w:t>
        </w:r>
      </w:hyperlink>
      <w:r w:rsidRPr="00F22A33">
        <w:t>.</w:t>
      </w:r>
      <w:r>
        <w:t xml:space="preserve"> Um jeito de </w:t>
      </w:r>
      <w:r w:rsidR="00AB1A6E">
        <w:t>pensar nela é como a força que “empurra” as cargas. Na comparação com a hidráulica, ela seria a diferença de altura de duas caixas d’água.</w:t>
      </w:r>
    </w:p>
    <w:p w14:paraId="22FC31EB" w14:textId="77777777" w:rsidR="00AB1A6E" w:rsidRPr="00F22A33" w:rsidRDefault="00AB1A6E" w:rsidP="00F22A33">
      <w:pPr>
        <w:pStyle w:val="NormalWeb"/>
        <w:shd w:val="clear" w:color="auto" w:fill="FFFFFF"/>
        <w:spacing w:before="0" w:beforeAutospacing="0" w:after="160" w:afterAutospacing="0"/>
        <w:ind w:firstLine="720"/>
        <w:jc w:val="both"/>
      </w:pPr>
    </w:p>
    <w:p w14:paraId="249A3069" w14:textId="3224DA8A" w:rsidR="001E34F4" w:rsidRDefault="001E34F4" w:rsidP="00AB1A6E">
      <w:pPr>
        <w:pStyle w:val="NormalWeb"/>
        <w:numPr>
          <w:ilvl w:val="1"/>
          <w:numId w:val="44"/>
        </w:numPr>
        <w:shd w:val="clear" w:color="auto" w:fill="FFFFFF"/>
        <w:spacing w:before="0" w:beforeAutospacing="0" w:after="160" w:afterAutospacing="0"/>
        <w:ind w:left="709"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0F16E9D6" w:rsidR="00105911" w:rsidRPr="007D7E6F" w:rsidRDefault="006D3AB1" w:rsidP="009F3506">
      <w:pPr>
        <w:pStyle w:val="NormalWeb"/>
        <w:shd w:val="clear" w:color="auto" w:fill="FFFFFF"/>
        <w:spacing w:before="0" w:beforeAutospacing="0" w:after="160" w:afterAutospacing="0"/>
        <w:ind w:firstLine="720"/>
        <w:jc w:val="both"/>
      </w:pPr>
      <w:r w:rsidRPr="007D7E6F">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w:t>
      </w:r>
      <w:r w:rsidR="00703792">
        <w:t>//</w:t>
      </w:r>
      <w:r w:rsidRPr="007D7E6F">
        <w:t>s listras coloridas de acordo com</w:t>
      </w:r>
      <w:r w:rsidR="00105911" w:rsidRPr="007D7E6F">
        <w:t xml:space="preserve"> um código de cores tabelado.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77777777" w:rsidR="00A76C84" w:rsidRDefault="00A76C84" w:rsidP="00B52CE2">
      <w:pPr>
        <w:pStyle w:val="NormalWeb"/>
        <w:shd w:val="clear" w:color="auto" w:fill="FFFFFF"/>
        <w:ind w:firstLine="720"/>
        <w:jc w:val="both"/>
      </w:pPr>
      <w: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pPr>
      <w:r>
        <w:lastRenderedPageBreak/>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11F1732B" w14:textId="7F2CA35C" w:rsidR="00A76C84" w:rsidRDefault="00A76C84" w:rsidP="00A76C84">
      <w:pPr>
        <w:pStyle w:val="NormalWeb"/>
        <w:shd w:val="clear" w:color="auto" w:fill="FFFFFF"/>
        <w:ind w:left="1800"/>
        <w:jc w:val="both"/>
      </w:pPr>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76DBE619" w14:textId="77777777" w:rsidR="00A76C84" w:rsidRDefault="00A76C84" w:rsidP="00A76C84">
      <w:pPr>
        <w:pStyle w:val="NormalWeb"/>
        <w:shd w:val="clear" w:color="auto" w:fill="FFFFFF"/>
        <w:ind w:firstLine="720"/>
        <w:jc w:val="both"/>
      </w:pPr>
      <w:r>
        <w:t xml:space="preserve">                                                                                              </w:t>
      </w:r>
    </w:p>
    <w:p w14:paraId="6D175719" w14:textId="77777777" w:rsidR="00A76C84" w:rsidRDefault="00A76C84" w:rsidP="00A76C84">
      <w:pPr>
        <w:pStyle w:val="NormalWeb"/>
        <w:shd w:val="clear" w:color="auto" w:fill="FFFFFF"/>
        <w:ind w:firstLine="720"/>
        <w:jc w:val="both"/>
      </w:pPr>
    </w:p>
    <w:p w14:paraId="33754A67" w14:textId="77777777" w:rsidR="00A76C84" w:rsidRDefault="00A76C84" w:rsidP="00A76C84">
      <w:pPr>
        <w:pStyle w:val="NormalWeb"/>
        <w:shd w:val="clear" w:color="auto" w:fill="FFFFFF"/>
        <w:ind w:firstLine="720"/>
        <w:jc w:val="both"/>
      </w:pPr>
    </w:p>
    <w:p w14:paraId="35B40FAF" w14:textId="77777777" w:rsidR="00A76C84" w:rsidRDefault="00A76C84">
      <w:pPr>
        <w:pStyle w:val="NormalWeb"/>
        <w:shd w:val="clear" w:color="auto" w:fill="FFFFFF"/>
        <w:ind w:left="1440"/>
        <w:jc w:val="both"/>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pPr>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26305946" w14:textId="77777777" w:rsidR="00A76C84" w:rsidRDefault="00A76C84" w:rsidP="00A76C84">
      <w:pPr>
        <w:pStyle w:val="NormalWeb"/>
        <w:shd w:val="clear" w:color="auto" w:fill="FFFFFF"/>
        <w:ind w:firstLine="720"/>
        <w:jc w:val="both"/>
      </w:pPr>
    </w:p>
    <w:p w14:paraId="27DD95CB" w14:textId="77777777" w:rsidR="00A76C84" w:rsidRDefault="00A76C84" w:rsidP="00A76C84">
      <w:pPr>
        <w:pStyle w:val="NormalWeb"/>
        <w:shd w:val="clear" w:color="auto" w:fill="FFFFFF"/>
        <w:ind w:firstLine="720"/>
        <w:jc w:val="both"/>
      </w:pPr>
    </w:p>
    <w:p w14:paraId="7AC84B88" w14:textId="77777777" w:rsidR="00A76C84" w:rsidRDefault="00A76C84">
      <w:pPr>
        <w:pStyle w:val="NormalWeb"/>
        <w:shd w:val="clear" w:color="auto" w:fill="FFFFFF"/>
        <w:ind w:firstLine="720"/>
        <w:jc w:val="both"/>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27888432" w14:textId="77777777" w:rsidR="00A76C84" w:rsidRDefault="00A76C84" w:rsidP="00B52CE2">
      <w:pPr>
        <w:pStyle w:val="NormalWeb"/>
        <w:shd w:val="clear" w:color="auto" w:fill="FFFFFF"/>
        <w:ind w:left="1800"/>
        <w:jc w:val="both"/>
      </w:pPr>
    </w:p>
    <w:p w14:paraId="3B443347" w14:textId="77BB0FA3" w:rsidR="00A76C84" w:rsidRDefault="00A76C84" w:rsidP="00A76C84">
      <w:pPr>
        <w:pStyle w:val="NormalWeb"/>
        <w:shd w:val="clear" w:color="auto" w:fill="FFFFFF"/>
        <w:ind w:firstLine="720"/>
        <w:jc w:val="both"/>
      </w:pPr>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pPr>
    </w:p>
    <w:p w14:paraId="5D8B76BD" w14:textId="77777777" w:rsidR="00A76C84" w:rsidRDefault="00A76C84" w:rsidP="00A76C84">
      <w:pPr>
        <w:pStyle w:val="NormalWeb"/>
        <w:shd w:val="clear" w:color="auto" w:fill="FFFFFF"/>
        <w:ind w:firstLine="720"/>
        <w:jc w:val="both"/>
      </w:pPr>
    </w:p>
    <w:p w14:paraId="4A571CB5" w14:textId="77777777" w:rsidR="00A76C84" w:rsidRDefault="00A76C84">
      <w:pPr>
        <w:pStyle w:val="NormalWeb"/>
        <w:shd w:val="clear" w:color="auto" w:fill="FFFFFF"/>
        <w:ind w:firstLine="720"/>
        <w:jc w:val="both"/>
      </w:pPr>
    </w:p>
    <w:p w14:paraId="558F2A1E" w14:textId="77777777" w:rsidR="00A76C84" w:rsidRDefault="00A76C84" w:rsidP="009F3506">
      <w:pPr>
        <w:pStyle w:val="NormalWeb"/>
        <w:shd w:val="clear" w:color="auto" w:fill="FFFFFF"/>
        <w:spacing w:before="0" w:beforeAutospacing="0" w:after="160" w:afterAutospacing="0"/>
        <w:ind w:firstLine="720"/>
        <w:jc w:val="both"/>
      </w:pP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2F6092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xml:space="preserve">. </w:t>
      </w:r>
      <w:r w:rsidRPr="007D7E6F">
        <w:lastRenderedPageBreak/>
        <w:t>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t>LDR:</w:t>
      </w:r>
    </w:p>
    <w:p w14:paraId="2A490940" w14:textId="5CA6D2BE"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2"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13"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14"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15"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ele.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Ele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16"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uma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60ACB8B1" w14:textId="77777777" w:rsidR="0059787C" w:rsidRPr="00F40228" w:rsidRDefault="0059787C" w:rsidP="009F3506">
      <w:pPr>
        <w:pStyle w:val="PargrafodaLista"/>
        <w:rPr>
          <w:b/>
          <w:sz w:val="32"/>
          <w:szCs w:val="32"/>
        </w:rPr>
      </w:pPr>
    </w:p>
    <w:p w14:paraId="5CC6180B" w14:textId="185A7E16" w:rsidR="00FB6808" w:rsidRPr="007D7E6F" w:rsidRDefault="00FB6808" w:rsidP="00AB1A6E">
      <w:pPr>
        <w:pStyle w:val="NormalWeb"/>
        <w:numPr>
          <w:ilvl w:val="2"/>
          <w:numId w:val="44"/>
        </w:numPr>
        <w:shd w:val="clear" w:color="auto" w:fill="FFFFFF"/>
        <w:spacing w:before="0" w:beforeAutospacing="0" w:after="160" w:afterAutospacing="0"/>
        <w:ind w:left="1560" w:hanging="840"/>
        <w:jc w:val="both"/>
        <w:rPr>
          <w:b/>
          <w:sz w:val="32"/>
          <w:szCs w:val="32"/>
        </w:rPr>
      </w:pPr>
      <w:proofErr w:type="spellStart"/>
      <w:r w:rsidRPr="007D7E6F">
        <w:rPr>
          <w:b/>
          <w:sz w:val="32"/>
          <w:szCs w:val="32"/>
        </w:rPr>
        <w:t>Buzzer</w:t>
      </w:r>
      <w:proofErr w:type="spellEnd"/>
      <w:r w:rsidRPr="007D7E6F">
        <w:rPr>
          <w:b/>
          <w:sz w:val="32"/>
          <w:szCs w:val="32"/>
        </w:rPr>
        <w:t>:</w:t>
      </w:r>
    </w:p>
    <w:p w14:paraId="090DE46B" w14:textId="4A883600"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semelhante a uma caixa de som, porem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AB1A6E">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lastRenderedPageBreak/>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t xml:space="preserve">                     </w:t>
      </w:r>
      <w:r w:rsidRPr="009F3506">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Pr="00806C81" w:rsidRDefault="00143881"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1E34F4">
      <w:pPr>
        <w:pStyle w:val="NormalWeb"/>
        <w:numPr>
          <w:ilvl w:val="3"/>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17" w:author="granix pacheco" w:date="2016-02-08T12:45:00Z"/>
        </w:rPr>
      </w:pPr>
    </w:p>
    <w:p w14:paraId="364A24B2" w14:textId="77777777" w:rsidR="00887086" w:rsidRPr="007D7E6F" w:rsidRDefault="00887086" w:rsidP="009F3506">
      <w:pPr>
        <w:pStyle w:val="NormalWeb"/>
        <w:shd w:val="clear" w:color="auto" w:fill="FFFFFF"/>
        <w:spacing w:before="0" w:beforeAutospacing="0" w:after="160" w:afterAutospacing="0"/>
        <w:ind w:left="720" w:hanging="11"/>
        <w:jc w:val="both"/>
        <w:rPr>
          <w:ins w:id="118" w:author="granix pacheco" w:date="2016-02-08T08:36:00Z"/>
        </w:rPr>
      </w:pPr>
    </w:p>
    <w:p w14:paraId="26226E85" w14:textId="77777777" w:rsidR="00AF1060" w:rsidRPr="00AF1060" w:rsidRDefault="00A06F35" w:rsidP="001E34F4">
      <w:pPr>
        <w:pStyle w:val="NormalWeb"/>
        <w:numPr>
          <w:ilvl w:val="2"/>
          <w:numId w:val="44"/>
        </w:numPr>
        <w:shd w:val="clear" w:color="auto" w:fill="FFFFFF"/>
        <w:spacing w:before="0" w:beforeAutospacing="0" w:after="160" w:afterAutospacing="0"/>
        <w:jc w:val="both"/>
        <w:rPr>
          <w:rFonts w:ascii="Arial" w:hAnsi="Arial" w:cs="Arial"/>
          <w:b/>
        </w:rPr>
      </w:pPr>
      <w:ins w:id="119" w:author="granix pacheco" w:date="2016-02-08T08:36:00Z">
        <w:r w:rsidRPr="009F3506">
          <w:rPr>
            <w:b/>
            <w:sz w:val="32"/>
            <w:szCs w:val="32"/>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lastRenderedPageBreak/>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7"/>
                    </pic:cNvPr>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E34F4">
      <w:pPr>
        <w:pStyle w:val="NormalWeb"/>
        <w:numPr>
          <w:ilvl w:val="3"/>
          <w:numId w:val="44"/>
        </w:numPr>
        <w:shd w:val="clear" w:color="auto" w:fill="FFFFFF"/>
        <w:spacing w:before="0" w:beforeAutospacing="0" w:after="160" w:afterAutospacing="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1E34F4">
      <w:pPr>
        <w:pStyle w:val="NormalWeb"/>
        <w:numPr>
          <w:ilvl w:val="3"/>
          <w:numId w:val="44"/>
        </w:numPr>
        <w:shd w:val="clear" w:color="auto" w:fill="FFFFFF"/>
        <w:spacing w:before="0" w:beforeAutospacing="0" w:after="160" w:afterAutospacing="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0" w:author="Mateus Berardo de Souza Terra" w:date="2016-02-08T20:05:00Z">
            <w:rPr/>
          </w:rPrChange>
        </w:rPr>
      </w:pPr>
    </w:p>
    <w:p w14:paraId="7074DCB6" w14:textId="6D976CBF" w:rsidR="00A06F35" w:rsidRPr="007D7E6F" w:rsidRDefault="00A06F35">
      <w:pPr>
        <w:pStyle w:val="NormalWeb"/>
        <w:numPr>
          <w:ilvl w:val="2"/>
          <w:numId w:val="44"/>
        </w:numPr>
        <w:shd w:val="clear" w:color="auto" w:fill="FFFFFF"/>
        <w:spacing w:before="0" w:beforeAutospacing="0" w:after="160" w:afterAutospacing="0"/>
        <w:jc w:val="both"/>
        <w:rPr>
          <w:b/>
          <w:sz w:val="32"/>
          <w:szCs w:val="32"/>
        </w:rPr>
        <w:pPrChange w:id="121"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2" w:author="Mateus Berardo de Souza Terra" w:date="2016-02-08T20:05:00Z">
            <w:rPr/>
          </w:rPrChange>
        </w:rPr>
        <w:t>Diodos:</w:t>
      </w:r>
    </w:p>
    <w:p w14:paraId="4333D1F7" w14:textId="744BF952" w:rsidR="00FF083D" w:rsidRPr="007D7E6F" w:rsidRDefault="00FF083D">
      <w:pPr>
        <w:pStyle w:val="NormalWeb"/>
        <w:shd w:val="clear" w:color="auto" w:fill="FFFFFF"/>
        <w:spacing w:before="0" w:beforeAutospacing="0" w:after="160" w:afterAutospacing="0"/>
        <w:ind w:firstLine="720"/>
        <w:jc w:val="both"/>
        <w:rPr>
          <w:bCs/>
        </w:rPr>
        <w:pPrChange w:id="123"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r w:rsidR="006D3AB1" w:rsidRPr="007D7E6F">
        <w:rPr>
          <w:bCs/>
        </w:rPr>
        <w:t>tensão</w:t>
      </w:r>
      <w:r w:rsidRPr="007D7E6F">
        <w:rPr>
          <w:bCs/>
          <w:rPrChange w:id="124" w:author="Mateus Berardo de Souza Terra" w:date="2016-02-08T20:05:00Z">
            <w:rPr>
              <w:rFonts w:ascii="Arial" w:hAnsi="Arial" w:cs="Arial"/>
              <w:b/>
              <w:bCs/>
              <w:color w:val="555555"/>
              <w:sz w:val="19"/>
              <w:szCs w:val="19"/>
            </w:rPr>
          </w:rPrChange>
        </w:rPr>
        <w:t xml:space="preserve"> e existem diversos modelos com diversas funções.</w:t>
      </w:r>
    </w:p>
    <w:p w14:paraId="59367F82" w14:textId="77777777" w:rsidR="00FF083D" w:rsidRPr="007D7E6F" w:rsidRDefault="00FF083D" w:rsidP="00FF083D">
      <w:pPr>
        <w:rPr>
          <w:rFonts w:ascii="Arial" w:hAnsi="Arial" w:cs="Arial"/>
          <w:color w:val="222222"/>
          <w:sz w:val="27"/>
          <w:szCs w:val="27"/>
          <w:rPrChange w:id="125"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26"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27"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28"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29"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0"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1"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2"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5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33" w:author="Mateus Berardo de Souza Terra" w:date="2016-02-08T22:27:00Z"/>
          <w:b/>
          <w:sz w:val="32"/>
          <w:szCs w:val="32"/>
        </w:rPr>
        <w:pPrChange w:id="134"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35" w:author="Mateus Berardo de Souza Terra" w:date="2016-02-08T22:27:00Z"/>
        </w:rPr>
        <w:pPrChange w:id="136"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7B29B136" w:rsidR="00A06F35" w:rsidRPr="007D7E6F" w:rsidRDefault="00A06F35">
      <w:pPr>
        <w:pStyle w:val="NormalWeb"/>
        <w:numPr>
          <w:ilvl w:val="3"/>
          <w:numId w:val="52"/>
        </w:numPr>
        <w:shd w:val="clear" w:color="auto" w:fill="FFFFFF"/>
        <w:tabs>
          <w:tab w:val="left" w:pos="3449"/>
        </w:tabs>
        <w:spacing w:before="0" w:beforeAutospacing="0" w:after="160" w:afterAutospacing="0"/>
        <w:jc w:val="both"/>
        <w:rPr>
          <w:b/>
          <w:sz w:val="32"/>
          <w:szCs w:val="32"/>
        </w:rPr>
        <w:pPrChange w:id="137" w:author="Mateus Berardo de Souza Terra" w:date="2016-02-08T22:28:00Z">
          <w:pPr>
            <w:pStyle w:val="NormalWeb"/>
            <w:shd w:val="clear" w:color="auto" w:fill="FFFFFF"/>
            <w:spacing w:before="0" w:beforeAutospacing="0" w:after="160" w:afterAutospacing="0"/>
            <w:jc w:val="both"/>
          </w:pPr>
        </w:pPrChange>
      </w:pPr>
      <w:proofErr w:type="spellStart"/>
      <w:r w:rsidRPr="007D7E6F">
        <w:rPr>
          <w:b/>
          <w:sz w:val="32"/>
          <w:szCs w:val="32"/>
          <w:rPrChange w:id="138" w:author="Mateus Berardo de Souza Terra" w:date="2016-02-08T20:05:00Z">
            <w:rPr/>
          </w:rPrChange>
        </w:rPr>
        <w:t>LEDs</w:t>
      </w:r>
      <w:proofErr w:type="spellEnd"/>
      <w:r w:rsidRPr="007D7E6F">
        <w:rPr>
          <w:b/>
          <w:sz w:val="32"/>
          <w:szCs w:val="32"/>
          <w:rPrChange w:id="139" w:author="Mateus Berardo de Souza Terra" w:date="2016-02-08T20:05:00Z">
            <w:rPr/>
          </w:rPrChange>
        </w:rPr>
        <w:t>:</w:t>
      </w:r>
      <w:r w:rsidR="003B4769" w:rsidRPr="007D7E6F">
        <w:rPr>
          <w:b/>
          <w:sz w:val="32"/>
          <w:szCs w:val="32"/>
        </w:rPr>
        <w:tab/>
      </w:r>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0" w:author="granix pacheco" w:date="2016-02-08T12:11:00Z">
          <w:pPr>
            <w:pStyle w:val="NormalWeb"/>
            <w:shd w:val="clear" w:color="auto" w:fill="FFFFFF"/>
            <w:spacing w:before="0" w:beforeAutospacing="0" w:after="160" w:afterAutospacing="0"/>
            <w:jc w:val="both"/>
          </w:pPr>
        </w:pPrChange>
      </w:pPr>
      <w:r w:rsidRPr="007D7E6F">
        <w:rPr>
          <w:rPrChange w:id="141" w:author="Mateus Berardo de Souza Terra" w:date="2016-02-08T20:05:00Z">
            <w:rPr>
              <w:b/>
              <w:bCs/>
            </w:rPr>
          </w:rPrChange>
        </w:rPr>
        <w:t xml:space="preserve">Um </w:t>
      </w:r>
      <w:r w:rsidRPr="007D7E6F">
        <w:t>LED (</w:t>
      </w:r>
      <w:ins w:id="142" w:author="Mateus Berardo de Souza Terra" w:date="2016-02-08T19:11:00Z">
        <w:r w:rsidR="006D3AB1" w:rsidRPr="007D7E6F">
          <w:rPr>
            <w:rStyle w:val="Forte"/>
            <w:b w:val="0"/>
          </w:rPr>
          <w:t>L</w:t>
        </w:r>
      </w:ins>
      <w:ins w:id="143" w:author="granix pacheco" w:date="2016-02-08T11:48:00Z">
        <w:del w:id="144" w:author="Mateus Berardo de Souza Terra" w:date="2016-02-08T19:11:00Z">
          <w:r w:rsidRPr="007D7E6F" w:rsidDel="006D3AB1">
            <w:rPr>
              <w:rStyle w:val="Forte"/>
              <w:b w:val="0"/>
              <w:rPrChange w:id="145" w:author="Mateus Berardo de Souza Terra" w:date="2016-02-08T20:05:00Z">
                <w:rPr>
                  <w:rStyle w:val="Forte"/>
                </w:rPr>
              </w:rPrChange>
            </w:rPr>
            <w:delText>l</w:delText>
          </w:r>
        </w:del>
        <w:r w:rsidRPr="007D7E6F">
          <w:rPr>
            <w:rStyle w:val="Forte"/>
            <w:b w:val="0"/>
            <w:rPrChange w:id="146" w:author="Mateus Berardo de Souza Terra" w:date="2016-02-08T20:05:00Z">
              <w:rPr>
                <w:rStyle w:val="Forte"/>
              </w:rPr>
            </w:rPrChange>
          </w:rPr>
          <w:t xml:space="preserve">ight </w:t>
        </w:r>
      </w:ins>
      <w:proofErr w:type="spellStart"/>
      <w:ins w:id="147" w:author="Mateus Berardo de Souza Terra" w:date="2016-02-08T19:11:00Z">
        <w:r w:rsidR="006D3AB1" w:rsidRPr="007D7E6F">
          <w:rPr>
            <w:rStyle w:val="Forte"/>
            <w:b w:val="0"/>
          </w:rPr>
          <w:t>E</w:t>
        </w:r>
      </w:ins>
      <w:ins w:id="148" w:author="granix pacheco" w:date="2016-02-08T11:48:00Z">
        <w:del w:id="149" w:author="Mateus Berardo de Souza Terra" w:date="2016-02-08T19:11:00Z">
          <w:r w:rsidRPr="007D7E6F" w:rsidDel="006D3AB1">
            <w:rPr>
              <w:rStyle w:val="Forte"/>
              <w:b w:val="0"/>
              <w:rPrChange w:id="150" w:author="Mateus Berardo de Souza Terra" w:date="2016-02-08T20:05:00Z">
                <w:rPr>
                  <w:rStyle w:val="Forte"/>
                </w:rPr>
              </w:rPrChange>
            </w:rPr>
            <w:delText>e</w:delText>
          </w:r>
        </w:del>
        <w:r w:rsidRPr="007D7E6F">
          <w:rPr>
            <w:rStyle w:val="Forte"/>
            <w:b w:val="0"/>
            <w:rPrChange w:id="151" w:author="Mateus Berardo de Souza Terra" w:date="2016-02-08T20:05:00Z">
              <w:rPr>
                <w:rStyle w:val="Forte"/>
              </w:rPr>
            </w:rPrChange>
          </w:rPr>
          <w:t>mitting</w:t>
        </w:r>
        <w:proofErr w:type="spellEnd"/>
        <w:r w:rsidRPr="007D7E6F">
          <w:rPr>
            <w:rStyle w:val="Forte"/>
            <w:b w:val="0"/>
            <w:rPrChange w:id="152" w:author="Mateus Berardo de Souza Terra" w:date="2016-02-08T20:05:00Z">
              <w:rPr>
                <w:rStyle w:val="Forte"/>
              </w:rPr>
            </w:rPrChange>
          </w:rPr>
          <w:t xml:space="preserve"> </w:t>
        </w:r>
      </w:ins>
      <w:proofErr w:type="spellStart"/>
      <w:ins w:id="153" w:author="Mateus Berardo de Souza Terra" w:date="2016-02-08T19:11:00Z">
        <w:r w:rsidR="006D3AB1" w:rsidRPr="007D7E6F">
          <w:rPr>
            <w:rStyle w:val="Forte"/>
            <w:b w:val="0"/>
          </w:rPr>
          <w:t>D</w:t>
        </w:r>
      </w:ins>
      <w:del w:id="154" w:author="Mateus Berardo de Souza Terra" w:date="2016-02-08T19:11:00Z">
        <w:r w:rsidRPr="007D7E6F" w:rsidDel="006D3AB1">
          <w:rPr>
            <w:rStyle w:val="Forte"/>
            <w:b w:val="0"/>
            <w:rPrChange w:id="155" w:author="Mateus Berardo de Souza Terra" w:date="2016-02-08T20:05:00Z">
              <w:rPr>
                <w:rStyle w:val="Forte"/>
              </w:rPr>
            </w:rPrChange>
          </w:rPr>
          <w:delText>d</w:delText>
        </w:r>
      </w:del>
      <w:r w:rsidRPr="007D7E6F">
        <w:rPr>
          <w:rStyle w:val="Forte"/>
          <w:b w:val="0"/>
          <w:rPrChange w:id="156" w:author="Mateus Berardo de Souza Terra" w:date="2016-02-08T20:05:00Z">
            <w:rPr>
              <w:rStyle w:val="Forte"/>
            </w:rPr>
          </w:rPrChange>
        </w:rPr>
        <w:t>iode</w:t>
      </w:r>
      <w:proofErr w:type="spellEnd"/>
      <w:r w:rsidRPr="007D7E6F">
        <w:rPr>
          <w:rStyle w:val="Forte"/>
          <w:b w:val="0"/>
          <w:rPrChange w:id="157" w:author="Mateus Berardo de Souza Terra" w:date="2016-02-08T20:05:00Z">
            <w:rPr>
              <w:rStyle w:val="Forte"/>
            </w:rPr>
          </w:rPrChange>
        </w:rPr>
        <w:t>) é um diodo</w:t>
      </w:r>
      <w:r w:rsidRPr="007D7E6F">
        <w:rPr>
          <w:rStyle w:val="Forte"/>
        </w:rPr>
        <w:t xml:space="preserve"> </w:t>
      </w:r>
      <w:r w:rsidRPr="007D7E6F">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lastRenderedPageBreak/>
        <w:t>/</w:t>
      </w:r>
      <w:ins w:id="158" w:author="granix pacheco" w:date="2016-02-08T12:11:00Z">
        <w:r w:rsidR="002308BC" w:rsidRPr="007D7E6F">
          <w:rPr>
            <w:noProof/>
            <w:lang w:eastAsia="pt-BR"/>
            <w:rPrChange w:id="159"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615B174A" w:rsidR="00857923" w:rsidRDefault="00806C81" w:rsidP="00806C81">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3A3C2512" w14:textId="7A91BE37" w:rsidR="00BB7020" w:rsidRPr="00BB7020" w:rsidRDefault="00BB7020" w:rsidP="00806C81">
      <w:pPr>
        <w:pStyle w:val="NormalWeb"/>
        <w:shd w:val="clear" w:color="auto" w:fill="FFFFFF"/>
        <w:tabs>
          <w:tab w:val="left" w:pos="3449"/>
        </w:tabs>
        <w:spacing w:before="0" w:beforeAutospacing="0" w:after="160" w:afterAutospacing="0"/>
        <w:ind w:firstLine="792"/>
      </w:pPr>
      <w:r>
        <w:rPr>
          <w:b/>
        </w:rPr>
        <w:t xml:space="preserve">Nota: </w:t>
      </w:r>
      <w:r>
        <w:t xml:space="preserve">// escrever como testar um LED com o </w:t>
      </w:r>
      <w:proofErr w:type="spellStart"/>
      <w:r>
        <w:t>multimetro</w:t>
      </w:r>
      <w:proofErr w:type="spellEnd"/>
    </w:p>
    <w:p w14:paraId="3682C6AF" w14:textId="77777777" w:rsidR="006D2EDB" w:rsidRPr="006D2EDB" w:rsidRDefault="006D2EDB" w:rsidP="006D2EDB">
      <w:pPr>
        <w:pStyle w:val="NormalWeb"/>
        <w:shd w:val="clear" w:color="auto" w:fill="FFFFFF"/>
        <w:spacing w:before="0" w:beforeAutospacing="0" w:after="160" w:afterAutospacing="0"/>
        <w:jc w:val="both"/>
        <w:rPr>
          <w:ins w:id="160"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lastRenderedPageBreak/>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806C81">
      <w:pPr>
        <w:pStyle w:val="Standard"/>
        <w:numPr>
          <w:ilvl w:val="2"/>
          <w:numId w:val="69"/>
        </w:numPr>
        <w:ind w:left="2127"/>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74504534" w14:textId="77777777" w:rsidR="000A6C2B" w:rsidRDefault="000A6C2B" w:rsidP="000A6C2B">
      <w:pPr>
        <w:pStyle w:val="NormalWeb"/>
        <w:shd w:val="clear" w:color="auto" w:fill="FFFFFF"/>
        <w:spacing w:before="0" w:beforeAutospacing="0" w:after="160" w:afterAutospacing="0"/>
        <w:ind w:left="720"/>
        <w:rPr>
          <w:b/>
          <w:sz w:val="36"/>
          <w:szCs w:val="36"/>
          <w:u w:val="single"/>
        </w:rPr>
      </w:pP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161" w:author="Mateus Berardo de Souza Terra" w:date="2016-02-08T22:28:00Z"/>
          <w:b/>
          <w:sz w:val="36"/>
          <w:szCs w:val="36"/>
          <w:u w:val="single"/>
        </w:rPr>
      </w:pPr>
      <w:r w:rsidRPr="007D7E6F">
        <w:rPr>
          <w:b/>
          <w:sz w:val="36"/>
          <w:szCs w:val="36"/>
          <w:u w:val="single"/>
        </w:rPr>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76C0DDAC" w:rsidR="001C7BBA" w:rsidRPr="007D7E6F" w:rsidRDefault="001C7BBA" w:rsidP="009F3506">
      <w:pPr>
        <w:pStyle w:val="NormalWeb"/>
        <w:numPr>
          <w:ilvl w:val="1"/>
          <w:numId w:val="66"/>
        </w:numPr>
        <w:shd w:val="clear" w:color="auto" w:fill="FFFFFF"/>
        <w:spacing w:before="0" w:beforeAutospacing="0" w:after="160" w:afterAutospacing="0"/>
        <w:ind w:left="1560" w:hanging="480"/>
        <w:rPr>
          <w:sz w:val="32"/>
          <w:szCs w:val="32"/>
        </w:rPr>
      </w:pPr>
      <w:proofErr w:type="spellStart"/>
      <w:r w:rsidRPr="009F3506">
        <w:rPr>
          <w:b/>
          <w:sz w:val="32"/>
          <w:szCs w:val="32"/>
        </w:rPr>
        <w:t>Protoboard</w:t>
      </w:r>
      <w:proofErr w:type="spellEnd"/>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 recomendada para prototipagem. Caracteriza-se como uma placa de plástico com diversos orifícios, abaixo desses orifícios encontra-se uma malha metálica que realiza as ligações como é 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2"/>
                    </pic:cNvPr>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eastAsia="pt-BR"/>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t xml:space="preserve"> </w:t>
      </w:r>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w:t>
      </w:r>
      <w:proofErr w:type="spellStart"/>
      <w:r>
        <w:t>protoboard</w:t>
      </w:r>
      <w:proofErr w:type="spellEnd"/>
      <w:r>
        <w:t xml:space="preserve">. Caracterizados como fios convencionais com segmentos de fios rígidos em suas extremidades para facilitar o seu uso para prototipagem, como numa </w:t>
      </w:r>
      <w:proofErr w:type="spellStart"/>
      <w:proofErr w:type="gramStart"/>
      <w:r>
        <w:t>protoboard</w:t>
      </w:r>
      <w:proofErr w:type="spellEnd"/>
      <w:r>
        <w:t xml:space="preserve"> .</w:t>
      </w:r>
      <w:proofErr w:type="gramEnd"/>
      <w:r>
        <w:t xml:space="preserve"> Eles podem ser facilmente conectados aos furos da </w:t>
      </w:r>
      <w:proofErr w:type="spellStart"/>
      <w:r>
        <w:t>protoboard</w:t>
      </w:r>
      <w:proofErr w:type="spellEnd"/>
      <w:r>
        <w:t xml:space="preserve"> ou de alguns</w:t>
      </w:r>
      <w:r w:rsidR="00A164E9">
        <w:t xml:space="preserve"> </w:t>
      </w:r>
      <w:proofErr w:type="spellStart"/>
      <w:r w:rsidR="00A164E9">
        <w:t>A</w:t>
      </w:r>
      <w:r>
        <w:t>rduinos</w:t>
      </w:r>
      <w:proofErr w:type="spellEnd"/>
      <w:r>
        <w:t>.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2"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3" w:author="Mateus Berardo de Souza Terra" w:date="2016-02-08T20:05:00Z">
            <w:rPr>
              <w:sz w:val="32"/>
              <w:szCs w:val="32"/>
            </w:rPr>
          </w:rPrChange>
        </w:rPr>
        <w:pPrChange w:id="164"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65"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66"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eastAsia="pt-BR"/>
          <w:rPrChange w:id="167" w:author="Unknown">
            <w:rPr>
              <w:noProof/>
              <w:lang w:eastAsia="pt-BR"/>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8"/>
                    </pic:cNvPr>
                    <pic:cNvPicPr>
                      <a:picLocks noChangeAspect="1" noChangeArrowheads="1"/>
                    </pic:cNvPicPr>
                  </pic:nvPicPr>
                  <pic:blipFill rotWithShape="1">
                    <a:blip r:embed="rId69">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68" w:author="Mateus Berardo de Souza Terra" w:date="2016-02-08T20:05:00Z">
            <w:rPr>
              <w:sz w:val="32"/>
              <w:szCs w:val="32"/>
            </w:rPr>
          </w:rPrChange>
        </w:rPr>
        <w:t>É um ap</w:t>
      </w:r>
      <w:r w:rsidRPr="007D7E6F">
        <w:t>arelho</w:t>
      </w:r>
      <w:r w:rsidRPr="007D7E6F">
        <w:rPr>
          <w:rPrChange w:id="169"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0" w:author="Mateus Berardo de Souza Terra" w:date="2016-02-08T20:05:00Z">
            <w:rPr>
              <w:sz w:val="32"/>
              <w:szCs w:val="32"/>
            </w:rPr>
          </w:rPrChange>
        </w:rPr>
        <w:pPrChange w:id="171"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2"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3" w:author="Mateus Berardo de Souza Terra" w:date="2016-02-08T20:05:00Z">
            <w:rPr>
              <w:b/>
              <w:sz w:val="36"/>
              <w:szCs w:val="36"/>
              <w:u w:val="single"/>
            </w:rPr>
          </w:rPrChange>
        </w:rPr>
        <w:pPrChange w:id="174"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75"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76" w:author="granix pacheco" w:date="2016-02-08T08:28:00Z">
          <w:pPr>
            <w:pStyle w:val="NormalWeb"/>
            <w:shd w:val="clear" w:color="auto" w:fill="FFFFFF"/>
            <w:spacing w:before="0" w:beforeAutospacing="0" w:after="160" w:afterAutospacing="0"/>
            <w:jc w:val="both"/>
          </w:pPr>
        </w:pPrChange>
      </w:pPr>
    </w:p>
    <w:p w14:paraId="5FFD1873" w14:textId="1DDBE913" w:rsidR="006C182E" w:rsidRPr="007D7E6F" w:rsidRDefault="000A6C2B">
      <w:pPr>
        <w:pStyle w:val="NormalWeb"/>
        <w:shd w:val="clear" w:color="auto" w:fill="FFFFFF"/>
        <w:spacing w:before="0" w:beforeAutospacing="0" w:after="160" w:afterAutospacing="0"/>
        <w:rPr>
          <w:b/>
          <w:sz w:val="36"/>
          <w:szCs w:val="36"/>
          <w:u w:val="single"/>
        </w:rPr>
        <w:pPrChange w:id="177" w:author="granix pacheco" w:date="2016-02-08T08:28:00Z">
          <w:pPr>
            <w:pStyle w:val="NormalWeb"/>
            <w:shd w:val="clear" w:color="auto" w:fill="FFFFFF"/>
            <w:spacing w:before="0" w:beforeAutospacing="0" w:after="160" w:afterAutospacing="0"/>
            <w:jc w:val="both"/>
          </w:pPr>
        </w:pPrChange>
      </w:pPr>
      <w:r>
        <w:rPr>
          <w:b/>
          <w:sz w:val="36"/>
          <w:szCs w:val="36"/>
          <w:u w:val="single"/>
        </w:rPr>
        <w:lastRenderedPageBreak/>
        <w:t>// criar capitulo de ferramentas (soldador, multímetro...)</w:t>
      </w:r>
      <w:bookmarkStart w:id="178" w:name="_GoBack"/>
      <w:bookmarkEnd w:id="178"/>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79"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0" w:author="granix pacheco" w:date="2016-02-08T08:59:00Z"/>
          <w:b/>
          <w:sz w:val="32"/>
          <w:szCs w:val="32"/>
          <w:rPrChange w:id="181" w:author="Mateus Berardo de Souza Terra" w:date="2016-02-08T20:05:00Z">
            <w:rPr>
              <w:ins w:id="182" w:author="granix pacheco" w:date="2016-02-08T08:59:00Z"/>
              <w:b/>
              <w:sz w:val="36"/>
              <w:szCs w:val="36"/>
              <w:u w:val="single"/>
            </w:rPr>
          </w:rPrChange>
        </w:rPr>
        <w:pPrChange w:id="183" w:author="Mateus Berardo de Souza Terra" w:date="2016-02-08T22:30:00Z">
          <w:pPr>
            <w:pStyle w:val="NormalWeb"/>
            <w:shd w:val="clear" w:color="auto" w:fill="FFFFFF"/>
            <w:spacing w:before="0" w:beforeAutospacing="0" w:after="160" w:afterAutospacing="0"/>
            <w:jc w:val="both"/>
          </w:pPr>
        </w:pPrChange>
      </w:pPr>
      <w:ins w:id="184" w:author="granix pacheco" w:date="2016-02-08T08:59:00Z">
        <w:r w:rsidRPr="007D7E6F">
          <w:rPr>
            <w:b/>
            <w:sz w:val="32"/>
            <w:szCs w:val="32"/>
            <w:rPrChange w:id="185" w:author="Mateus Berardo de Souza Terra" w:date="2016-02-08T20:05:00Z">
              <w:rPr>
                <w:b/>
                <w:sz w:val="36"/>
                <w:szCs w:val="36"/>
                <w:u w:val="single"/>
              </w:rPr>
            </w:rPrChange>
          </w:rPr>
          <w:t xml:space="preserve">Valor </w:t>
        </w:r>
      </w:ins>
      <w:ins w:id="186" w:author="granix pacheco" w:date="2016-02-08T11:31:00Z">
        <w:r w:rsidR="0017119E" w:rsidRPr="007D7E6F">
          <w:rPr>
            <w:b/>
            <w:sz w:val="32"/>
            <w:szCs w:val="32"/>
            <w:rPrChange w:id="187" w:author="Mateus Berardo de Souza Terra" w:date="2016-02-08T20:05:00Z">
              <w:rPr>
                <w:b/>
                <w:sz w:val="32"/>
                <w:szCs w:val="32"/>
                <w:u w:val="single"/>
              </w:rPr>
            </w:rPrChange>
          </w:rPr>
          <w:t xml:space="preserve">de </w:t>
        </w:r>
      </w:ins>
      <w:ins w:id="188" w:author="granix pacheco" w:date="2016-02-08T08:59:00Z">
        <w:r w:rsidRPr="007D7E6F">
          <w:rPr>
            <w:b/>
            <w:sz w:val="32"/>
            <w:szCs w:val="32"/>
            <w:rPrChange w:id="189"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0" w:author="granix pacheco" w:date="2016-02-08T09:52:00Z"/>
        </w:rPr>
        <w:pPrChange w:id="191" w:author="granix pacheco" w:date="2016-02-08T09:55:00Z">
          <w:pPr>
            <w:pStyle w:val="NormalWeb"/>
            <w:shd w:val="clear" w:color="auto" w:fill="FFFFFF"/>
            <w:spacing w:before="0" w:beforeAutospacing="0" w:after="160" w:afterAutospacing="0"/>
            <w:jc w:val="both"/>
          </w:pPr>
        </w:pPrChange>
      </w:pPr>
      <w:ins w:id="192" w:author="granix pacheco" w:date="2016-02-08T09:51:00Z">
        <w:r w:rsidRPr="007D7E6F">
          <w:t>A unidade de medida de resistência é o ohm</w:t>
        </w:r>
      </w:ins>
      <w:ins w:id="193" w:author="granix pacheco" w:date="2016-02-08T09:53:00Z">
        <w:r w:rsidR="0070445C" w:rsidRPr="007D7E6F">
          <w:t>, representado pelo símbolo grego Ômega</w:t>
        </w:r>
      </w:ins>
      <w:ins w:id="194" w:author="granix pacheco" w:date="2016-02-08T09:51:00Z">
        <w:r w:rsidRPr="007D7E6F">
          <w:t>.</w:t>
        </w:r>
      </w:ins>
      <w:ins w:id="195" w:author="granix pacheco" w:date="2016-02-08T09:52:00Z">
        <w:r w:rsidRPr="007D7E6F">
          <w:t xml:space="preserve"> Para saber a resistência de um resistor basta </w:t>
        </w:r>
      </w:ins>
      <w:ins w:id="196" w:author="granix pacheco" w:date="2016-02-08T09:54:00Z">
        <w:r w:rsidR="0070445C" w:rsidRPr="007D7E6F">
          <w:t>ler as duas primeiras faixas e multiplicar esse valor pela terceira. A quarta mostra a tolerância do resistor</w:t>
        </w:r>
      </w:ins>
      <w:ins w:id="197" w:author="granix pacheco" w:date="2016-02-08T10:05:00Z">
        <w:r w:rsidR="00FA772E" w:rsidRPr="007D7E6F">
          <w:t xml:space="preserve"> que </w:t>
        </w:r>
      </w:ins>
      <w:ins w:id="198" w:author="granix pacheco" w:date="2016-02-08T10:06:00Z">
        <w:r w:rsidR="00FA772E" w:rsidRPr="007D7E6F">
          <w:t>é o valor de sua variação em relação ao valor nominal</w:t>
        </w:r>
      </w:ins>
      <w:ins w:id="199" w:author="granix pacheco" w:date="2016-02-08T09:54:00Z">
        <w:r w:rsidR="0070445C" w:rsidRPr="007D7E6F">
          <w:t>.</w:t>
        </w:r>
      </w:ins>
      <w:ins w:id="200" w:author="granix pacheco" w:date="2016-02-08T12:24:00Z">
        <w:r w:rsidR="001C7BBA" w:rsidRPr="007D7E6F">
          <w:t xml:space="preserve"> Alguns resistores </w:t>
        </w:r>
      </w:ins>
      <w:ins w:id="201"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2" w:author="granix pacheco" w:date="2016-02-08T09:51:00Z">
          <w:pPr>
            <w:pStyle w:val="NormalWeb"/>
            <w:shd w:val="clear" w:color="auto" w:fill="FFFFFF"/>
            <w:spacing w:before="0" w:beforeAutospacing="0" w:after="160" w:afterAutospacing="0"/>
            <w:jc w:val="both"/>
          </w:pPr>
        </w:pPrChange>
      </w:pPr>
      <w:ins w:id="203" w:author="granix pacheco" w:date="2016-02-08T09:55:00Z">
        <w:r w:rsidRPr="004A7414">
          <w:rPr>
            <w:rFonts w:ascii="Arial" w:hAnsi="Arial" w:cs="Arial"/>
            <w:noProof/>
            <w:lang w:eastAsia="pt-BR"/>
            <w:rPrChange w:id="204"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05"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06"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07" w:author="granix pacheco" w:date="2016-02-08T09:56:00Z"/>
              </w:rPr>
              <w:pPrChange w:id="208" w:author="Mateus Berardo de Souza Terra" w:date="2016-02-08T22:31:00Z">
                <w:pPr>
                  <w:pStyle w:val="NormalWeb"/>
                  <w:spacing w:before="0" w:beforeAutospacing="0" w:after="160" w:afterAutospacing="0"/>
                  <w:jc w:val="both"/>
                </w:pPr>
              </w:pPrChange>
            </w:pPr>
            <w:ins w:id="209"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0" w:author="granix pacheco" w:date="2016-02-08T09:56:00Z"/>
              </w:rPr>
              <w:pPrChange w:id="211" w:author="Mateus Berardo de Souza Terra" w:date="2016-02-08T22:31:00Z">
                <w:pPr>
                  <w:pStyle w:val="NormalWeb"/>
                  <w:spacing w:before="0" w:beforeAutospacing="0" w:after="160" w:afterAutospacing="0"/>
                  <w:jc w:val="both"/>
                </w:pPr>
              </w:pPrChange>
            </w:pPr>
            <w:ins w:id="212"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16" w:author="granix pacheco" w:date="2016-02-08T10:01:00Z"/>
              </w:rPr>
              <w:pPrChange w:id="217" w:author="Mateus Berardo de Souza Terra" w:date="2016-02-08T22:31:00Z">
                <w:pPr>
                  <w:pStyle w:val="NormalWeb"/>
                  <w:spacing w:before="0" w:beforeAutospacing="0" w:after="160" w:afterAutospacing="0"/>
                  <w:jc w:val="both"/>
                </w:pPr>
              </w:pPrChange>
            </w:pPr>
            <w:ins w:id="218"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19" w:author="granix pacheco" w:date="2016-02-08T09:56:00Z"/>
              </w:rPr>
              <w:pPrChange w:id="220" w:author="Mateus Berardo de Souza Terra" w:date="2016-02-08T22:31:00Z">
                <w:pPr>
                  <w:pStyle w:val="NormalWeb"/>
                  <w:spacing w:before="0" w:beforeAutospacing="0" w:after="160" w:afterAutospacing="0"/>
                  <w:jc w:val="both"/>
                </w:pPr>
              </w:pPrChange>
            </w:pPr>
            <w:ins w:id="221" w:author="granix pacheco" w:date="2016-02-08T09:56:00Z">
              <w:r w:rsidRPr="007D7E6F">
                <w:t>Tolerância</w:t>
              </w:r>
            </w:ins>
          </w:p>
        </w:tc>
      </w:tr>
      <w:tr w:rsidR="0070445C" w:rsidRPr="007D7E6F" w14:paraId="155231DB" w14:textId="77777777" w:rsidTr="003B25A9">
        <w:trPr>
          <w:ins w:id="222"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35" w:author="granix pacheco" w:date="2016-02-08T10:01:00Z"/>
              </w:rPr>
              <w:pPrChange w:id="236" w:author="Mateus Berardo de Souza Terra" w:date="2016-02-08T22:31:00Z">
                <w:pPr>
                  <w:pStyle w:val="NormalWeb"/>
                  <w:spacing w:before="0" w:beforeAutospacing="0" w:after="160" w:afterAutospacing="0"/>
                  <w:jc w:val="both"/>
                </w:pPr>
              </w:pPrChange>
            </w:pPr>
            <w:ins w:id="237" w:author="granix pacheco" w:date="2016-02-08T10:04:00Z">
              <w:r w:rsidRPr="007D7E6F">
                <w:t>10%</w:t>
              </w:r>
            </w:ins>
          </w:p>
        </w:tc>
      </w:tr>
      <w:tr w:rsidR="0070445C" w:rsidRPr="007D7E6F" w14:paraId="48118C94" w14:textId="77777777" w:rsidTr="003B25A9">
        <w:trPr>
          <w:ins w:id="238"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39" w:author="granix pacheco" w:date="2016-02-08T09:56:00Z"/>
              </w:rPr>
              <w:pPrChange w:id="240" w:author="Mateus Berardo de Souza Terra" w:date="2016-02-08T22:31:00Z">
                <w:pPr>
                  <w:pStyle w:val="NormalWeb"/>
                  <w:spacing w:before="0" w:beforeAutospacing="0" w:after="160" w:afterAutospacing="0"/>
                  <w:jc w:val="both"/>
                </w:pPr>
              </w:pPrChange>
            </w:pPr>
            <w:ins w:id="241"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2" w:author="granix pacheco" w:date="2016-02-08T09:56:00Z"/>
              </w:rPr>
              <w:pPrChange w:id="243" w:author="Mateus Berardo de Souza Terra" w:date="2016-02-08T22:31:00Z">
                <w:pPr>
                  <w:pStyle w:val="NormalWeb"/>
                  <w:spacing w:before="0" w:beforeAutospacing="0" w:after="160" w:afterAutospacing="0"/>
                  <w:jc w:val="both"/>
                </w:pPr>
              </w:pPrChange>
            </w:pPr>
            <w:ins w:id="244"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48" w:author="granix pacheco" w:date="2016-02-08T10:01:00Z"/>
              </w:rPr>
              <w:pPrChange w:id="249" w:author="Mateus Berardo de Souza Terra" w:date="2016-02-08T22:31:00Z">
                <w:pPr>
                  <w:pStyle w:val="NormalWeb"/>
                  <w:spacing w:before="0" w:beforeAutospacing="0" w:after="160" w:afterAutospacing="0"/>
                  <w:jc w:val="both"/>
                </w:pPr>
              </w:pPrChange>
            </w:pPr>
            <w:ins w:id="250"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1" w:author="granix pacheco" w:date="2016-02-08T09:56:00Z"/>
              </w:rPr>
              <w:pPrChange w:id="252" w:author="Mateus Berardo de Souza Terra" w:date="2016-02-08T22:31:00Z">
                <w:pPr>
                  <w:pStyle w:val="NormalWeb"/>
                  <w:spacing w:before="0" w:beforeAutospacing="0" w:after="160" w:afterAutospacing="0"/>
                  <w:jc w:val="both"/>
                </w:pPr>
              </w:pPrChange>
            </w:pPr>
            <w:ins w:id="253" w:author="granix pacheco" w:date="2016-02-08T10:04:00Z">
              <w:r w:rsidRPr="007D7E6F">
                <w:t>5%</w:t>
              </w:r>
            </w:ins>
          </w:p>
        </w:tc>
      </w:tr>
      <w:tr w:rsidR="0070445C" w:rsidRPr="007D7E6F" w14:paraId="163158D9" w14:textId="77777777" w:rsidTr="003B25A9">
        <w:trPr>
          <w:ins w:id="254"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55" w:author="granix pacheco" w:date="2016-02-08T09:56:00Z"/>
              </w:rPr>
              <w:pPrChange w:id="256" w:author="Mateus Berardo de Souza Terra" w:date="2016-02-08T22:31:00Z">
                <w:pPr>
                  <w:pStyle w:val="NormalWeb"/>
                  <w:spacing w:before="0" w:beforeAutospacing="0" w:after="160" w:afterAutospacing="0"/>
                  <w:jc w:val="both"/>
                </w:pPr>
              </w:pPrChange>
            </w:pPr>
            <w:ins w:id="257"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4" w:author="granix pacheco" w:date="2016-02-08T10:01:00Z"/>
              </w:rPr>
              <w:pPrChange w:id="265" w:author="Mateus Berardo de Souza Terra" w:date="2016-02-08T22:31:00Z">
                <w:pPr>
                  <w:pStyle w:val="NormalWeb"/>
                  <w:spacing w:before="0" w:beforeAutospacing="0" w:after="160" w:afterAutospacing="0"/>
                  <w:jc w:val="both"/>
                </w:pPr>
              </w:pPrChange>
            </w:pPr>
            <w:ins w:id="266"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67" w:author="granix pacheco" w:date="2016-02-08T09:56:00Z"/>
              </w:rPr>
              <w:pPrChange w:id="268" w:author="Mateus Berardo de Souza Terra" w:date="2016-02-08T22:31:00Z">
                <w:pPr>
                  <w:pStyle w:val="NormalWeb"/>
                  <w:spacing w:before="0" w:beforeAutospacing="0" w:after="160" w:afterAutospacing="0"/>
                  <w:jc w:val="both"/>
                </w:pPr>
              </w:pPrChange>
            </w:pPr>
            <w:ins w:id="269" w:author="granix pacheco" w:date="2016-02-08T10:04:00Z">
              <w:r w:rsidRPr="007D7E6F">
                <w:t>4%</w:t>
              </w:r>
            </w:ins>
          </w:p>
        </w:tc>
      </w:tr>
      <w:tr w:rsidR="0070445C" w:rsidRPr="007D7E6F" w14:paraId="46EC4489" w14:textId="77777777" w:rsidTr="003B25A9">
        <w:trPr>
          <w:ins w:id="270"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1" w:author="granix pacheco" w:date="2016-02-08T09:56:00Z"/>
              </w:rPr>
              <w:pPrChange w:id="272" w:author="Mateus Berardo de Souza Terra" w:date="2016-02-08T22:31:00Z">
                <w:pPr>
                  <w:pStyle w:val="NormalWeb"/>
                  <w:spacing w:before="0" w:beforeAutospacing="0" w:after="160" w:afterAutospacing="0"/>
                  <w:jc w:val="both"/>
                </w:pPr>
              </w:pPrChange>
            </w:pPr>
            <w:ins w:id="273"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0" w:author="granix pacheco" w:date="2016-02-08T10:01:00Z"/>
              </w:rPr>
              <w:pPrChange w:id="281" w:author="Mateus Berardo de Souza Terra" w:date="2016-02-08T22:31:00Z">
                <w:pPr>
                  <w:pStyle w:val="NormalWeb"/>
                  <w:spacing w:before="0" w:beforeAutospacing="0" w:after="160" w:afterAutospacing="0"/>
                  <w:jc w:val="both"/>
                </w:pPr>
              </w:pPrChange>
            </w:pPr>
            <w:ins w:id="282"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3" w:author="granix pacheco" w:date="2016-02-08T09:56:00Z"/>
              </w:rPr>
              <w:pPrChange w:id="284" w:author="Mateus Berardo de Souza Terra" w:date="2016-02-08T22:31:00Z">
                <w:pPr>
                  <w:pStyle w:val="NormalWeb"/>
                  <w:spacing w:before="0" w:beforeAutospacing="0" w:after="160" w:afterAutospacing="0"/>
                  <w:jc w:val="both"/>
                </w:pPr>
              </w:pPrChange>
            </w:pPr>
            <w:ins w:id="285" w:author="granix pacheco" w:date="2016-02-08T10:04:00Z">
              <w:r w:rsidRPr="007D7E6F">
                <w:t>3%</w:t>
              </w:r>
            </w:ins>
          </w:p>
        </w:tc>
      </w:tr>
      <w:tr w:rsidR="0070445C" w:rsidRPr="007D7E6F" w14:paraId="3EA9F942" w14:textId="77777777" w:rsidTr="003B25A9">
        <w:trPr>
          <w:ins w:id="286"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87" w:author="granix pacheco" w:date="2016-02-08T09:56:00Z"/>
              </w:rPr>
              <w:pPrChange w:id="288" w:author="Mateus Berardo de Souza Terra" w:date="2016-02-08T22:31:00Z">
                <w:pPr>
                  <w:pStyle w:val="NormalWeb"/>
                  <w:spacing w:before="0" w:beforeAutospacing="0" w:after="160" w:afterAutospacing="0"/>
                  <w:jc w:val="both"/>
                </w:pPr>
              </w:pPrChange>
            </w:pPr>
            <w:ins w:id="289"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3" w:author="granix pacheco" w:date="2016-02-08T09:56:00Z"/>
              </w:rPr>
              <w:pPrChange w:id="294" w:author="Mateus Berardo de Souza Terra" w:date="2016-02-08T22:31:00Z">
                <w:pPr>
                  <w:pStyle w:val="NormalWeb"/>
                  <w:spacing w:before="0" w:beforeAutospacing="0" w:after="160" w:afterAutospacing="0"/>
                  <w:jc w:val="both"/>
                </w:pPr>
              </w:pPrChange>
            </w:pPr>
            <w:ins w:id="295" w:author="granix pacheco" w:date="2016-02-08T10:02:00Z">
              <w:r w:rsidRPr="007D7E6F">
                <w:t>1</w:t>
              </w:r>
            </w:ins>
            <w:ins w:id="296" w:author="granix pacheco" w:date="2016-02-08T10:03:00Z">
              <w:r w:rsidR="00892EE5" w:rsidRPr="007D7E6F">
                <w:t>.</w:t>
              </w:r>
            </w:ins>
            <w:ins w:id="297"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298" w:author="granix pacheco" w:date="2016-02-08T10:01:00Z"/>
              </w:rPr>
              <w:pPrChange w:id="299" w:author="Mateus Berardo de Souza Terra" w:date="2016-02-08T22:31:00Z">
                <w:pPr>
                  <w:pStyle w:val="NormalWeb"/>
                  <w:spacing w:before="0" w:beforeAutospacing="0" w:after="160" w:afterAutospacing="0"/>
                  <w:jc w:val="both"/>
                </w:pPr>
              </w:pPrChange>
            </w:pPr>
            <w:ins w:id="300"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1" w:author="granix pacheco" w:date="2016-02-08T09:56:00Z"/>
              </w:rPr>
              <w:pPrChange w:id="302" w:author="Mateus Berardo de Souza Terra" w:date="2016-02-08T22:31:00Z">
                <w:pPr>
                  <w:pStyle w:val="NormalWeb"/>
                  <w:spacing w:before="0" w:beforeAutospacing="0" w:after="160" w:afterAutospacing="0"/>
                  <w:jc w:val="both"/>
                </w:pPr>
              </w:pPrChange>
            </w:pPr>
            <w:ins w:id="303" w:author="granix pacheco" w:date="2016-02-08T10:04:00Z">
              <w:r w:rsidRPr="007D7E6F">
                <w:t>2%</w:t>
              </w:r>
            </w:ins>
          </w:p>
        </w:tc>
      </w:tr>
      <w:tr w:rsidR="0070445C" w:rsidRPr="007D7E6F" w14:paraId="70D378A2" w14:textId="77777777" w:rsidTr="003B25A9">
        <w:trPr>
          <w:ins w:id="304"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05" w:author="granix pacheco" w:date="2016-02-08T09:56:00Z"/>
              </w:rPr>
              <w:pPrChange w:id="306" w:author="Mateus Berardo de Souza Terra" w:date="2016-02-08T22:31:00Z">
                <w:pPr>
                  <w:pStyle w:val="NormalWeb"/>
                  <w:spacing w:before="0" w:beforeAutospacing="0" w:after="160" w:afterAutospacing="0"/>
                  <w:jc w:val="both"/>
                </w:pPr>
              </w:pPrChange>
            </w:pPr>
            <w:ins w:id="307"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1" w:author="granix pacheco" w:date="2016-02-08T09:56:00Z"/>
              </w:rPr>
              <w:pPrChange w:id="312" w:author="Mateus Berardo de Souza Terra" w:date="2016-02-08T22:31:00Z">
                <w:pPr>
                  <w:pStyle w:val="NormalWeb"/>
                  <w:spacing w:before="0" w:beforeAutospacing="0" w:after="160" w:afterAutospacing="0"/>
                  <w:jc w:val="both"/>
                </w:pPr>
              </w:pPrChange>
            </w:pPr>
            <w:ins w:id="313" w:author="granix pacheco" w:date="2016-02-08T10:02:00Z">
              <w:r w:rsidRPr="007D7E6F">
                <w:t>10</w:t>
              </w:r>
            </w:ins>
            <w:ins w:id="314" w:author="granix pacheco" w:date="2016-02-08T10:03:00Z">
              <w:r w:rsidR="00892EE5" w:rsidRPr="007D7E6F">
                <w:t>.</w:t>
              </w:r>
            </w:ins>
            <w:ins w:id="315"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16" w:author="granix pacheco" w:date="2016-02-08T10:01:00Z"/>
              </w:rPr>
              <w:pPrChange w:id="317" w:author="Mateus Berardo de Souza Terra" w:date="2016-02-08T22:31:00Z">
                <w:pPr>
                  <w:pStyle w:val="NormalWeb"/>
                  <w:spacing w:before="0" w:beforeAutospacing="0" w:after="160" w:afterAutospacing="0"/>
                  <w:jc w:val="both"/>
                </w:pPr>
              </w:pPrChange>
            </w:pPr>
            <w:ins w:id="318"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19" w:author="granix pacheco" w:date="2016-02-08T09:56:00Z"/>
              </w:rPr>
              <w:pPrChange w:id="320" w:author="Mateus Berardo de Souza Terra" w:date="2016-02-08T22:31:00Z">
                <w:pPr>
                  <w:pStyle w:val="NormalWeb"/>
                  <w:spacing w:before="0" w:beforeAutospacing="0" w:after="160" w:afterAutospacing="0"/>
                  <w:jc w:val="both"/>
                </w:pPr>
              </w:pPrChange>
            </w:pPr>
            <w:ins w:id="321" w:author="granix pacheco" w:date="2016-02-08T10:04:00Z">
              <w:r w:rsidRPr="007D7E6F">
                <w:t>1%</w:t>
              </w:r>
            </w:ins>
          </w:p>
        </w:tc>
      </w:tr>
      <w:tr w:rsidR="0070445C" w:rsidRPr="007D7E6F" w14:paraId="6B57D16F" w14:textId="77777777" w:rsidTr="003B25A9">
        <w:trPr>
          <w:ins w:id="322"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3" w:author="granix pacheco" w:date="2016-02-08T09:56:00Z"/>
              </w:rPr>
              <w:pPrChange w:id="324" w:author="Mateus Berardo de Souza Terra" w:date="2016-02-08T22:31:00Z">
                <w:pPr>
                  <w:pStyle w:val="NormalWeb"/>
                  <w:spacing w:before="0" w:beforeAutospacing="0" w:after="160" w:afterAutospacing="0"/>
                  <w:jc w:val="both"/>
                </w:pPr>
              </w:pPrChange>
            </w:pPr>
            <w:ins w:id="325"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2" w:author="granix pacheco" w:date="2016-02-08T10:01:00Z"/>
              </w:rPr>
              <w:pPrChange w:id="333" w:author="Mateus Berardo de Souza Terra" w:date="2016-02-08T22:31:00Z">
                <w:pPr>
                  <w:pStyle w:val="NormalWeb"/>
                  <w:spacing w:before="0" w:beforeAutospacing="0" w:after="160" w:afterAutospacing="0"/>
                  <w:jc w:val="both"/>
                </w:pPr>
              </w:pPrChange>
            </w:pPr>
            <w:ins w:id="334"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35" w:author="granix pacheco" w:date="2016-02-08T09:56:00Z"/>
              </w:rPr>
              <w:pPrChange w:id="336" w:author="Mateus Berardo de Souza Terra" w:date="2016-02-08T22:31:00Z">
                <w:pPr>
                  <w:pStyle w:val="NormalWeb"/>
                  <w:spacing w:before="0" w:beforeAutospacing="0" w:after="160" w:afterAutospacing="0"/>
                  <w:jc w:val="both"/>
                </w:pPr>
              </w:pPrChange>
            </w:pPr>
            <w:ins w:id="337" w:author="granix pacheco" w:date="2016-02-08T10:07:00Z">
              <w:r w:rsidRPr="007D7E6F">
                <w:t>-</w:t>
              </w:r>
            </w:ins>
          </w:p>
        </w:tc>
      </w:tr>
      <w:tr w:rsidR="0070445C" w:rsidRPr="007D7E6F" w14:paraId="0A6C8C92" w14:textId="77777777" w:rsidTr="003B25A9">
        <w:trPr>
          <w:ins w:id="338"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39" w:author="granix pacheco" w:date="2016-02-08T09:56:00Z"/>
              </w:rPr>
              <w:pPrChange w:id="340" w:author="Mateus Berardo de Souza Terra" w:date="2016-02-08T22:31:00Z">
                <w:pPr>
                  <w:pStyle w:val="NormalWeb"/>
                  <w:spacing w:before="0" w:beforeAutospacing="0" w:after="160" w:afterAutospacing="0"/>
                  <w:jc w:val="both"/>
                </w:pPr>
              </w:pPrChange>
            </w:pPr>
            <w:ins w:id="341"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45" w:author="granix pacheco" w:date="2016-02-08T09:56:00Z"/>
              </w:rPr>
              <w:pPrChange w:id="346" w:author="Mateus Berardo de Souza Terra" w:date="2016-02-08T22:31:00Z">
                <w:pPr>
                  <w:pStyle w:val="NormalWeb"/>
                  <w:spacing w:before="0" w:beforeAutospacing="0" w:after="160" w:afterAutospacing="0"/>
                  <w:jc w:val="both"/>
                </w:pPr>
              </w:pPrChange>
            </w:pPr>
            <w:ins w:id="347" w:author="granix pacheco" w:date="2016-02-08T10:02:00Z">
              <w:r w:rsidRPr="007D7E6F">
                <w:t>1000</w:t>
              </w:r>
            </w:ins>
            <w:ins w:id="348" w:author="granix pacheco" w:date="2016-02-08T10:03:00Z">
              <w:r w:rsidRPr="007D7E6F">
                <w:t>.</w:t>
              </w:r>
            </w:ins>
            <w:ins w:id="349"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0" w:author="granix pacheco" w:date="2016-02-08T10:01:00Z"/>
              </w:rPr>
              <w:pPrChange w:id="351" w:author="Mateus Berardo de Souza Terra" w:date="2016-02-08T22:31:00Z">
                <w:pPr>
                  <w:pStyle w:val="NormalWeb"/>
                  <w:spacing w:before="0" w:beforeAutospacing="0" w:after="160" w:afterAutospacing="0"/>
                  <w:jc w:val="both"/>
                </w:pPr>
              </w:pPrChange>
            </w:pPr>
            <w:ins w:id="352"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3" w:author="granix pacheco" w:date="2016-02-08T09:56:00Z"/>
              </w:rPr>
              <w:pPrChange w:id="354" w:author="Mateus Berardo de Souza Terra" w:date="2016-02-08T22:31:00Z">
                <w:pPr>
                  <w:pStyle w:val="NormalWeb"/>
                  <w:spacing w:before="0" w:beforeAutospacing="0" w:after="160" w:afterAutospacing="0"/>
                  <w:jc w:val="both"/>
                </w:pPr>
              </w:pPrChange>
            </w:pPr>
            <w:ins w:id="355" w:author="granix pacheco" w:date="2016-02-08T10:07:00Z">
              <w:r w:rsidRPr="007D7E6F">
                <w:t>-</w:t>
              </w:r>
            </w:ins>
          </w:p>
        </w:tc>
      </w:tr>
      <w:tr w:rsidR="0070445C" w:rsidRPr="007D7E6F" w14:paraId="259C0E32" w14:textId="77777777" w:rsidTr="003B25A9">
        <w:trPr>
          <w:ins w:id="356"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57" w:author="granix pacheco" w:date="2016-02-08T09:56:00Z"/>
              </w:rPr>
              <w:pPrChange w:id="358" w:author="Mateus Berardo de Souza Terra" w:date="2016-02-08T22:31:00Z">
                <w:pPr>
                  <w:pStyle w:val="NormalWeb"/>
                  <w:spacing w:before="0" w:beforeAutospacing="0" w:after="160" w:afterAutospacing="0"/>
                  <w:jc w:val="both"/>
                </w:pPr>
              </w:pPrChange>
            </w:pPr>
            <w:ins w:id="359"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66" w:author="granix pacheco" w:date="2016-02-08T10:01:00Z"/>
              </w:rPr>
              <w:pPrChange w:id="367" w:author="Mateus Berardo de Souza Terra" w:date="2016-02-08T22:31:00Z">
                <w:pPr>
                  <w:pStyle w:val="NormalWeb"/>
                  <w:spacing w:before="0" w:beforeAutospacing="0" w:after="160" w:afterAutospacing="0"/>
                  <w:jc w:val="both"/>
                </w:pPr>
              </w:pPrChange>
            </w:pPr>
            <w:ins w:id="368"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69" w:author="granix pacheco" w:date="2016-02-08T09:56:00Z"/>
              </w:rPr>
              <w:pPrChange w:id="370" w:author="Mateus Berardo de Souza Terra" w:date="2016-02-08T22:31:00Z">
                <w:pPr>
                  <w:pStyle w:val="NormalWeb"/>
                  <w:spacing w:before="0" w:beforeAutospacing="0" w:after="160" w:afterAutospacing="0"/>
                  <w:jc w:val="both"/>
                </w:pPr>
              </w:pPrChange>
            </w:pPr>
            <w:ins w:id="371" w:author="granix pacheco" w:date="2016-02-08T10:07:00Z">
              <w:r w:rsidRPr="007D7E6F">
                <w:t>-</w:t>
              </w:r>
            </w:ins>
          </w:p>
        </w:tc>
      </w:tr>
      <w:tr w:rsidR="0070445C" w:rsidRPr="007D7E6F" w14:paraId="0F136FC9" w14:textId="77777777" w:rsidTr="003B25A9">
        <w:trPr>
          <w:ins w:id="372"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3" w:author="granix pacheco" w:date="2016-02-08T09:56:00Z"/>
              </w:rPr>
              <w:pPrChange w:id="374" w:author="Mateus Berardo de Souza Terra" w:date="2016-02-08T22:31:00Z">
                <w:pPr>
                  <w:pStyle w:val="NormalWeb"/>
                  <w:spacing w:before="0" w:beforeAutospacing="0" w:after="160" w:afterAutospacing="0"/>
                  <w:jc w:val="both"/>
                </w:pPr>
              </w:pPrChange>
            </w:pPr>
            <w:ins w:id="375"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2" w:author="granix pacheco" w:date="2016-02-08T10:01:00Z"/>
              </w:rPr>
              <w:pPrChange w:id="383" w:author="Mateus Berardo de Souza Terra" w:date="2016-02-08T22:31:00Z">
                <w:pPr>
                  <w:pStyle w:val="NormalWeb"/>
                  <w:spacing w:before="0" w:beforeAutospacing="0" w:after="160" w:afterAutospacing="0"/>
                  <w:jc w:val="both"/>
                </w:pPr>
              </w:pPrChange>
            </w:pPr>
            <w:ins w:id="384"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85" w:author="granix pacheco" w:date="2016-02-08T09:56:00Z"/>
              </w:rPr>
              <w:pPrChange w:id="386" w:author="Mateus Berardo de Souza Terra" w:date="2016-02-08T22:31:00Z">
                <w:pPr>
                  <w:pStyle w:val="NormalWeb"/>
                  <w:spacing w:before="0" w:beforeAutospacing="0" w:after="160" w:afterAutospacing="0"/>
                  <w:jc w:val="both"/>
                </w:pPr>
              </w:pPrChange>
            </w:pPr>
            <w:ins w:id="387" w:author="granix pacheco" w:date="2016-02-08T10:07:00Z">
              <w:r w:rsidRPr="007D7E6F">
                <w:t>-</w:t>
              </w:r>
            </w:ins>
          </w:p>
        </w:tc>
      </w:tr>
      <w:tr w:rsidR="0070445C" w:rsidRPr="007D7E6F" w14:paraId="48B2C436" w14:textId="77777777" w:rsidTr="003B25A9">
        <w:trPr>
          <w:ins w:id="388"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89" w:author="granix pacheco" w:date="2016-02-08T09:56:00Z"/>
              </w:rPr>
              <w:pPrChange w:id="390" w:author="Mateus Berardo de Souza Terra" w:date="2016-02-08T22:31:00Z">
                <w:pPr>
                  <w:pStyle w:val="NormalWeb"/>
                  <w:spacing w:before="0" w:beforeAutospacing="0" w:after="160" w:afterAutospacing="0"/>
                  <w:jc w:val="both"/>
                </w:pPr>
              </w:pPrChange>
            </w:pPr>
            <w:ins w:id="391"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398" w:author="granix pacheco" w:date="2016-02-08T10:01:00Z"/>
              </w:rPr>
              <w:pPrChange w:id="399" w:author="Mateus Berardo de Souza Terra" w:date="2016-02-08T22:31:00Z">
                <w:pPr>
                  <w:pStyle w:val="NormalWeb"/>
                  <w:spacing w:before="0" w:beforeAutospacing="0" w:after="160" w:afterAutospacing="0"/>
                  <w:jc w:val="both"/>
                </w:pPr>
              </w:pPrChange>
            </w:pPr>
            <w:ins w:id="400"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1" w:author="granix pacheco" w:date="2016-02-08T09:56:00Z"/>
              </w:rPr>
              <w:pPrChange w:id="402" w:author="Mateus Berardo de Souza Terra" w:date="2016-02-08T22:31:00Z">
                <w:pPr>
                  <w:pStyle w:val="NormalWeb"/>
                  <w:spacing w:before="0" w:beforeAutospacing="0" w:after="160" w:afterAutospacing="0"/>
                  <w:jc w:val="both"/>
                </w:pPr>
              </w:pPrChange>
            </w:pPr>
            <w:ins w:id="403"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4" w:author="granix pacheco" w:date="2016-02-08T08:59:00Z"/>
          <w:u w:val="single"/>
          <w:rPrChange w:id="405" w:author="Mateus Berardo de Souza Terra" w:date="2016-02-08T20:05:00Z">
            <w:rPr>
              <w:ins w:id="406"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407" w:author="granix pacheco" w:date="2016-02-08T08:59:00Z"/>
          <w:b/>
          <w:sz w:val="32"/>
          <w:szCs w:val="32"/>
          <w:rPrChange w:id="408" w:author="Mateus Berardo de Souza Terra" w:date="2016-02-08T20:05:00Z">
            <w:rPr>
              <w:ins w:id="409" w:author="granix pacheco" w:date="2016-02-08T08:59:00Z"/>
              <w:b/>
              <w:sz w:val="36"/>
              <w:szCs w:val="36"/>
              <w:u w:val="single"/>
            </w:rPr>
          </w:rPrChange>
        </w:rPr>
        <w:pPrChange w:id="410"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11" w:author="granix pacheco" w:date="2016-02-08T08:59:00Z">
        <w:r w:rsidRPr="007D7E6F">
          <w:rPr>
            <w:b/>
            <w:sz w:val="32"/>
            <w:szCs w:val="32"/>
            <w:rPrChange w:id="412" w:author="Mateus Berardo de Souza Terra" w:date="2016-02-08T20:05:00Z">
              <w:rPr>
                <w:b/>
                <w:sz w:val="36"/>
                <w:szCs w:val="36"/>
                <w:u w:val="single"/>
              </w:rPr>
            </w:rPrChange>
          </w:rPr>
          <w:lastRenderedPageBreak/>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413" w:author="granix pacheco" w:date="2016-02-08T09:13:00Z"/>
        </w:rPr>
        <w:pPrChange w:id="414" w:author="granix pacheco" w:date="2016-02-08T09:02:00Z">
          <w:pPr>
            <w:pStyle w:val="NormalWeb"/>
            <w:shd w:val="clear" w:color="auto" w:fill="FFFFFF"/>
            <w:spacing w:before="0" w:beforeAutospacing="0" w:after="160" w:afterAutospacing="0"/>
            <w:jc w:val="both"/>
          </w:pPr>
        </w:pPrChange>
      </w:pPr>
      <w:ins w:id="415" w:author="granix pacheco" w:date="2016-02-08T09:00:00Z">
        <w:r w:rsidRPr="007D7E6F">
          <w:t xml:space="preserve">A </w:t>
        </w:r>
      </w:ins>
      <w:ins w:id="416" w:author="granix pacheco" w:date="2016-02-08T09:02:00Z">
        <w:r w:rsidRPr="007D7E6F">
          <w:t>memória</w:t>
        </w:r>
      </w:ins>
      <w:ins w:id="417" w:author="granix pacheco" w:date="2016-02-08T09:00:00Z">
        <w:r w:rsidRPr="007D7E6F">
          <w:t xml:space="preserve"> do computador </w:t>
        </w:r>
      </w:ins>
      <w:ins w:id="418" w:author="granix pacheco" w:date="2016-02-08T09:01:00Z">
        <w:r w:rsidRPr="007D7E6F">
          <w:t>não</w:t>
        </w:r>
      </w:ins>
      <w:ins w:id="419" w:author="granix pacheco" w:date="2016-02-08T09:00:00Z">
        <w:r w:rsidRPr="007D7E6F">
          <w:t xml:space="preserve"> </w:t>
        </w:r>
      </w:ins>
      <w:ins w:id="420" w:author="granix pacheco" w:date="2016-02-08T09:01:00Z">
        <w:r w:rsidRPr="007D7E6F">
          <w:t xml:space="preserve">é capaz de armazenar diretamente caracteres, tendo que </w:t>
        </w:r>
      </w:ins>
      <w:ins w:id="421" w:author="granix pacheco" w:date="2016-02-08T09:08:00Z">
        <w:r w:rsidRPr="007D7E6F">
          <w:t>os armazena</w:t>
        </w:r>
      </w:ins>
      <w:ins w:id="422" w:author="Mateus Berardo de Souza Terra" w:date="2016-02-08T19:13:00Z">
        <w:r w:rsidR="006D3AB1" w:rsidRPr="007D7E6F">
          <w:t>r</w:t>
        </w:r>
      </w:ins>
      <w:ins w:id="423" w:author="granix pacheco" w:date="2016-02-08T09:08:00Z">
        <w:del w:id="424" w:author="Mateus Berardo de Souza Terra" w:date="2016-02-08T19:13:00Z">
          <w:r w:rsidRPr="007D7E6F" w:rsidDel="006D3AB1">
            <w:delText>s</w:delText>
          </w:r>
        </w:del>
      </w:ins>
      <w:ins w:id="425" w:author="granix pacheco" w:date="2016-02-08T09:01:00Z">
        <w:r w:rsidRPr="007D7E6F">
          <w:t xml:space="preserve"> na forma de </w:t>
        </w:r>
      </w:ins>
      <w:ins w:id="426" w:author="granix pacheco" w:date="2016-02-08T09:02:00Z">
        <w:r w:rsidRPr="007D7E6F">
          <w:t>números</w:t>
        </w:r>
      </w:ins>
      <w:ins w:id="427" w:author="granix pacheco" w:date="2016-02-08T09:08:00Z">
        <w:r w:rsidRPr="007D7E6F">
          <w:t xml:space="preserve">. </w:t>
        </w:r>
      </w:ins>
      <w:ins w:id="428" w:author="granix pacheco" w:date="2016-02-08T09:09:00Z">
        <w:r w:rsidRPr="007D7E6F">
          <w:rPr>
            <w:color w:val="303030"/>
            <w:rPrChange w:id="429" w:author="Mateus Berardo de Souza Terra" w:date="2016-02-08T20:05:00Z">
              <w:rPr>
                <w:rFonts w:ascii="Arial" w:hAnsi="Arial" w:cs="Arial"/>
                <w:color w:val="303030"/>
                <w:sz w:val="19"/>
                <w:szCs w:val="19"/>
                <w:lang w:val="pt-PT"/>
              </w:rPr>
            </w:rPrChange>
          </w:rPr>
          <w:t xml:space="preserve">Cada </w:t>
        </w:r>
        <w:del w:id="430" w:author="Mateus Berardo de Souza Terra" w:date="2016-02-08T19:13:00Z">
          <w:r w:rsidRPr="007D7E6F" w:rsidDel="006D3AB1">
            <w:rPr>
              <w:color w:val="303030"/>
              <w:rPrChange w:id="431" w:author="Mateus Berardo de Souza Terra" w:date="2016-02-08T20:05:00Z">
                <w:rPr>
                  <w:rFonts w:ascii="Arial" w:hAnsi="Arial" w:cs="Arial"/>
                  <w:color w:val="303030"/>
                  <w:sz w:val="19"/>
                  <w:szCs w:val="19"/>
                  <w:lang w:val="pt-PT"/>
                </w:rPr>
              </w:rPrChange>
            </w:rPr>
            <w:delText>caracter</w:delText>
          </w:r>
        </w:del>
      </w:ins>
      <w:ins w:id="432" w:author="Mateus Berardo de Souza Terra" w:date="2016-02-08T19:13:00Z">
        <w:r w:rsidR="006D3AB1" w:rsidRPr="007D7E6F">
          <w:rPr>
            <w:color w:val="303030"/>
          </w:rPr>
          <w:t>caractere</w:t>
        </w:r>
      </w:ins>
      <w:ins w:id="433" w:author="granix pacheco" w:date="2016-02-08T09:09:00Z">
        <w:r w:rsidRPr="007D7E6F">
          <w:rPr>
            <w:color w:val="303030"/>
            <w:rPrChange w:id="434"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5"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6"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7" w:author="Mateus Berardo de Souza Terra" w:date="2016-02-08T20:05:00Z">
              <w:rPr>
                <w:rFonts w:ascii="Arial" w:hAnsi="Arial" w:cs="Arial"/>
                <w:b/>
                <w:bCs/>
                <w:color w:val="303030"/>
                <w:sz w:val="19"/>
                <w:szCs w:val="19"/>
                <w:lang w:val="pt-PT"/>
              </w:rPr>
            </w:rPrChange>
          </w:rPr>
          <w:t>código ASCII</w:t>
        </w:r>
        <w:r w:rsidRPr="007D7E6F">
          <w:rPr>
            <w:color w:val="303030"/>
            <w:rPrChange w:id="438" w:author="Mateus Berardo de Souza Terra" w:date="2016-02-08T20:05:00Z">
              <w:rPr>
                <w:rFonts w:ascii="Arial" w:hAnsi="Arial" w:cs="Arial"/>
                <w:color w:val="303030"/>
                <w:sz w:val="19"/>
                <w:szCs w:val="19"/>
                <w:lang w:val="pt-PT"/>
              </w:rPr>
            </w:rPrChange>
          </w:rPr>
          <w:t xml:space="preserve"> (</w:t>
        </w:r>
        <w:r w:rsidRPr="007D7E6F">
          <w:rPr>
            <w:i/>
            <w:iCs/>
            <w:color w:val="303030"/>
            <w:rPrChange w:id="439"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40"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41"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42"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43"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4"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5" w:author="Mateus Berardo de Souza Terra" w:date="2016-02-08T20:05:00Z">
              <w:rPr>
                <w:rFonts w:ascii="Arial" w:hAnsi="Arial" w:cs="Arial"/>
                <w:color w:val="303030"/>
                <w:sz w:val="19"/>
                <w:szCs w:val="19"/>
                <w:lang w:val="pt-PT"/>
              </w:rPr>
            </w:rPrChange>
          </w:rPr>
          <w:t xml:space="preserve"> - Código Americano </w:t>
        </w:r>
      </w:ins>
      <w:ins w:id="446" w:author="Mateus Berardo de Souza Terra" w:date="2016-02-08T19:13:00Z">
        <w:r w:rsidR="006D3AB1" w:rsidRPr="007D7E6F">
          <w:rPr>
            <w:color w:val="303030"/>
          </w:rPr>
          <w:t>Padrão</w:t>
        </w:r>
      </w:ins>
      <w:ins w:id="447" w:author="granix pacheco" w:date="2016-02-08T09:09:00Z">
        <w:del w:id="448" w:author="Mateus Berardo de Souza Terra" w:date="2016-02-08T19:13:00Z">
          <w:r w:rsidRPr="007D7E6F" w:rsidDel="006D3AB1">
            <w:rPr>
              <w:color w:val="303030"/>
              <w:rPrChange w:id="449"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450" w:author="Mateus Berardo de Souza Terra" w:date="2016-02-08T20:05:00Z">
                <w:rPr>
                  <w:color w:val="303030"/>
                  <w:lang w:val="pt-PT"/>
                </w:rPr>
              </w:rPrChange>
            </w:rPr>
            <w:delText>ard</w:delText>
          </w:r>
        </w:del>
        <w:r w:rsidR="005979C4" w:rsidRPr="007D7E6F">
          <w:rPr>
            <w:color w:val="303030"/>
            <w:rPrChange w:id="451" w:author="Mateus Berardo de Souza Terra" w:date="2016-02-08T20:05:00Z">
              <w:rPr>
                <w:color w:val="303030"/>
                <w:lang w:val="pt-PT"/>
              </w:rPr>
            </w:rPrChange>
          </w:rPr>
          <w:t xml:space="preserve"> para a Troca de Informações</w:t>
        </w:r>
        <w:r w:rsidRPr="007D7E6F">
          <w:rPr>
            <w:color w:val="303030"/>
            <w:rPrChange w:id="452"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53" w:author="Mateus Berardo de Souza Terra" w:date="2016-02-08T20:05:00Z">
              <w:rPr>
                <w:rFonts w:ascii="Arial" w:hAnsi="Arial" w:cs="Arial"/>
                <w:color w:val="303030"/>
                <w:sz w:val="19"/>
                <w:szCs w:val="19"/>
                <w:lang w:val="pt-PT"/>
              </w:rPr>
            </w:rPrChange>
          </w:rPr>
          <w:t xml:space="preserve"> </w:t>
        </w:r>
      </w:ins>
      <w:ins w:id="454" w:author="granix pacheco" w:date="2016-02-08T09:01:00Z">
        <w:r w:rsidRPr="007D7E6F">
          <w:t xml:space="preserve"> </w:t>
        </w:r>
      </w:ins>
      <w:ins w:id="455" w:author="granix pacheco" w:date="2016-02-08T09:10:00Z">
        <w:r w:rsidR="005979C4" w:rsidRPr="007D7E6F">
          <w:t>Existem versões estendidas desse código, mas aqui trataremos da sua versão básica que possui 7 bits</w:t>
        </w:r>
      </w:ins>
      <w:ins w:id="456"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457" w:author="granix pacheco" w:date="2016-02-08T09:18:00Z"/>
          <w:color w:val="303030"/>
          <w:rPrChange w:id="458" w:author="Mateus Berardo de Souza Terra" w:date="2016-02-08T20:05:00Z">
            <w:rPr>
              <w:ins w:id="459" w:author="granix pacheco" w:date="2016-02-08T09:18:00Z"/>
              <w:color w:val="303030"/>
              <w:lang w:val="pt-PT"/>
            </w:rPr>
          </w:rPrChange>
        </w:rPr>
        <w:pPrChange w:id="460" w:author="granix pacheco" w:date="2016-02-08T09:02:00Z">
          <w:pPr>
            <w:pStyle w:val="NormalWeb"/>
            <w:shd w:val="clear" w:color="auto" w:fill="FFFFFF"/>
            <w:spacing w:before="0" w:beforeAutospacing="0" w:after="160" w:afterAutospacing="0"/>
            <w:jc w:val="both"/>
          </w:pPr>
        </w:pPrChange>
      </w:pPr>
      <w:ins w:id="461" w:author="granix pacheco" w:date="2016-02-08T09:13:00Z">
        <w:r w:rsidRPr="007D7E6F">
          <w:t xml:space="preserve">Nessa tabela o código 0 a 31 não são realmente caracteres, sendo chamados de </w:t>
        </w:r>
      </w:ins>
      <w:ins w:id="462" w:author="granix pacheco" w:date="2016-02-08T09:14:00Z">
        <w:r w:rsidRPr="007D7E6F">
          <w:rPr>
            <w:i/>
          </w:rPr>
          <w:t>caracteres de controle</w:t>
        </w:r>
        <w:r w:rsidRPr="007D7E6F">
          <w:t xml:space="preserve">. </w:t>
        </w:r>
      </w:ins>
      <w:ins w:id="463" w:author="granix pacheco" w:date="2016-02-08T09:17:00Z">
        <w:r w:rsidRPr="007D7E6F">
          <w:rPr>
            <w:color w:val="303030"/>
            <w:rPrChange w:id="464" w:author="Mateus Berardo de Souza Terra" w:date="2016-02-08T20:05:00Z">
              <w:rPr>
                <w:rFonts w:ascii="Arial" w:hAnsi="Arial" w:cs="Arial"/>
                <w:color w:val="303030"/>
                <w:sz w:val="19"/>
                <w:szCs w:val="19"/>
                <w:lang w:val="pt-PT"/>
              </w:rPr>
            </w:rPrChange>
          </w:rPr>
          <w:t xml:space="preserve">Os códigos 65 a 90 representam as </w:t>
        </w:r>
      </w:ins>
      <w:ins w:id="465" w:author="granix pacheco" w:date="2016-02-08T09:21:00Z">
        <w:r w:rsidR="000A53C1" w:rsidRPr="007D7E6F">
          <w:rPr>
            <w:color w:val="303030"/>
            <w:rPrChange w:id="466" w:author="Mateus Berardo de Souza Terra" w:date="2016-02-08T20:05:00Z">
              <w:rPr>
                <w:color w:val="303030"/>
                <w:lang w:val="pt-PT"/>
              </w:rPr>
            </w:rPrChange>
          </w:rPr>
          <w:t xml:space="preserve">letras </w:t>
        </w:r>
      </w:ins>
      <w:ins w:id="467" w:author="granix pacheco" w:date="2016-02-08T09:17:00Z">
        <w:r w:rsidRPr="007D7E6F">
          <w:rPr>
            <w:color w:val="303030"/>
            <w:rPrChange w:id="468" w:author="Mateus Berardo de Souza Terra" w:date="2016-02-08T20:05:00Z">
              <w:rPr>
                <w:rFonts w:ascii="Arial" w:hAnsi="Arial" w:cs="Arial"/>
                <w:color w:val="303030"/>
                <w:sz w:val="19"/>
                <w:szCs w:val="19"/>
                <w:lang w:val="pt-PT"/>
              </w:rPr>
            </w:rPrChange>
          </w:rPr>
          <w:t xml:space="preserve">maiúsculas e os códigos 97 a 122 representam as </w:t>
        </w:r>
      </w:ins>
      <w:ins w:id="469" w:author="granix pacheco" w:date="2016-02-08T09:21:00Z">
        <w:r w:rsidR="000A53C1" w:rsidRPr="007D7E6F">
          <w:rPr>
            <w:color w:val="303030"/>
            <w:rPrChange w:id="470" w:author="Mateus Berardo de Souza Terra" w:date="2016-02-08T20:05:00Z">
              <w:rPr>
                <w:color w:val="303030"/>
                <w:lang w:val="pt-PT"/>
              </w:rPr>
            </w:rPrChange>
          </w:rPr>
          <w:t xml:space="preserve">letras </w:t>
        </w:r>
      </w:ins>
      <w:ins w:id="471" w:author="granix pacheco" w:date="2016-02-08T09:17:00Z">
        <w:r w:rsidRPr="007D7E6F">
          <w:rPr>
            <w:color w:val="303030"/>
            <w:rPrChange w:id="472" w:author="Mateus Berardo de Souza Terra" w:date="2016-02-08T20:05:00Z">
              <w:rPr>
                <w:rFonts w:ascii="Arial" w:hAnsi="Arial" w:cs="Arial"/>
                <w:color w:val="303030"/>
                <w:sz w:val="19"/>
                <w:szCs w:val="19"/>
                <w:lang w:val="pt-PT"/>
              </w:rPr>
            </w:rPrChange>
          </w:rPr>
          <w:t>minúsculas.</w:t>
        </w:r>
      </w:ins>
      <w:ins w:id="473" w:author="granix pacheco" w:date="2016-02-08T09:25:00Z">
        <w:r w:rsidR="000A53C1" w:rsidRPr="007D7E6F">
          <w:rPr>
            <w:color w:val="303030"/>
            <w:rPrChange w:id="474" w:author="Mateus Berardo de Souza Terra" w:date="2016-02-08T20:05:00Z">
              <w:rPr>
                <w:color w:val="303030"/>
                <w:lang w:val="pt-PT"/>
              </w:rPr>
            </w:rPrChange>
          </w:rPr>
          <w:t xml:space="preserve"> </w:t>
        </w:r>
      </w:ins>
      <w:ins w:id="475" w:author="Mateus Berardo de Souza Terra" w:date="2016-02-08T22:07:00Z">
        <w:r w:rsidR="00A76C84">
          <w:rPr>
            <w:color w:val="303030"/>
          </w:rPr>
          <w:t>Abaixo representamos a tabela a partir do código 32.</w:t>
        </w:r>
      </w:ins>
      <w:ins w:id="476" w:author="granix pacheco" w:date="2016-02-08T09:25:00Z">
        <w:del w:id="477" w:author="Mateus Berardo de Souza Terra" w:date="2016-02-08T22:07:00Z">
          <w:r w:rsidR="000A53C1" w:rsidRPr="007D7E6F" w:rsidDel="00A76C84">
            <w:rPr>
              <w:color w:val="303030"/>
              <w:rPrChange w:id="478" w:author="Mateus Berardo de Souza Terra" w:date="2016-02-08T20:05:00Z">
                <w:rPr>
                  <w:color w:val="303030"/>
                  <w:lang w:val="pt-PT"/>
                </w:rPr>
              </w:rPrChange>
            </w:rPr>
            <w:delText>O</w:delText>
          </w:r>
        </w:del>
        <w:r w:rsidR="000A53C1" w:rsidRPr="007D7E6F">
          <w:rPr>
            <w:color w:val="303030"/>
            <w:rPrChange w:id="479" w:author="Mateus Berardo de Souza Terra" w:date="2016-02-08T20:05:00Z">
              <w:rPr>
                <w:color w:val="303030"/>
                <w:lang w:val="pt-PT"/>
              </w:rPr>
            </w:rPrChange>
          </w:rPr>
          <w:t xml:space="preserve"> </w:t>
        </w:r>
        <w:del w:id="480" w:author="Mateus Berardo de Souza Terra" w:date="2016-02-08T19:14:00Z">
          <w:r w:rsidR="000A53C1" w:rsidRPr="007D7E6F" w:rsidDel="006D3AB1">
            <w:rPr>
              <w:color w:val="303030"/>
              <w:rPrChange w:id="481" w:author="Mateus Berardo de Souza Terra" w:date="2016-02-08T20:05:00Z">
                <w:rPr>
                  <w:color w:val="303030"/>
                  <w:lang w:val="pt-PT"/>
                </w:rPr>
              </w:rPrChange>
            </w:rPr>
            <w:delText>codigo</w:delText>
          </w:r>
        </w:del>
        <w:del w:id="482" w:author="Mateus Berardo de Souza Terra" w:date="2016-02-08T22:07:00Z">
          <w:r w:rsidR="000A53C1" w:rsidRPr="007D7E6F" w:rsidDel="00A76C84">
            <w:rPr>
              <w:color w:val="303030"/>
              <w:rPrChange w:id="483" w:author="Mateus Berardo de Souza Terra" w:date="2016-02-08T20:05:00Z">
                <w:rPr>
                  <w:color w:val="303030"/>
                  <w:lang w:val="pt-PT"/>
                </w:rPr>
              </w:rPrChange>
            </w:rPr>
            <w:delText xml:space="preserve"> 32 representa o espaço.</w:delText>
          </w:r>
        </w:del>
      </w:ins>
      <w:ins w:id="484" w:author="granix pacheco" w:date="2016-02-08T09:26:00Z">
        <w:del w:id="485" w:author="Mateus Berardo de Souza Terra" w:date="2016-02-08T22:07:00Z">
          <w:r w:rsidR="000A53C1" w:rsidRPr="007D7E6F" w:rsidDel="00A76C84">
            <w:rPr>
              <w:color w:val="303030"/>
              <w:rPrChange w:id="486" w:author="Mateus Berardo de Souza Terra" w:date="2016-02-08T20:05:00Z">
                <w:rPr>
                  <w:color w:val="303030"/>
                  <w:lang w:val="pt-PT"/>
                </w:rPr>
              </w:rPrChange>
            </w:rPr>
            <w:delText xml:space="preserve"> </w:delText>
          </w:r>
        </w:del>
        <w:del w:id="487" w:author="Mateus Berardo de Souza Terra" w:date="2016-02-08T19:16:00Z">
          <w:r w:rsidR="000A53C1" w:rsidRPr="007D7E6F" w:rsidDel="006D3AB1">
            <w:rPr>
              <w:color w:val="303030"/>
              <w:rPrChange w:id="488" w:author="Mateus Berardo de Souza Terra" w:date="2016-02-08T20:05:00Z">
                <w:rPr>
                  <w:color w:val="303030"/>
                  <w:lang w:val="pt-PT"/>
                </w:rPr>
              </w:rPrChange>
            </w:rPr>
            <w:delText>Infelizmente pelo tamanho dessa tabela n</w:delText>
          </w:r>
        </w:del>
        <w:del w:id="489" w:author="Mateus Berardo de Souza Terra" w:date="2016-02-08T19:14:00Z">
          <w:r w:rsidR="000A53C1" w:rsidRPr="007D7E6F" w:rsidDel="006D3AB1">
            <w:rPr>
              <w:color w:val="303030"/>
              <w:rPrChange w:id="490" w:author="Mateus Berardo de Souza Terra" w:date="2016-02-08T20:05:00Z">
                <w:rPr>
                  <w:color w:val="303030"/>
                  <w:lang w:val="pt-PT"/>
                </w:rPr>
              </w:rPrChange>
            </w:rPr>
            <w:delText>o</w:delText>
          </w:r>
        </w:del>
        <w:del w:id="491" w:author="Mateus Berardo de Souza Terra" w:date="2016-02-08T19:16:00Z">
          <w:r w:rsidR="000A53C1" w:rsidRPr="007D7E6F" w:rsidDel="006D3AB1">
            <w:rPr>
              <w:color w:val="303030"/>
              <w:rPrChange w:id="492" w:author="Mateus Berardo de Souza Terra" w:date="2016-02-08T20:05:00Z">
                <w:rPr>
                  <w:color w:val="303030"/>
                  <w:lang w:val="pt-PT"/>
                </w:rPr>
              </w:rPrChange>
            </w:rPr>
            <w:delText xml:space="preserve">s iremos </w:delText>
          </w:r>
        </w:del>
        <w:del w:id="493" w:author="Mateus Berardo de Souza Terra" w:date="2016-02-08T19:14:00Z">
          <w:r w:rsidR="000A53C1" w:rsidRPr="007D7E6F" w:rsidDel="006D3AB1">
            <w:rPr>
              <w:color w:val="303030"/>
              <w:rPrChange w:id="494" w:author="Mateus Berardo de Souza Terra" w:date="2016-02-08T20:05:00Z">
                <w:rPr>
                  <w:color w:val="303030"/>
                  <w:lang w:val="pt-PT"/>
                </w:rPr>
              </w:rPrChange>
            </w:rPr>
            <w:delText>reprsentar</w:delText>
          </w:r>
        </w:del>
        <w:del w:id="495" w:author="Mateus Berardo de Souza Terra" w:date="2016-02-08T19:16:00Z">
          <w:r w:rsidR="000A53C1" w:rsidRPr="007D7E6F" w:rsidDel="006D3AB1">
            <w:rPr>
              <w:color w:val="303030"/>
              <w:rPrChange w:id="496"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497" w:author="Mateus Berardo de Souza Terra" w:date="2016-02-08T19:45:00Z"/>
          <w:color w:val="303030"/>
        </w:rPr>
      </w:pPr>
      <w:ins w:id="498" w:author="granix pacheco" w:date="2016-02-08T09:18:00Z">
        <w:r w:rsidRPr="007D7E6F">
          <w:rPr>
            <w:b/>
            <w:color w:val="303030"/>
            <w:rPrChange w:id="499" w:author="Mateus Berardo de Souza Terra" w:date="2016-02-08T20:05:00Z">
              <w:rPr>
                <w:b/>
                <w:color w:val="303030"/>
                <w:lang w:val="pt-PT"/>
              </w:rPr>
            </w:rPrChange>
          </w:rPr>
          <w:t>Nota:</w:t>
        </w:r>
        <w:r w:rsidRPr="007D7E6F">
          <w:rPr>
            <w:color w:val="303030"/>
            <w:rPrChange w:id="500" w:author="Mateus Berardo de Souza Terra" w:date="2016-02-08T20:05:00Z">
              <w:rPr>
                <w:rFonts w:ascii="Arial" w:hAnsi="Arial" w:cs="Arial"/>
                <w:color w:val="303030"/>
                <w:sz w:val="19"/>
                <w:szCs w:val="19"/>
                <w:lang w:val="pt-PT"/>
              </w:rPr>
            </w:rPrChange>
          </w:rPr>
          <w:t xml:space="preserve"> Bastar somar ou subtrair 32 ao código ASCII</w:t>
        </w:r>
      </w:ins>
      <w:ins w:id="501" w:author="granix pacheco" w:date="2016-02-08T09:19:00Z">
        <w:r w:rsidRPr="007D7E6F">
          <w:rPr>
            <w:color w:val="303030"/>
            <w:rPrChange w:id="502" w:author="Mateus Berardo de Souza Terra" w:date="2016-02-08T20:05:00Z">
              <w:rPr>
                <w:color w:val="303030"/>
                <w:lang w:val="pt-PT"/>
              </w:rPr>
            </w:rPrChange>
          </w:rPr>
          <w:t xml:space="preserve"> </w:t>
        </w:r>
        <w:r w:rsidR="000A53C1" w:rsidRPr="007D7E6F">
          <w:rPr>
            <w:color w:val="303030"/>
            <w:rPrChange w:id="503" w:author="Mateus Berardo de Souza Terra" w:date="2016-02-08T20:05:00Z">
              <w:rPr>
                <w:color w:val="303030"/>
                <w:lang w:val="pt-PT"/>
              </w:rPr>
            </w:rPrChange>
          </w:rPr>
          <w:t>para trocar entre as letras mai</w:t>
        </w:r>
      </w:ins>
      <w:ins w:id="504" w:author="granix pacheco" w:date="2016-02-08T09:20:00Z">
        <w:r w:rsidR="000A53C1" w:rsidRPr="007D7E6F">
          <w:rPr>
            <w:color w:val="303030"/>
            <w:rPrChange w:id="505" w:author="Mateus Berardo de Souza Terra" w:date="2016-02-08T20:05:00Z">
              <w:rPr>
                <w:color w:val="303030"/>
                <w:lang w:val="pt-PT"/>
              </w:rPr>
            </w:rPrChange>
          </w:rPr>
          <w:t>ú</w:t>
        </w:r>
      </w:ins>
      <w:ins w:id="506" w:author="granix pacheco" w:date="2016-02-08T09:19:00Z">
        <w:r w:rsidR="000A53C1" w:rsidRPr="007D7E6F">
          <w:rPr>
            <w:color w:val="303030"/>
            <w:rPrChange w:id="507" w:author="Mateus Berardo de Souza Terra" w:date="2016-02-08T20:05:00Z">
              <w:rPr>
                <w:color w:val="303030"/>
                <w:lang w:val="pt-PT"/>
              </w:rPr>
            </w:rPrChange>
          </w:rPr>
          <w:t>sculas e min</w:t>
        </w:r>
      </w:ins>
      <w:ins w:id="508" w:author="granix pacheco" w:date="2016-02-08T09:20:00Z">
        <w:r w:rsidR="000A53C1" w:rsidRPr="007D7E6F">
          <w:rPr>
            <w:color w:val="303030"/>
            <w:rPrChange w:id="509" w:author="Mateus Berardo de Souza Terra" w:date="2016-02-08T20:05:00Z">
              <w:rPr>
                <w:color w:val="303030"/>
                <w:lang w:val="pt-PT"/>
              </w:rPr>
            </w:rPrChange>
          </w:rPr>
          <w:t>ú</w:t>
        </w:r>
      </w:ins>
      <w:ins w:id="510" w:author="granix pacheco" w:date="2016-02-08T09:19:00Z">
        <w:r w:rsidRPr="007D7E6F">
          <w:rPr>
            <w:color w:val="303030"/>
            <w:rPrChange w:id="511" w:author="Mateus Berardo de Souza Terra" w:date="2016-02-08T20:05:00Z">
              <w:rPr>
                <w:color w:val="303030"/>
                <w:lang w:val="pt-PT"/>
              </w:rPr>
            </w:rPrChange>
          </w:rPr>
          <w:t>sculas. Isso representa a troca do 6</w:t>
        </w:r>
        <w:r w:rsidR="000A53C1" w:rsidRPr="007D7E6F">
          <w:rPr>
            <w:color w:val="303030"/>
            <w:rPrChange w:id="512" w:author="Mateus Berardo de Souza Terra" w:date="2016-02-08T20:05:00Z">
              <w:rPr>
                <w:color w:val="303030"/>
                <w:lang w:val="pt-PT"/>
              </w:rPr>
            </w:rPrChange>
          </w:rPr>
          <w:t xml:space="preserve">° bit da </w:t>
        </w:r>
        <w:del w:id="513" w:author="Mateus Berardo de Souza Terra" w:date="2016-02-08T19:14:00Z">
          <w:r w:rsidR="000A53C1" w:rsidRPr="007D7E6F" w:rsidDel="006D3AB1">
            <w:rPr>
              <w:color w:val="303030"/>
              <w:rPrChange w:id="514" w:author="Mateus Berardo de Souza Terra" w:date="2016-02-08T20:05:00Z">
                <w:rPr>
                  <w:color w:val="303030"/>
                  <w:lang w:val="pt-PT"/>
                </w:rPr>
              </w:rPrChange>
            </w:rPr>
            <w:delText>representaçao</w:delText>
          </w:r>
        </w:del>
      </w:ins>
      <w:ins w:id="515" w:author="Mateus Berardo de Souza Terra" w:date="2016-02-08T19:14:00Z">
        <w:r w:rsidR="006D3AB1" w:rsidRPr="007D7E6F">
          <w:rPr>
            <w:color w:val="303030"/>
          </w:rPr>
          <w:t>representação</w:t>
        </w:r>
      </w:ins>
      <w:ins w:id="516" w:author="granix pacheco" w:date="2016-02-08T09:19:00Z">
        <w:r w:rsidR="000A53C1" w:rsidRPr="007D7E6F">
          <w:rPr>
            <w:color w:val="303030"/>
            <w:rPrChange w:id="517" w:author="Mateus Berardo de Souza Terra" w:date="2016-02-08T20:05:00Z">
              <w:rPr>
                <w:color w:val="303030"/>
                <w:lang w:val="pt-PT"/>
              </w:rPr>
            </w:rPrChange>
          </w:rPr>
          <w:t xml:space="preserve"> binaria</w:t>
        </w:r>
      </w:ins>
      <w:ins w:id="518" w:author="granix pacheco" w:date="2016-02-08T09:18:00Z">
        <w:r w:rsidRPr="007D7E6F">
          <w:rPr>
            <w:color w:val="303030"/>
            <w:rPrChange w:id="519"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20"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21">
          <w:tblGrid>
            <w:gridCol w:w="1558"/>
            <w:gridCol w:w="1558"/>
            <w:gridCol w:w="1558"/>
            <w:gridCol w:w="1558"/>
            <w:gridCol w:w="1559"/>
            <w:gridCol w:w="1559"/>
          </w:tblGrid>
        </w:tblGridChange>
      </w:tblGrid>
      <w:tr w:rsidR="007D7E6F" w:rsidRPr="00A76C84" w14:paraId="63441F2A" w14:textId="77777777" w:rsidTr="00A76C84">
        <w:trPr>
          <w:trHeight w:val="20"/>
          <w:ins w:id="522" w:author="Mateus Berardo de Souza Terra" w:date="2016-02-08T20:04:00Z"/>
        </w:trPr>
        <w:tc>
          <w:tcPr>
            <w:tcW w:w="1558" w:type="dxa"/>
            <w:tcPrChange w:id="523"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524" w:author="Mateus Berardo de Souza Terra" w:date="2016-02-08T20:04:00Z"/>
                <w:color w:val="303030"/>
                <w:sz w:val="16"/>
                <w:szCs w:val="16"/>
                <w:rPrChange w:id="525" w:author="Mateus Berardo de Souza Terra" w:date="2016-02-08T22:05:00Z">
                  <w:rPr>
                    <w:ins w:id="526" w:author="Mateus Berardo de Souza Terra" w:date="2016-02-08T20:04:00Z"/>
                    <w:color w:val="303030"/>
                  </w:rPr>
                </w:rPrChange>
              </w:rPr>
              <w:pPrChange w:id="527" w:author="Mateus Berardo de Souza Terra" w:date="2016-02-08T22:05:00Z">
                <w:pPr>
                  <w:pStyle w:val="NormalWeb"/>
                  <w:spacing w:before="0" w:beforeAutospacing="0" w:after="160" w:afterAutospacing="0"/>
                  <w:jc w:val="center"/>
                </w:pPr>
              </w:pPrChange>
            </w:pPr>
            <w:ins w:id="528" w:author="Mateus Berardo de Souza Terra" w:date="2016-02-08T20:05:00Z">
              <w:r w:rsidRPr="00A76C84">
                <w:rPr>
                  <w:b/>
                  <w:color w:val="303030"/>
                  <w:sz w:val="16"/>
                  <w:szCs w:val="16"/>
                  <w:rPrChange w:id="529" w:author="Mateus Berardo de Souza Terra" w:date="2016-02-08T22:05:00Z">
                    <w:rPr>
                      <w:b/>
                      <w:color w:val="303030"/>
                    </w:rPr>
                  </w:rPrChange>
                </w:rPr>
                <w:t>Código</w:t>
              </w:r>
            </w:ins>
          </w:p>
        </w:tc>
        <w:tc>
          <w:tcPr>
            <w:tcW w:w="1558" w:type="dxa"/>
            <w:tcPrChange w:id="530"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531" w:author="Mateus Berardo de Souza Terra" w:date="2016-02-08T20:04:00Z"/>
                <w:color w:val="303030"/>
                <w:sz w:val="16"/>
                <w:szCs w:val="16"/>
                <w:rPrChange w:id="532" w:author="Mateus Berardo de Souza Terra" w:date="2016-02-08T22:05:00Z">
                  <w:rPr>
                    <w:ins w:id="533" w:author="Mateus Berardo de Souza Terra" w:date="2016-02-08T20:04:00Z"/>
                    <w:color w:val="303030"/>
                  </w:rPr>
                </w:rPrChange>
              </w:rPr>
              <w:pPrChange w:id="534" w:author="Mateus Berardo de Souza Terra" w:date="2016-02-08T22:05:00Z">
                <w:pPr>
                  <w:pStyle w:val="NormalWeb"/>
                  <w:spacing w:before="0" w:beforeAutospacing="0" w:after="160" w:afterAutospacing="0"/>
                  <w:jc w:val="center"/>
                </w:pPr>
              </w:pPrChange>
            </w:pPr>
            <w:ins w:id="535" w:author="Mateus Berardo de Souza Terra" w:date="2016-02-08T20:05:00Z">
              <w:r w:rsidRPr="00A76C84">
                <w:rPr>
                  <w:b/>
                  <w:color w:val="303030"/>
                  <w:sz w:val="16"/>
                  <w:szCs w:val="16"/>
                  <w:rPrChange w:id="536" w:author="Mateus Berardo de Souza Terra" w:date="2016-02-08T22:05:00Z">
                    <w:rPr>
                      <w:b/>
                      <w:color w:val="303030"/>
                    </w:rPr>
                  </w:rPrChange>
                </w:rPr>
                <w:t>Caractere</w:t>
              </w:r>
            </w:ins>
          </w:p>
        </w:tc>
        <w:tc>
          <w:tcPr>
            <w:tcW w:w="1558" w:type="dxa"/>
            <w:tcPrChange w:id="537"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538" w:author="Mateus Berardo de Souza Terra" w:date="2016-02-08T20:04:00Z"/>
                <w:color w:val="303030"/>
                <w:sz w:val="16"/>
                <w:szCs w:val="16"/>
                <w:rPrChange w:id="539" w:author="Mateus Berardo de Souza Terra" w:date="2016-02-08T22:05:00Z">
                  <w:rPr>
                    <w:ins w:id="540" w:author="Mateus Berardo de Souza Terra" w:date="2016-02-08T20:04:00Z"/>
                    <w:color w:val="303030"/>
                  </w:rPr>
                </w:rPrChange>
              </w:rPr>
              <w:pPrChange w:id="541" w:author="Mateus Berardo de Souza Terra" w:date="2016-02-08T22:05:00Z">
                <w:pPr>
                  <w:pStyle w:val="NormalWeb"/>
                  <w:spacing w:before="0" w:beforeAutospacing="0" w:after="160" w:afterAutospacing="0"/>
                  <w:jc w:val="center"/>
                </w:pPr>
              </w:pPrChange>
            </w:pPr>
            <w:ins w:id="542" w:author="Mateus Berardo de Souza Terra" w:date="2016-02-08T20:05:00Z">
              <w:r w:rsidRPr="00A76C84">
                <w:rPr>
                  <w:b/>
                  <w:color w:val="303030"/>
                  <w:sz w:val="16"/>
                  <w:szCs w:val="16"/>
                  <w:rPrChange w:id="543" w:author="Mateus Berardo de Souza Terra" w:date="2016-02-08T22:05:00Z">
                    <w:rPr>
                      <w:b/>
                      <w:color w:val="303030"/>
                    </w:rPr>
                  </w:rPrChange>
                </w:rPr>
                <w:t>Código</w:t>
              </w:r>
            </w:ins>
          </w:p>
        </w:tc>
        <w:tc>
          <w:tcPr>
            <w:tcW w:w="1558" w:type="dxa"/>
            <w:tcPrChange w:id="544"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545" w:author="Mateus Berardo de Souza Terra" w:date="2016-02-08T20:04:00Z"/>
                <w:color w:val="303030"/>
                <w:sz w:val="16"/>
                <w:szCs w:val="16"/>
                <w:rPrChange w:id="546" w:author="Mateus Berardo de Souza Terra" w:date="2016-02-08T22:05:00Z">
                  <w:rPr>
                    <w:ins w:id="547" w:author="Mateus Berardo de Souza Terra" w:date="2016-02-08T20:04:00Z"/>
                    <w:color w:val="303030"/>
                  </w:rPr>
                </w:rPrChange>
              </w:rPr>
              <w:pPrChange w:id="548" w:author="Mateus Berardo de Souza Terra" w:date="2016-02-08T22:05:00Z">
                <w:pPr>
                  <w:pStyle w:val="NormalWeb"/>
                  <w:spacing w:before="0" w:beforeAutospacing="0" w:after="160" w:afterAutospacing="0"/>
                  <w:jc w:val="center"/>
                </w:pPr>
              </w:pPrChange>
            </w:pPr>
            <w:ins w:id="549" w:author="Mateus Berardo de Souza Terra" w:date="2016-02-08T20:05:00Z">
              <w:r w:rsidRPr="00A76C84">
                <w:rPr>
                  <w:b/>
                  <w:color w:val="303030"/>
                  <w:sz w:val="16"/>
                  <w:szCs w:val="16"/>
                  <w:rPrChange w:id="550" w:author="Mateus Berardo de Souza Terra" w:date="2016-02-08T22:05:00Z">
                    <w:rPr>
                      <w:b/>
                      <w:color w:val="303030"/>
                    </w:rPr>
                  </w:rPrChange>
                </w:rPr>
                <w:t>Caractere</w:t>
              </w:r>
            </w:ins>
          </w:p>
        </w:tc>
        <w:tc>
          <w:tcPr>
            <w:tcW w:w="1559" w:type="dxa"/>
            <w:tcPrChange w:id="551"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552" w:author="Mateus Berardo de Souza Terra" w:date="2016-02-08T20:04:00Z"/>
                <w:color w:val="303030"/>
                <w:sz w:val="16"/>
                <w:szCs w:val="16"/>
                <w:rPrChange w:id="553" w:author="Mateus Berardo de Souza Terra" w:date="2016-02-08T22:05:00Z">
                  <w:rPr>
                    <w:ins w:id="554" w:author="Mateus Berardo de Souza Terra" w:date="2016-02-08T20:04:00Z"/>
                    <w:color w:val="303030"/>
                  </w:rPr>
                </w:rPrChange>
              </w:rPr>
              <w:pPrChange w:id="555" w:author="Mateus Berardo de Souza Terra" w:date="2016-02-08T22:05:00Z">
                <w:pPr>
                  <w:pStyle w:val="NormalWeb"/>
                  <w:spacing w:before="0" w:beforeAutospacing="0" w:after="160" w:afterAutospacing="0"/>
                  <w:jc w:val="center"/>
                </w:pPr>
              </w:pPrChange>
            </w:pPr>
            <w:ins w:id="556" w:author="Mateus Berardo de Souza Terra" w:date="2016-02-08T20:05:00Z">
              <w:r w:rsidRPr="00A76C84">
                <w:rPr>
                  <w:b/>
                  <w:color w:val="303030"/>
                  <w:sz w:val="16"/>
                  <w:szCs w:val="16"/>
                  <w:rPrChange w:id="557" w:author="Mateus Berardo de Souza Terra" w:date="2016-02-08T22:05:00Z">
                    <w:rPr>
                      <w:b/>
                      <w:color w:val="303030"/>
                    </w:rPr>
                  </w:rPrChange>
                </w:rPr>
                <w:t>Código</w:t>
              </w:r>
            </w:ins>
          </w:p>
        </w:tc>
        <w:tc>
          <w:tcPr>
            <w:tcW w:w="1559" w:type="dxa"/>
            <w:tcPrChange w:id="558"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559" w:author="Mateus Berardo de Souza Terra" w:date="2016-02-08T20:04:00Z"/>
                <w:color w:val="303030"/>
                <w:sz w:val="16"/>
                <w:szCs w:val="16"/>
                <w:rPrChange w:id="560" w:author="Mateus Berardo de Souza Terra" w:date="2016-02-08T22:05:00Z">
                  <w:rPr>
                    <w:ins w:id="561" w:author="Mateus Berardo de Souza Terra" w:date="2016-02-08T20:04:00Z"/>
                    <w:color w:val="303030"/>
                  </w:rPr>
                </w:rPrChange>
              </w:rPr>
              <w:pPrChange w:id="562" w:author="Mateus Berardo de Souza Terra" w:date="2016-02-08T22:05:00Z">
                <w:pPr>
                  <w:pStyle w:val="NormalWeb"/>
                  <w:spacing w:before="0" w:beforeAutospacing="0" w:after="160" w:afterAutospacing="0"/>
                  <w:jc w:val="center"/>
                </w:pPr>
              </w:pPrChange>
            </w:pPr>
            <w:ins w:id="563" w:author="Mateus Berardo de Souza Terra" w:date="2016-02-08T20:05:00Z">
              <w:r w:rsidRPr="00A76C84">
                <w:rPr>
                  <w:b/>
                  <w:color w:val="303030"/>
                  <w:sz w:val="16"/>
                  <w:szCs w:val="16"/>
                  <w:rPrChange w:id="564" w:author="Mateus Berardo de Souza Terra" w:date="2016-02-08T22:05:00Z">
                    <w:rPr>
                      <w:b/>
                      <w:color w:val="303030"/>
                    </w:rPr>
                  </w:rPrChange>
                </w:rPr>
                <w:t>Caractere</w:t>
              </w:r>
            </w:ins>
          </w:p>
        </w:tc>
      </w:tr>
      <w:tr w:rsidR="00BA6212" w:rsidRPr="00A76C84" w14:paraId="315B0B07" w14:textId="77777777" w:rsidTr="00A76C84">
        <w:trPr>
          <w:trHeight w:val="20"/>
          <w:ins w:id="565" w:author="Mateus Berardo de Souza Terra" w:date="2016-02-08T20:04:00Z"/>
        </w:trPr>
        <w:tc>
          <w:tcPr>
            <w:tcW w:w="1558" w:type="dxa"/>
            <w:tcPrChange w:id="566"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567" w:author="Mateus Berardo de Souza Terra" w:date="2016-02-08T20:04:00Z"/>
                <w:color w:val="303030"/>
                <w:sz w:val="16"/>
                <w:szCs w:val="16"/>
                <w:rPrChange w:id="568" w:author="Mateus Berardo de Souza Terra" w:date="2016-02-08T22:05:00Z">
                  <w:rPr>
                    <w:ins w:id="569" w:author="Mateus Berardo de Souza Terra" w:date="2016-02-08T20:04:00Z"/>
                    <w:color w:val="303030"/>
                  </w:rPr>
                </w:rPrChange>
              </w:rPr>
              <w:pPrChange w:id="570" w:author="Mateus Berardo de Souza Terra" w:date="2016-02-08T22:05:00Z">
                <w:pPr>
                  <w:pStyle w:val="NormalWeb"/>
                  <w:spacing w:before="0" w:beforeAutospacing="0" w:after="160" w:afterAutospacing="0"/>
                  <w:jc w:val="center"/>
                </w:pPr>
              </w:pPrChange>
            </w:pPr>
            <w:ins w:id="571" w:author="Mateus Berardo de Souza Terra" w:date="2016-02-08T20:05:00Z">
              <w:r w:rsidRPr="00A76C84">
                <w:rPr>
                  <w:color w:val="303030"/>
                  <w:sz w:val="16"/>
                  <w:szCs w:val="16"/>
                  <w:rPrChange w:id="572" w:author="Mateus Berardo de Souza Terra" w:date="2016-02-08T22:05:00Z">
                    <w:rPr>
                      <w:color w:val="303030"/>
                    </w:rPr>
                  </w:rPrChange>
                </w:rPr>
                <w:t>32</w:t>
              </w:r>
            </w:ins>
          </w:p>
        </w:tc>
        <w:tc>
          <w:tcPr>
            <w:tcW w:w="1558" w:type="dxa"/>
            <w:tcPrChange w:id="573"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574" w:author="Mateus Berardo de Souza Terra" w:date="2016-02-08T20:04:00Z"/>
                <w:color w:val="303030"/>
                <w:sz w:val="16"/>
                <w:szCs w:val="16"/>
                <w:rPrChange w:id="575" w:author="Mateus Berardo de Souza Terra" w:date="2016-02-08T22:05:00Z">
                  <w:rPr>
                    <w:ins w:id="576" w:author="Mateus Berardo de Souza Terra" w:date="2016-02-08T20:04:00Z"/>
                    <w:color w:val="303030"/>
                  </w:rPr>
                </w:rPrChange>
              </w:rPr>
              <w:pPrChange w:id="577" w:author="Mateus Berardo de Souza Terra" w:date="2016-02-08T22:05:00Z">
                <w:pPr>
                  <w:pStyle w:val="NormalWeb"/>
                  <w:spacing w:before="0" w:beforeAutospacing="0" w:after="160" w:afterAutospacing="0"/>
                  <w:jc w:val="center"/>
                </w:pPr>
              </w:pPrChange>
            </w:pPr>
            <w:ins w:id="578" w:author="Mateus Berardo de Souza Terra" w:date="2016-02-08T22:10:00Z">
              <w:r>
                <w:rPr>
                  <w:color w:val="303030"/>
                  <w:sz w:val="16"/>
                  <w:szCs w:val="16"/>
                </w:rPr>
                <w:t>ESPAÇO</w:t>
              </w:r>
            </w:ins>
          </w:p>
        </w:tc>
        <w:tc>
          <w:tcPr>
            <w:tcW w:w="1558" w:type="dxa"/>
            <w:tcPrChange w:id="579"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580" w:author="Mateus Berardo de Souza Terra" w:date="2016-02-08T20:04:00Z"/>
                <w:color w:val="303030"/>
                <w:sz w:val="16"/>
                <w:szCs w:val="16"/>
                <w:rPrChange w:id="581" w:author="Mateus Berardo de Souza Terra" w:date="2016-02-08T22:05:00Z">
                  <w:rPr>
                    <w:ins w:id="582" w:author="Mateus Berardo de Souza Terra" w:date="2016-02-08T20:04:00Z"/>
                    <w:color w:val="303030"/>
                  </w:rPr>
                </w:rPrChange>
              </w:rPr>
              <w:pPrChange w:id="583" w:author="Mateus Berardo de Souza Terra" w:date="2016-02-08T22:05:00Z">
                <w:pPr>
                  <w:pStyle w:val="NormalWeb"/>
                  <w:spacing w:before="0" w:beforeAutospacing="0" w:after="160" w:afterAutospacing="0"/>
                  <w:jc w:val="center"/>
                </w:pPr>
              </w:pPrChange>
            </w:pPr>
            <w:ins w:id="584" w:author="Mateus Berardo de Souza Terra" w:date="2016-02-08T22:09:00Z">
              <w:r>
                <w:rPr>
                  <w:color w:val="303030"/>
                  <w:sz w:val="16"/>
                  <w:szCs w:val="16"/>
                </w:rPr>
                <w:t>64</w:t>
              </w:r>
            </w:ins>
          </w:p>
        </w:tc>
        <w:tc>
          <w:tcPr>
            <w:tcW w:w="1558" w:type="dxa"/>
            <w:tcPrChange w:id="585"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586" w:author="Mateus Berardo de Souza Terra" w:date="2016-02-08T20:04:00Z"/>
                <w:color w:val="303030"/>
                <w:sz w:val="16"/>
                <w:szCs w:val="16"/>
                <w:rPrChange w:id="587" w:author="Mateus Berardo de Souza Terra" w:date="2016-02-08T22:05:00Z">
                  <w:rPr>
                    <w:ins w:id="588" w:author="Mateus Berardo de Souza Terra" w:date="2016-02-08T20:04:00Z"/>
                    <w:color w:val="303030"/>
                  </w:rPr>
                </w:rPrChange>
              </w:rPr>
              <w:pPrChange w:id="589" w:author="Mateus Berardo de Souza Terra" w:date="2016-02-08T22:05:00Z">
                <w:pPr>
                  <w:pStyle w:val="NormalWeb"/>
                  <w:spacing w:before="0" w:beforeAutospacing="0" w:after="160" w:afterAutospacing="0"/>
                  <w:jc w:val="center"/>
                </w:pPr>
              </w:pPrChange>
            </w:pPr>
            <w:ins w:id="590" w:author="Mateus Berardo de Souza Terra" w:date="2016-02-08T22:12:00Z">
              <w:r>
                <w:rPr>
                  <w:color w:val="303030"/>
                  <w:sz w:val="16"/>
                  <w:szCs w:val="16"/>
                </w:rPr>
                <w:t>@</w:t>
              </w:r>
            </w:ins>
          </w:p>
        </w:tc>
        <w:tc>
          <w:tcPr>
            <w:tcW w:w="1559" w:type="dxa"/>
            <w:tcPrChange w:id="591"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592" w:author="Mateus Berardo de Souza Terra" w:date="2016-02-08T20:04:00Z"/>
                <w:color w:val="303030"/>
                <w:sz w:val="16"/>
                <w:szCs w:val="16"/>
                <w:rPrChange w:id="593" w:author="Mateus Berardo de Souza Terra" w:date="2016-02-08T22:05:00Z">
                  <w:rPr>
                    <w:ins w:id="594" w:author="Mateus Berardo de Souza Terra" w:date="2016-02-08T20:04:00Z"/>
                    <w:color w:val="303030"/>
                  </w:rPr>
                </w:rPrChange>
              </w:rPr>
              <w:pPrChange w:id="595" w:author="Mateus Berardo de Souza Terra" w:date="2016-02-08T22:05:00Z">
                <w:pPr>
                  <w:pStyle w:val="NormalWeb"/>
                  <w:spacing w:before="0" w:beforeAutospacing="0" w:after="160" w:afterAutospacing="0"/>
                  <w:jc w:val="center"/>
                </w:pPr>
              </w:pPrChange>
            </w:pPr>
            <w:ins w:id="596" w:author="Mateus Berardo de Souza Terra" w:date="2016-02-08T22:09:00Z">
              <w:r>
                <w:rPr>
                  <w:color w:val="303030"/>
                  <w:sz w:val="16"/>
                  <w:szCs w:val="16"/>
                </w:rPr>
                <w:t>96</w:t>
              </w:r>
            </w:ins>
          </w:p>
        </w:tc>
        <w:tc>
          <w:tcPr>
            <w:tcW w:w="1559" w:type="dxa"/>
            <w:tcPrChange w:id="597"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598" w:author="Mateus Berardo de Souza Terra" w:date="2016-02-08T20:04:00Z"/>
                <w:color w:val="303030"/>
                <w:sz w:val="16"/>
                <w:szCs w:val="16"/>
                <w:rPrChange w:id="599" w:author="Mateus Berardo de Souza Terra" w:date="2016-02-08T22:05:00Z">
                  <w:rPr>
                    <w:ins w:id="600" w:author="Mateus Berardo de Souza Terra" w:date="2016-02-08T20:04:00Z"/>
                    <w:color w:val="303030"/>
                  </w:rPr>
                </w:rPrChange>
              </w:rPr>
              <w:pPrChange w:id="601" w:author="Mateus Berardo de Souza Terra" w:date="2016-02-08T22:05:00Z">
                <w:pPr>
                  <w:pStyle w:val="NormalWeb"/>
                  <w:spacing w:before="0" w:beforeAutospacing="0" w:after="160" w:afterAutospacing="0"/>
                  <w:jc w:val="center"/>
                </w:pPr>
              </w:pPrChange>
            </w:pPr>
            <w:ins w:id="602" w:author="Mateus Berardo de Souza Terra" w:date="2016-02-08T22:12:00Z">
              <w:r>
                <w:rPr>
                  <w:color w:val="303030"/>
                  <w:sz w:val="16"/>
                  <w:szCs w:val="16"/>
                </w:rPr>
                <w:t>`</w:t>
              </w:r>
            </w:ins>
          </w:p>
        </w:tc>
      </w:tr>
      <w:tr w:rsidR="00BA6212" w:rsidRPr="00A76C84" w14:paraId="446314FF" w14:textId="77777777" w:rsidTr="00A76C84">
        <w:trPr>
          <w:trHeight w:val="20"/>
          <w:ins w:id="603" w:author="Mateus Berardo de Souza Terra" w:date="2016-02-08T20:04:00Z"/>
        </w:trPr>
        <w:tc>
          <w:tcPr>
            <w:tcW w:w="1558" w:type="dxa"/>
            <w:tcPrChange w:id="604"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605" w:author="Mateus Berardo de Souza Terra" w:date="2016-02-08T20:04:00Z"/>
                <w:color w:val="303030"/>
                <w:sz w:val="16"/>
                <w:szCs w:val="16"/>
                <w:rPrChange w:id="606" w:author="Mateus Berardo de Souza Terra" w:date="2016-02-08T22:05:00Z">
                  <w:rPr>
                    <w:ins w:id="607" w:author="Mateus Berardo de Souza Terra" w:date="2016-02-08T20:04:00Z"/>
                    <w:color w:val="303030"/>
                  </w:rPr>
                </w:rPrChange>
              </w:rPr>
              <w:pPrChange w:id="608" w:author="Mateus Berardo de Souza Terra" w:date="2016-02-08T22:05:00Z">
                <w:pPr>
                  <w:pStyle w:val="NormalWeb"/>
                  <w:spacing w:before="0" w:beforeAutospacing="0" w:after="160" w:afterAutospacing="0"/>
                  <w:jc w:val="center"/>
                </w:pPr>
              </w:pPrChange>
            </w:pPr>
            <w:ins w:id="609" w:author="Mateus Berardo de Souza Terra" w:date="2016-02-08T20:05:00Z">
              <w:r w:rsidRPr="00A76C84">
                <w:rPr>
                  <w:color w:val="303030"/>
                  <w:sz w:val="16"/>
                  <w:szCs w:val="16"/>
                  <w:rPrChange w:id="610" w:author="Mateus Berardo de Souza Terra" w:date="2016-02-08T22:05:00Z">
                    <w:rPr>
                      <w:color w:val="303030"/>
                    </w:rPr>
                  </w:rPrChange>
                </w:rPr>
                <w:t>33</w:t>
              </w:r>
            </w:ins>
          </w:p>
        </w:tc>
        <w:tc>
          <w:tcPr>
            <w:tcW w:w="1558" w:type="dxa"/>
            <w:tcPrChange w:id="611"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612" w:author="Mateus Berardo de Souza Terra" w:date="2016-02-08T20:04:00Z"/>
                <w:color w:val="303030"/>
                <w:sz w:val="16"/>
                <w:szCs w:val="16"/>
                <w:rPrChange w:id="613" w:author="Mateus Berardo de Souza Terra" w:date="2016-02-08T22:05:00Z">
                  <w:rPr>
                    <w:ins w:id="614" w:author="Mateus Berardo de Souza Terra" w:date="2016-02-08T20:04:00Z"/>
                    <w:color w:val="303030"/>
                  </w:rPr>
                </w:rPrChange>
              </w:rPr>
              <w:pPrChange w:id="615" w:author="Mateus Berardo de Souza Terra" w:date="2016-02-08T22:05:00Z">
                <w:pPr>
                  <w:pStyle w:val="NormalWeb"/>
                  <w:spacing w:before="0" w:beforeAutospacing="0" w:after="160" w:afterAutospacing="0"/>
                  <w:jc w:val="center"/>
                </w:pPr>
              </w:pPrChange>
            </w:pPr>
            <w:ins w:id="616" w:author="Mateus Berardo de Souza Terra" w:date="2016-02-08T22:13:00Z">
              <w:r>
                <w:rPr>
                  <w:color w:val="303030"/>
                  <w:sz w:val="16"/>
                  <w:szCs w:val="16"/>
                </w:rPr>
                <w:t>!</w:t>
              </w:r>
            </w:ins>
          </w:p>
        </w:tc>
        <w:tc>
          <w:tcPr>
            <w:tcW w:w="1558" w:type="dxa"/>
            <w:tcPrChange w:id="617"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618" w:author="Mateus Berardo de Souza Terra" w:date="2016-02-08T20:04:00Z"/>
                <w:color w:val="303030"/>
                <w:sz w:val="16"/>
                <w:szCs w:val="16"/>
                <w:rPrChange w:id="619" w:author="Mateus Berardo de Souza Terra" w:date="2016-02-08T22:05:00Z">
                  <w:rPr>
                    <w:ins w:id="620" w:author="Mateus Berardo de Souza Terra" w:date="2016-02-08T20:04:00Z"/>
                    <w:color w:val="303030"/>
                  </w:rPr>
                </w:rPrChange>
              </w:rPr>
              <w:pPrChange w:id="621" w:author="Mateus Berardo de Souza Terra" w:date="2016-02-08T22:05:00Z">
                <w:pPr>
                  <w:pStyle w:val="NormalWeb"/>
                  <w:spacing w:before="0" w:beforeAutospacing="0" w:after="160" w:afterAutospacing="0"/>
                  <w:jc w:val="center"/>
                </w:pPr>
              </w:pPrChange>
            </w:pPr>
            <w:ins w:id="622" w:author="Mateus Berardo de Souza Terra" w:date="2016-02-08T22:09:00Z">
              <w:r>
                <w:rPr>
                  <w:color w:val="303030"/>
                  <w:sz w:val="16"/>
                  <w:szCs w:val="16"/>
                </w:rPr>
                <w:t>65</w:t>
              </w:r>
            </w:ins>
          </w:p>
        </w:tc>
        <w:tc>
          <w:tcPr>
            <w:tcW w:w="1558" w:type="dxa"/>
            <w:tcPrChange w:id="623"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624" w:author="Mateus Berardo de Souza Terra" w:date="2016-02-08T20:04:00Z"/>
                <w:color w:val="303030"/>
                <w:sz w:val="16"/>
                <w:szCs w:val="16"/>
                <w:rPrChange w:id="625" w:author="Mateus Berardo de Souza Terra" w:date="2016-02-08T22:05:00Z">
                  <w:rPr>
                    <w:ins w:id="626" w:author="Mateus Berardo de Souza Terra" w:date="2016-02-08T20:04:00Z"/>
                    <w:color w:val="303030"/>
                  </w:rPr>
                </w:rPrChange>
              </w:rPr>
              <w:pPrChange w:id="627" w:author="Mateus Berardo de Souza Terra" w:date="2016-02-08T22:05:00Z">
                <w:pPr>
                  <w:pStyle w:val="NormalWeb"/>
                  <w:spacing w:before="0" w:beforeAutospacing="0" w:after="160" w:afterAutospacing="0"/>
                  <w:jc w:val="center"/>
                </w:pPr>
              </w:pPrChange>
            </w:pPr>
            <w:ins w:id="628" w:author="Mateus Berardo de Souza Terra" w:date="2016-02-08T22:10:00Z">
              <w:r>
                <w:rPr>
                  <w:color w:val="303030"/>
                  <w:sz w:val="16"/>
                  <w:szCs w:val="16"/>
                </w:rPr>
                <w:t>A</w:t>
              </w:r>
            </w:ins>
          </w:p>
        </w:tc>
        <w:tc>
          <w:tcPr>
            <w:tcW w:w="1559" w:type="dxa"/>
            <w:tcPrChange w:id="629"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630" w:author="Mateus Berardo de Souza Terra" w:date="2016-02-08T20:04:00Z"/>
                <w:color w:val="303030"/>
                <w:sz w:val="16"/>
                <w:szCs w:val="16"/>
                <w:rPrChange w:id="631" w:author="Mateus Berardo de Souza Terra" w:date="2016-02-08T22:05:00Z">
                  <w:rPr>
                    <w:ins w:id="632" w:author="Mateus Berardo de Souza Terra" w:date="2016-02-08T20:04:00Z"/>
                    <w:color w:val="303030"/>
                  </w:rPr>
                </w:rPrChange>
              </w:rPr>
              <w:pPrChange w:id="633" w:author="Mateus Berardo de Souza Terra" w:date="2016-02-08T22:05:00Z">
                <w:pPr>
                  <w:pStyle w:val="NormalWeb"/>
                  <w:spacing w:before="0" w:beforeAutospacing="0" w:after="160" w:afterAutospacing="0"/>
                  <w:jc w:val="center"/>
                </w:pPr>
              </w:pPrChange>
            </w:pPr>
            <w:ins w:id="634" w:author="Mateus Berardo de Souza Terra" w:date="2016-02-08T22:09:00Z">
              <w:r>
                <w:rPr>
                  <w:color w:val="303030"/>
                  <w:sz w:val="16"/>
                  <w:szCs w:val="16"/>
                </w:rPr>
                <w:t>97</w:t>
              </w:r>
            </w:ins>
          </w:p>
        </w:tc>
        <w:tc>
          <w:tcPr>
            <w:tcW w:w="1559" w:type="dxa"/>
            <w:tcPrChange w:id="635"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636" w:author="Mateus Berardo de Souza Terra" w:date="2016-02-08T20:04:00Z"/>
                <w:color w:val="303030"/>
                <w:sz w:val="16"/>
                <w:szCs w:val="16"/>
                <w:rPrChange w:id="637" w:author="Mateus Berardo de Souza Terra" w:date="2016-02-08T22:05:00Z">
                  <w:rPr>
                    <w:ins w:id="638" w:author="Mateus Berardo de Souza Terra" w:date="2016-02-08T20:04:00Z"/>
                    <w:color w:val="303030"/>
                  </w:rPr>
                </w:rPrChange>
              </w:rPr>
              <w:pPrChange w:id="639" w:author="Mateus Berardo de Souza Terra" w:date="2016-02-08T22:05:00Z">
                <w:pPr>
                  <w:pStyle w:val="NormalWeb"/>
                  <w:spacing w:before="0" w:beforeAutospacing="0" w:after="160" w:afterAutospacing="0"/>
                  <w:jc w:val="center"/>
                </w:pPr>
              </w:pPrChange>
            </w:pPr>
            <w:proofErr w:type="gramStart"/>
            <w:ins w:id="640" w:author="Mateus Berardo de Souza Terra" w:date="2016-02-08T22:10:00Z">
              <w:r>
                <w:rPr>
                  <w:color w:val="303030"/>
                  <w:sz w:val="16"/>
                  <w:szCs w:val="16"/>
                </w:rPr>
                <w:t>a</w:t>
              </w:r>
            </w:ins>
            <w:proofErr w:type="gramEnd"/>
          </w:p>
        </w:tc>
      </w:tr>
      <w:tr w:rsidR="00BA6212" w:rsidRPr="00A76C84" w14:paraId="1C7F4A89" w14:textId="77777777" w:rsidTr="00A76C84">
        <w:trPr>
          <w:trHeight w:val="20"/>
          <w:ins w:id="641" w:author="Mateus Berardo de Souza Terra" w:date="2016-02-08T20:04:00Z"/>
        </w:trPr>
        <w:tc>
          <w:tcPr>
            <w:tcW w:w="1558" w:type="dxa"/>
            <w:tcPrChange w:id="642"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643" w:author="Mateus Berardo de Souza Terra" w:date="2016-02-08T20:04:00Z"/>
                <w:color w:val="303030"/>
                <w:sz w:val="16"/>
                <w:szCs w:val="16"/>
                <w:rPrChange w:id="644" w:author="Mateus Berardo de Souza Terra" w:date="2016-02-08T22:05:00Z">
                  <w:rPr>
                    <w:ins w:id="645" w:author="Mateus Berardo de Souza Terra" w:date="2016-02-08T20:04:00Z"/>
                    <w:color w:val="303030"/>
                  </w:rPr>
                </w:rPrChange>
              </w:rPr>
              <w:pPrChange w:id="646" w:author="Mateus Berardo de Souza Terra" w:date="2016-02-08T22:05:00Z">
                <w:pPr>
                  <w:pStyle w:val="NormalWeb"/>
                  <w:spacing w:before="0" w:beforeAutospacing="0" w:after="160" w:afterAutospacing="0"/>
                  <w:jc w:val="center"/>
                </w:pPr>
              </w:pPrChange>
            </w:pPr>
            <w:ins w:id="647" w:author="Mateus Berardo de Souza Terra" w:date="2016-02-08T20:05:00Z">
              <w:r w:rsidRPr="00A76C84">
                <w:rPr>
                  <w:color w:val="303030"/>
                  <w:sz w:val="16"/>
                  <w:szCs w:val="16"/>
                  <w:rPrChange w:id="648" w:author="Mateus Berardo de Souza Terra" w:date="2016-02-08T22:05:00Z">
                    <w:rPr>
                      <w:color w:val="303030"/>
                    </w:rPr>
                  </w:rPrChange>
                </w:rPr>
                <w:t>34</w:t>
              </w:r>
            </w:ins>
          </w:p>
        </w:tc>
        <w:tc>
          <w:tcPr>
            <w:tcW w:w="1558" w:type="dxa"/>
            <w:tcPrChange w:id="649"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650" w:author="Mateus Berardo de Souza Terra" w:date="2016-02-08T20:04:00Z"/>
                <w:color w:val="303030"/>
                <w:sz w:val="16"/>
                <w:szCs w:val="16"/>
                <w:rPrChange w:id="651" w:author="Mateus Berardo de Souza Terra" w:date="2016-02-08T22:05:00Z">
                  <w:rPr>
                    <w:ins w:id="652" w:author="Mateus Berardo de Souza Terra" w:date="2016-02-08T20:04:00Z"/>
                    <w:color w:val="303030"/>
                  </w:rPr>
                </w:rPrChange>
              </w:rPr>
              <w:pPrChange w:id="653" w:author="Mateus Berardo de Souza Terra" w:date="2016-02-08T22:05:00Z">
                <w:pPr>
                  <w:pStyle w:val="NormalWeb"/>
                  <w:spacing w:before="0" w:beforeAutospacing="0" w:after="160" w:afterAutospacing="0"/>
                  <w:jc w:val="center"/>
                </w:pPr>
              </w:pPrChange>
            </w:pPr>
            <w:ins w:id="654" w:author="Mateus Berardo de Souza Terra" w:date="2016-02-08T22:13:00Z">
              <w:r>
                <w:rPr>
                  <w:color w:val="303030"/>
                  <w:sz w:val="16"/>
                  <w:szCs w:val="16"/>
                </w:rPr>
                <w:t>“</w:t>
              </w:r>
            </w:ins>
          </w:p>
        </w:tc>
        <w:tc>
          <w:tcPr>
            <w:tcW w:w="1558" w:type="dxa"/>
            <w:tcPrChange w:id="655"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656" w:author="Mateus Berardo de Souza Terra" w:date="2016-02-08T20:04:00Z"/>
                <w:color w:val="303030"/>
                <w:sz w:val="16"/>
                <w:szCs w:val="16"/>
                <w:rPrChange w:id="657" w:author="Mateus Berardo de Souza Terra" w:date="2016-02-08T22:05:00Z">
                  <w:rPr>
                    <w:ins w:id="658" w:author="Mateus Berardo de Souza Terra" w:date="2016-02-08T20:04:00Z"/>
                    <w:color w:val="303030"/>
                  </w:rPr>
                </w:rPrChange>
              </w:rPr>
              <w:pPrChange w:id="659" w:author="Mateus Berardo de Souza Terra" w:date="2016-02-08T22:05:00Z">
                <w:pPr>
                  <w:pStyle w:val="NormalWeb"/>
                  <w:spacing w:before="0" w:beforeAutospacing="0" w:after="160" w:afterAutospacing="0"/>
                  <w:jc w:val="center"/>
                </w:pPr>
              </w:pPrChange>
            </w:pPr>
            <w:ins w:id="660" w:author="Mateus Berardo de Souza Terra" w:date="2016-02-08T22:09:00Z">
              <w:r>
                <w:rPr>
                  <w:color w:val="303030"/>
                  <w:sz w:val="16"/>
                  <w:szCs w:val="16"/>
                </w:rPr>
                <w:t>66</w:t>
              </w:r>
            </w:ins>
          </w:p>
        </w:tc>
        <w:tc>
          <w:tcPr>
            <w:tcW w:w="1558" w:type="dxa"/>
            <w:tcPrChange w:id="661"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662" w:author="Mateus Berardo de Souza Terra" w:date="2016-02-08T20:04:00Z"/>
                <w:color w:val="303030"/>
                <w:sz w:val="16"/>
                <w:szCs w:val="16"/>
                <w:rPrChange w:id="663" w:author="Mateus Berardo de Souza Terra" w:date="2016-02-08T22:05:00Z">
                  <w:rPr>
                    <w:ins w:id="664" w:author="Mateus Berardo de Souza Terra" w:date="2016-02-08T20:04:00Z"/>
                    <w:color w:val="303030"/>
                  </w:rPr>
                </w:rPrChange>
              </w:rPr>
              <w:pPrChange w:id="665" w:author="Mateus Berardo de Souza Terra" w:date="2016-02-08T22:05:00Z">
                <w:pPr>
                  <w:pStyle w:val="NormalWeb"/>
                  <w:spacing w:before="0" w:beforeAutospacing="0" w:after="160" w:afterAutospacing="0"/>
                  <w:jc w:val="center"/>
                </w:pPr>
              </w:pPrChange>
            </w:pPr>
            <w:ins w:id="666" w:author="Mateus Berardo de Souza Terra" w:date="2016-02-08T22:10:00Z">
              <w:r>
                <w:rPr>
                  <w:color w:val="303030"/>
                  <w:sz w:val="16"/>
                  <w:szCs w:val="16"/>
                </w:rPr>
                <w:t>B</w:t>
              </w:r>
            </w:ins>
          </w:p>
        </w:tc>
        <w:tc>
          <w:tcPr>
            <w:tcW w:w="1559" w:type="dxa"/>
            <w:tcPrChange w:id="667"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668" w:author="Mateus Berardo de Souza Terra" w:date="2016-02-08T20:04:00Z"/>
                <w:color w:val="303030"/>
                <w:sz w:val="16"/>
                <w:szCs w:val="16"/>
                <w:rPrChange w:id="669" w:author="Mateus Berardo de Souza Terra" w:date="2016-02-08T22:05:00Z">
                  <w:rPr>
                    <w:ins w:id="670" w:author="Mateus Berardo de Souza Terra" w:date="2016-02-08T20:04:00Z"/>
                    <w:color w:val="303030"/>
                  </w:rPr>
                </w:rPrChange>
              </w:rPr>
              <w:pPrChange w:id="671" w:author="Mateus Berardo de Souza Terra" w:date="2016-02-08T22:05:00Z">
                <w:pPr>
                  <w:pStyle w:val="NormalWeb"/>
                  <w:spacing w:before="0" w:beforeAutospacing="0" w:after="160" w:afterAutospacing="0"/>
                  <w:jc w:val="center"/>
                </w:pPr>
              </w:pPrChange>
            </w:pPr>
            <w:ins w:id="672" w:author="Mateus Berardo de Souza Terra" w:date="2016-02-08T22:09:00Z">
              <w:r>
                <w:rPr>
                  <w:color w:val="303030"/>
                  <w:sz w:val="16"/>
                  <w:szCs w:val="16"/>
                </w:rPr>
                <w:t>98</w:t>
              </w:r>
            </w:ins>
          </w:p>
        </w:tc>
        <w:tc>
          <w:tcPr>
            <w:tcW w:w="1559" w:type="dxa"/>
            <w:tcPrChange w:id="673"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674" w:author="Mateus Berardo de Souza Terra" w:date="2016-02-08T20:04:00Z"/>
                <w:color w:val="303030"/>
                <w:sz w:val="16"/>
                <w:szCs w:val="16"/>
                <w:rPrChange w:id="675" w:author="Mateus Berardo de Souza Terra" w:date="2016-02-08T22:05:00Z">
                  <w:rPr>
                    <w:ins w:id="676" w:author="Mateus Berardo de Souza Terra" w:date="2016-02-08T20:04:00Z"/>
                    <w:color w:val="303030"/>
                  </w:rPr>
                </w:rPrChange>
              </w:rPr>
              <w:pPrChange w:id="677" w:author="Mateus Berardo de Souza Terra" w:date="2016-02-08T22:05:00Z">
                <w:pPr>
                  <w:pStyle w:val="NormalWeb"/>
                  <w:spacing w:before="0" w:beforeAutospacing="0" w:after="160" w:afterAutospacing="0"/>
                  <w:jc w:val="center"/>
                </w:pPr>
              </w:pPrChange>
            </w:pPr>
            <w:proofErr w:type="gramStart"/>
            <w:ins w:id="678" w:author="Mateus Berardo de Souza Terra" w:date="2016-02-08T22:10:00Z">
              <w:r>
                <w:rPr>
                  <w:color w:val="303030"/>
                  <w:sz w:val="16"/>
                  <w:szCs w:val="16"/>
                </w:rPr>
                <w:t>b</w:t>
              </w:r>
            </w:ins>
            <w:proofErr w:type="gramEnd"/>
          </w:p>
        </w:tc>
      </w:tr>
      <w:tr w:rsidR="00BA6212" w:rsidRPr="00A76C84" w14:paraId="04E8A33E" w14:textId="77777777" w:rsidTr="00A76C84">
        <w:trPr>
          <w:trHeight w:val="20"/>
          <w:ins w:id="679" w:author="Mateus Berardo de Souza Terra" w:date="2016-02-08T20:04:00Z"/>
        </w:trPr>
        <w:tc>
          <w:tcPr>
            <w:tcW w:w="1558" w:type="dxa"/>
            <w:tcPrChange w:id="680"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681" w:author="Mateus Berardo de Souza Terra" w:date="2016-02-08T20:04:00Z"/>
                <w:color w:val="303030"/>
                <w:sz w:val="16"/>
                <w:szCs w:val="16"/>
                <w:rPrChange w:id="682" w:author="Mateus Berardo de Souza Terra" w:date="2016-02-08T22:05:00Z">
                  <w:rPr>
                    <w:ins w:id="683" w:author="Mateus Berardo de Souza Terra" w:date="2016-02-08T20:04:00Z"/>
                    <w:color w:val="303030"/>
                  </w:rPr>
                </w:rPrChange>
              </w:rPr>
              <w:pPrChange w:id="684" w:author="Mateus Berardo de Souza Terra" w:date="2016-02-08T22:05:00Z">
                <w:pPr>
                  <w:pStyle w:val="NormalWeb"/>
                  <w:spacing w:before="0" w:beforeAutospacing="0" w:after="160" w:afterAutospacing="0"/>
                  <w:jc w:val="center"/>
                </w:pPr>
              </w:pPrChange>
            </w:pPr>
            <w:ins w:id="685" w:author="Mateus Berardo de Souza Terra" w:date="2016-02-08T20:05:00Z">
              <w:r w:rsidRPr="00A76C84">
                <w:rPr>
                  <w:color w:val="303030"/>
                  <w:sz w:val="16"/>
                  <w:szCs w:val="16"/>
                  <w:rPrChange w:id="686" w:author="Mateus Berardo de Souza Terra" w:date="2016-02-08T22:05:00Z">
                    <w:rPr>
                      <w:color w:val="303030"/>
                    </w:rPr>
                  </w:rPrChange>
                </w:rPr>
                <w:t>35</w:t>
              </w:r>
            </w:ins>
          </w:p>
        </w:tc>
        <w:tc>
          <w:tcPr>
            <w:tcW w:w="1558" w:type="dxa"/>
            <w:tcPrChange w:id="687"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688" w:author="Mateus Berardo de Souza Terra" w:date="2016-02-08T20:04:00Z"/>
                <w:color w:val="303030"/>
                <w:sz w:val="16"/>
                <w:szCs w:val="16"/>
                <w:rPrChange w:id="689" w:author="Mateus Berardo de Souza Terra" w:date="2016-02-08T22:05:00Z">
                  <w:rPr>
                    <w:ins w:id="690" w:author="Mateus Berardo de Souza Terra" w:date="2016-02-08T20:04:00Z"/>
                    <w:color w:val="303030"/>
                  </w:rPr>
                </w:rPrChange>
              </w:rPr>
              <w:pPrChange w:id="691" w:author="Mateus Berardo de Souza Terra" w:date="2016-02-08T22:05:00Z">
                <w:pPr>
                  <w:pStyle w:val="NormalWeb"/>
                  <w:spacing w:before="0" w:beforeAutospacing="0" w:after="160" w:afterAutospacing="0"/>
                  <w:jc w:val="center"/>
                </w:pPr>
              </w:pPrChange>
            </w:pPr>
            <w:ins w:id="692" w:author="Mateus Berardo de Souza Terra" w:date="2016-02-08T22:13:00Z">
              <w:r>
                <w:rPr>
                  <w:color w:val="303030"/>
                  <w:sz w:val="16"/>
                  <w:szCs w:val="16"/>
                </w:rPr>
                <w:t>#</w:t>
              </w:r>
            </w:ins>
          </w:p>
        </w:tc>
        <w:tc>
          <w:tcPr>
            <w:tcW w:w="1558" w:type="dxa"/>
            <w:tcPrChange w:id="693"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694" w:author="Mateus Berardo de Souza Terra" w:date="2016-02-08T20:04:00Z"/>
                <w:color w:val="303030"/>
                <w:sz w:val="16"/>
                <w:szCs w:val="16"/>
                <w:rPrChange w:id="695" w:author="Mateus Berardo de Souza Terra" w:date="2016-02-08T22:05:00Z">
                  <w:rPr>
                    <w:ins w:id="696" w:author="Mateus Berardo de Souza Terra" w:date="2016-02-08T20:04:00Z"/>
                    <w:color w:val="303030"/>
                  </w:rPr>
                </w:rPrChange>
              </w:rPr>
              <w:pPrChange w:id="697" w:author="Mateus Berardo de Souza Terra" w:date="2016-02-08T22:05:00Z">
                <w:pPr>
                  <w:pStyle w:val="NormalWeb"/>
                  <w:spacing w:before="0" w:beforeAutospacing="0" w:after="160" w:afterAutospacing="0"/>
                  <w:jc w:val="center"/>
                </w:pPr>
              </w:pPrChange>
            </w:pPr>
            <w:ins w:id="698" w:author="Mateus Berardo de Souza Terra" w:date="2016-02-08T22:09:00Z">
              <w:r>
                <w:rPr>
                  <w:color w:val="303030"/>
                  <w:sz w:val="16"/>
                  <w:szCs w:val="16"/>
                </w:rPr>
                <w:t>67</w:t>
              </w:r>
            </w:ins>
          </w:p>
        </w:tc>
        <w:tc>
          <w:tcPr>
            <w:tcW w:w="1558" w:type="dxa"/>
            <w:tcPrChange w:id="699"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700" w:author="Mateus Berardo de Souza Terra" w:date="2016-02-08T20:04:00Z"/>
                <w:color w:val="303030"/>
                <w:sz w:val="16"/>
                <w:szCs w:val="16"/>
                <w:rPrChange w:id="701" w:author="Mateus Berardo de Souza Terra" w:date="2016-02-08T22:05:00Z">
                  <w:rPr>
                    <w:ins w:id="702" w:author="Mateus Berardo de Souza Terra" w:date="2016-02-08T20:04:00Z"/>
                    <w:color w:val="303030"/>
                  </w:rPr>
                </w:rPrChange>
              </w:rPr>
              <w:pPrChange w:id="703" w:author="Mateus Berardo de Souza Terra" w:date="2016-02-08T22:05:00Z">
                <w:pPr>
                  <w:pStyle w:val="NormalWeb"/>
                  <w:spacing w:before="0" w:beforeAutospacing="0" w:after="160" w:afterAutospacing="0"/>
                  <w:jc w:val="center"/>
                </w:pPr>
              </w:pPrChange>
            </w:pPr>
            <w:ins w:id="704" w:author="Mateus Berardo de Souza Terra" w:date="2016-02-08T22:10:00Z">
              <w:r>
                <w:rPr>
                  <w:color w:val="303030"/>
                  <w:sz w:val="16"/>
                  <w:szCs w:val="16"/>
                </w:rPr>
                <w:t>C</w:t>
              </w:r>
            </w:ins>
          </w:p>
        </w:tc>
        <w:tc>
          <w:tcPr>
            <w:tcW w:w="1559" w:type="dxa"/>
            <w:tcPrChange w:id="705"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706" w:author="Mateus Berardo de Souza Terra" w:date="2016-02-08T20:04:00Z"/>
                <w:color w:val="303030"/>
                <w:sz w:val="16"/>
                <w:szCs w:val="16"/>
                <w:rPrChange w:id="707" w:author="Mateus Berardo de Souza Terra" w:date="2016-02-08T22:05:00Z">
                  <w:rPr>
                    <w:ins w:id="708" w:author="Mateus Berardo de Souza Terra" w:date="2016-02-08T20:04:00Z"/>
                    <w:color w:val="303030"/>
                  </w:rPr>
                </w:rPrChange>
              </w:rPr>
              <w:pPrChange w:id="709" w:author="Mateus Berardo de Souza Terra" w:date="2016-02-08T22:05:00Z">
                <w:pPr>
                  <w:pStyle w:val="NormalWeb"/>
                  <w:spacing w:before="0" w:beforeAutospacing="0" w:after="160" w:afterAutospacing="0"/>
                  <w:jc w:val="center"/>
                </w:pPr>
              </w:pPrChange>
            </w:pPr>
            <w:ins w:id="710" w:author="Mateus Berardo de Souza Terra" w:date="2016-02-08T22:09:00Z">
              <w:r>
                <w:rPr>
                  <w:color w:val="303030"/>
                  <w:sz w:val="16"/>
                  <w:szCs w:val="16"/>
                </w:rPr>
                <w:t>99</w:t>
              </w:r>
            </w:ins>
          </w:p>
        </w:tc>
        <w:tc>
          <w:tcPr>
            <w:tcW w:w="1559" w:type="dxa"/>
            <w:tcPrChange w:id="711"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712" w:author="Mateus Berardo de Souza Terra" w:date="2016-02-08T20:04:00Z"/>
                <w:color w:val="303030"/>
                <w:sz w:val="16"/>
                <w:szCs w:val="16"/>
                <w:rPrChange w:id="713" w:author="Mateus Berardo de Souza Terra" w:date="2016-02-08T22:05:00Z">
                  <w:rPr>
                    <w:ins w:id="714" w:author="Mateus Berardo de Souza Terra" w:date="2016-02-08T20:04:00Z"/>
                    <w:color w:val="303030"/>
                  </w:rPr>
                </w:rPrChange>
              </w:rPr>
              <w:pPrChange w:id="715" w:author="Mateus Berardo de Souza Terra" w:date="2016-02-08T22:05:00Z">
                <w:pPr>
                  <w:pStyle w:val="NormalWeb"/>
                  <w:spacing w:before="0" w:beforeAutospacing="0" w:after="160" w:afterAutospacing="0"/>
                  <w:jc w:val="center"/>
                </w:pPr>
              </w:pPrChange>
            </w:pPr>
            <w:proofErr w:type="gramStart"/>
            <w:ins w:id="716" w:author="Mateus Berardo de Souza Terra" w:date="2016-02-08T22:11:00Z">
              <w:r>
                <w:rPr>
                  <w:color w:val="303030"/>
                  <w:sz w:val="16"/>
                  <w:szCs w:val="16"/>
                </w:rPr>
                <w:t>c</w:t>
              </w:r>
            </w:ins>
            <w:proofErr w:type="gramEnd"/>
          </w:p>
        </w:tc>
      </w:tr>
      <w:tr w:rsidR="00BA6212" w:rsidRPr="00A76C84" w14:paraId="1E3FEB31" w14:textId="77777777" w:rsidTr="00A76C84">
        <w:trPr>
          <w:trHeight w:val="20"/>
          <w:ins w:id="717" w:author="Mateus Berardo de Souza Terra" w:date="2016-02-08T20:04:00Z"/>
        </w:trPr>
        <w:tc>
          <w:tcPr>
            <w:tcW w:w="1558" w:type="dxa"/>
            <w:tcPrChange w:id="718"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719" w:author="Mateus Berardo de Souza Terra" w:date="2016-02-08T20:04:00Z"/>
                <w:color w:val="303030"/>
                <w:sz w:val="16"/>
                <w:szCs w:val="16"/>
                <w:rPrChange w:id="720" w:author="Mateus Berardo de Souza Terra" w:date="2016-02-08T22:05:00Z">
                  <w:rPr>
                    <w:ins w:id="721" w:author="Mateus Berardo de Souza Terra" w:date="2016-02-08T20:04:00Z"/>
                    <w:color w:val="303030"/>
                  </w:rPr>
                </w:rPrChange>
              </w:rPr>
              <w:pPrChange w:id="722" w:author="Mateus Berardo de Souza Terra" w:date="2016-02-08T22:05:00Z">
                <w:pPr>
                  <w:pStyle w:val="NormalWeb"/>
                  <w:spacing w:before="0" w:beforeAutospacing="0" w:after="160" w:afterAutospacing="0"/>
                  <w:jc w:val="center"/>
                </w:pPr>
              </w:pPrChange>
            </w:pPr>
            <w:ins w:id="723" w:author="Mateus Berardo de Souza Terra" w:date="2016-02-08T20:05:00Z">
              <w:r w:rsidRPr="00A76C84">
                <w:rPr>
                  <w:color w:val="303030"/>
                  <w:sz w:val="16"/>
                  <w:szCs w:val="16"/>
                  <w:rPrChange w:id="724" w:author="Mateus Berardo de Souza Terra" w:date="2016-02-08T22:05:00Z">
                    <w:rPr>
                      <w:color w:val="303030"/>
                    </w:rPr>
                  </w:rPrChange>
                </w:rPr>
                <w:t>36</w:t>
              </w:r>
            </w:ins>
          </w:p>
        </w:tc>
        <w:tc>
          <w:tcPr>
            <w:tcW w:w="1558" w:type="dxa"/>
            <w:tcPrChange w:id="725"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726" w:author="Mateus Berardo de Souza Terra" w:date="2016-02-08T20:04:00Z"/>
                <w:color w:val="303030"/>
                <w:sz w:val="16"/>
                <w:szCs w:val="16"/>
                <w:rPrChange w:id="727" w:author="Mateus Berardo de Souza Terra" w:date="2016-02-08T22:05:00Z">
                  <w:rPr>
                    <w:ins w:id="728" w:author="Mateus Berardo de Souza Terra" w:date="2016-02-08T20:04:00Z"/>
                    <w:color w:val="303030"/>
                  </w:rPr>
                </w:rPrChange>
              </w:rPr>
              <w:pPrChange w:id="729" w:author="Mateus Berardo de Souza Terra" w:date="2016-02-08T22:05:00Z">
                <w:pPr>
                  <w:pStyle w:val="NormalWeb"/>
                  <w:spacing w:before="0" w:beforeAutospacing="0" w:after="160" w:afterAutospacing="0"/>
                  <w:jc w:val="center"/>
                </w:pPr>
              </w:pPrChange>
            </w:pPr>
            <w:ins w:id="730" w:author="Mateus Berardo de Souza Terra" w:date="2016-02-08T22:13:00Z">
              <w:r>
                <w:rPr>
                  <w:color w:val="303030"/>
                  <w:sz w:val="16"/>
                  <w:szCs w:val="16"/>
                </w:rPr>
                <w:t>$</w:t>
              </w:r>
            </w:ins>
          </w:p>
        </w:tc>
        <w:tc>
          <w:tcPr>
            <w:tcW w:w="1558" w:type="dxa"/>
            <w:tcPrChange w:id="731"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732" w:author="Mateus Berardo de Souza Terra" w:date="2016-02-08T20:04:00Z"/>
                <w:color w:val="303030"/>
                <w:sz w:val="16"/>
                <w:szCs w:val="16"/>
                <w:rPrChange w:id="733" w:author="Mateus Berardo de Souza Terra" w:date="2016-02-08T22:05:00Z">
                  <w:rPr>
                    <w:ins w:id="734" w:author="Mateus Berardo de Souza Terra" w:date="2016-02-08T20:04:00Z"/>
                    <w:color w:val="303030"/>
                  </w:rPr>
                </w:rPrChange>
              </w:rPr>
              <w:pPrChange w:id="735" w:author="Mateus Berardo de Souza Terra" w:date="2016-02-08T22:05:00Z">
                <w:pPr>
                  <w:pStyle w:val="NormalWeb"/>
                  <w:spacing w:before="0" w:beforeAutospacing="0" w:after="160" w:afterAutospacing="0"/>
                  <w:jc w:val="center"/>
                </w:pPr>
              </w:pPrChange>
            </w:pPr>
            <w:ins w:id="736" w:author="Mateus Berardo de Souza Terra" w:date="2016-02-08T22:09:00Z">
              <w:r>
                <w:rPr>
                  <w:color w:val="303030"/>
                  <w:sz w:val="16"/>
                  <w:szCs w:val="16"/>
                </w:rPr>
                <w:t>68</w:t>
              </w:r>
            </w:ins>
          </w:p>
        </w:tc>
        <w:tc>
          <w:tcPr>
            <w:tcW w:w="1558" w:type="dxa"/>
            <w:tcPrChange w:id="737"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738" w:author="Mateus Berardo de Souza Terra" w:date="2016-02-08T20:04:00Z"/>
                <w:color w:val="303030"/>
                <w:sz w:val="16"/>
                <w:szCs w:val="16"/>
                <w:rPrChange w:id="739" w:author="Mateus Berardo de Souza Terra" w:date="2016-02-08T22:05:00Z">
                  <w:rPr>
                    <w:ins w:id="740" w:author="Mateus Berardo de Souza Terra" w:date="2016-02-08T20:04:00Z"/>
                    <w:color w:val="303030"/>
                  </w:rPr>
                </w:rPrChange>
              </w:rPr>
              <w:pPrChange w:id="741" w:author="Mateus Berardo de Souza Terra" w:date="2016-02-08T22:05:00Z">
                <w:pPr>
                  <w:pStyle w:val="NormalWeb"/>
                  <w:spacing w:before="0" w:beforeAutospacing="0" w:after="160" w:afterAutospacing="0"/>
                  <w:jc w:val="center"/>
                </w:pPr>
              </w:pPrChange>
            </w:pPr>
            <w:ins w:id="742" w:author="Mateus Berardo de Souza Terra" w:date="2016-02-08T22:10:00Z">
              <w:r>
                <w:rPr>
                  <w:color w:val="303030"/>
                  <w:sz w:val="16"/>
                  <w:szCs w:val="16"/>
                </w:rPr>
                <w:t>D</w:t>
              </w:r>
            </w:ins>
          </w:p>
        </w:tc>
        <w:tc>
          <w:tcPr>
            <w:tcW w:w="1559" w:type="dxa"/>
            <w:tcPrChange w:id="743"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744" w:author="Mateus Berardo de Souza Terra" w:date="2016-02-08T20:04:00Z"/>
                <w:color w:val="303030"/>
                <w:sz w:val="16"/>
                <w:szCs w:val="16"/>
                <w:rPrChange w:id="745" w:author="Mateus Berardo de Souza Terra" w:date="2016-02-08T22:05:00Z">
                  <w:rPr>
                    <w:ins w:id="746" w:author="Mateus Berardo de Souza Terra" w:date="2016-02-08T20:04:00Z"/>
                    <w:color w:val="303030"/>
                  </w:rPr>
                </w:rPrChange>
              </w:rPr>
              <w:pPrChange w:id="747" w:author="Mateus Berardo de Souza Terra" w:date="2016-02-08T22:05:00Z">
                <w:pPr>
                  <w:pStyle w:val="NormalWeb"/>
                  <w:spacing w:before="0" w:beforeAutospacing="0" w:after="160" w:afterAutospacing="0"/>
                  <w:jc w:val="center"/>
                </w:pPr>
              </w:pPrChange>
            </w:pPr>
            <w:ins w:id="748" w:author="Mateus Berardo de Souza Terra" w:date="2016-02-08T22:09:00Z">
              <w:r>
                <w:rPr>
                  <w:color w:val="303030"/>
                  <w:sz w:val="16"/>
                  <w:szCs w:val="16"/>
                </w:rPr>
                <w:t>100</w:t>
              </w:r>
            </w:ins>
          </w:p>
        </w:tc>
        <w:tc>
          <w:tcPr>
            <w:tcW w:w="1559" w:type="dxa"/>
            <w:tcPrChange w:id="749"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750" w:author="Mateus Berardo de Souza Terra" w:date="2016-02-08T20:04:00Z"/>
                <w:color w:val="303030"/>
                <w:sz w:val="16"/>
                <w:szCs w:val="16"/>
                <w:rPrChange w:id="751" w:author="Mateus Berardo de Souza Terra" w:date="2016-02-08T22:05:00Z">
                  <w:rPr>
                    <w:ins w:id="752" w:author="Mateus Berardo de Souza Terra" w:date="2016-02-08T20:04:00Z"/>
                    <w:color w:val="303030"/>
                  </w:rPr>
                </w:rPrChange>
              </w:rPr>
              <w:pPrChange w:id="753" w:author="Mateus Berardo de Souza Terra" w:date="2016-02-08T22:05:00Z">
                <w:pPr>
                  <w:pStyle w:val="NormalWeb"/>
                  <w:spacing w:before="0" w:beforeAutospacing="0" w:after="160" w:afterAutospacing="0"/>
                  <w:jc w:val="center"/>
                </w:pPr>
              </w:pPrChange>
            </w:pPr>
            <w:proofErr w:type="gramStart"/>
            <w:ins w:id="754" w:author="Mateus Berardo de Souza Terra" w:date="2016-02-08T22:11:00Z">
              <w:r>
                <w:rPr>
                  <w:color w:val="303030"/>
                  <w:sz w:val="16"/>
                  <w:szCs w:val="16"/>
                </w:rPr>
                <w:t>d</w:t>
              </w:r>
            </w:ins>
            <w:proofErr w:type="gramEnd"/>
          </w:p>
        </w:tc>
      </w:tr>
      <w:tr w:rsidR="00BA6212" w:rsidRPr="00A76C84" w14:paraId="67AA5832" w14:textId="77777777" w:rsidTr="00A76C84">
        <w:trPr>
          <w:trHeight w:val="20"/>
          <w:ins w:id="755" w:author="Mateus Berardo de Souza Terra" w:date="2016-02-08T20:04:00Z"/>
        </w:trPr>
        <w:tc>
          <w:tcPr>
            <w:tcW w:w="1558" w:type="dxa"/>
            <w:tcPrChange w:id="756"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757" w:author="Mateus Berardo de Souza Terra" w:date="2016-02-08T20:04:00Z"/>
                <w:color w:val="303030"/>
                <w:sz w:val="16"/>
                <w:szCs w:val="16"/>
                <w:rPrChange w:id="758" w:author="Mateus Berardo de Souza Terra" w:date="2016-02-08T22:05:00Z">
                  <w:rPr>
                    <w:ins w:id="759" w:author="Mateus Berardo de Souza Terra" w:date="2016-02-08T20:04:00Z"/>
                    <w:color w:val="303030"/>
                  </w:rPr>
                </w:rPrChange>
              </w:rPr>
              <w:pPrChange w:id="760" w:author="Mateus Berardo de Souza Terra" w:date="2016-02-08T22:05:00Z">
                <w:pPr>
                  <w:pStyle w:val="NormalWeb"/>
                  <w:spacing w:before="0" w:beforeAutospacing="0" w:after="160" w:afterAutospacing="0"/>
                  <w:jc w:val="center"/>
                </w:pPr>
              </w:pPrChange>
            </w:pPr>
            <w:ins w:id="761" w:author="Mateus Berardo de Souza Terra" w:date="2016-02-08T20:05:00Z">
              <w:r w:rsidRPr="00A76C84">
                <w:rPr>
                  <w:color w:val="303030"/>
                  <w:sz w:val="16"/>
                  <w:szCs w:val="16"/>
                  <w:rPrChange w:id="762" w:author="Mateus Berardo de Souza Terra" w:date="2016-02-08T22:05:00Z">
                    <w:rPr>
                      <w:color w:val="303030"/>
                    </w:rPr>
                  </w:rPrChange>
                </w:rPr>
                <w:t>37</w:t>
              </w:r>
            </w:ins>
          </w:p>
        </w:tc>
        <w:tc>
          <w:tcPr>
            <w:tcW w:w="1558" w:type="dxa"/>
            <w:tcPrChange w:id="763"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764" w:author="Mateus Berardo de Souza Terra" w:date="2016-02-08T20:04:00Z"/>
                <w:color w:val="303030"/>
                <w:sz w:val="16"/>
                <w:szCs w:val="16"/>
                <w:rPrChange w:id="765" w:author="Mateus Berardo de Souza Terra" w:date="2016-02-08T22:05:00Z">
                  <w:rPr>
                    <w:ins w:id="766" w:author="Mateus Berardo de Souza Terra" w:date="2016-02-08T20:04:00Z"/>
                    <w:color w:val="303030"/>
                  </w:rPr>
                </w:rPrChange>
              </w:rPr>
              <w:pPrChange w:id="767" w:author="Mateus Berardo de Souza Terra" w:date="2016-02-08T22:05:00Z">
                <w:pPr>
                  <w:pStyle w:val="NormalWeb"/>
                  <w:spacing w:before="0" w:beforeAutospacing="0" w:after="160" w:afterAutospacing="0"/>
                  <w:jc w:val="center"/>
                </w:pPr>
              </w:pPrChange>
            </w:pPr>
            <w:ins w:id="768" w:author="Mateus Berardo de Souza Terra" w:date="2016-02-08T22:13:00Z">
              <w:r>
                <w:rPr>
                  <w:color w:val="303030"/>
                  <w:sz w:val="16"/>
                  <w:szCs w:val="16"/>
                </w:rPr>
                <w:t>%</w:t>
              </w:r>
            </w:ins>
          </w:p>
        </w:tc>
        <w:tc>
          <w:tcPr>
            <w:tcW w:w="1558" w:type="dxa"/>
            <w:tcPrChange w:id="769"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770" w:author="Mateus Berardo de Souza Terra" w:date="2016-02-08T20:04:00Z"/>
                <w:color w:val="303030"/>
                <w:sz w:val="16"/>
                <w:szCs w:val="16"/>
                <w:rPrChange w:id="771" w:author="Mateus Berardo de Souza Terra" w:date="2016-02-08T22:05:00Z">
                  <w:rPr>
                    <w:ins w:id="772" w:author="Mateus Berardo de Souza Terra" w:date="2016-02-08T20:04:00Z"/>
                    <w:color w:val="303030"/>
                  </w:rPr>
                </w:rPrChange>
              </w:rPr>
              <w:pPrChange w:id="773" w:author="Mateus Berardo de Souza Terra" w:date="2016-02-08T22:05:00Z">
                <w:pPr>
                  <w:pStyle w:val="NormalWeb"/>
                  <w:spacing w:before="0" w:beforeAutospacing="0" w:after="160" w:afterAutospacing="0"/>
                  <w:jc w:val="center"/>
                </w:pPr>
              </w:pPrChange>
            </w:pPr>
            <w:ins w:id="774" w:author="Mateus Berardo de Souza Terra" w:date="2016-02-08T22:09:00Z">
              <w:r>
                <w:rPr>
                  <w:color w:val="303030"/>
                  <w:sz w:val="16"/>
                  <w:szCs w:val="16"/>
                </w:rPr>
                <w:t>69</w:t>
              </w:r>
            </w:ins>
          </w:p>
        </w:tc>
        <w:tc>
          <w:tcPr>
            <w:tcW w:w="1558" w:type="dxa"/>
            <w:tcPrChange w:id="775"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776" w:author="Mateus Berardo de Souza Terra" w:date="2016-02-08T20:04:00Z"/>
                <w:color w:val="303030"/>
                <w:sz w:val="16"/>
                <w:szCs w:val="16"/>
                <w:rPrChange w:id="777" w:author="Mateus Berardo de Souza Terra" w:date="2016-02-08T22:05:00Z">
                  <w:rPr>
                    <w:ins w:id="778" w:author="Mateus Berardo de Souza Terra" w:date="2016-02-08T20:04:00Z"/>
                    <w:color w:val="303030"/>
                  </w:rPr>
                </w:rPrChange>
              </w:rPr>
              <w:pPrChange w:id="779" w:author="Mateus Berardo de Souza Terra" w:date="2016-02-08T22:05:00Z">
                <w:pPr>
                  <w:pStyle w:val="NormalWeb"/>
                  <w:spacing w:before="0" w:beforeAutospacing="0" w:after="160" w:afterAutospacing="0"/>
                  <w:jc w:val="center"/>
                </w:pPr>
              </w:pPrChange>
            </w:pPr>
            <w:ins w:id="780" w:author="Mateus Berardo de Souza Terra" w:date="2016-02-08T22:10:00Z">
              <w:r>
                <w:rPr>
                  <w:color w:val="303030"/>
                  <w:sz w:val="16"/>
                  <w:szCs w:val="16"/>
                </w:rPr>
                <w:t>E</w:t>
              </w:r>
            </w:ins>
          </w:p>
        </w:tc>
        <w:tc>
          <w:tcPr>
            <w:tcW w:w="1559" w:type="dxa"/>
            <w:tcPrChange w:id="781"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782" w:author="Mateus Berardo de Souza Terra" w:date="2016-02-08T20:04:00Z"/>
                <w:color w:val="303030"/>
                <w:sz w:val="16"/>
                <w:szCs w:val="16"/>
                <w:rPrChange w:id="783" w:author="Mateus Berardo de Souza Terra" w:date="2016-02-08T22:05:00Z">
                  <w:rPr>
                    <w:ins w:id="784" w:author="Mateus Berardo de Souza Terra" w:date="2016-02-08T20:04:00Z"/>
                    <w:color w:val="303030"/>
                  </w:rPr>
                </w:rPrChange>
              </w:rPr>
              <w:pPrChange w:id="785" w:author="Mateus Berardo de Souza Terra" w:date="2016-02-08T22:05:00Z">
                <w:pPr>
                  <w:pStyle w:val="NormalWeb"/>
                  <w:spacing w:before="0" w:beforeAutospacing="0" w:after="160" w:afterAutospacing="0"/>
                  <w:jc w:val="center"/>
                </w:pPr>
              </w:pPrChange>
            </w:pPr>
            <w:ins w:id="786" w:author="Mateus Berardo de Souza Terra" w:date="2016-02-08T22:09:00Z">
              <w:r>
                <w:rPr>
                  <w:color w:val="303030"/>
                  <w:sz w:val="16"/>
                  <w:szCs w:val="16"/>
                </w:rPr>
                <w:t>101</w:t>
              </w:r>
            </w:ins>
          </w:p>
        </w:tc>
        <w:tc>
          <w:tcPr>
            <w:tcW w:w="1559" w:type="dxa"/>
            <w:tcPrChange w:id="787"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788" w:author="Mateus Berardo de Souza Terra" w:date="2016-02-08T20:04:00Z"/>
                <w:color w:val="303030"/>
                <w:sz w:val="16"/>
                <w:szCs w:val="16"/>
                <w:rPrChange w:id="789" w:author="Mateus Berardo de Souza Terra" w:date="2016-02-08T22:05:00Z">
                  <w:rPr>
                    <w:ins w:id="790" w:author="Mateus Berardo de Souza Terra" w:date="2016-02-08T20:04:00Z"/>
                    <w:color w:val="303030"/>
                  </w:rPr>
                </w:rPrChange>
              </w:rPr>
              <w:pPrChange w:id="791" w:author="Mateus Berardo de Souza Terra" w:date="2016-02-08T22:05:00Z">
                <w:pPr>
                  <w:pStyle w:val="NormalWeb"/>
                  <w:spacing w:before="0" w:beforeAutospacing="0" w:after="160" w:afterAutospacing="0"/>
                  <w:jc w:val="center"/>
                </w:pPr>
              </w:pPrChange>
            </w:pPr>
            <w:proofErr w:type="gramStart"/>
            <w:ins w:id="792" w:author="Mateus Berardo de Souza Terra" w:date="2016-02-08T22:11:00Z">
              <w:r>
                <w:rPr>
                  <w:color w:val="303030"/>
                  <w:sz w:val="16"/>
                  <w:szCs w:val="16"/>
                </w:rPr>
                <w:t>e</w:t>
              </w:r>
            </w:ins>
            <w:proofErr w:type="gramEnd"/>
          </w:p>
        </w:tc>
      </w:tr>
      <w:tr w:rsidR="00BA6212" w:rsidRPr="00A76C84" w14:paraId="12AF9775" w14:textId="77777777" w:rsidTr="00A76C84">
        <w:trPr>
          <w:trHeight w:val="20"/>
          <w:ins w:id="793" w:author="Mateus Berardo de Souza Terra" w:date="2016-02-08T20:04:00Z"/>
        </w:trPr>
        <w:tc>
          <w:tcPr>
            <w:tcW w:w="1558" w:type="dxa"/>
            <w:tcPrChange w:id="794"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795" w:author="Mateus Berardo de Souza Terra" w:date="2016-02-08T20:04:00Z"/>
                <w:color w:val="303030"/>
                <w:sz w:val="16"/>
                <w:szCs w:val="16"/>
                <w:rPrChange w:id="796" w:author="Mateus Berardo de Souza Terra" w:date="2016-02-08T22:05:00Z">
                  <w:rPr>
                    <w:ins w:id="797" w:author="Mateus Berardo de Souza Terra" w:date="2016-02-08T20:04:00Z"/>
                    <w:color w:val="303030"/>
                  </w:rPr>
                </w:rPrChange>
              </w:rPr>
              <w:pPrChange w:id="798" w:author="Mateus Berardo de Souza Terra" w:date="2016-02-08T22:05:00Z">
                <w:pPr>
                  <w:pStyle w:val="NormalWeb"/>
                  <w:spacing w:before="0" w:beforeAutospacing="0" w:after="160" w:afterAutospacing="0"/>
                  <w:jc w:val="center"/>
                </w:pPr>
              </w:pPrChange>
            </w:pPr>
            <w:ins w:id="799" w:author="Mateus Berardo de Souza Terra" w:date="2016-02-08T20:05:00Z">
              <w:r w:rsidRPr="00A76C84">
                <w:rPr>
                  <w:color w:val="303030"/>
                  <w:sz w:val="16"/>
                  <w:szCs w:val="16"/>
                  <w:rPrChange w:id="800" w:author="Mateus Berardo de Souza Terra" w:date="2016-02-08T22:05:00Z">
                    <w:rPr>
                      <w:color w:val="303030"/>
                    </w:rPr>
                  </w:rPrChange>
                </w:rPr>
                <w:t>38</w:t>
              </w:r>
            </w:ins>
          </w:p>
        </w:tc>
        <w:tc>
          <w:tcPr>
            <w:tcW w:w="1558" w:type="dxa"/>
            <w:tcPrChange w:id="801"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802" w:author="Mateus Berardo de Souza Terra" w:date="2016-02-08T20:04:00Z"/>
                <w:color w:val="303030"/>
                <w:sz w:val="16"/>
                <w:szCs w:val="16"/>
                <w:rPrChange w:id="803" w:author="Mateus Berardo de Souza Terra" w:date="2016-02-08T22:13:00Z">
                  <w:rPr>
                    <w:ins w:id="804" w:author="Mateus Berardo de Souza Terra" w:date="2016-02-08T20:04:00Z"/>
                    <w:color w:val="303030"/>
                  </w:rPr>
                </w:rPrChange>
              </w:rPr>
              <w:pPrChange w:id="805" w:author="Mateus Berardo de Souza Terra" w:date="2016-02-08T22:05:00Z">
                <w:pPr>
                  <w:pStyle w:val="NormalWeb"/>
                  <w:spacing w:before="0" w:beforeAutospacing="0" w:after="160" w:afterAutospacing="0"/>
                  <w:jc w:val="center"/>
                </w:pPr>
              </w:pPrChange>
            </w:pPr>
            <w:ins w:id="806" w:author="Mateus Berardo de Souza Terra" w:date="2016-02-08T22:13:00Z">
              <w:r>
                <w:rPr>
                  <w:color w:val="303030"/>
                  <w:sz w:val="16"/>
                  <w:szCs w:val="16"/>
                </w:rPr>
                <w:t>&amp;</w:t>
              </w:r>
            </w:ins>
          </w:p>
        </w:tc>
        <w:tc>
          <w:tcPr>
            <w:tcW w:w="1558" w:type="dxa"/>
            <w:tcPrChange w:id="807"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808" w:author="Mateus Berardo de Souza Terra" w:date="2016-02-08T20:04:00Z"/>
                <w:color w:val="303030"/>
                <w:sz w:val="16"/>
                <w:szCs w:val="16"/>
                <w:rPrChange w:id="809" w:author="Mateus Berardo de Souza Terra" w:date="2016-02-08T22:05:00Z">
                  <w:rPr>
                    <w:ins w:id="810" w:author="Mateus Berardo de Souza Terra" w:date="2016-02-08T20:04:00Z"/>
                    <w:color w:val="303030"/>
                  </w:rPr>
                </w:rPrChange>
              </w:rPr>
              <w:pPrChange w:id="811" w:author="Mateus Berardo de Souza Terra" w:date="2016-02-08T22:05:00Z">
                <w:pPr>
                  <w:pStyle w:val="NormalWeb"/>
                  <w:spacing w:before="0" w:beforeAutospacing="0" w:after="160" w:afterAutospacing="0"/>
                  <w:jc w:val="center"/>
                </w:pPr>
              </w:pPrChange>
            </w:pPr>
            <w:ins w:id="812" w:author="Mateus Berardo de Souza Terra" w:date="2016-02-08T22:09:00Z">
              <w:r>
                <w:rPr>
                  <w:color w:val="303030"/>
                  <w:sz w:val="16"/>
                  <w:szCs w:val="16"/>
                </w:rPr>
                <w:t>70</w:t>
              </w:r>
            </w:ins>
          </w:p>
        </w:tc>
        <w:tc>
          <w:tcPr>
            <w:tcW w:w="1558" w:type="dxa"/>
            <w:tcPrChange w:id="813"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814" w:author="Mateus Berardo de Souza Terra" w:date="2016-02-08T20:04:00Z"/>
                <w:color w:val="303030"/>
                <w:sz w:val="16"/>
                <w:szCs w:val="16"/>
                <w:rPrChange w:id="815" w:author="Mateus Berardo de Souza Terra" w:date="2016-02-08T22:05:00Z">
                  <w:rPr>
                    <w:ins w:id="816" w:author="Mateus Berardo de Souza Terra" w:date="2016-02-08T20:04:00Z"/>
                    <w:color w:val="303030"/>
                  </w:rPr>
                </w:rPrChange>
              </w:rPr>
              <w:pPrChange w:id="817" w:author="Mateus Berardo de Souza Terra" w:date="2016-02-08T22:05:00Z">
                <w:pPr>
                  <w:pStyle w:val="NormalWeb"/>
                  <w:spacing w:before="0" w:beforeAutospacing="0" w:after="160" w:afterAutospacing="0"/>
                  <w:jc w:val="center"/>
                </w:pPr>
              </w:pPrChange>
            </w:pPr>
            <w:ins w:id="818" w:author="Mateus Berardo de Souza Terra" w:date="2016-02-08T22:10:00Z">
              <w:r>
                <w:rPr>
                  <w:color w:val="303030"/>
                  <w:sz w:val="16"/>
                  <w:szCs w:val="16"/>
                </w:rPr>
                <w:t>F</w:t>
              </w:r>
            </w:ins>
          </w:p>
        </w:tc>
        <w:tc>
          <w:tcPr>
            <w:tcW w:w="1559" w:type="dxa"/>
            <w:tcPrChange w:id="819"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820" w:author="Mateus Berardo de Souza Terra" w:date="2016-02-08T20:04:00Z"/>
                <w:color w:val="303030"/>
                <w:sz w:val="16"/>
                <w:szCs w:val="16"/>
                <w:rPrChange w:id="821" w:author="Mateus Berardo de Souza Terra" w:date="2016-02-08T22:05:00Z">
                  <w:rPr>
                    <w:ins w:id="822" w:author="Mateus Berardo de Souza Terra" w:date="2016-02-08T20:04:00Z"/>
                    <w:color w:val="303030"/>
                  </w:rPr>
                </w:rPrChange>
              </w:rPr>
              <w:pPrChange w:id="823" w:author="Mateus Berardo de Souza Terra" w:date="2016-02-08T22:05:00Z">
                <w:pPr>
                  <w:pStyle w:val="NormalWeb"/>
                  <w:spacing w:before="0" w:beforeAutospacing="0" w:after="160" w:afterAutospacing="0"/>
                  <w:jc w:val="center"/>
                </w:pPr>
              </w:pPrChange>
            </w:pPr>
            <w:ins w:id="824" w:author="Mateus Berardo de Souza Terra" w:date="2016-02-08T22:09:00Z">
              <w:r>
                <w:rPr>
                  <w:color w:val="303030"/>
                  <w:sz w:val="16"/>
                  <w:szCs w:val="16"/>
                </w:rPr>
                <w:t>102</w:t>
              </w:r>
            </w:ins>
          </w:p>
        </w:tc>
        <w:tc>
          <w:tcPr>
            <w:tcW w:w="1559" w:type="dxa"/>
            <w:tcPrChange w:id="825"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826" w:author="Mateus Berardo de Souza Terra" w:date="2016-02-08T20:04:00Z"/>
                <w:color w:val="303030"/>
                <w:sz w:val="16"/>
                <w:szCs w:val="16"/>
                <w:rPrChange w:id="827" w:author="Mateus Berardo de Souza Terra" w:date="2016-02-08T22:05:00Z">
                  <w:rPr>
                    <w:ins w:id="828" w:author="Mateus Berardo de Souza Terra" w:date="2016-02-08T20:04:00Z"/>
                    <w:color w:val="303030"/>
                  </w:rPr>
                </w:rPrChange>
              </w:rPr>
              <w:pPrChange w:id="829" w:author="Mateus Berardo de Souza Terra" w:date="2016-02-08T22:05:00Z">
                <w:pPr>
                  <w:pStyle w:val="NormalWeb"/>
                  <w:spacing w:before="0" w:beforeAutospacing="0" w:after="160" w:afterAutospacing="0"/>
                  <w:jc w:val="center"/>
                </w:pPr>
              </w:pPrChange>
            </w:pPr>
            <w:proofErr w:type="gramStart"/>
            <w:ins w:id="830" w:author="Mateus Berardo de Souza Terra" w:date="2016-02-08T22:11:00Z">
              <w:r>
                <w:rPr>
                  <w:color w:val="303030"/>
                  <w:sz w:val="16"/>
                  <w:szCs w:val="16"/>
                </w:rPr>
                <w:t>f</w:t>
              </w:r>
            </w:ins>
            <w:proofErr w:type="gramEnd"/>
          </w:p>
        </w:tc>
      </w:tr>
      <w:tr w:rsidR="00BA6212" w:rsidRPr="00A76C84" w14:paraId="0FFBDB9D" w14:textId="77777777" w:rsidTr="00A76C84">
        <w:trPr>
          <w:trHeight w:val="20"/>
          <w:ins w:id="831" w:author="Mateus Berardo de Souza Terra" w:date="2016-02-08T20:04:00Z"/>
        </w:trPr>
        <w:tc>
          <w:tcPr>
            <w:tcW w:w="1558" w:type="dxa"/>
            <w:tcPrChange w:id="832"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833" w:author="Mateus Berardo de Souza Terra" w:date="2016-02-08T20:04:00Z"/>
                <w:color w:val="303030"/>
                <w:sz w:val="16"/>
                <w:szCs w:val="16"/>
                <w:rPrChange w:id="834" w:author="Mateus Berardo de Souza Terra" w:date="2016-02-08T22:05:00Z">
                  <w:rPr>
                    <w:ins w:id="835" w:author="Mateus Berardo de Souza Terra" w:date="2016-02-08T20:04:00Z"/>
                    <w:color w:val="303030"/>
                  </w:rPr>
                </w:rPrChange>
              </w:rPr>
              <w:pPrChange w:id="836" w:author="Mateus Berardo de Souza Terra" w:date="2016-02-08T22:05:00Z">
                <w:pPr>
                  <w:pStyle w:val="NormalWeb"/>
                  <w:spacing w:before="0" w:beforeAutospacing="0" w:after="160" w:afterAutospacing="0"/>
                  <w:jc w:val="center"/>
                </w:pPr>
              </w:pPrChange>
            </w:pPr>
            <w:ins w:id="837" w:author="Mateus Berardo de Souza Terra" w:date="2016-02-08T20:05:00Z">
              <w:r w:rsidRPr="00A76C84">
                <w:rPr>
                  <w:color w:val="303030"/>
                  <w:sz w:val="16"/>
                  <w:szCs w:val="16"/>
                  <w:rPrChange w:id="838" w:author="Mateus Berardo de Souza Terra" w:date="2016-02-08T22:05:00Z">
                    <w:rPr>
                      <w:color w:val="303030"/>
                    </w:rPr>
                  </w:rPrChange>
                </w:rPr>
                <w:t>39</w:t>
              </w:r>
            </w:ins>
          </w:p>
        </w:tc>
        <w:tc>
          <w:tcPr>
            <w:tcW w:w="1558" w:type="dxa"/>
            <w:tcPrChange w:id="839"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840" w:author="Mateus Berardo de Souza Terra" w:date="2016-02-08T20:04:00Z"/>
                <w:color w:val="303030"/>
                <w:sz w:val="16"/>
                <w:szCs w:val="16"/>
                <w:rPrChange w:id="841" w:author="Mateus Berardo de Souza Terra" w:date="2016-02-08T22:05:00Z">
                  <w:rPr>
                    <w:ins w:id="842" w:author="Mateus Berardo de Souza Terra" w:date="2016-02-08T20:04:00Z"/>
                    <w:color w:val="303030"/>
                  </w:rPr>
                </w:rPrChange>
              </w:rPr>
              <w:pPrChange w:id="843" w:author="Mateus Berardo de Souza Terra" w:date="2016-02-08T22:05:00Z">
                <w:pPr>
                  <w:pStyle w:val="NormalWeb"/>
                  <w:spacing w:before="0" w:beforeAutospacing="0" w:after="160" w:afterAutospacing="0"/>
                  <w:jc w:val="center"/>
                </w:pPr>
              </w:pPrChange>
            </w:pPr>
            <w:ins w:id="844" w:author="Mateus Berardo de Souza Terra" w:date="2016-02-08T22:13:00Z">
              <w:r>
                <w:rPr>
                  <w:color w:val="303030"/>
                  <w:sz w:val="16"/>
                  <w:szCs w:val="16"/>
                </w:rPr>
                <w:t>‘</w:t>
              </w:r>
            </w:ins>
          </w:p>
        </w:tc>
        <w:tc>
          <w:tcPr>
            <w:tcW w:w="1558" w:type="dxa"/>
            <w:tcPrChange w:id="845"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846" w:author="Mateus Berardo de Souza Terra" w:date="2016-02-08T20:04:00Z"/>
                <w:color w:val="303030"/>
                <w:sz w:val="16"/>
                <w:szCs w:val="16"/>
                <w:rPrChange w:id="847" w:author="Mateus Berardo de Souza Terra" w:date="2016-02-08T22:05:00Z">
                  <w:rPr>
                    <w:ins w:id="848" w:author="Mateus Berardo de Souza Terra" w:date="2016-02-08T20:04:00Z"/>
                    <w:color w:val="303030"/>
                  </w:rPr>
                </w:rPrChange>
              </w:rPr>
              <w:pPrChange w:id="849" w:author="Mateus Berardo de Souza Terra" w:date="2016-02-08T22:05:00Z">
                <w:pPr>
                  <w:pStyle w:val="NormalWeb"/>
                  <w:spacing w:before="0" w:beforeAutospacing="0" w:after="160" w:afterAutospacing="0"/>
                  <w:jc w:val="center"/>
                </w:pPr>
              </w:pPrChange>
            </w:pPr>
            <w:ins w:id="850" w:author="Mateus Berardo de Souza Terra" w:date="2016-02-08T22:09:00Z">
              <w:r>
                <w:rPr>
                  <w:color w:val="303030"/>
                  <w:sz w:val="16"/>
                  <w:szCs w:val="16"/>
                </w:rPr>
                <w:t>71</w:t>
              </w:r>
            </w:ins>
          </w:p>
        </w:tc>
        <w:tc>
          <w:tcPr>
            <w:tcW w:w="1558" w:type="dxa"/>
            <w:tcPrChange w:id="851"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852" w:author="Mateus Berardo de Souza Terra" w:date="2016-02-08T20:04:00Z"/>
                <w:color w:val="303030"/>
                <w:sz w:val="16"/>
                <w:szCs w:val="16"/>
                <w:rPrChange w:id="853" w:author="Mateus Berardo de Souza Terra" w:date="2016-02-08T22:05:00Z">
                  <w:rPr>
                    <w:ins w:id="854" w:author="Mateus Berardo de Souza Terra" w:date="2016-02-08T20:04:00Z"/>
                    <w:color w:val="303030"/>
                  </w:rPr>
                </w:rPrChange>
              </w:rPr>
              <w:pPrChange w:id="855" w:author="Mateus Berardo de Souza Terra" w:date="2016-02-08T22:05:00Z">
                <w:pPr>
                  <w:pStyle w:val="NormalWeb"/>
                  <w:spacing w:before="0" w:beforeAutospacing="0" w:after="160" w:afterAutospacing="0"/>
                  <w:jc w:val="center"/>
                </w:pPr>
              </w:pPrChange>
            </w:pPr>
            <w:ins w:id="856" w:author="Mateus Berardo de Souza Terra" w:date="2016-02-08T22:10:00Z">
              <w:r>
                <w:rPr>
                  <w:color w:val="303030"/>
                  <w:sz w:val="16"/>
                  <w:szCs w:val="16"/>
                </w:rPr>
                <w:t>G</w:t>
              </w:r>
            </w:ins>
          </w:p>
        </w:tc>
        <w:tc>
          <w:tcPr>
            <w:tcW w:w="1559" w:type="dxa"/>
            <w:tcPrChange w:id="857"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858" w:author="Mateus Berardo de Souza Terra" w:date="2016-02-08T20:04:00Z"/>
                <w:color w:val="303030"/>
                <w:sz w:val="16"/>
                <w:szCs w:val="16"/>
                <w:rPrChange w:id="859" w:author="Mateus Berardo de Souza Terra" w:date="2016-02-08T22:05:00Z">
                  <w:rPr>
                    <w:ins w:id="860" w:author="Mateus Berardo de Souza Terra" w:date="2016-02-08T20:04:00Z"/>
                    <w:color w:val="303030"/>
                  </w:rPr>
                </w:rPrChange>
              </w:rPr>
              <w:pPrChange w:id="861" w:author="Mateus Berardo de Souza Terra" w:date="2016-02-08T22:05:00Z">
                <w:pPr>
                  <w:pStyle w:val="NormalWeb"/>
                  <w:spacing w:before="0" w:beforeAutospacing="0" w:after="160" w:afterAutospacing="0"/>
                  <w:jc w:val="center"/>
                </w:pPr>
              </w:pPrChange>
            </w:pPr>
            <w:ins w:id="862" w:author="Mateus Berardo de Souza Terra" w:date="2016-02-08T22:09:00Z">
              <w:r>
                <w:rPr>
                  <w:color w:val="303030"/>
                  <w:sz w:val="16"/>
                  <w:szCs w:val="16"/>
                </w:rPr>
                <w:t>103</w:t>
              </w:r>
            </w:ins>
          </w:p>
        </w:tc>
        <w:tc>
          <w:tcPr>
            <w:tcW w:w="1559" w:type="dxa"/>
            <w:tcPrChange w:id="863"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864" w:author="Mateus Berardo de Souza Terra" w:date="2016-02-08T20:04:00Z"/>
                <w:color w:val="303030"/>
                <w:sz w:val="16"/>
                <w:szCs w:val="16"/>
                <w:rPrChange w:id="865" w:author="Mateus Berardo de Souza Terra" w:date="2016-02-08T22:05:00Z">
                  <w:rPr>
                    <w:ins w:id="866" w:author="Mateus Berardo de Souza Terra" w:date="2016-02-08T20:04:00Z"/>
                    <w:color w:val="303030"/>
                  </w:rPr>
                </w:rPrChange>
              </w:rPr>
              <w:pPrChange w:id="867" w:author="Mateus Berardo de Souza Terra" w:date="2016-02-08T22:05:00Z">
                <w:pPr>
                  <w:pStyle w:val="NormalWeb"/>
                  <w:spacing w:before="0" w:beforeAutospacing="0" w:after="160" w:afterAutospacing="0"/>
                  <w:jc w:val="center"/>
                </w:pPr>
              </w:pPrChange>
            </w:pPr>
            <w:proofErr w:type="gramStart"/>
            <w:ins w:id="868" w:author="Mateus Berardo de Souza Terra" w:date="2016-02-08T22:11:00Z">
              <w:r>
                <w:rPr>
                  <w:color w:val="303030"/>
                  <w:sz w:val="16"/>
                  <w:szCs w:val="16"/>
                </w:rPr>
                <w:t>g</w:t>
              </w:r>
            </w:ins>
            <w:proofErr w:type="gramEnd"/>
          </w:p>
        </w:tc>
      </w:tr>
      <w:tr w:rsidR="00BA6212" w:rsidRPr="00A76C84" w14:paraId="6A34DCE6" w14:textId="77777777" w:rsidTr="00A76C84">
        <w:trPr>
          <w:trHeight w:val="20"/>
          <w:ins w:id="869" w:author="Mateus Berardo de Souza Terra" w:date="2016-02-08T20:04:00Z"/>
        </w:trPr>
        <w:tc>
          <w:tcPr>
            <w:tcW w:w="1558" w:type="dxa"/>
            <w:tcPrChange w:id="870"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871" w:author="Mateus Berardo de Souza Terra" w:date="2016-02-08T20:04:00Z"/>
                <w:color w:val="303030"/>
                <w:sz w:val="16"/>
                <w:szCs w:val="16"/>
                <w:rPrChange w:id="872" w:author="Mateus Berardo de Souza Terra" w:date="2016-02-08T22:05:00Z">
                  <w:rPr>
                    <w:ins w:id="873" w:author="Mateus Berardo de Souza Terra" w:date="2016-02-08T20:04:00Z"/>
                    <w:color w:val="303030"/>
                  </w:rPr>
                </w:rPrChange>
              </w:rPr>
              <w:pPrChange w:id="874" w:author="Mateus Berardo de Souza Terra" w:date="2016-02-08T22:05:00Z">
                <w:pPr>
                  <w:pStyle w:val="NormalWeb"/>
                  <w:spacing w:before="0" w:beforeAutospacing="0" w:after="160" w:afterAutospacing="0"/>
                  <w:jc w:val="center"/>
                </w:pPr>
              </w:pPrChange>
            </w:pPr>
            <w:ins w:id="875" w:author="Mateus Berardo de Souza Terra" w:date="2016-02-08T20:05:00Z">
              <w:r w:rsidRPr="00A76C84">
                <w:rPr>
                  <w:color w:val="303030"/>
                  <w:sz w:val="16"/>
                  <w:szCs w:val="16"/>
                  <w:rPrChange w:id="876" w:author="Mateus Berardo de Souza Terra" w:date="2016-02-08T22:05:00Z">
                    <w:rPr>
                      <w:color w:val="303030"/>
                    </w:rPr>
                  </w:rPrChange>
                </w:rPr>
                <w:t>40</w:t>
              </w:r>
            </w:ins>
          </w:p>
        </w:tc>
        <w:tc>
          <w:tcPr>
            <w:tcW w:w="1558" w:type="dxa"/>
            <w:tcPrChange w:id="877"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878" w:author="Mateus Berardo de Souza Terra" w:date="2016-02-08T20:04:00Z"/>
                <w:color w:val="303030"/>
                <w:sz w:val="16"/>
                <w:szCs w:val="16"/>
                <w:rPrChange w:id="879" w:author="Mateus Berardo de Souza Terra" w:date="2016-02-08T22:05:00Z">
                  <w:rPr>
                    <w:ins w:id="880" w:author="Mateus Berardo de Souza Terra" w:date="2016-02-08T20:04:00Z"/>
                    <w:color w:val="303030"/>
                  </w:rPr>
                </w:rPrChange>
              </w:rPr>
              <w:pPrChange w:id="881" w:author="Mateus Berardo de Souza Terra" w:date="2016-02-08T22:05:00Z">
                <w:pPr>
                  <w:pStyle w:val="NormalWeb"/>
                  <w:spacing w:before="0" w:beforeAutospacing="0" w:after="160" w:afterAutospacing="0"/>
                  <w:jc w:val="center"/>
                </w:pPr>
              </w:pPrChange>
            </w:pPr>
            <w:ins w:id="882" w:author="Mateus Berardo de Souza Terra" w:date="2016-02-08T22:13:00Z">
              <w:r>
                <w:rPr>
                  <w:color w:val="303030"/>
                  <w:sz w:val="16"/>
                  <w:szCs w:val="16"/>
                </w:rPr>
                <w:t>(</w:t>
              </w:r>
            </w:ins>
          </w:p>
        </w:tc>
        <w:tc>
          <w:tcPr>
            <w:tcW w:w="1558" w:type="dxa"/>
            <w:tcPrChange w:id="883"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884" w:author="Mateus Berardo de Souza Terra" w:date="2016-02-08T20:04:00Z"/>
                <w:color w:val="303030"/>
                <w:sz w:val="16"/>
                <w:szCs w:val="16"/>
                <w:rPrChange w:id="885" w:author="Mateus Berardo de Souza Terra" w:date="2016-02-08T22:05:00Z">
                  <w:rPr>
                    <w:ins w:id="886" w:author="Mateus Berardo de Souza Terra" w:date="2016-02-08T20:04:00Z"/>
                    <w:color w:val="303030"/>
                  </w:rPr>
                </w:rPrChange>
              </w:rPr>
              <w:pPrChange w:id="887" w:author="Mateus Berardo de Souza Terra" w:date="2016-02-08T22:05:00Z">
                <w:pPr>
                  <w:pStyle w:val="NormalWeb"/>
                  <w:spacing w:before="0" w:beforeAutospacing="0" w:after="160" w:afterAutospacing="0"/>
                  <w:jc w:val="center"/>
                </w:pPr>
              </w:pPrChange>
            </w:pPr>
            <w:ins w:id="888" w:author="Mateus Berardo de Souza Terra" w:date="2016-02-08T22:09:00Z">
              <w:r>
                <w:rPr>
                  <w:color w:val="303030"/>
                  <w:sz w:val="16"/>
                  <w:szCs w:val="16"/>
                </w:rPr>
                <w:t>72</w:t>
              </w:r>
            </w:ins>
          </w:p>
        </w:tc>
        <w:tc>
          <w:tcPr>
            <w:tcW w:w="1558" w:type="dxa"/>
            <w:tcPrChange w:id="889"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890" w:author="Mateus Berardo de Souza Terra" w:date="2016-02-08T20:04:00Z"/>
                <w:color w:val="303030"/>
                <w:sz w:val="16"/>
                <w:szCs w:val="16"/>
                <w:rPrChange w:id="891" w:author="Mateus Berardo de Souza Terra" w:date="2016-02-08T22:05:00Z">
                  <w:rPr>
                    <w:ins w:id="892" w:author="Mateus Berardo de Souza Terra" w:date="2016-02-08T20:04:00Z"/>
                    <w:color w:val="303030"/>
                  </w:rPr>
                </w:rPrChange>
              </w:rPr>
              <w:pPrChange w:id="893" w:author="Mateus Berardo de Souza Terra" w:date="2016-02-08T22:05:00Z">
                <w:pPr>
                  <w:pStyle w:val="NormalWeb"/>
                  <w:spacing w:before="0" w:beforeAutospacing="0" w:after="160" w:afterAutospacing="0"/>
                  <w:jc w:val="center"/>
                </w:pPr>
              </w:pPrChange>
            </w:pPr>
            <w:ins w:id="894" w:author="Mateus Berardo de Souza Terra" w:date="2016-02-08T22:10:00Z">
              <w:r>
                <w:rPr>
                  <w:color w:val="303030"/>
                  <w:sz w:val="16"/>
                  <w:szCs w:val="16"/>
                </w:rPr>
                <w:t>H</w:t>
              </w:r>
            </w:ins>
          </w:p>
        </w:tc>
        <w:tc>
          <w:tcPr>
            <w:tcW w:w="1559" w:type="dxa"/>
            <w:tcPrChange w:id="895"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896" w:author="Mateus Berardo de Souza Terra" w:date="2016-02-08T20:04:00Z"/>
                <w:color w:val="303030"/>
                <w:sz w:val="16"/>
                <w:szCs w:val="16"/>
                <w:rPrChange w:id="897" w:author="Mateus Berardo de Souza Terra" w:date="2016-02-08T22:05:00Z">
                  <w:rPr>
                    <w:ins w:id="898" w:author="Mateus Berardo de Souza Terra" w:date="2016-02-08T20:04:00Z"/>
                    <w:color w:val="303030"/>
                  </w:rPr>
                </w:rPrChange>
              </w:rPr>
              <w:pPrChange w:id="899" w:author="Mateus Berardo de Souza Terra" w:date="2016-02-08T22:05:00Z">
                <w:pPr>
                  <w:pStyle w:val="NormalWeb"/>
                  <w:spacing w:before="0" w:beforeAutospacing="0" w:after="160" w:afterAutospacing="0"/>
                  <w:jc w:val="center"/>
                </w:pPr>
              </w:pPrChange>
            </w:pPr>
            <w:ins w:id="900" w:author="Mateus Berardo de Souza Terra" w:date="2016-02-08T22:09:00Z">
              <w:r>
                <w:rPr>
                  <w:color w:val="303030"/>
                  <w:sz w:val="16"/>
                  <w:szCs w:val="16"/>
                </w:rPr>
                <w:t>104</w:t>
              </w:r>
            </w:ins>
          </w:p>
        </w:tc>
        <w:tc>
          <w:tcPr>
            <w:tcW w:w="1559" w:type="dxa"/>
            <w:tcPrChange w:id="901"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902" w:author="Mateus Berardo de Souza Terra" w:date="2016-02-08T20:04:00Z"/>
                <w:color w:val="303030"/>
                <w:sz w:val="16"/>
                <w:szCs w:val="16"/>
                <w:rPrChange w:id="903" w:author="Mateus Berardo de Souza Terra" w:date="2016-02-08T22:05:00Z">
                  <w:rPr>
                    <w:ins w:id="904" w:author="Mateus Berardo de Souza Terra" w:date="2016-02-08T20:04:00Z"/>
                    <w:color w:val="303030"/>
                  </w:rPr>
                </w:rPrChange>
              </w:rPr>
              <w:pPrChange w:id="905" w:author="Mateus Berardo de Souza Terra" w:date="2016-02-08T22:05:00Z">
                <w:pPr>
                  <w:pStyle w:val="NormalWeb"/>
                  <w:spacing w:before="0" w:beforeAutospacing="0" w:after="160" w:afterAutospacing="0"/>
                  <w:jc w:val="center"/>
                </w:pPr>
              </w:pPrChange>
            </w:pPr>
            <w:proofErr w:type="gramStart"/>
            <w:ins w:id="906" w:author="Mateus Berardo de Souza Terra" w:date="2016-02-08T22:11:00Z">
              <w:r>
                <w:rPr>
                  <w:color w:val="303030"/>
                  <w:sz w:val="16"/>
                  <w:szCs w:val="16"/>
                </w:rPr>
                <w:t>h</w:t>
              </w:r>
            </w:ins>
            <w:proofErr w:type="gramEnd"/>
          </w:p>
        </w:tc>
      </w:tr>
      <w:tr w:rsidR="00BA6212" w:rsidRPr="00A76C84" w14:paraId="34086214" w14:textId="77777777" w:rsidTr="00A76C84">
        <w:trPr>
          <w:trHeight w:val="20"/>
          <w:ins w:id="907" w:author="Mateus Berardo de Souza Terra" w:date="2016-02-08T20:04:00Z"/>
        </w:trPr>
        <w:tc>
          <w:tcPr>
            <w:tcW w:w="1558" w:type="dxa"/>
            <w:tcPrChange w:id="908"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909" w:author="Mateus Berardo de Souza Terra" w:date="2016-02-08T20:04:00Z"/>
                <w:color w:val="303030"/>
                <w:sz w:val="16"/>
                <w:szCs w:val="16"/>
                <w:rPrChange w:id="910" w:author="Mateus Berardo de Souza Terra" w:date="2016-02-08T22:05:00Z">
                  <w:rPr>
                    <w:ins w:id="911" w:author="Mateus Berardo de Souza Terra" w:date="2016-02-08T20:04:00Z"/>
                    <w:color w:val="303030"/>
                  </w:rPr>
                </w:rPrChange>
              </w:rPr>
              <w:pPrChange w:id="912" w:author="Mateus Berardo de Souza Terra" w:date="2016-02-08T22:05:00Z">
                <w:pPr>
                  <w:pStyle w:val="NormalWeb"/>
                  <w:spacing w:before="0" w:beforeAutospacing="0" w:after="160" w:afterAutospacing="0"/>
                  <w:jc w:val="center"/>
                </w:pPr>
              </w:pPrChange>
            </w:pPr>
            <w:ins w:id="913" w:author="Mateus Berardo de Souza Terra" w:date="2016-02-08T20:05:00Z">
              <w:r w:rsidRPr="00A76C84">
                <w:rPr>
                  <w:color w:val="303030"/>
                  <w:sz w:val="16"/>
                  <w:szCs w:val="16"/>
                  <w:rPrChange w:id="914" w:author="Mateus Berardo de Souza Terra" w:date="2016-02-08T22:05:00Z">
                    <w:rPr>
                      <w:color w:val="303030"/>
                    </w:rPr>
                  </w:rPrChange>
                </w:rPr>
                <w:t>41</w:t>
              </w:r>
            </w:ins>
          </w:p>
        </w:tc>
        <w:tc>
          <w:tcPr>
            <w:tcW w:w="1558" w:type="dxa"/>
            <w:tcPrChange w:id="915"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916" w:author="Mateus Berardo de Souza Terra" w:date="2016-02-08T20:04:00Z"/>
                <w:color w:val="303030"/>
                <w:sz w:val="16"/>
                <w:szCs w:val="16"/>
                <w:rPrChange w:id="917" w:author="Mateus Berardo de Souza Terra" w:date="2016-02-08T22:05:00Z">
                  <w:rPr>
                    <w:ins w:id="918" w:author="Mateus Berardo de Souza Terra" w:date="2016-02-08T20:04:00Z"/>
                    <w:color w:val="303030"/>
                  </w:rPr>
                </w:rPrChange>
              </w:rPr>
              <w:pPrChange w:id="919" w:author="Mateus Berardo de Souza Terra" w:date="2016-02-08T22:05:00Z">
                <w:pPr>
                  <w:pStyle w:val="NormalWeb"/>
                  <w:spacing w:before="0" w:beforeAutospacing="0" w:after="160" w:afterAutospacing="0"/>
                  <w:jc w:val="center"/>
                </w:pPr>
              </w:pPrChange>
            </w:pPr>
            <w:ins w:id="920" w:author="Mateus Berardo de Souza Terra" w:date="2016-02-08T22:13:00Z">
              <w:r>
                <w:rPr>
                  <w:color w:val="303030"/>
                  <w:sz w:val="16"/>
                  <w:szCs w:val="16"/>
                </w:rPr>
                <w:t>)</w:t>
              </w:r>
            </w:ins>
          </w:p>
        </w:tc>
        <w:tc>
          <w:tcPr>
            <w:tcW w:w="1558" w:type="dxa"/>
            <w:tcPrChange w:id="921"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922" w:author="Mateus Berardo de Souza Terra" w:date="2016-02-08T20:04:00Z"/>
                <w:color w:val="303030"/>
                <w:sz w:val="16"/>
                <w:szCs w:val="16"/>
                <w:rPrChange w:id="923" w:author="Mateus Berardo de Souza Terra" w:date="2016-02-08T22:05:00Z">
                  <w:rPr>
                    <w:ins w:id="924" w:author="Mateus Berardo de Souza Terra" w:date="2016-02-08T20:04:00Z"/>
                    <w:color w:val="303030"/>
                  </w:rPr>
                </w:rPrChange>
              </w:rPr>
              <w:pPrChange w:id="925" w:author="Mateus Berardo de Souza Terra" w:date="2016-02-08T22:05:00Z">
                <w:pPr>
                  <w:pStyle w:val="NormalWeb"/>
                  <w:spacing w:before="0" w:beforeAutospacing="0" w:after="160" w:afterAutospacing="0"/>
                  <w:jc w:val="center"/>
                </w:pPr>
              </w:pPrChange>
            </w:pPr>
            <w:ins w:id="926" w:author="Mateus Berardo de Souza Terra" w:date="2016-02-08T22:09:00Z">
              <w:r>
                <w:rPr>
                  <w:color w:val="303030"/>
                  <w:sz w:val="16"/>
                  <w:szCs w:val="16"/>
                </w:rPr>
                <w:t>73</w:t>
              </w:r>
            </w:ins>
          </w:p>
        </w:tc>
        <w:tc>
          <w:tcPr>
            <w:tcW w:w="1558" w:type="dxa"/>
            <w:tcPrChange w:id="927"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928" w:author="Mateus Berardo de Souza Terra" w:date="2016-02-08T20:04:00Z"/>
                <w:color w:val="303030"/>
                <w:sz w:val="16"/>
                <w:szCs w:val="16"/>
                <w:rPrChange w:id="929" w:author="Mateus Berardo de Souza Terra" w:date="2016-02-08T22:05:00Z">
                  <w:rPr>
                    <w:ins w:id="930" w:author="Mateus Berardo de Souza Terra" w:date="2016-02-08T20:04:00Z"/>
                    <w:color w:val="303030"/>
                  </w:rPr>
                </w:rPrChange>
              </w:rPr>
              <w:pPrChange w:id="931" w:author="Mateus Berardo de Souza Terra" w:date="2016-02-08T22:05:00Z">
                <w:pPr>
                  <w:pStyle w:val="NormalWeb"/>
                  <w:spacing w:before="0" w:beforeAutospacing="0" w:after="160" w:afterAutospacing="0"/>
                  <w:jc w:val="center"/>
                </w:pPr>
              </w:pPrChange>
            </w:pPr>
            <w:ins w:id="932" w:author="Mateus Berardo de Souza Terra" w:date="2016-02-08T22:10:00Z">
              <w:r>
                <w:rPr>
                  <w:color w:val="303030"/>
                  <w:sz w:val="16"/>
                  <w:szCs w:val="16"/>
                </w:rPr>
                <w:t>I</w:t>
              </w:r>
            </w:ins>
          </w:p>
        </w:tc>
        <w:tc>
          <w:tcPr>
            <w:tcW w:w="1559" w:type="dxa"/>
            <w:tcPrChange w:id="933"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934" w:author="Mateus Berardo de Souza Terra" w:date="2016-02-08T20:04:00Z"/>
                <w:color w:val="303030"/>
                <w:sz w:val="16"/>
                <w:szCs w:val="16"/>
                <w:rPrChange w:id="935" w:author="Mateus Berardo de Souza Terra" w:date="2016-02-08T22:05:00Z">
                  <w:rPr>
                    <w:ins w:id="936" w:author="Mateus Berardo de Souza Terra" w:date="2016-02-08T20:04:00Z"/>
                    <w:color w:val="303030"/>
                  </w:rPr>
                </w:rPrChange>
              </w:rPr>
              <w:pPrChange w:id="937" w:author="Mateus Berardo de Souza Terra" w:date="2016-02-08T22:05:00Z">
                <w:pPr>
                  <w:pStyle w:val="NormalWeb"/>
                  <w:spacing w:before="0" w:beforeAutospacing="0" w:after="160" w:afterAutospacing="0"/>
                  <w:jc w:val="center"/>
                </w:pPr>
              </w:pPrChange>
            </w:pPr>
            <w:ins w:id="938" w:author="Mateus Berardo de Souza Terra" w:date="2016-02-08T22:09:00Z">
              <w:r>
                <w:rPr>
                  <w:color w:val="303030"/>
                  <w:sz w:val="16"/>
                  <w:szCs w:val="16"/>
                </w:rPr>
                <w:t>105</w:t>
              </w:r>
            </w:ins>
          </w:p>
        </w:tc>
        <w:tc>
          <w:tcPr>
            <w:tcW w:w="1559" w:type="dxa"/>
            <w:tcPrChange w:id="939"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940" w:author="Mateus Berardo de Souza Terra" w:date="2016-02-08T20:04:00Z"/>
                <w:color w:val="303030"/>
                <w:sz w:val="16"/>
                <w:szCs w:val="16"/>
                <w:rPrChange w:id="941" w:author="Mateus Berardo de Souza Terra" w:date="2016-02-08T22:05:00Z">
                  <w:rPr>
                    <w:ins w:id="942" w:author="Mateus Berardo de Souza Terra" w:date="2016-02-08T20:04:00Z"/>
                    <w:color w:val="303030"/>
                  </w:rPr>
                </w:rPrChange>
              </w:rPr>
              <w:pPrChange w:id="943" w:author="Mateus Berardo de Souza Terra" w:date="2016-02-08T22:05:00Z">
                <w:pPr>
                  <w:pStyle w:val="NormalWeb"/>
                  <w:spacing w:before="0" w:beforeAutospacing="0" w:after="160" w:afterAutospacing="0"/>
                  <w:jc w:val="center"/>
                </w:pPr>
              </w:pPrChange>
            </w:pPr>
            <w:proofErr w:type="gramStart"/>
            <w:ins w:id="944" w:author="Mateus Berardo de Souza Terra" w:date="2016-02-08T22:11:00Z">
              <w:r>
                <w:rPr>
                  <w:color w:val="303030"/>
                  <w:sz w:val="16"/>
                  <w:szCs w:val="16"/>
                </w:rPr>
                <w:t>i</w:t>
              </w:r>
            </w:ins>
            <w:proofErr w:type="gramEnd"/>
          </w:p>
        </w:tc>
      </w:tr>
      <w:tr w:rsidR="00BA6212" w:rsidRPr="00A76C84" w14:paraId="03DF4CA2" w14:textId="77777777" w:rsidTr="00A76C84">
        <w:trPr>
          <w:trHeight w:val="20"/>
          <w:ins w:id="945" w:author="Mateus Berardo de Souza Terra" w:date="2016-02-08T20:04:00Z"/>
        </w:trPr>
        <w:tc>
          <w:tcPr>
            <w:tcW w:w="1558" w:type="dxa"/>
            <w:tcPrChange w:id="946"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947" w:author="Mateus Berardo de Souza Terra" w:date="2016-02-08T20:04:00Z"/>
                <w:color w:val="303030"/>
                <w:sz w:val="16"/>
                <w:szCs w:val="16"/>
                <w:rPrChange w:id="948" w:author="Mateus Berardo de Souza Terra" w:date="2016-02-08T22:05:00Z">
                  <w:rPr>
                    <w:ins w:id="949" w:author="Mateus Berardo de Souza Terra" w:date="2016-02-08T20:04:00Z"/>
                    <w:color w:val="303030"/>
                  </w:rPr>
                </w:rPrChange>
              </w:rPr>
              <w:pPrChange w:id="950" w:author="Mateus Berardo de Souza Terra" w:date="2016-02-08T22:05:00Z">
                <w:pPr>
                  <w:pStyle w:val="NormalWeb"/>
                  <w:spacing w:before="0" w:beforeAutospacing="0" w:after="160" w:afterAutospacing="0"/>
                  <w:jc w:val="center"/>
                </w:pPr>
              </w:pPrChange>
            </w:pPr>
            <w:ins w:id="951" w:author="Mateus Berardo de Souza Terra" w:date="2016-02-08T20:05:00Z">
              <w:r w:rsidRPr="00A76C84">
                <w:rPr>
                  <w:color w:val="303030"/>
                  <w:sz w:val="16"/>
                  <w:szCs w:val="16"/>
                  <w:rPrChange w:id="952" w:author="Mateus Berardo de Souza Terra" w:date="2016-02-08T22:05:00Z">
                    <w:rPr>
                      <w:color w:val="303030"/>
                    </w:rPr>
                  </w:rPrChange>
                </w:rPr>
                <w:t>42</w:t>
              </w:r>
            </w:ins>
          </w:p>
        </w:tc>
        <w:tc>
          <w:tcPr>
            <w:tcW w:w="1558" w:type="dxa"/>
            <w:tcPrChange w:id="953"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954" w:author="Mateus Berardo de Souza Terra" w:date="2016-02-08T20:04:00Z"/>
                <w:color w:val="303030"/>
                <w:sz w:val="16"/>
                <w:szCs w:val="16"/>
                <w:rPrChange w:id="955" w:author="Mateus Berardo de Souza Terra" w:date="2016-02-08T22:05:00Z">
                  <w:rPr>
                    <w:ins w:id="956" w:author="Mateus Berardo de Souza Terra" w:date="2016-02-08T20:04:00Z"/>
                    <w:color w:val="303030"/>
                  </w:rPr>
                </w:rPrChange>
              </w:rPr>
              <w:pPrChange w:id="957" w:author="Mateus Berardo de Souza Terra" w:date="2016-02-08T22:05:00Z">
                <w:pPr>
                  <w:pStyle w:val="NormalWeb"/>
                  <w:spacing w:before="0" w:beforeAutospacing="0" w:after="160" w:afterAutospacing="0"/>
                  <w:jc w:val="center"/>
                </w:pPr>
              </w:pPrChange>
            </w:pPr>
            <w:ins w:id="958" w:author="Mateus Berardo de Souza Terra" w:date="2016-02-08T22:13:00Z">
              <w:r>
                <w:rPr>
                  <w:color w:val="303030"/>
                  <w:sz w:val="16"/>
                  <w:szCs w:val="16"/>
                </w:rPr>
                <w:t>*</w:t>
              </w:r>
            </w:ins>
          </w:p>
        </w:tc>
        <w:tc>
          <w:tcPr>
            <w:tcW w:w="1558" w:type="dxa"/>
            <w:tcPrChange w:id="959"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960" w:author="Mateus Berardo de Souza Terra" w:date="2016-02-08T20:04:00Z"/>
                <w:color w:val="303030"/>
                <w:sz w:val="16"/>
                <w:szCs w:val="16"/>
                <w:rPrChange w:id="961" w:author="Mateus Berardo de Souza Terra" w:date="2016-02-08T22:05:00Z">
                  <w:rPr>
                    <w:ins w:id="962" w:author="Mateus Berardo de Souza Terra" w:date="2016-02-08T20:04:00Z"/>
                    <w:color w:val="303030"/>
                  </w:rPr>
                </w:rPrChange>
              </w:rPr>
              <w:pPrChange w:id="963" w:author="Mateus Berardo de Souza Terra" w:date="2016-02-08T22:05:00Z">
                <w:pPr>
                  <w:pStyle w:val="NormalWeb"/>
                  <w:spacing w:before="0" w:beforeAutospacing="0" w:after="160" w:afterAutospacing="0"/>
                  <w:jc w:val="center"/>
                </w:pPr>
              </w:pPrChange>
            </w:pPr>
            <w:ins w:id="964" w:author="Mateus Berardo de Souza Terra" w:date="2016-02-08T22:09:00Z">
              <w:r>
                <w:rPr>
                  <w:color w:val="303030"/>
                  <w:sz w:val="16"/>
                  <w:szCs w:val="16"/>
                </w:rPr>
                <w:t>74</w:t>
              </w:r>
            </w:ins>
          </w:p>
        </w:tc>
        <w:tc>
          <w:tcPr>
            <w:tcW w:w="1558" w:type="dxa"/>
            <w:tcPrChange w:id="965"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966" w:author="Mateus Berardo de Souza Terra" w:date="2016-02-08T20:04:00Z"/>
                <w:color w:val="303030"/>
                <w:sz w:val="16"/>
                <w:szCs w:val="16"/>
                <w:rPrChange w:id="967" w:author="Mateus Berardo de Souza Terra" w:date="2016-02-08T22:05:00Z">
                  <w:rPr>
                    <w:ins w:id="968" w:author="Mateus Berardo de Souza Terra" w:date="2016-02-08T20:04:00Z"/>
                    <w:color w:val="303030"/>
                  </w:rPr>
                </w:rPrChange>
              </w:rPr>
              <w:pPrChange w:id="969" w:author="Mateus Berardo de Souza Terra" w:date="2016-02-08T22:05:00Z">
                <w:pPr>
                  <w:pStyle w:val="NormalWeb"/>
                  <w:spacing w:before="0" w:beforeAutospacing="0" w:after="160" w:afterAutospacing="0"/>
                  <w:jc w:val="center"/>
                </w:pPr>
              </w:pPrChange>
            </w:pPr>
            <w:ins w:id="970" w:author="Mateus Berardo de Souza Terra" w:date="2016-02-08T22:10:00Z">
              <w:r>
                <w:rPr>
                  <w:color w:val="303030"/>
                  <w:sz w:val="16"/>
                  <w:szCs w:val="16"/>
                </w:rPr>
                <w:t>J</w:t>
              </w:r>
            </w:ins>
          </w:p>
        </w:tc>
        <w:tc>
          <w:tcPr>
            <w:tcW w:w="1559" w:type="dxa"/>
            <w:tcPrChange w:id="971"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972" w:author="Mateus Berardo de Souza Terra" w:date="2016-02-08T20:04:00Z"/>
                <w:color w:val="303030"/>
                <w:sz w:val="16"/>
                <w:szCs w:val="16"/>
                <w:u w:val="single"/>
                <w:rPrChange w:id="973" w:author="Mateus Berardo de Souza Terra" w:date="2016-02-08T22:08:00Z">
                  <w:rPr>
                    <w:ins w:id="974" w:author="Mateus Berardo de Souza Terra" w:date="2016-02-08T20:04:00Z"/>
                    <w:color w:val="303030"/>
                  </w:rPr>
                </w:rPrChange>
              </w:rPr>
              <w:pPrChange w:id="975" w:author="Mateus Berardo de Souza Terra" w:date="2016-02-08T22:05:00Z">
                <w:pPr>
                  <w:pStyle w:val="NormalWeb"/>
                  <w:spacing w:before="0" w:beforeAutospacing="0" w:after="160" w:afterAutospacing="0"/>
                  <w:jc w:val="center"/>
                </w:pPr>
              </w:pPrChange>
            </w:pPr>
            <w:ins w:id="976" w:author="Mateus Berardo de Souza Terra" w:date="2016-02-08T22:09:00Z">
              <w:r>
                <w:rPr>
                  <w:color w:val="303030"/>
                  <w:sz w:val="16"/>
                  <w:szCs w:val="16"/>
                </w:rPr>
                <w:t>106</w:t>
              </w:r>
            </w:ins>
          </w:p>
        </w:tc>
        <w:tc>
          <w:tcPr>
            <w:tcW w:w="1559" w:type="dxa"/>
            <w:tcPrChange w:id="977"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978" w:author="Mateus Berardo de Souza Terra" w:date="2016-02-08T20:04:00Z"/>
                <w:color w:val="303030"/>
                <w:sz w:val="16"/>
                <w:szCs w:val="16"/>
                <w:rPrChange w:id="979" w:author="Mateus Berardo de Souza Terra" w:date="2016-02-08T22:05:00Z">
                  <w:rPr>
                    <w:ins w:id="980" w:author="Mateus Berardo de Souza Terra" w:date="2016-02-08T20:04:00Z"/>
                    <w:color w:val="303030"/>
                  </w:rPr>
                </w:rPrChange>
              </w:rPr>
              <w:pPrChange w:id="981" w:author="Mateus Berardo de Souza Terra" w:date="2016-02-08T22:05:00Z">
                <w:pPr>
                  <w:pStyle w:val="NormalWeb"/>
                  <w:spacing w:before="0" w:beforeAutospacing="0" w:after="160" w:afterAutospacing="0"/>
                  <w:jc w:val="center"/>
                </w:pPr>
              </w:pPrChange>
            </w:pPr>
            <w:proofErr w:type="gramStart"/>
            <w:ins w:id="982" w:author="Mateus Berardo de Souza Terra" w:date="2016-02-08T22:11:00Z">
              <w:r>
                <w:rPr>
                  <w:color w:val="303030"/>
                  <w:sz w:val="16"/>
                  <w:szCs w:val="16"/>
                </w:rPr>
                <w:t>j</w:t>
              </w:r>
            </w:ins>
            <w:proofErr w:type="gramEnd"/>
          </w:p>
        </w:tc>
      </w:tr>
      <w:tr w:rsidR="00BA6212" w:rsidRPr="00A76C84" w14:paraId="363FA9CD" w14:textId="77777777" w:rsidTr="00A76C84">
        <w:trPr>
          <w:trHeight w:val="20"/>
          <w:ins w:id="983" w:author="Mateus Berardo de Souza Terra" w:date="2016-02-08T20:04:00Z"/>
        </w:trPr>
        <w:tc>
          <w:tcPr>
            <w:tcW w:w="1558" w:type="dxa"/>
            <w:tcPrChange w:id="984"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985" w:author="Mateus Berardo de Souza Terra" w:date="2016-02-08T20:04:00Z"/>
                <w:color w:val="303030"/>
                <w:sz w:val="16"/>
                <w:szCs w:val="16"/>
                <w:rPrChange w:id="986" w:author="Mateus Berardo de Souza Terra" w:date="2016-02-08T22:05:00Z">
                  <w:rPr>
                    <w:ins w:id="987" w:author="Mateus Berardo de Souza Terra" w:date="2016-02-08T20:04:00Z"/>
                    <w:color w:val="303030"/>
                  </w:rPr>
                </w:rPrChange>
              </w:rPr>
              <w:pPrChange w:id="988" w:author="Mateus Berardo de Souza Terra" w:date="2016-02-08T22:05:00Z">
                <w:pPr>
                  <w:pStyle w:val="NormalWeb"/>
                  <w:spacing w:before="0" w:beforeAutospacing="0" w:after="160" w:afterAutospacing="0"/>
                  <w:jc w:val="center"/>
                </w:pPr>
              </w:pPrChange>
            </w:pPr>
            <w:ins w:id="989" w:author="Mateus Berardo de Souza Terra" w:date="2016-02-08T20:05:00Z">
              <w:r w:rsidRPr="00A76C84">
                <w:rPr>
                  <w:color w:val="303030"/>
                  <w:sz w:val="16"/>
                  <w:szCs w:val="16"/>
                  <w:rPrChange w:id="990" w:author="Mateus Berardo de Souza Terra" w:date="2016-02-08T22:05:00Z">
                    <w:rPr>
                      <w:color w:val="303030"/>
                    </w:rPr>
                  </w:rPrChange>
                </w:rPr>
                <w:t>43</w:t>
              </w:r>
            </w:ins>
          </w:p>
        </w:tc>
        <w:tc>
          <w:tcPr>
            <w:tcW w:w="1558" w:type="dxa"/>
            <w:tcPrChange w:id="991"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992" w:author="Mateus Berardo de Souza Terra" w:date="2016-02-08T20:04:00Z"/>
                <w:color w:val="303030"/>
                <w:sz w:val="16"/>
                <w:szCs w:val="16"/>
                <w:rPrChange w:id="993" w:author="Mateus Berardo de Souza Terra" w:date="2016-02-08T22:05:00Z">
                  <w:rPr>
                    <w:ins w:id="994" w:author="Mateus Berardo de Souza Terra" w:date="2016-02-08T20:04:00Z"/>
                    <w:color w:val="303030"/>
                  </w:rPr>
                </w:rPrChange>
              </w:rPr>
              <w:pPrChange w:id="995" w:author="Mateus Berardo de Souza Terra" w:date="2016-02-08T22:05:00Z">
                <w:pPr>
                  <w:pStyle w:val="NormalWeb"/>
                  <w:spacing w:before="0" w:beforeAutospacing="0" w:after="160" w:afterAutospacing="0"/>
                  <w:jc w:val="center"/>
                </w:pPr>
              </w:pPrChange>
            </w:pPr>
            <w:ins w:id="996" w:author="Mateus Berardo de Souza Terra" w:date="2016-02-08T22:13:00Z">
              <w:r>
                <w:rPr>
                  <w:color w:val="303030"/>
                  <w:sz w:val="16"/>
                  <w:szCs w:val="16"/>
                </w:rPr>
                <w:t>+</w:t>
              </w:r>
            </w:ins>
          </w:p>
        </w:tc>
        <w:tc>
          <w:tcPr>
            <w:tcW w:w="1558" w:type="dxa"/>
            <w:tcPrChange w:id="997"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998" w:author="Mateus Berardo de Souza Terra" w:date="2016-02-08T20:04:00Z"/>
                <w:color w:val="303030"/>
                <w:sz w:val="16"/>
                <w:szCs w:val="16"/>
                <w:rPrChange w:id="999" w:author="Mateus Berardo de Souza Terra" w:date="2016-02-08T22:05:00Z">
                  <w:rPr>
                    <w:ins w:id="1000" w:author="Mateus Berardo de Souza Terra" w:date="2016-02-08T20:04:00Z"/>
                    <w:color w:val="303030"/>
                  </w:rPr>
                </w:rPrChange>
              </w:rPr>
              <w:pPrChange w:id="1001" w:author="Mateus Berardo de Souza Terra" w:date="2016-02-08T22:05:00Z">
                <w:pPr>
                  <w:pStyle w:val="NormalWeb"/>
                  <w:spacing w:before="0" w:beforeAutospacing="0" w:after="160" w:afterAutospacing="0"/>
                  <w:jc w:val="center"/>
                </w:pPr>
              </w:pPrChange>
            </w:pPr>
            <w:ins w:id="1002" w:author="Mateus Berardo de Souza Terra" w:date="2016-02-08T22:09:00Z">
              <w:r>
                <w:rPr>
                  <w:color w:val="303030"/>
                  <w:sz w:val="16"/>
                  <w:szCs w:val="16"/>
                </w:rPr>
                <w:t>75</w:t>
              </w:r>
            </w:ins>
          </w:p>
        </w:tc>
        <w:tc>
          <w:tcPr>
            <w:tcW w:w="1558" w:type="dxa"/>
            <w:tcPrChange w:id="1003"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004" w:author="Mateus Berardo de Souza Terra" w:date="2016-02-08T20:04:00Z"/>
                <w:color w:val="303030"/>
                <w:sz w:val="16"/>
                <w:szCs w:val="16"/>
                <w:rPrChange w:id="1005" w:author="Mateus Berardo de Souza Terra" w:date="2016-02-08T22:05:00Z">
                  <w:rPr>
                    <w:ins w:id="1006" w:author="Mateus Berardo de Souza Terra" w:date="2016-02-08T20:04:00Z"/>
                    <w:color w:val="303030"/>
                  </w:rPr>
                </w:rPrChange>
              </w:rPr>
              <w:pPrChange w:id="1007" w:author="Mateus Berardo de Souza Terra" w:date="2016-02-08T22:05:00Z">
                <w:pPr>
                  <w:pStyle w:val="NormalWeb"/>
                  <w:spacing w:before="0" w:beforeAutospacing="0" w:after="160" w:afterAutospacing="0"/>
                  <w:jc w:val="center"/>
                </w:pPr>
              </w:pPrChange>
            </w:pPr>
            <w:ins w:id="1008" w:author="Mateus Berardo de Souza Terra" w:date="2016-02-08T22:10:00Z">
              <w:r>
                <w:rPr>
                  <w:color w:val="303030"/>
                  <w:sz w:val="16"/>
                  <w:szCs w:val="16"/>
                </w:rPr>
                <w:t>K</w:t>
              </w:r>
            </w:ins>
          </w:p>
        </w:tc>
        <w:tc>
          <w:tcPr>
            <w:tcW w:w="1559" w:type="dxa"/>
            <w:tcPrChange w:id="1009"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010" w:author="Mateus Berardo de Souza Terra" w:date="2016-02-08T20:04:00Z"/>
                <w:color w:val="303030"/>
                <w:sz w:val="16"/>
                <w:szCs w:val="16"/>
                <w:rPrChange w:id="1011" w:author="Mateus Berardo de Souza Terra" w:date="2016-02-08T22:05:00Z">
                  <w:rPr>
                    <w:ins w:id="1012" w:author="Mateus Berardo de Souza Terra" w:date="2016-02-08T20:04:00Z"/>
                    <w:color w:val="303030"/>
                  </w:rPr>
                </w:rPrChange>
              </w:rPr>
              <w:pPrChange w:id="1013" w:author="Mateus Berardo de Souza Terra" w:date="2016-02-08T22:05:00Z">
                <w:pPr>
                  <w:pStyle w:val="NormalWeb"/>
                  <w:spacing w:before="0" w:beforeAutospacing="0" w:after="160" w:afterAutospacing="0"/>
                  <w:jc w:val="center"/>
                </w:pPr>
              </w:pPrChange>
            </w:pPr>
            <w:ins w:id="1014" w:author="Mateus Berardo de Souza Terra" w:date="2016-02-08T22:09:00Z">
              <w:r>
                <w:rPr>
                  <w:color w:val="303030"/>
                  <w:sz w:val="16"/>
                  <w:szCs w:val="16"/>
                </w:rPr>
                <w:t>107</w:t>
              </w:r>
            </w:ins>
          </w:p>
        </w:tc>
        <w:tc>
          <w:tcPr>
            <w:tcW w:w="1559" w:type="dxa"/>
            <w:tcPrChange w:id="1015"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016" w:author="Mateus Berardo de Souza Terra" w:date="2016-02-08T20:04:00Z"/>
                <w:color w:val="303030"/>
                <w:sz w:val="16"/>
                <w:szCs w:val="16"/>
                <w:rPrChange w:id="1017" w:author="Mateus Berardo de Souza Terra" w:date="2016-02-08T22:05:00Z">
                  <w:rPr>
                    <w:ins w:id="1018" w:author="Mateus Berardo de Souza Terra" w:date="2016-02-08T20:04:00Z"/>
                    <w:color w:val="303030"/>
                  </w:rPr>
                </w:rPrChange>
              </w:rPr>
              <w:pPrChange w:id="1019" w:author="Mateus Berardo de Souza Terra" w:date="2016-02-08T22:05:00Z">
                <w:pPr>
                  <w:pStyle w:val="NormalWeb"/>
                  <w:spacing w:before="0" w:beforeAutospacing="0" w:after="160" w:afterAutospacing="0"/>
                  <w:jc w:val="center"/>
                </w:pPr>
              </w:pPrChange>
            </w:pPr>
            <w:proofErr w:type="gramStart"/>
            <w:ins w:id="1020" w:author="Mateus Berardo de Souza Terra" w:date="2016-02-08T22:11:00Z">
              <w:r>
                <w:rPr>
                  <w:color w:val="303030"/>
                  <w:sz w:val="16"/>
                  <w:szCs w:val="16"/>
                </w:rPr>
                <w:t>k</w:t>
              </w:r>
            </w:ins>
            <w:proofErr w:type="gramEnd"/>
          </w:p>
        </w:tc>
      </w:tr>
      <w:tr w:rsidR="00BA6212" w:rsidRPr="00A76C84" w14:paraId="41540D49" w14:textId="77777777" w:rsidTr="00A76C84">
        <w:trPr>
          <w:trHeight w:val="20"/>
          <w:ins w:id="1021" w:author="Mateus Berardo de Souza Terra" w:date="2016-02-08T20:04:00Z"/>
        </w:trPr>
        <w:tc>
          <w:tcPr>
            <w:tcW w:w="1558" w:type="dxa"/>
            <w:tcPrChange w:id="1022"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023" w:author="Mateus Berardo de Souza Terra" w:date="2016-02-08T20:04:00Z"/>
                <w:color w:val="303030"/>
                <w:sz w:val="16"/>
                <w:szCs w:val="16"/>
                <w:rPrChange w:id="1024" w:author="Mateus Berardo de Souza Terra" w:date="2016-02-08T22:05:00Z">
                  <w:rPr>
                    <w:ins w:id="1025" w:author="Mateus Berardo de Souza Terra" w:date="2016-02-08T20:04:00Z"/>
                    <w:color w:val="303030"/>
                  </w:rPr>
                </w:rPrChange>
              </w:rPr>
              <w:pPrChange w:id="1026" w:author="Mateus Berardo de Souza Terra" w:date="2016-02-08T22:05:00Z">
                <w:pPr>
                  <w:pStyle w:val="NormalWeb"/>
                  <w:spacing w:before="0" w:beforeAutospacing="0" w:after="160" w:afterAutospacing="0"/>
                  <w:jc w:val="center"/>
                </w:pPr>
              </w:pPrChange>
            </w:pPr>
            <w:ins w:id="1027" w:author="Mateus Berardo de Souza Terra" w:date="2016-02-08T20:05:00Z">
              <w:r w:rsidRPr="00A76C84">
                <w:rPr>
                  <w:color w:val="303030"/>
                  <w:sz w:val="16"/>
                  <w:szCs w:val="16"/>
                  <w:rPrChange w:id="1028" w:author="Mateus Berardo de Souza Terra" w:date="2016-02-08T22:05:00Z">
                    <w:rPr>
                      <w:color w:val="303030"/>
                    </w:rPr>
                  </w:rPrChange>
                </w:rPr>
                <w:t>44</w:t>
              </w:r>
            </w:ins>
          </w:p>
        </w:tc>
        <w:tc>
          <w:tcPr>
            <w:tcW w:w="1558" w:type="dxa"/>
            <w:tcPrChange w:id="1029"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030" w:author="Mateus Berardo de Souza Terra" w:date="2016-02-08T20:04:00Z"/>
                <w:color w:val="303030"/>
                <w:sz w:val="16"/>
                <w:szCs w:val="16"/>
                <w:rPrChange w:id="1031" w:author="Mateus Berardo de Souza Terra" w:date="2016-02-08T22:05:00Z">
                  <w:rPr>
                    <w:ins w:id="1032" w:author="Mateus Berardo de Souza Terra" w:date="2016-02-08T20:04:00Z"/>
                    <w:color w:val="303030"/>
                  </w:rPr>
                </w:rPrChange>
              </w:rPr>
              <w:pPrChange w:id="1033" w:author="Mateus Berardo de Souza Terra" w:date="2016-02-08T22:05:00Z">
                <w:pPr>
                  <w:pStyle w:val="NormalWeb"/>
                  <w:spacing w:before="0" w:beforeAutospacing="0" w:after="160" w:afterAutospacing="0"/>
                  <w:jc w:val="center"/>
                </w:pPr>
              </w:pPrChange>
            </w:pPr>
            <w:ins w:id="1034" w:author="Mateus Berardo de Souza Terra" w:date="2016-02-08T22:13:00Z">
              <w:r>
                <w:rPr>
                  <w:color w:val="303030"/>
                  <w:sz w:val="16"/>
                  <w:szCs w:val="16"/>
                </w:rPr>
                <w:t>,</w:t>
              </w:r>
            </w:ins>
          </w:p>
        </w:tc>
        <w:tc>
          <w:tcPr>
            <w:tcW w:w="1558" w:type="dxa"/>
            <w:tcPrChange w:id="1035"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036" w:author="Mateus Berardo de Souza Terra" w:date="2016-02-08T20:04:00Z"/>
                <w:color w:val="303030"/>
                <w:sz w:val="16"/>
                <w:szCs w:val="16"/>
                <w:rPrChange w:id="1037" w:author="Mateus Berardo de Souza Terra" w:date="2016-02-08T22:05:00Z">
                  <w:rPr>
                    <w:ins w:id="1038" w:author="Mateus Berardo de Souza Terra" w:date="2016-02-08T20:04:00Z"/>
                    <w:color w:val="303030"/>
                  </w:rPr>
                </w:rPrChange>
              </w:rPr>
              <w:pPrChange w:id="1039" w:author="Mateus Berardo de Souza Terra" w:date="2016-02-08T22:05:00Z">
                <w:pPr>
                  <w:pStyle w:val="NormalWeb"/>
                  <w:spacing w:before="0" w:beforeAutospacing="0" w:after="160" w:afterAutospacing="0"/>
                  <w:jc w:val="center"/>
                </w:pPr>
              </w:pPrChange>
            </w:pPr>
            <w:ins w:id="1040" w:author="Mateus Berardo de Souza Terra" w:date="2016-02-08T22:09:00Z">
              <w:r>
                <w:rPr>
                  <w:color w:val="303030"/>
                  <w:sz w:val="16"/>
                  <w:szCs w:val="16"/>
                </w:rPr>
                <w:t>76</w:t>
              </w:r>
            </w:ins>
          </w:p>
        </w:tc>
        <w:tc>
          <w:tcPr>
            <w:tcW w:w="1558" w:type="dxa"/>
            <w:tcPrChange w:id="1041"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042" w:author="Mateus Berardo de Souza Terra" w:date="2016-02-08T20:04:00Z"/>
                <w:color w:val="303030"/>
                <w:sz w:val="16"/>
                <w:szCs w:val="16"/>
                <w:rPrChange w:id="1043" w:author="Mateus Berardo de Souza Terra" w:date="2016-02-08T22:05:00Z">
                  <w:rPr>
                    <w:ins w:id="1044" w:author="Mateus Berardo de Souza Terra" w:date="2016-02-08T20:04:00Z"/>
                    <w:color w:val="303030"/>
                  </w:rPr>
                </w:rPrChange>
              </w:rPr>
              <w:pPrChange w:id="1045" w:author="Mateus Berardo de Souza Terra" w:date="2016-02-08T22:05:00Z">
                <w:pPr>
                  <w:pStyle w:val="NormalWeb"/>
                  <w:spacing w:before="0" w:beforeAutospacing="0" w:after="160" w:afterAutospacing="0"/>
                  <w:jc w:val="center"/>
                </w:pPr>
              </w:pPrChange>
            </w:pPr>
            <w:ins w:id="1046" w:author="Mateus Berardo de Souza Terra" w:date="2016-02-08T22:10:00Z">
              <w:r>
                <w:rPr>
                  <w:color w:val="303030"/>
                  <w:sz w:val="16"/>
                  <w:szCs w:val="16"/>
                </w:rPr>
                <w:t>L</w:t>
              </w:r>
            </w:ins>
          </w:p>
        </w:tc>
        <w:tc>
          <w:tcPr>
            <w:tcW w:w="1559" w:type="dxa"/>
            <w:tcPrChange w:id="1047"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048" w:author="Mateus Berardo de Souza Terra" w:date="2016-02-08T20:04:00Z"/>
                <w:color w:val="303030"/>
                <w:sz w:val="16"/>
                <w:szCs w:val="16"/>
                <w:rPrChange w:id="1049" w:author="Mateus Berardo de Souza Terra" w:date="2016-02-08T22:05:00Z">
                  <w:rPr>
                    <w:ins w:id="1050" w:author="Mateus Berardo de Souza Terra" w:date="2016-02-08T20:04:00Z"/>
                    <w:color w:val="303030"/>
                  </w:rPr>
                </w:rPrChange>
              </w:rPr>
              <w:pPrChange w:id="1051" w:author="Mateus Berardo de Souza Terra" w:date="2016-02-08T22:05:00Z">
                <w:pPr>
                  <w:pStyle w:val="NormalWeb"/>
                  <w:spacing w:before="0" w:beforeAutospacing="0" w:after="160" w:afterAutospacing="0"/>
                  <w:jc w:val="center"/>
                </w:pPr>
              </w:pPrChange>
            </w:pPr>
            <w:ins w:id="1052" w:author="Mateus Berardo de Souza Terra" w:date="2016-02-08T22:09:00Z">
              <w:r>
                <w:rPr>
                  <w:color w:val="303030"/>
                  <w:sz w:val="16"/>
                  <w:szCs w:val="16"/>
                </w:rPr>
                <w:t>108</w:t>
              </w:r>
            </w:ins>
          </w:p>
        </w:tc>
        <w:tc>
          <w:tcPr>
            <w:tcW w:w="1559" w:type="dxa"/>
            <w:tcPrChange w:id="1053"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054" w:author="Mateus Berardo de Souza Terra" w:date="2016-02-08T20:04:00Z"/>
                <w:color w:val="303030"/>
                <w:sz w:val="16"/>
                <w:szCs w:val="16"/>
                <w:rPrChange w:id="1055" w:author="Mateus Berardo de Souza Terra" w:date="2016-02-08T22:05:00Z">
                  <w:rPr>
                    <w:ins w:id="1056" w:author="Mateus Berardo de Souza Terra" w:date="2016-02-08T20:04:00Z"/>
                    <w:color w:val="303030"/>
                  </w:rPr>
                </w:rPrChange>
              </w:rPr>
              <w:pPrChange w:id="1057" w:author="Mateus Berardo de Souza Terra" w:date="2016-02-08T22:05:00Z">
                <w:pPr>
                  <w:pStyle w:val="NormalWeb"/>
                  <w:spacing w:before="0" w:beforeAutospacing="0" w:after="160" w:afterAutospacing="0"/>
                  <w:jc w:val="center"/>
                </w:pPr>
              </w:pPrChange>
            </w:pPr>
            <w:proofErr w:type="gramStart"/>
            <w:ins w:id="1058" w:author="Mateus Berardo de Souza Terra" w:date="2016-02-08T22:11:00Z">
              <w:r>
                <w:rPr>
                  <w:color w:val="303030"/>
                  <w:sz w:val="16"/>
                  <w:szCs w:val="16"/>
                </w:rPr>
                <w:t>l</w:t>
              </w:r>
            </w:ins>
            <w:proofErr w:type="gramEnd"/>
          </w:p>
        </w:tc>
      </w:tr>
      <w:tr w:rsidR="00BA6212" w:rsidRPr="00A76C84" w14:paraId="5D61B851" w14:textId="77777777" w:rsidTr="00A76C84">
        <w:trPr>
          <w:trHeight w:val="20"/>
          <w:ins w:id="1059" w:author="Mateus Berardo de Souza Terra" w:date="2016-02-08T20:04:00Z"/>
        </w:trPr>
        <w:tc>
          <w:tcPr>
            <w:tcW w:w="1558" w:type="dxa"/>
            <w:tcPrChange w:id="1060"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061" w:author="Mateus Berardo de Souza Terra" w:date="2016-02-08T20:04:00Z"/>
                <w:color w:val="303030"/>
                <w:sz w:val="16"/>
                <w:szCs w:val="16"/>
                <w:rPrChange w:id="1062" w:author="Mateus Berardo de Souza Terra" w:date="2016-02-08T22:05:00Z">
                  <w:rPr>
                    <w:ins w:id="1063" w:author="Mateus Berardo de Souza Terra" w:date="2016-02-08T20:04:00Z"/>
                    <w:color w:val="303030"/>
                  </w:rPr>
                </w:rPrChange>
              </w:rPr>
              <w:pPrChange w:id="1064" w:author="Mateus Berardo de Souza Terra" w:date="2016-02-08T22:05:00Z">
                <w:pPr>
                  <w:pStyle w:val="NormalWeb"/>
                  <w:spacing w:before="0" w:beforeAutospacing="0" w:after="160" w:afterAutospacing="0"/>
                  <w:jc w:val="center"/>
                </w:pPr>
              </w:pPrChange>
            </w:pPr>
            <w:ins w:id="1065" w:author="Mateus Berardo de Souza Terra" w:date="2016-02-08T20:05:00Z">
              <w:r w:rsidRPr="00A76C84">
                <w:rPr>
                  <w:color w:val="303030"/>
                  <w:sz w:val="16"/>
                  <w:szCs w:val="16"/>
                  <w:rPrChange w:id="1066" w:author="Mateus Berardo de Souza Terra" w:date="2016-02-08T22:05:00Z">
                    <w:rPr>
                      <w:color w:val="303030"/>
                    </w:rPr>
                  </w:rPrChange>
                </w:rPr>
                <w:t>45</w:t>
              </w:r>
            </w:ins>
          </w:p>
        </w:tc>
        <w:tc>
          <w:tcPr>
            <w:tcW w:w="1558" w:type="dxa"/>
            <w:tcPrChange w:id="1067"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068" w:author="Mateus Berardo de Souza Terra" w:date="2016-02-08T20:04:00Z"/>
                <w:color w:val="303030"/>
                <w:sz w:val="16"/>
                <w:szCs w:val="16"/>
                <w:rPrChange w:id="1069" w:author="Mateus Berardo de Souza Terra" w:date="2016-02-08T22:05:00Z">
                  <w:rPr>
                    <w:ins w:id="1070" w:author="Mateus Berardo de Souza Terra" w:date="2016-02-08T20:04:00Z"/>
                    <w:color w:val="303030"/>
                  </w:rPr>
                </w:rPrChange>
              </w:rPr>
              <w:pPrChange w:id="1071" w:author="Mateus Berardo de Souza Terra" w:date="2016-02-08T22:05:00Z">
                <w:pPr>
                  <w:pStyle w:val="NormalWeb"/>
                  <w:spacing w:before="0" w:beforeAutospacing="0" w:after="160" w:afterAutospacing="0"/>
                  <w:jc w:val="center"/>
                </w:pPr>
              </w:pPrChange>
            </w:pPr>
            <w:ins w:id="1072" w:author="Mateus Berardo de Souza Terra" w:date="2016-02-08T22:13:00Z">
              <w:r>
                <w:rPr>
                  <w:color w:val="303030"/>
                  <w:sz w:val="16"/>
                  <w:szCs w:val="16"/>
                </w:rPr>
                <w:t>-</w:t>
              </w:r>
            </w:ins>
          </w:p>
        </w:tc>
        <w:tc>
          <w:tcPr>
            <w:tcW w:w="1558" w:type="dxa"/>
            <w:tcPrChange w:id="1073"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074" w:author="Mateus Berardo de Souza Terra" w:date="2016-02-08T20:04:00Z"/>
                <w:color w:val="303030"/>
                <w:sz w:val="16"/>
                <w:szCs w:val="16"/>
                <w:rPrChange w:id="1075" w:author="Mateus Berardo de Souza Terra" w:date="2016-02-08T22:05:00Z">
                  <w:rPr>
                    <w:ins w:id="1076" w:author="Mateus Berardo de Souza Terra" w:date="2016-02-08T20:04:00Z"/>
                    <w:color w:val="303030"/>
                  </w:rPr>
                </w:rPrChange>
              </w:rPr>
              <w:pPrChange w:id="1077" w:author="Mateus Berardo de Souza Terra" w:date="2016-02-08T22:05:00Z">
                <w:pPr>
                  <w:pStyle w:val="NormalWeb"/>
                  <w:spacing w:before="0" w:beforeAutospacing="0" w:after="160" w:afterAutospacing="0"/>
                  <w:jc w:val="center"/>
                </w:pPr>
              </w:pPrChange>
            </w:pPr>
            <w:ins w:id="1078" w:author="Mateus Berardo de Souza Terra" w:date="2016-02-08T22:09:00Z">
              <w:r>
                <w:rPr>
                  <w:color w:val="303030"/>
                  <w:sz w:val="16"/>
                  <w:szCs w:val="16"/>
                </w:rPr>
                <w:t>77</w:t>
              </w:r>
            </w:ins>
          </w:p>
        </w:tc>
        <w:tc>
          <w:tcPr>
            <w:tcW w:w="1558" w:type="dxa"/>
            <w:tcPrChange w:id="1079"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080" w:author="Mateus Berardo de Souza Terra" w:date="2016-02-08T20:04:00Z"/>
                <w:color w:val="303030"/>
                <w:sz w:val="16"/>
                <w:szCs w:val="16"/>
                <w:rPrChange w:id="1081" w:author="Mateus Berardo de Souza Terra" w:date="2016-02-08T22:05:00Z">
                  <w:rPr>
                    <w:ins w:id="1082" w:author="Mateus Berardo de Souza Terra" w:date="2016-02-08T20:04:00Z"/>
                    <w:color w:val="303030"/>
                  </w:rPr>
                </w:rPrChange>
              </w:rPr>
              <w:pPrChange w:id="1083" w:author="Mateus Berardo de Souza Terra" w:date="2016-02-08T22:05:00Z">
                <w:pPr>
                  <w:pStyle w:val="NormalWeb"/>
                  <w:spacing w:before="0" w:beforeAutospacing="0" w:after="160" w:afterAutospacing="0"/>
                  <w:jc w:val="center"/>
                </w:pPr>
              </w:pPrChange>
            </w:pPr>
            <w:ins w:id="1084" w:author="Mateus Berardo de Souza Terra" w:date="2016-02-08T22:10:00Z">
              <w:r>
                <w:rPr>
                  <w:color w:val="303030"/>
                  <w:sz w:val="16"/>
                  <w:szCs w:val="16"/>
                </w:rPr>
                <w:t>M</w:t>
              </w:r>
            </w:ins>
          </w:p>
        </w:tc>
        <w:tc>
          <w:tcPr>
            <w:tcW w:w="1559" w:type="dxa"/>
            <w:tcPrChange w:id="1085"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086" w:author="Mateus Berardo de Souza Terra" w:date="2016-02-08T20:04:00Z"/>
                <w:color w:val="303030"/>
                <w:sz w:val="16"/>
                <w:szCs w:val="16"/>
                <w:rPrChange w:id="1087" w:author="Mateus Berardo de Souza Terra" w:date="2016-02-08T22:05:00Z">
                  <w:rPr>
                    <w:ins w:id="1088" w:author="Mateus Berardo de Souza Terra" w:date="2016-02-08T20:04:00Z"/>
                    <w:color w:val="303030"/>
                  </w:rPr>
                </w:rPrChange>
              </w:rPr>
              <w:pPrChange w:id="1089" w:author="Mateus Berardo de Souza Terra" w:date="2016-02-08T22:05:00Z">
                <w:pPr>
                  <w:pStyle w:val="NormalWeb"/>
                  <w:spacing w:before="0" w:beforeAutospacing="0" w:after="160" w:afterAutospacing="0"/>
                  <w:jc w:val="center"/>
                </w:pPr>
              </w:pPrChange>
            </w:pPr>
            <w:ins w:id="1090" w:author="Mateus Berardo de Souza Terra" w:date="2016-02-08T22:09:00Z">
              <w:r>
                <w:rPr>
                  <w:color w:val="303030"/>
                  <w:sz w:val="16"/>
                  <w:szCs w:val="16"/>
                </w:rPr>
                <w:t>109</w:t>
              </w:r>
            </w:ins>
          </w:p>
        </w:tc>
        <w:tc>
          <w:tcPr>
            <w:tcW w:w="1559" w:type="dxa"/>
            <w:tcPrChange w:id="1091"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092" w:author="Mateus Berardo de Souza Terra" w:date="2016-02-08T20:04:00Z"/>
                <w:color w:val="303030"/>
                <w:sz w:val="16"/>
                <w:szCs w:val="16"/>
                <w:rPrChange w:id="1093" w:author="Mateus Berardo de Souza Terra" w:date="2016-02-08T22:05:00Z">
                  <w:rPr>
                    <w:ins w:id="1094" w:author="Mateus Berardo de Souza Terra" w:date="2016-02-08T20:04:00Z"/>
                    <w:color w:val="303030"/>
                  </w:rPr>
                </w:rPrChange>
              </w:rPr>
              <w:pPrChange w:id="1095" w:author="Mateus Berardo de Souza Terra" w:date="2016-02-08T22:05:00Z">
                <w:pPr>
                  <w:pStyle w:val="NormalWeb"/>
                  <w:spacing w:before="0" w:beforeAutospacing="0" w:after="160" w:afterAutospacing="0"/>
                  <w:jc w:val="center"/>
                </w:pPr>
              </w:pPrChange>
            </w:pPr>
            <w:proofErr w:type="gramStart"/>
            <w:ins w:id="1096" w:author="Mateus Berardo de Souza Terra" w:date="2016-02-08T22:11:00Z">
              <w:r>
                <w:rPr>
                  <w:color w:val="303030"/>
                  <w:sz w:val="16"/>
                  <w:szCs w:val="16"/>
                </w:rPr>
                <w:t>m</w:t>
              </w:r>
            </w:ins>
            <w:proofErr w:type="gramEnd"/>
          </w:p>
        </w:tc>
      </w:tr>
      <w:tr w:rsidR="00BA6212" w:rsidRPr="00A76C84" w14:paraId="5699DACE" w14:textId="77777777" w:rsidTr="00A76C84">
        <w:trPr>
          <w:trHeight w:val="20"/>
          <w:ins w:id="1097" w:author="Mateus Berardo de Souza Terra" w:date="2016-02-08T20:04:00Z"/>
        </w:trPr>
        <w:tc>
          <w:tcPr>
            <w:tcW w:w="1558" w:type="dxa"/>
            <w:tcPrChange w:id="1098"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099" w:author="Mateus Berardo de Souza Terra" w:date="2016-02-08T20:04:00Z"/>
                <w:color w:val="303030"/>
                <w:sz w:val="16"/>
                <w:szCs w:val="16"/>
                <w:rPrChange w:id="1100" w:author="Mateus Berardo de Souza Terra" w:date="2016-02-08T22:05:00Z">
                  <w:rPr>
                    <w:ins w:id="1101" w:author="Mateus Berardo de Souza Terra" w:date="2016-02-08T20:04:00Z"/>
                    <w:color w:val="303030"/>
                  </w:rPr>
                </w:rPrChange>
              </w:rPr>
              <w:pPrChange w:id="1102" w:author="Mateus Berardo de Souza Terra" w:date="2016-02-08T22:05:00Z">
                <w:pPr>
                  <w:pStyle w:val="NormalWeb"/>
                  <w:spacing w:before="0" w:beforeAutospacing="0" w:after="160" w:afterAutospacing="0"/>
                  <w:jc w:val="center"/>
                </w:pPr>
              </w:pPrChange>
            </w:pPr>
            <w:ins w:id="1103" w:author="Mateus Berardo de Souza Terra" w:date="2016-02-08T20:05:00Z">
              <w:r w:rsidRPr="00A76C84">
                <w:rPr>
                  <w:color w:val="303030"/>
                  <w:sz w:val="16"/>
                  <w:szCs w:val="16"/>
                  <w:rPrChange w:id="1104" w:author="Mateus Berardo de Souza Terra" w:date="2016-02-08T22:05:00Z">
                    <w:rPr>
                      <w:color w:val="303030"/>
                    </w:rPr>
                  </w:rPrChange>
                </w:rPr>
                <w:t>46</w:t>
              </w:r>
            </w:ins>
          </w:p>
        </w:tc>
        <w:tc>
          <w:tcPr>
            <w:tcW w:w="1558" w:type="dxa"/>
            <w:tcPrChange w:id="1105"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106" w:author="Mateus Berardo de Souza Terra" w:date="2016-02-08T20:04:00Z"/>
                <w:color w:val="303030"/>
                <w:sz w:val="16"/>
                <w:szCs w:val="16"/>
                <w:rPrChange w:id="1107" w:author="Mateus Berardo de Souza Terra" w:date="2016-02-08T22:05:00Z">
                  <w:rPr>
                    <w:ins w:id="1108" w:author="Mateus Berardo de Souza Terra" w:date="2016-02-08T20:04:00Z"/>
                    <w:color w:val="303030"/>
                  </w:rPr>
                </w:rPrChange>
              </w:rPr>
              <w:pPrChange w:id="1109" w:author="Mateus Berardo de Souza Terra" w:date="2016-02-08T22:05:00Z">
                <w:pPr>
                  <w:pStyle w:val="NormalWeb"/>
                  <w:spacing w:before="0" w:beforeAutospacing="0" w:after="160" w:afterAutospacing="0"/>
                  <w:jc w:val="center"/>
                </w:pPr>
              </w:pPrChange>
            </w:pPr>
            <w:ins w:id="1110" w:author="Mateus Berardo de Souza Terra" w:date="2016-02-08T22:13:00Z">
              <w:r>
                <w:rPr>
                  <w:color w:val="303030"/>
                  <w:sz w:val="16"/>
                  <w:szCs w:val="16"/>
                </w:rPr>
                <w:t>.</w:t>
              </w:r>
            </w:ins>
          </w:p>
        </w:tc>
        <w:tc>
          <w:tcPr>
            <w:tcW w:w="1558" w:type="dxa"/>
            <w:tcPrChange w:id="1111"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112" w:author="Mateus Berardo de Souza Terra" w:date="2016-02-08T20:04:00Z"/>
                <w:color w:val="303030"/>
                <w:sz w:val="16"/>
                <w:szCs w:val="16"/>
                <w:rPrChange w:id="1113" w:author="Mateus Berardo de Souza Terra" w:date="2016-02-08T22:05:00Z">
                  <w:rPr>
                    <w:ins w:id="1114" w:author="Mateus Berardo de Souza Terra" w:date="2016-02-08T20:04:00Z"/>
                    <w:color w:val="303030"/>
                  </w:rPr>
                </w:rPrChange>
              </w:rPr>
              <w:pPrChange w:id="1115" w:author="Mateus Berardo de Souza Terra" w:date="2016-02-08T22:05:00Z">
                <w:pPr>
                  <w:pStyle w:val="NormalWeb"/>
                  <w:spacing w:before="0" w:beforeAutospacing="0" w:after="160" w:afterAutospacing="0"/>
                  <w:jc w:val="center"/>
                </w:pPr>
              </w:pPrChange>
            </w:pPr>
            <w:ins w:id="1116" w:author="Mateus Berardo de Souza Terra" w:date="2016-02-08T22:09:00Z">
              <w:r>
                <w:rPr>
                  <w:color w:val="303030"/>
                  <w:sz w:val="16"/>
                  <w:szCs w:val="16"/>
                </w:rPr>
                <w:t>78</w:t>
              </w:r>
            </w:ins>
          </w:p>
        </w:tc>
        <w:tc>
          <w:tcPr>
            <w:tcW w:w="1558" w:type="dxa"/>
            <w:tcPrChange w:id="1117"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118" w:author="Mateus Berardo de Souza Terra" w:date="2016-02-08T20:04:00Z"/>
                <w:color w:val="303030"/>
                <w:sz w:val="16"/>
                <w:szCs w:val="16"/>
                <w:rPrChange w:id="1119" w:author="Mateus Berardo de Souza Terra" w:date="2016-02-08T22:05:00Z">
                  <w:rPr>
                    <w:ins w:id="1120" w:author="Mateus Berardo de Souza Terra" w:date="2016-02-08T20:04:00Z"/>
                    <w:color w:val="303030"/>
                  </w:rPr>
                </w:rPrChange>
              </w:rPr>
              <w:pPrChange w:id="1121" w:author="Mateus Berardo de Souza Terra" w:date="2016-02-08T22:05:00Z">
                <w:pPr>
                  <w:pStyle w:val="NormalWeb"/>
                  <w:spacing w:before="0" w:beforeAutospacing="0" w:after="160" w:afterAutospacing="0"/>
                  <w:jc w:val="center"/>
                </w:pPr>
              </w:pPrChange>
            </w:pPr>
            <w:ins w:id="1122" w:author="Mateus Berardo de Souza Terra" w:date="2016-02-08T22:10:00Z">
              <w:r>
                <w:rPr>
                  <w:color w:val="303030"/>
                  <w:sz w:val="16"/>
                  <w:szCs w:val="16"/>
                </w:rPr>
                <w:t>N</w:t>
              </w:r>
            </w:ins>
          </w:p>
        </w:tc>
        <w:tc>
          <w:tcPr>
            <w:tcW w:w="1559" w:type="dxa"/>
            <w:tcPrChange w:id="1123"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124" w:author="Mateus Berardo de Souza Terra" w:date="2016-02-08T20:04:00Z"/>
                <w:color w:val="303030"/>
                <w:sz w:val="16"/>
                <w:szCs w:val="16"/>
                <w:rPrChange w:id="1125" w:author="Mateus Berardo de Souza Terra" w:date="2016-02-08T22:05:00Z">
                  <w:rPr>
                    <w:ins w:id="1126" w:author="Mateus Berardo de Souza Terra" w:date="2016-02-08T20:04:00Z"/>
                    <w:color w:val="303030"/>
                  </w:rPr>
                </w:rPrChange>
              </w:rPr>
              <w:pPrChange w:id="1127" w:author="Mateus Berardo de Souza Terra" w:date="2016-02-08T22:05:00Z">
                <w:pPr>
                  <w:pStyle w:val="NormalWeb"/>
                  <w:spacing w:before="0" w:beforeAutospacing="0" w:after="160" w:afterAutospacing="0"/>
                  <w:jc w:val="center"/>
                </w:pPr>
              </w:pPrChange>
            </w:pPr>
            <w:ins w:id="1128" w:author="Mateus Berardo de Souza Terra" w:date="2016-02-08T22:09:00Z">
              <w:r>
                <w:rPr>
                  <w:color w:val="303030"/>
                  <w:sz w:val="16"/>
                  <w:szCs w:val="16"/>
                </w:rPr>
                <w:t>110</w:t>
              </w:r>
            </w:ins>
          </w:p>
        </w:tc>
        <w:tc>
          <w:tcPr>
            <w:tcW w:w="1559" w:type="dxa"/>
            <w:tcPrChange w:id="1129"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130" w:author="Mateus Berardo de Souza Terra" w:date="2016-02-08T20:04:00Z"/>
                <w:color w:val="303030"/>
                <w:sz w:val="16"/>
                <w:szCs w:val="16"/>
                <w:rPrChange w:id="1131" w:author="Mateus Berardo de Souza Terra" w:date="2016-02-08T22:05:00Z">
                  <w:rPr>
                    <w:ins w:id="1132" w:author="Mateus Berardo de Souza Terra" w:date="2016-02-08T20:04:00Z"/>
                    <w:color w:val="303030"/>
                  </w:rPr>
                </w:rPrChange>
              </w:rPr>
              <w:pPrChange w:id="1133" w:author="Mateus Berardo de Souza Terra" w:date="2016-02-08T22:05:00Z">
                <w:pPr>
                  <w:pStyle w:val="NormalWeb"/>
                  <w:spacing w:before="0" w:beforeAutospacing="0" w:after="160" w:afterAutospacing="0"/>
                  <w:jc w:val="center"/>
                </w:pPr>
              </w:pPrChange>
            </w:pPr>
            <w:proofErr w:type="gramStart"/>
            <w:ins w:id="1134" w:author="Mateus Berardo de Souza Terra" w:date="2016-02-08T22:11:00Z">
              <w:r>
                <w:rPr>
                  <w:color w:val="303030"/>
                  <w:sz w:val="16"/>
                  <w:szCs w:val="16"/>
                </w:rPr>
                <w:t>n</w:t>
              </w:r>
            </w:ins>
            <w:proofErr w:type="gramEnd"/>
          </w:p>
        </w:tc>
      </w:tr>
      <w:tr w:rsidR="00BA6212" w:rsidRPr="00A76C84" w14:paraId="00FF0903" w14:textId="77777777" w:rsidTr="00A76C84">
        <w:trPr>
          <w:trHeight w:val="20"/>
          <w:ins w:id="1135" w:author="Mateus Berardo de Souza Terra" w:date="2016-02-08T20:04:00Z"/>
        </w:trPr>
        <w:tc>
          <w:tcPr>
            <w:tcW w:w="1558" w:type="dxa"/>
            <w:tcPrChange w:id="1136"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137" w:author="Mateus Berardo de Souza Terra" w:date="2016-02-08T20:04:00Z"/>
                <w:color w:val="303030"/>
                <w:sz w:val="16"/>
                <w:szCs w:val="16"/>
                <w:rPrChange w:id="1138" w:author="Mateus Berardo de Souza Terra" w:date="2016-02-08T22:05:00Z">
                  <w:rPr>
                    <w:ins w:id="1139" w:author="Mateus Berardo de Souza Terra" w:date="2016-02-08T20:04:00Z"/>
                    <w:color w:val="303030"/>
                  </w:rPr>
                </w:rPrChange>
              </w:rPr>
              <w:pPrChange w:id="1140" w:author="Mateus Berardo de Souza Terra" w:date="2016-02-08T22:05:00Z">
                <w:pPr>
                  <w:pStyle w:val="NormalWeb"/>
                  <w:spacing w:before="0" w:beforeAutospacing="0" w:after="160" w:afterAutospacing="0"/>
                  <w:jc w:val="center"/>
                </w:pPr>
              </w:pPrChange>
            </w:pPr>
            <w:ins w:id="1141" w:author="Mateus Berardo de Souza Terra" w:date="2016-02-08T20:05:00Z">
              <w:r w:rsidRPr="00A76C84">
                <w:rPr>
                  <w:color w:val="303030"/>
                  <w:sz w:val="16"/>
                  <w:szCs w:val="16"/>
                  <w:rPrChange w:id="1142" w:author="Mateus Berardo de Souza Terra" w:date="2016-02-08T22:05:00Z">
                    <w:rPr>
                      <w:color w:val="303030"/>
                    </w:rPr>
                  </w:rPrChange>
                </w:rPr>
                <w:t>47</w:t>
              </w:r>
            </w:ins>
          </w:p>
        </w:tc>
        <w:tc>
          <w:tcPr>
            <w:tcW w:w="1558" w:type="dxa"/>
            <w:tcPrChange w:id="1143"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144" w:author="Mateus Berardo de Souza Terra" w:date="2016-02-08T20:04:00Z"/>
                <w:color w:val="303030"/>
                <w:sz w:val="16"/>
                <w:szCs w:val="16"/>
                <w:rPrChange w:id="1145" w:author="Mateus Berardo de Souza Terra" w:date="2016-02-08T22:05:00Z">
                  <w:rPr>
                    <w:ins w:id="1146" w:author="Mateus Berardo de Souza Terra" w:date="2016-02-08T20:04:00Z"/>
                    <w:color w:val="303030"/>
                  </w:rPr>
                </w:rPrChange>
              </w:rPr>
              <w:pPrChange w:id="1147" w:author="Mateus Berardo de Souza Terra" w:date="2016-02-08T22:05:00Z">
                <w:pPr>
                  <w:pStyle w:val="NormalWeb"/>
                  <w:spacing w:before="0" w:beforeAutospacing="0" w:after="160" w:afterAutospacing="0"/>
                  <w:jc w:val="center"/>
                </w:pPr>
              </w:pPrChange>
            </w:pPr>
            <w:ins w:id="1148" w:author="Mateus Berardo de Souza Terra" w:date="2016-02-08T22:13:00Z">
              <w:r>
                <w:rPr>
                  <w:color w:val="303030"/>
                  <w:sz w:val="16"/>
                  <w:szCs w:val="16"/>
                </w:rPr>
                <w:t>/</w:t>
              </w:r>
            </w:ins>
          </w:p>
        </w:tc>
        <w:tc>
          <w:tcPr>
            <w:tcW w:w="1558" w:type="dxa"/>
            <w:tcPrChange w:id="1149"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150" w:author="Mateus Berardo de Souza Terra" w:date="2016-02-08T20:04:00Z"/>
                <w:color w:val="303030"/>
                <w:sz w:val="16"/>
                <w:szCs w:val="16"/>
                <w:rPrChange w:id="1151" w:author="Mateus Berardo de Souza Terra" w:date="2016-02-08T22:05:00Z">
                  <w:rPr>
                    <w:ins w:id="1152" w:author="Mateus Berardo de Souza Terra" w:date="2016-02-08T20:04:00Z"/>
                    <w:color w:val="303030"/>
                  </w:rPr>
                </w:rPrChange>
              </w:rPr>
              <w:pPrChange w:id="1153" w:author="Mateus Berardo de Souza Terra" w:date="2016-02-08T22:05:00Z">
                <w:pPr>
                  <w:pStyle w:val="NormalWeb"/>
                  <w:spacing w:before="0" w:beforeAutospacing="0" w:after="160" w:afterAutospacing="0"/>
                  <w:jc w:val="center"/>
                </w:pPr>
              </w:pPrChange>
            </w:pPr>
            <w:ins w:id="1154" w:author="Mateus Berardo de Souza Terra" w:date="2016-02-08T22:09:00Z">
              <w:r>
                <w:rPr>
                  <w:color w:val="303030"/>
                  <w:sz w:val="16"/>
                  <w:szCs w:val="16"/>
                </w:rPr>
                <w:t>79</w:t>
              </w:r>
            </w:ins>
          </w:p>
        </w:tc>
        <w:tc>
          <w:tcPr>
            <w:tcW w:w="1558" w:type="dxa"/>
            <w:tcPrChange w:id="1155"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156" w:author="Mateus Berardo de Souza Terra" w:date="2016-02-08T20:04:00Z"/>
                <w:color w:val="303030"/>
                <w:sz w:val="16"/>
                <w:szCs w:val="16"/>
                <w:rPrChange w:id="1157" w:author="Mateus Berardo de Souza Terra" w:date="2016-02-08T22:05:00Z">
                  <w:rPr>
                    <w:ins w:id="1158" w:author="Mateus Berardo de Souza Terra" w:date="2016-02-08T20:04:00Z"/>
                    <w:color w:val="303030"/>
                  </w:rPr>
                </w:rPrChange>
              </w:rPr>
              <w:pPrChange w:id="1159" w:author="Mateus Berardo de Souza Terra" w:date="2016-02-08T22:05:00Z">
                <w:pPr>
                  <w:pStyle w:val="NormalWeb"/>
                  <w:spacing w:before="0" w:beforeAutospacing="0" w:after="160" w:afterAutospacing="0"/>
                  <w:jc w:val="center"/>
                </w:pPr>
              </w:pPrChange>
            </w:pPr>
            <w:ins w:id="1160" w:author="Mateus Berardo de Souza Terra" w:date="2016-02-08T22:10:00Z">
              <w:r>
                <w:rPr>
                  <w:color w:val="303030"/>
                  <w:sz w:val="16"/>
                  <w:szCs w:val="16"/>
                </w:rPr>
                <w:t>O</w:t>
              </w:r>
            </w:ins>
          </w:p>
        </w:tc>
        <w:tc>
          <w:tcPr>
            <w:tcW w:w="1559" w:type="dxa"/>
            <w:tcPrChange w:id="1161"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162" w:author="Mateus Berardo de Souza Terra" w:date="2016-02-08T20:04:00Z"/>
                <w:color w:val="303030"/>
                <w:sz w:val="16"/>
                <w:szCs w:val="16"/>
                <w:rPrChange w:id="1163" w:author="Mateus Berardo de Souza Terra" w:date="2016-02-08T22:05:00Z">
                  <w:rPr>
                    <w:ins w:id="1164" w:author="Mateus Berardo de Souza Terra" w:date="2016-02-08T20:04:00Z"/>
                    <w:color w:val="303030"/>
                  </w:rPr>
                </w:rPrChange>
              </w:rPr>
              <w:pPrChange w:id="1165" w:author="Mateus Berardo de Souza Terra" w:date="2016-02-08T22:05:00Z">
                <w:pPr>
                  <w:pStyle w:val="NormalWeb"/>
                  <w:spacing w:before="0" w:beforeAutospacing="0" w:after="160" w:afterAutospacing="0"/>
                  <w:jc w:val="center"/>
                </w:pPr>
              </w:pPrChange>
            </w:pPr>
            <w:ins w:id="1166" w:author="Mateus Berardo de Souza Terra" w:date="2016-02-08T22:09:00Z">
              <w:r>
                <w:rPr>
                  <w:color w:val="303030"/>
                  <w:sz w:val="16"/>
                  <w:szCs w:val="16"/>
                </w:rPr>
                <w:t>111</w:t>
              </w:r>
            </w:ins>
          </w:p>
        </w:tc>
        <w:tc>
          <w:tcPr>
            <w:tcW w:w="1559" w:type="dxa"/>
            <w:tcPrChange w:id="1167"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168" w:author="Mateus Berardo de Souza Terra" w:date="2016-02-08T20:04:00Z"/>
                <w:color w:val="303030"/>
                <w:sz w:val="16"/>
                <w:szCs w:val="16"/>
                <w:rPrChange w:id="1169" w:author="Mateus Berardo de Souza Terra" w:date="2016-02-08T22:05:00Z">
                  <w:rPr>
                    <w:ins w:id="1170" w:author="Mateus Berardo de Souza Terra" w:date="2016-02-08T20:04:00Z"/>
                    <w:color w:val="303030"/>
                  </w:rPr>
                </w:rPrChange>
              </w:rPr>
              <w:pPrChange w:id="1171" w:author="Mateus Berardo de Souza Terra" w:date="2016-02-08T22:05:00Z">
                <w:pPr>
                  <w:pStyle w:val="NormalWeb"/>
                  <w:spacing w:before="0" w:beforeAutospacing="0" w:after="160" w:afterAutospacing="0"/>
                  <w:jc w:val="center"/>
                </w:pPr>
              </w:pPrChange>
            </w:pPr>
            <w:proofErr w:type="gramStart"/>
            <w:ins w:id="1172" w:author="Mateus Berardo de Souza Terra" w:date="2016-02-08T22:11:00Z">
              <w:r>
                <w:rPr>
                  <w:color w:val="303030"/>
                  <w:sz w:val="16"/>
                  <w:szCs w:val="16"/>
                </w:rPr>
                <w:t>o</w:t>
              </w:r>
            </w:ins>
            <w:proofErr w:type="gramEnd"/>
          </w:p>
        </w:tc>
      </w:tr>
      <w:tr w:rsidR="00BA6212" w:rsidRPr="00A76C84" w14:paraId="32077213" w14:textId="77777777" w:rsidTr="00A76C84">
        <w:trPr>
          <w:trHeight w:val="20"/>
          <w:ins w:id="1173" w:author="Mateus Berardo de Souza Terra" w:date="2016-02-08T20:04:00Z"/>
        </w:trPr>
        <w:tc>
          <w:tcPr>
            <w:tcW w:w="1558" w:type="dxa"/>
            <w:tcPrChange w:id="1174"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175" w:author="Mateus Berardo de Souza Terra" w:date="2016-02-08T20:04:00Z"/>
                <w:color w:val="303030"/>
                <w:sz w:val="16"/>
                <w:szCs w:val="16"/>
                <w:rPrChange w:id="1176" w:author="Mateus Berardo de Souza Terra" w:date="2016-02-08T22:05:00Z">
                  <w:rPr>
                    <w:ins w:id="1177" w:author="Mateus Berardo de Souza Terra" w:date="2016-02-08T20:04:00Z"/>
                    <w:color w:val="303030"/>
                  </w:rPr>
                </w:rPrChange>
              </w:rPr>
              <w:pPrChange w:id="1178" w:author="Mateus Berardo de Souza Terra" w:date="2016-02-08T22:05:00Z">
                <w:pPr>
                  <w:pStyle w:val="NormalWeb"/>
                  <w:spacing w:before="0" w:beforeAutospacing="0" w:after="160" w:afterAutospacing="0"/>
                  <w:jc w:val="center"/>
                </w:pPr>
              </w:pPrChange>
            </w:pPr>
            <w:ins w:id="1179" w:author="Mateus Berardo de Souza Terra" w:date="2016-02-08T20:05:00Z">
              <w:r w:rsidRPr="00A76C84">
                <w:rPr>
                  <w:color w:val="303030"/>
                  <w:sz w:val="16"/>
                  <w:szCs w:val="16"/>
                  <w:rPrChange w:id="1180" w:author="Mateus Berardo de Souza Terra" w:date="2016-02-08T22:05:00Z">
                    <w:rPr>
                      <w:color w:val="303030"/>
                    </w:rPr>
                  </w:rPrChange>
                </w:rPr>
                <w:t>48</w:t>
              </w:r>
            </w:ins>
          </w:p>
        </w:tc>
        <w:tc>
          <w:tcPr>
            <w:tcW w:w="1558" w:type="dxa"/>
            <w:tcPrChange w:id="1181"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182" w:author="Mateus Berardo de Souza Terra" w:date="2016-02-08T20:04:00Z"/>
                <w:color w:val="303030"/>
                <w:sz w:val="16"/>
                <w:szCs w:val="16"/>
                <w:rPrChange w:id="1183" w:author="Mateus Berardo de Souza Terra" w:date="2016-02-08T22:05:00Z">
                  <w:rPr>
                    <w:ins w:id="1184" w:author="Mateus Berardo de Souza Terra" w:date="2016-02-08T20:04:00Z"/>
                    <w:color w:val="303030"/>
                  </w:rPr>
                </w:rPrChange>
              </w:rPr>
              <w:pPrChange w:id="1185" w:author="Mateus Berardo de Souza Terra" w:date="2016-02-08T22:05:00Z">
                <w:pPr>
                  <w:pStyle w:val="NormalWeb"/>
                  <w:spacing w:before="0" w:beforeAutospacing="0" w:after="160" w:afterAutospacing="0"/>
                  <w:jc w:val="center"/>
                </w:pPr>
              </w:pPrChange>
            </w:pPr>
            <w:ins w:id="1186" w:author="Mateus Berardo de Souza Terra" w:date="2016-02-08T22:13:00Z">
              <w:r>
                <w:rPr>
                  <w:color w:val="303030"/>
                  <w:sz w:val="16"/>
                  <w:szCs w:val="16"/>
                </w:rPr>
                <w:t>0</w:t>
              </w:r>
            </w:ins>
          </w:p>
        </w:tc>
        <w:tc>
          <w:tcPr>
            <w:tcW w:w="1558" w:type="dxa"/>
            <w:tcPrChange w:id="1187"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188" w:author="Mateus Berardo de Souza Terra" w:date="2016-02-08T20:04:00Z"/>
                <w:color w:val="303030"/>
                <w:sz w:val="16"/>
                <w:szCs w:val="16"/>
                <w:rPrChange w:id="1189" w:author="Mateus Berardo de Souza Terra" w:date="2016-02-08T22:05:00Z">
                  <w:rPr>
                    <w:ins w:id="1190" w:author="Mateus Berardo de Souza Terra" w:date="2016-02-08T20:04:00Z"/>
                    <w:color w:val="303030"/>
                  </w:rPr>
                </w:rPrChange>
              </w:rPr>
              <w:pPrChange w:id="1191" w:author="Mateus Berardo de Souza Terra" w:date="2016-02-08T22:05:00Z">
                <w:pPr>
                  <w:pStyle w:val="NormalWeb"/>
                  <w:spacing w:before="0" w:beforeAutospacing="0" w:after="160" w:afterAutospacing="0"/>
                  <w:jc w:val="center"/>
                </w:pPr>
              </w:pPrChange>
            </w:pPr>
            <w:ins w:id="1192" w:author="Mateus Berardo de Souza Terra" w:date="2016-02-08T22:09:00Z">
              <w:r>
                <w:rPr>
                  <w:color w:val="303030"/>
                  <w:sz w:val="16"/>
                  <w:szCs w:val="16"/>
                </w:rPr>
                <w:t>80</w:t>
              </w:r>
            </w:ins>
          </w:p>
        </w:tc>
        <w:tc>
          <w:tcPr>
            <w:tcW w:w="1558" w:type="dxa"/>
            <w:tcPrChange w:id="1193"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194" w:author="Mateus Berardo de Souza Terra" w:date="2016-02-08T20:04:00Z"/>
                <w:color w:val="303030"/>
                <w:sz w:val="16"/>
                <w:szCs w:val="16"/>
                <w:rPrChange w:id="1195" w:author="Mateus Berardo de Souza Terra" w:date="2016-02-08T22:05:00Z">
                  <w:rPr>
                    <w:ins w:id="1196" w:author="Mateus Berardo de Souza Terra" w:date="2016-02-08T20:04:00Z"/>
                    <w:color w:val="303030"/>
                  </w:rPr>
                </w:rPrChange>
              </w:rPr>
              <w:pPrChange w:id="1197" w:author="Mateus Berardo de Souza Terra" w:date="2016-02-08T22:05:00Z">
                <w:pPr>
                  <w:pStyle w:val="NormalWeb"/>
                  <w:spacing w:before="0" w:beforeAutospacing="0" w:after="160" w:afterAutospacing="0"/>
                  <w:jc w:val="center"/>
                </w:pPr>
              </w:pPrChange>
            </w:pPr>
            <w:ins w:id="1198" w:author="Mateus Berardo de Souza Terra" w:date="2016-02-08T22:10:00Z">
              <w:r>
                <w:rPr>
                  <w:color w:val="303030"/>
                  <w:sz w:val="16"/>
                  <w:szCs w:val="16"/>
                </w:rPr>
                <w:t>P</w:t>
              </w:r>
            </w:ins>
          </w:p>
        </w:tc>
        <w:tc>
          <w:tcPr>
            <w:tcW w:w="1559" w:type="dxa"/>
            <w:tcPrChange w:id="1199"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200" w:author="Mateus Berardo de Souza Terra" w:date="2016-02-08T20:04:00Z"/>
                <w:color w:val="303030"/>
                <w:sz w:val="16"/>
                <w:szCs w:val="16"/>
                <w:rPrChange w:id="1201" w:author="Mateus Berardo de Souza Terra" w:date="2016-02-08T22:05:00Z">
                  <w:rPr>
                    <w:ins w:id="1202" w:author="Mateus Berardo de Souza Terra" w:date="2016-02-08T20:04:00Z"/>
                    <w:color w:val="303030"/>
                  </w:rPr>
                </w:rPrChange>
              </w:rPr>
              <w:pPrChange w:id="1203" w:author="Mateus Berardo de Souza Terra" w:date="2016-02-08T22:05:00Z">
                <w:pPr>
                  <w:pStyle w:val="NormalWeb"/>
                  <w:spacing w:before="0" w:beforeAutospacing="0" w:after="160" w:afterAutospacing="0"/>
                  <w:jc w:val="center"/>
                </w:pPr>
              </w:pPrChange>
            </w:pPr>
            <w:ins w:id="1204" w:author="Mateus Berardo de Souza Terra" w:date="2016-02-08T22:09:00Z">
              <w:r>
                <w:rPr>
                  <w:color w:val="303030"/>
                  <w:sz w:val="16"/>
                  <w:szCs w:val="16"/>
                </w:rPr>
                <w:t>112</w:t>
              </w:r>
            </w:ins>
          </w:p>
        </w:tc>
        <w:tc>
          <w:tcPr>
            <w:tcW w:w="1559" w:type="dxa"/>
            <w:tcPrChange w:id="1205"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206" w:author="Mateus Berardo de Souza Terra" w:date="2016-02-08T20:04:00Z"/>
                <w:color w:val="303030"/>
                <w:sz w:val="16"/>
                <w:szCs w:val="16"/>
                <w:rPrChange w:id="1207" w:author="Mateus Berardo de Souza Terra" w:date="2016-02-08T22:05:00Z">
                  <w:rPr>
                    <w:ins w:id="1208" w:author="Mateus Berardo de Souza Terra" w:date="2016-02-08T20:04:00Z"/>
                    <w:color w:val="303030"/>
                  </w:rPr>
                </w:rPrChange>
              </w:rPr>
              <w:pPrChange w:id="1209" w:author="Mateus Berardo de Souza Terra" w:date="2016-02-08T22:05:00Z">
                <w:pPr>
                  <w:pStyle w:val="NormalWeb"/>
                  <w:spacing w:before="0" w:beforeAutospacing="0" w:after="160" w:afterAutospacing="0"/>
                  <w:jc w:val="center"/>
                </w:pPr>
              </w:pPrChange>
            </w:pPr>
            <w:proofErr w:type="gramStart"/>
            <w:ins w:id="1210" w:author="Mateus Berardo de Souza Terra" w:date="2016-02-08T22:11:00Z">
              <w:r>
                <w:rPr>
                  <w:color w:val="303030"/>
                  <w:sz w:val="16"/>
                  <w:szCs w:val="16"/>
                </w:rPr>
                <w:t>p</w:t>
              </w:r>
            </w:ins>
            <w:proofErr w:type="gramEnd"/>
          </w:p>
        </w:tc>
      </w:tr>
      <w:tr w:rsidR="00BA6212" w:rsidRPr="00A76C84" w14:paraId="1E117F82" w14:textId="77777777" w:rsidTr="00A76C84">
        <w:trPr>
          <w:trHeight w:val="20"/>
          <w:ins w:id="1211" w:author="Mateus Berardo de Souza Terra" w:date="2016-02-08T20:04:00Z"/>
        </w:trPr>
        <w:tc>
          <w:tcPr>
            <w:tcW w:w="1558" w:type="dxa"/>
            <w:tcPrChange w:id="1212"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213" w:author="Mateus Berardo de Souza Terra" w:date="2016-02-08T20:04:00Z"/>
                <w:color w:val="303030"/>
                <w:sz w:val="16"/>
                <w:szCs w:val="16"/>
                <w:rPrChange w:id="1214" w:author="Mateus Berardo de Souza Terra" w:date="2016-02-08T22:05:00Z">
                  <w:rPr>
                    <w:ins w:id="1215" w:author="Mateus Berardo de Souza Terra" w:date="2016-02-08T20:04:00Z"/>
                    <w:color w:val="303030"/>
                  </w:rPr>
                </w:rPrChange>
              </w:rPr>
              <w:pPrChange w:id="1216" w:author="Mateus Berardo de Souza Terra" w:date="2016-02-08T22:05:00Z">
                <w:pPr>
                  <w:pStyle w:val="NormalWeb"/>
                  <w:spacing w:before="0" w:beforeAutospacing="0" w:after="160" w:afterAutospacing="0"/>
                  <w:jc w:val="center"/>
                </w:pPr>
              </w:pPrChange>
            </w:pPr>
            <w:ins w:id="1217" w:author="Mateus Berardo de Souza Terra" w:date="2016-02-08T20:05:00Z">
              <w:r w:rsidRPr="00A76C84">
                <w:rPr>
                  <w:color w:val="303030"/>
                  <w:sz w:val="16"/>
                  <w:szCs w:val="16"/>
                  <w:rPrChange w:id="1218" w:author="Mateus Berardo de Souza Terra" w:date="2016-02-08T22:05:00Z">
                    <w:rPr>
                      <w:color w:val="303030"/>
                    </w:rPr>
                  </w:rPrChange>
                </w:rPr>
                <w:t>49</w:t>
              </w:r>
            </w:ins>
          </w:p>
        </w:tc>
        <w:tc>
          <w:tcPr>
            <w:tcW w:w="1558" w:type="dxa"/>
            <w:tcPrChange w:id="1219"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220" w:author="Mateus Berardo de Souza Terra" w:date="2016-02-08T20:04:00Z"/>
                <w:color w:val="303030"/>
                <w:sz w:val="16"/>
                <w:szCs w:val="16"/>
                <w:rPrChange w:id="1221" w:author="Mateus Berardo de Souza Terra" w:date="2016-02-08T22:05:00Z">
                  <w:rPr>
                    <w:ins w:id="1222" w:author="Mateus Berardo de Souza Terra" w:date="2016-02-08T20:04:00Z"/>
                    <w:color w:val="303030"/>
                  </w:rPr>
                </w:rPrChange>
              </w:rPr>
              <w:pPrChange w:id="1223" w:author="Mateus Berardo de Souza Terra" w:date="2016-02-08T22:05:00Z">
                <w:pPr>
                  <w:pStyle w:val="NormalWeb"/>
                  <w:spacing w:before="0" w:beforeAutospacing="0" w:after="160" w:afterAutospacing="0"/>
                  <w:jc w:val="center"/>
                </w:pPr>
              </w:pPrChange>
            </w:pPr>
            <w:ins w:id="1224" w:author="Mateus Berardo de Souza Terra" w:date="2016-02-08T22:13:00Z">
              <w:r>
                <w:rPr>
                  <w:color w:val="303030"/>
                  <w:sz w:val="16"/>
                  <w:szCs w:val="16"/>
                </w:rPr>
                <w:t>1</w:t>
              </w:r>
            </w:ins>
          </w:p>
        </w:tc>
        <w:tc>
          <w:tcPr>
            <w:tcW w:w="1558" w:type="dxa"/>
            <w:tcPrChange w:id="1225"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226" w:author="Mateus Berardo de Souza Terra" w:date="2016-02-08T20:04:00Z"/>
                <w:color w:val="303030"/>
                <w:sz w:val="16"/>
                <w:szCs w:val="16"/>
                <w:rPrChange w:id="1227" w:author="Mateus Berardo de Souza Terra" w:date="2016-02-08T22:05:00Z">
                  <w:rPr>
                    <w:ins w:id="1228" w:author="Mateus Berardo de Souza Terra" w:date="2016-02-08T20:04:00Z"/>
                    <w:color w:val="303030"/>
                  </w:rPr>
                </w:rPrChange>
              </w:rPr>
              <w:pPrChange w:id="1229" w:author="Mateus Berardo de Souza Terra" w:date="2016-02-08T22:05:00Z">
                <w:pPr>
                  <w:pStyle w:val="NormalWeb"/>
                  <w:spacing w:before="0" w:beforeAutospacing="0" w:after="160" w:afterAutospacing="0"/>
                  <w:jc w:val="center"/>
                </w:pPr>
              </w:pPrChange>
            </w:pPr>
            <w:ins w:id="1230" w:author="Mateus Berardo de Souza Terra" w:date="2016-02-08T22:09:00Z">
              <w:r>
                <w:rPr>
                  <w:color w:val="303030"/>
                  <w:sz w:val="16"/>
                  <w:szCs w:val="16"/>
                </w:rPr>
                <w:t>81</w:t>
              </w:r>
            </w:ins>
          </w:p>
        </w:tc>
        <w:tc>
          <w:tcPr>
            <w:tcW w:w="1558" w:type="dxa"/>
            <w:tcPrChange w:id="1231"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232" w:author="Mateus Berardo de Souza Terra" w:date="2016-02-08T20:04:00Z"/>
                <w:color w:val="303030"/>
                <w:sz w:val="16"/>
                <w:szCs w:val="16"/>
                <w:rPrChange w:id="1233" w:author="Mateus Berardo de Souza Terra" w:date="2016-02-08T22:05:00Z">
                  <w:rPr>
                    <w:ins w:id="1234" w:author="Mateus Berardo de Souza Terra" w:date="2016-02-08T20:04:00Z"/>
                    <w:color w:val="303030"/>
                  </w:rPr>
                </w:rPrChange>
              </w:rPr>
              <w:pPrChange w:id="1235" w:author="Mateus Berardo de Souza Terra" w:date="2016-02-08T22:05:00Z">
                <w:pPr>
                  <w:pStyle w:val="NormalWeb"/>
                  <w:spacing w:before="0" w:beforeAutospacing="0" w:after="160" w:afterAutospacing="0"/>
                  <w:jc w:val="center"/>
                </w:pPr>
              </w:pPrChange>
            </w:pPr>
            <w:ins w:id="1236" w:author="Mateus Berardo de Souza Terra" w:date="2016-02-08T22:10:00Z">
              <w:r>
                <w:rPr>
                  <w:color w:val="303030"/>
                  <w:sz w:val="16"/>
                  <w:szCs w:val="16"/>
                </w:rPr>
                <w:t>Q</w:t>
              </w:r>
            </w:ins>
          </w:p>
        </w:tc>
        <w:tc>
          <w:tcPr>
            <w:tcW w:w="1559" w:type="dxa"/>
            <w:tcPrChange w:id="1237"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238" w:author="Mateus Berardo de Souza Terra" w:date="2016-02-08T20:04:00Z"/>
                <w:color w:val="303030"/>
                <w:sz w:val="16"/>
                <w:szCs w:val="16"/>
                <w:rPrChange w:id="1239" w:author="Mateus Berardo de Souza Terra" w:date="2016-02-08T22:05:00Z">
                  <w:rPr>
                    <w:ins w:id="1240" w:author="Mateus Berardo de Souza Terra" w:date="2016-02-08T20:04:00Z"/>
                    <w:color w:val="303030"/>
                  </w:rPr>
                </w:rPrChange>
              </w:rPr>
              <w:pPrChange w:id="1241" w:author="Mateus Berardo de Souza Terra" w:date="2016-02-08T22:05:00Z">
                <w:pPr>
                  <w:pStyle w:val="NormalWeb"/>
                  <w:spacing w:before="0" w:beforeAutospacing="0" w:after="160" w:afterAutospacing="0"/>
                  <w:jc w:val="center"/>
                </w:pPr>
              </w:pPrChange>
            </w:pPr>
            <w:ins w:id="1242" w:author="Mateus Berardo de Souza Terra" w:date="2016-02-08T22:09:00Z">
              <w:r>
                <w:rPr>
                  <w:color w:val="303030"/>
                  <w:sz w:val="16"/>
                  <w:szCs w:val="16"/>
                </w:rPr>
                <w:t>113</w:t>
              </w:r>
            </w:ins>
          </w:p>
        </w:tc>
        <w:tc>
          <w:tcPr>
            <w:tcW w:w="1559" w:type="dxa"/>
            <w:tcPrChange w:id="1243"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244" w:author="Mateus Berardo de Souza Terra" w:date="2016-02-08T20:04:00Z"/>
                <w:color w:val="303030"/>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proofErr w:type="gramStart"/>
            <w:ins w:id="1248" w:author="Mateus Berardo de Souza Terra" w:date="2016-02-08T22:11:00Z">
              <w:r>
                <w:rPr>
                  <w:color w:val="303030"/>
                  <w:sz w:val="16"/>
                  <w:szCs w:val="16"/>
                </w:rPr>
                <w:t>q</w:t>
              </w:r>
            </w:ins>
            <w:proofErr w:type="gramEnd"/>
          </w:p>
        </w:tc>
      </w:tr>
      <w:tr w:rsidR="00BA6212" w:rsidRPr="00A76C84" w14:paraId="496E90E1" w14:textId="77777777" w:rsidTr="00A76C84">
        <w:trPr>
          <w:trHeight w:val="20"/>
          <w:ins w:id="1249" w:author="Mateus Berardo de Souza Terra" w:date="2016-02-08T20:04:00Z"/>
        </w:trPr>
        <w:tc>
          <w:tcPr>
            <w:tcW w:w="1558" w:type="dxa"/>
            <w:tcPrChange w:id="1250"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251" w:author="Mateus Berardo de Souza Terra" w:date="2016-02-08T20:04:00Z"/>
                <w:color w:val="303030"/>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0:05:00Z">
              <w:r w:rsidRPr="00A76C84">
                <w:rPr>
                  <w:color w:val="303030"/>
                  <w:sz w:val="16"/>
                  <w:szCs w:val="16"/>
                  <w:rPrChange w:id="1256" w:author="Mateus Berardo de Souza Terra" w:date="2016-02-08T22:05:00Z">
                    <w:rPr>
                      <w:color w:val="303030"/>
                    </w:rPr>
                  </w:rPrChange>
                </w:rPr>
                <w:t>50</w:t>
              </w:r>
            </w:ins>
          </w:p>
        </w:tc>
        <w:tc>
          <w:tcPr>
            <w:tcW w:w="1558" w:type="dxa"/>
            <w:tcPrChange w:id="1257"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258" w:author="Mateus Berardo de Souza Terra" w:date="2016-02-08T20:04:00Z"/>
                <w:color w:val="303030"/>
                <w:sz w:val="16"/>
                <w:szCs w:val="16"/>
                <w:rPrChange w:id="1259" w:author="Mateus Berardo de Souza Terra" w:date="2016-02-08T22:05:00Z">
                  <w:rPr>
                    <w:ins w:id="1260" w:author="Mateus Berardo de Souza Terra" w:date="2016-02-08T20:04:00Z"/>
                    <w:color w:val="303030"/>
                  </w:rPr>
                </w:rPrChange>
              </w:rPr>
              <w:pPrChange w:id="1261" w:author="Mateus Berardo de Souza Terra" w:date="2016-02-08T22:05:00Z">
                <w:pPr>
                  <w:pStyle w:val="NormalWeb"/>
                  <w:spacing w:before="0" w:beforeAutospacing="0" w:after="160" w:afterAutospacing="0"/>
                  <w:jc w:val="center"/>
                </w:pPr>
              </w:pPrChange>
            </w:pPr>
            <w:ins w:id="1262" w:author="Mateus Berardo de Souza Terra" w:date="2016-02-08T22:13:00Z">
              <w:r>
                <w:rPr>
                  <w:color w:val="303030"/>
                  <w:sz w:val="16"/>
                  <w:szCs w:val="16"/>
                </w:rPr>
                <w:t>2</w:t>
              </w:r>
            </w:ins>
          </w:p>
        </w:tc>
        <w:tc>
          <w:tcPr>
            <w:tcW w:w="1558" w:type="dxa"/>
            <w:tcPrChange w:id="1263"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264" w:author="Mateus Berardo de Souza Terra" w:date="2016-02-08T20:04:00Z"/>
                <w:color w:val="303030"/>
                <w:sz w:val="16"/>
                <w:szCs w:val="16"/>
                <w:rPrChange w:id="1265" w:author="Mateus Berardo de Souza Terra" w:date="2016-02-08T22:05:00Z">
                  <w:rPr>
                    <w:ins w:id="1266" w:author="Mateus Berardo de Souza Terra" w:date="2016-02-08T20:04:00Z"/>
                    <w:color w:val="303030"/>
                  </w:rPr>
                </w:rPrChange>
              </w:rPr>
              <w:pPrChange w:id="1267" w:author="Mateus Berardo de Souza Terra" w:date="2016-02-08T22:05:00Z">
                <w:pPr>
                  <w:pStyle w:val="NormalWeb"/>
                  <w:spacing w:before="0" w:beforeAutospacing="0" w:after="160" w:afterAutospacing="0"/>
                  <w:jc w:val="center"/>
                </w:pPr>
              </w:pPrChange>
            </w:pPr>
            <w:ins w:id="1268" w:author="Mateus Berardo de Souza Terra" w:date="2016-02-08T22:09:00Z">
              <w:r>
                <w:rPr>
                  <w:color w:val="303030"/>
                  <w:sz w:val="16"/>
                  <w:szCs w:val="16"/>
                </w:rPr>
                <w:t>82</w:t>
              </w:r>
            </w:ins>
          </w:p>
        </w:tc>
        <w:tc>
          <w:tcPr>
            <w:tcW w:w="1558" w:type="dxa"/>
            <w:tcPrChange w:id="1269"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270" w:author="Mateus Berardo de Souza Terra" w:date="2016-02-08T20:04:00Z"/>
                <w:color w:val="303030"/>
                <w:sz w:val="16"/>
                <w:szCs w:val="16"/>
                <w:rPrChange w:id="1271" w:author="Mateus Berardo de Souza Terra" w:date="2016-02-08T22:05:00Z">
                  <w:rPr>
                    <w:ins w:id="1272" w:author="Mateus Berardo de Souza Terra" w:date="2016-02-08T20:04:00Z"/>
                    <w:color w:val="303030"/>
                  </w:rPr>
                </w:rPrChange>
              </w:rPr>
              <w:pPrChange w:id="1273" w:author="Mateus Berardo de Souza Terra" w:date="2016-02-08T22:05:00Z">
                <w:pPr>
                  <w:pStyle w:val="NormalWeb"/>
                  <w:spacing w:before="0" w:beforeAutospacing="0" w:after="160" w:afterAutospacing="0"/>
                  <w:jc w:val="center"/>
                </w:pPr>
              </w:pPrChange>
            </w:pPr>
            <w:ins w:id="1274" w:author="Mateus Berardo de Souza Terra" w:date="2016-02-08T22:10:00Z">
              <w:r>
                <w:rPr>
                  <w:color w:val="303030"/>
                  <w:sz w:val="16"/>
                  <w:szCs w:val="16"/>
                </w:rPr>
                <w:t>R</w:t>
              </w:r>
            </w:ins>
          </w:p>
        </w:tc>
        <w:tc>
          <w:tcPr>
            <w:tcW w:w="1559" w:type="dxa"/>
            <w:tcPrChange w:id="1275"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276" w:author="Mateus Berardo de Souza Terra" w:date="2016-02-08T20:04:00Z"/>
                <w:color w:val="303030"/>
                <w:sz w:val="16"/>
                <w:szCs w:val="16"/>
                <w:rPrChange w:id="1277" w:author="Mateus Berardo de Souza Terra" w:date="2016-02-08T22:05:00Z">
                  <w:rPr>
                    <w:ins w:id="1278" w:author="Mateus Berardo de Souza Terra" w:date="2016-02-08T20:04:00Z"/>
                    <w:color w:val="303030"/>
                  </w:rPr>
                </w:rPrChange>
              </w:rPr>
              <w:pPrChange w:id="1279" w:author="Mateus Berardo de Souza Terra" w:date="2016-02-08T22:05:00Z">
                <w:pPr>
                  <w:pStyle w:val="NormalWeb"/>
                  <w:spacing w:before="0" w:beforeAutospacing="0" w:after="160" w:afterAutospacing="0"/>
                  <w:jc w:val="center"/>
                </w:pPr>
              </w:pPrChange>
            </w:pPr>
            <w:ins w:id="1280" w:author="Mateus Berardo de Souza Terra" w:date="2016-02-08T22:09:00Z">
              <w:r>
                <w:rPr>
                  <w:color w:val="303030"/>
                  <w:sz w:val="16"/>
                  <w:szCs w:val="16"/>
                </w:rPr>
                <w:t>114</w:t>
              </w:r>
            </w:ins>
          </w:p>
        </w:tc>
        <w:tc>
          <w:tcPr>
            <w:tcW w:w="1559" w:type="dxa"/>
            <w:tcPrChange w:id="1281"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282" w:author="Mateus Berardo de Souza Terra" w:date="2016-02-08T20:04:00Z"/>
                <w:color w:val="303030"/>
                <w:sz w:val="16"/>
                <w:szCs w:val="16"/>
                <w:rPrChange w:id="1283" w:author="Mateus Berardo de Souza Terra" w:date="2016-02-08T22:05:00Z">
                  <w:rPr>
                    <w:ins w:id="1284" w:author="Mateus Berardo de Souza Terra" w:date="2016-02-08T20:04:00Z"/>
                    <w:color w:val="303030"/>
                  </w:rPr>
                </w:rPrChange>
              </w:rPr>
              <w:pPrChange w:id="1285" w:author="Mateus Berardo de Souza Terra" w:date="2016-02-08T22:05:00Z">
                <w:pPr>
                  <w:pStyle w:val="NormalWeb"/>
                  <w:spacing w:before="0" w:beforeAutospacing="0" w:after="160" w:afterAutospacing="0"/>
                  <w:jc w:val="center"/>
                </w:pPr>
              </w:pPrChange>
            </w:pPr>
            <w:proofErr w:type="gramStart"/>
            <w:ins w:id="1286" w:author="Mateus Berardo de Souza Terra" w:date="2016-02-08T22:11:00Z">
              <w:r>
                <w:rPr>
                  <w:color w:val="303030"/>
                  <w:sz w:val="16"/>
                  <w:szCs w:val="16"/>
                </w:rPr>
                <w:t>r</w:t>
              </w:r>
            </w:ins>
            <w:proofErr w:type="gramEnd"/>
          </w:p>
        </w:tc>
      </w:tr>
      <w:tr w:rsidR="00BA6212" w:rsidRPr="00A76C84" w14:paraId="73F1571C" w14:textId="77777777" w:rsidTr="00A76C84">
        <w:trPr>
          <w:trHeight w:val="20"/>
          <w:ins w:id="1287" w:author="Mateus Berardo de Souza Terra" w:date="2016-02-08T20:04:00Z"/>
        </w:trPr>
        <w:tc>
          <w:tcPr>
            <w:tcW w:w="1558" w:type="dxa"/>
            <w:tcPrChange w:id="1288"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289" w:author="Mateus Berardo de Souza Terra" w:date="2016-02-08T20:04:00Z"/>
                <w:color w:val="303030"/>
                <w:sz w:val="16"/>
                <w:szCs w:val="16"/>
                <w:rPrChange w:id="1290" w:author="Mateus Berardo de Souza Terra" w:date="2016-02-08T22:05:00Z">
                  <w:rPr>
                    <w:ins w:id="1291" w:author="Mateus Berardo de Souza Terra" w:date="2016-02-08T20:04:00Z"/>
                    <w:color w:val="303030"/>
                  </w:rPr>
                </w:rPrChange>
              </w:rPr>
              <w:pPrChange w:id="1292" w:author="Mateus Berardo de Souza Terra" w:date="2016-02-08T22:05:00Z">
                <w:pPr>
                  <w:pStyle w:val="NormalWeb"/>
                  <w:spacing w:before="0" w:beforeAutospacing="0" w:after="160" w:afterAutospacing="0"/>
                  <w:jc w:val="center"/>
                </w:pPr>
              </w:pPrChange>
            </w:pPr>
            <w:ins w:id="1293" w:author="Mateus Berardo de Souza Terra" w:date="2016-02-08T20:05:00Z">
              <w:r w:rsidRPr="00A76C84">
                <w:rPr>
                  <w:color w:val="303030"/>
                  <w:sz w:val="16"/>
                  <w:szCs w:val="16"/>
                  <w:rPrChange w:id="1294" w:author="Mateus Berardo de Souza Terra" w:date="2016-02-08T22:05:00Z">
                    <w:rPr>
                      <w:color w:val="303030"/>
                    </w:rPr>
                  </w:rPrChange>
                </w:rPr>
                <w:t>51</w:t>
              </w:r>
            </w:ins>
          </w:p>
        </w:tc>
        <w:tc>
          <w:tcPr>
            <w:tcW w:w="1558" w:type="dxa"/>
            <w:tcPrChange w:id="1295"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1296" w:author="Mateus Berardo de Souza Terra" w:date="2016-02-08T20:04:00Z"/>
                <w:color w:val="303030"/>
                <w:sz w:val="16"/>
                <w:szCs w:val="16"/>
                <w:rPrChange w:id="1297" w:author="Mateus Berardo de Souza Terra" w:date="2016-02-08T22:05:00Z">
                  <w:rPr>
                    <w:ins w:id="1298" w:author="Mateus Berardo de Souza Terra" w:date="2016-02-08T20:04:00Z"/>
                    <w:color w:val="303030"/>
                  </w:rPr>
                </w:rPrChange>
              </w:rPr>
              <w:pPrChange w:id="1299" w:author="Mateus Berardo de Souza Terra" w:date="2016-02-08T22:05:00Z">
                <w:pPr>
                  <w:pStyle w:val="NormalWeb"/>
                  <w:spacing w:before="0" w:beforeAutospacing="0" w:after="160" w:afterAutospacing="0"/>
                  <w:jc w:val="center"/>
                </w:pPr>
              </w:pPrChange>
            </w:pPr>
            <w:ins w:id="1300" w:author="Mateus Berardo de Souza Terra" w:date="2016-02-08T22:13:00Z">
              <w:r>
                <w:rPr>
                  <w:color w:val="303030"/>
                  <w:sz w:val="16"/>
                  <w:szCs w:val="16"/>
                </w:rPr>
                <w:t>3</w:t>
              </w:r>
            </w:ins>
          </w:p>
        </w:tc>
        <w:tc>
          <w:tcPr>
            <w:tcW w:w="1558" w:type="dxa"/>
            <w:tcPrChange w:id="1301"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1302" w:author="Mateus Berardo de Souza Terra" w:date="2016-02-08T20:04:00Z"/>
                <w:color w:val="303030"/>
                <w:sz w:val="16"/>
                <w:szCs w:val="16"/>
                <w:rPrChange w:id="1303" w:author="Mateus Berardo de Souza Terra" w:date="2016-02-08T22:05:00Z">
                  <w:rPr>
                    <w:ins w:id="1304" w:author="Mateus Berardo de Souza Terra" w:date="2016-02-08T20:04:00Z"/>
                    <w:color w:val="303030"/>
                  </w:rPr>
                </w:rPrChange>
              </w:rPr>
              <w:pPrChange w:id="1305" w:author="Mateus Berardo de Souza Terra" w:date="2016-02-08T22:05:00Z">
                <w:pPr>
                  <w:pStyle w:val="NormalWeb"/>
                  <w:spacing w:before="0" w:beforeAutospacing="0" w:after="160" w:afterAutospacing="0"/>
                  <w:jc w:val="center"/>
                </w:pPr>
              </w:pPrChange>
            </w:pPr>
            <w:ins w:id="1306" w:author="Mateus Berardo de Souza Terra" w:date="2016-02-08T22:09:00Z">
              <w:r>
                <w:rPr>
                  <w:color w:val="303030"/>
                  <w:sz w:val="16"/>
                  <w:szCs w:val="16"/>
                </w:rPr>
                <w:t>83</w:t>
              </w:r>
            </w:ins>
          </w:p>
        </w:tc>
        <w:tc>
          <w:tcPr>
            <w:tcW w:w="1558" w:type="dxa"/>
            <w:tcPrChange w:id="1307"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1308" w:author="Mateus Berardo de Souza Terra" w:date="2016-02-08T20:04:00Z"/>
                <w:color w:val="303030"/>
                <w:sz w:val="16"/>
                <w:szCs w:val="16"/>
                <w:rPrChange w:id="1309" w:author="Mateus Berardo de Souza Terra" w:date="2016-02-08T22:05:00Z">
                  <w:rPr>
                    <w:ins w:id="1310" w:author="Mateus Berardo de Souza Terra" w:date="2016-02-08T20:04:00Z"/>
                    <w:color w:val="303030"/>
                  </w:rPr>
                </w:rPrChange>
              </w:rPr>
              <w:pPrChange w:id="1311" w:author="Mateus Berardo de Souza Terra" w:date="2016-02-08T22:05:00Z">
                <w:pPr>
                  <w:pStyle w:val="NormalWeb"/>
                  <w:spacing w:before="0" w:beforeAutospacing="0" w:after="160" w:afterAutospacing="0"/>
                  <w:jc w:val="center"/>
                </w:pPr>
              </w:pPrChange>
            </w:pPr>
            <w:ins w:id="1312" w:author="Mateus Berardo de Souza Terra" w:date="2016-02-08T22:10:00Z">
              <w:r>
                <w:rPr>
                  <w:color w:val="303030"/>
                  <w:sz w:val="16"/>
                  <w:szCs w:val="16"/>
                </w:rPr>
                <w:t>S</w:t>
              </w:r>
            </w:ins>
          </w:p>
        </w:tc>
        <w:tc>
          <w:tcPr>
            <w:tcW w:w="1559" w:type="dxa"/>
            <w:tcPrChange w:id="1313"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1314" w:author="Mateus Berardo de Souza Terra" w:date="2016-02-08T20:04:00Z"/>
                <w:color w:val="303030"/>
                <w:sz w:val="16"/>
                <w:szCs w:val="16"/>
                <w:rPrChange w:id="1315" w:author="Mateus Berardo de Souza Terra" w:date="2016-02-08T22:05:00Z">
                  <w:rPr>
                    <w:ins w:id="1316" w:author="Mateus Berardo de Souza Terra" w:date="2016-02-08T20:04:00Z"/>
                    <w:color w:val="303030"/>
                  </w:rPr>
                </w:rPrChange>
              </w:rPr>
              <w:pPrChange w:id="1317" w:author="Mateus Berardo de Souza Terra" w:date="2016-02-08T22:05:00Z">
                <w:pPr>
                  <w:pStyle w:val="NormalWeb"/>
                  <w:spacing w:before="0" w:beforeAutospacing="0" w:after="160" w:afterAutospacing="0"/>
                  <w:jc w:val="center"/>
                </w:pPr>
              </w:pPrChange>
            </w:pPr>
            <w:ins w:id="1318" w:author="Mateus Berardo de Souza Terra" w:date="2016-02-08T22:09:00Z">
              <w:r>
                <w:rPr>
                  <w:color w:val="303030"/>
                  <w:sz w:val="16"/>
                  <w:szCs w:val="16"/>
                </w:rPr>
                <w:t>115</w:t>
              </w:r>
            </w:ins>
          </w:p>
        </w:tc>
        <w:tc>
          <w:tcPr>
            <w:tcW w:w="1559" w:type="dxa"/>
            <w:tcPrChange w:id="1319"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1320" w:author="Mateus Berardo de Souza Terra" w:date="2016-02-08T20:04:00Z"/>
                <w:color w:val="303030"/>
                <w:sz w:val="16"/>
                <w:szCs w:val="16"/>
                <w:rPrChange w:id="1321" w:author="Mateus Berardo de Souza Terra" w:date="2016-02-08T22:05:00Z">
                  <w:rPr>
                    <w:ins w:id="1322" w:author="Mateus Berardo de Souza Terra" w:date="2016-02-08T20:04:00Z"/>
                    <w:color w:val="303030"/>
                  </w:rPr>
                </w:rPrChange>
              </w:rPr>
              <w:pPrChange w:id="1323" w:author="Mateus Berardo de Souza Terra" w:date="2016-02-08T22:05:00Z">
                <w:pPr>
                  <w:pStyle w:val="NormalWeb"/>
                  <w:spacing w:before="0" w:beforeAutospacing="0" w:after="160" w:afterAutospacing="0"/>
                  <w:jc w:val="center"/>
                </w:pPr>
              </w:pPrChange>
            </w:pPr>
            <w:proofErr w:type="gramStart"/>
            <w:ins w:id="1324" w:author="Mateus Berardo de Souza Terra" w:date="2016-02-08T22:11:00Z">
              <w:r>
                <w:rPr>
                  <w:color w:val="303030"/>
                  <w:sz w:val="16"/>
                  <w:szCs w:val="16"/>
                </w:rPr>
                <w:t>s</w:t>
              </w:r>
            </w:ins>
            <w:proofErr w:type="gramEnd"/>
          </w:p>
        </w:tc>
      </w:tr>
      <w:tr w:rsidR="00BA6212" w:rsidRPr="00A76C84" w14:paraId="1DE6C92F" w14:textId="77777777" w:rsidTr="00A76C84">
        <w:trPr>
          <w:trHeight w:val="20"/>
          <w:ins w:id="1325" w:author="Mateus Berardo de Souza Terra" w:date="2016-02-08T20:04:00Z"/>
        </w:trPr>
        <w:tc>
          <w:tcPr>
            <w:tcW w:w="1558" w:type="dxa"/>
            <w:tcPrChange w:id="1326"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1327" w:author="Mateus Berardo de Souza Terra" w:date="2016-02-08T20:04:00Z"/>
                <w:color w:val="303030"/>
                <w:sz w:val="16"/>
                <w:szCs w:val="16"/>
                <w:rPrChange w:id="1328" w:author="Mateus Berardo de Souza Terra" w:date="2016-02-08T22:05:00Z">
                  <w:rPr>
                    <w:ins w:id="1329" w:author="Mateus Berardo de Souza Terra" w:date="2016-02-08T20:04:00Z"/>
                    <w:color w:val="303030"/>
                  </w:rPr>
                </w:rPrChange>
              </w:rPr>
              <w:pPrChange w:id="1330" w:author="Mateus Berardo de Souza Terra" w:date="2016-02-08T22:05:00Z">
                <w:pPr>
                  <w:pStyle w:val="NormalWeb"/>
                  <w:spacing w:before="0" w:beforeAutospacing="0" w:after="160" w:afterAutospacing="0"/>
                  <w:jc w:val="center"/>
                </w:pPr>
              </w:pPrChange>
            </w:pPr>
            <w:ins w:id="1331" w:author="Mateus Berardo de Souza Terra" w:date="2016-02-08T20:05:00Z">
              <w:r w:rsidRPr="00A76C84">
                <w:rPr>
                  <w:color w:val="303030"/>
                  <w:sz w:val="16"/>
                  <w:szCs w:val="16"/>
                  <w:rPrChange w:id="1332" w:author="Mateus Berardo de Souza Terra" w:date="2016-02-08T22:05:00Z">
                    <w:rPr>
                      <w:color w:val="303030"/>
                    </w:rPr>
                  </w:rPrChange>
                </w:rPr>
                <w:t>52</w:t>
              </w:r>
            </w:ins>
          </w:p>
        </w:tc>
        <w:tc>
          <w:tcPr>
            <w:tcW w:w="1558" w:type="dxa"/>
            <w:tcPrChange w:id="1333"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1334" w:author="Mateus Berardo de Souza Terra" w:date="2016-02-08T20:04:00Z"/>
                <w:color w:val="303030"/>
                <w:sz w:val="16"/>
                <w:szCs w:val="16"/>
                <w:rPrChange w:id="1335" w:author="Mateus Berardo de Souza Terra" w:date="2016-02-08T22:05:00Z">
                  <w:rPr>
                    <w:ins w:id="1336" w:author="Mateus Berardo de Souza Terra" w:date="2016-02-08T20:04:00Z"/>
                    <w:color w:val="303030"/>
                  </w:rPr>
                </w:rPrChange>
              </w:rPr>
              <w:pPrChange w:id="1337" w:author="Mateus Berardo de Souza Terra" w:date="2016-02-08T22:05:00Z">
                <w:pPr>
                  <w:pStyle w:val="NormalWeb"/>
                  <w:spacing w:before="0" w:beforeAutospacing="0" w:after="160" w:afterAutospacing="0"/>
                  <w:jc w:val="center"/>
                </w:pPr>
              </w:pPrChange>
            </w:pPr>
            <w:ins w:id="1338" w:author="Mateus Berardo de Souza Terra" w:date="2016-02-08T22:13:00Z">
              <w:r>
                <w:rPr>
                  <w:color w:val="303030"/>
                  <w:sz w:val="16"/>
                  <w:szCs w:val="16"/>
                </w:rPr>
                <w:t>4</w:t>
              </w:r>
            </w:ins>
          </w:p>
        </w:tc>
        <w:tc>
          <w:tcPr>
            <w:tcW w:w="1558" w:type="dxa"/>
            <w:tcPrChange w:id="1339"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1340" w:author="Mateus Berardo de Souza Terra" w:date="2016-02-08T20:04:00Z"/>
                <w:color w:val="303030"/>
                <w:sz w:val="16"/>
                <w:szCs w:val="16"/>
                <w:rPrChange w:id="1341" w:author="Mateus Berardo de Souza Terra" w:date="2016-02-08T22:05:00Z">
                  <w:rPr>
                    <w:ins w:id="1342" w:author="Mateus Berardo de Souza Terra" w:date="2016-02-08T20:04:00Z"/>
                    <w:color w:val="303030"/>
                  </w:rPr>
                </w:rPrChange>
              </w:rPr>
              <w:pPrChange w:id="1343" w:author="Mateus Berardo de Souza Terra" w:date="2016-02-08T22:05:00Z">
                <w:pPr>
                  <w:pStyle w:val="NormalWeb"/>
                  <w:spacing w:before="0" w:beforeAutospacing="0" w:after="160" w:afterAutospacing="0"/>
                  <w:jc w:val="center"/>
                </w:pPr>
              </w:pPrChange>
            </w:pPr>
            <w:ins w:id="1344" w:author="Mateus Berardo de Souza Terra" w:date="2016-02-08T22:09:00Z">
              <w:r>
                <w:rPr>
                  <w:color w:val="303030"/>
                  <w:sz w:val="16"/>
                  <w:szCs w:val="16"/>
                </w:rPr>
                <w:t>84</w:t>
              </w:r>
            </w:ins>
          </w:p>
        </w:tc>
        <w:tc>
          <w:tcPr>
            <w:tcW w:w="1558" w:type="dxa"/>
            <w:tcPrChange w:id="1345"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1346" w:author="Mateus Berardo de Souza Terra" w:date="2016-02-08T20:04:00Z"/>
                <w:color w:val="303030"/>
                <w:sz w:val="16"/>
                <w:szCs w:val="16"/>
                <w:rPrChange w:id="1347" w:author="Mateus Berardo de Souza Terra" w:date="2016-02-08T22:05:00Z">
                  <w:rPr>
                    <w:ins w:id="1348" w:author="Mateus Berardo de Souza Terra" w:date="2016-02-08T20:04:00Z"/>
                    <w:color w:val="303030"/>
                  </w:rPr>
                </w:rPrChange>
              </w:rPr>
              <w:pPrChange w:id="1349" w:author="Mateus Berardo de Souza Terra" w:date="2016-02-08T22:05:00Z">
                <w:pPr>
                  <w:pStyle w:val="NormalWeb"/>
                  <w:spacing w:before="0" w:beforeAutospacing="0" w:after="160" w:afterAutospacing="0"/>
                  <w:jc w:val="center"/>
                </w:pPr>
              </w:pPrChange>
            </w:pPr>
            <w:ins w:id="1350" w:author="Mateus Berardo de Souza Terra" w:date="2016-02-08T22:10:00Z">
              <w:r>
                <w:rPr>
                  <w:color w:val="303030"/>
                  <w:sz w:val="16"/>
                  <w:szCs w:val="16"/>
                </w:rPr>
                <w:t>T</w:t>
              </w:r>
            </w:ins>
          </w:p>
        </w:tc>
        <w:tc>
          <w:tcPr>
            <w:tcW w:w="1559" w:type="dxa"/>
            <w:tcPrChange w:id="1351"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1352" w:author="Mateus Berardo de Souza Terra" w:date="2016-02-08T20:04:00Z"/>
                <w:color w:val="303030"/>
                <w:sz w:val="16"/>
                <w:szCs w:val="16"/>
                <w:rPrChange w:id="1353" w:author="Mateus Berardo de Souza Terra" w:date="2016-02-08T22:05:00Z">
                  <w:rPr>
                    <w:ins w:id="1354" w:author="Mateus Berardo de Souza Terra" w:date="2016-02-08T20:04:00Z"/>
                    <w:color w:val="303030"/>
                  </w:rPr>
                </w:rPrChange>
              </w:rPr>
              <w:pPrChange w:id="1355" w:author="Mateus Berardo de Souza Terra" w:date="2016-02-08T22:05:00Z">
                <w:pPr>
                  <w:pStyle w:val="NormalWeb"/>
                  <w:spacing w:before="0" w:beforeAutospacing="0" w:after="160" w:afterAutospacing="0"/>
                  <w:jc w:val="center"/>
                </w:pPr>
              </w:pPrChange>
            </w:pPr>
            <w:ins w:id="1356" w:author="Mateus Berardo de Souza Terra" w:date="2016-02-08T22:09:00Z">
              <w:r>
                <w:rPr>
                  <w:color w:val="303030"/>
                  <w:sz w:val="16"/>
                  <w:szCs w:val="16"/>
                </w:rPr>
                <w:t>116</w:t>
              </w:r>
            </w:ins>
          </w:p>
        </w:tc>
        <w:tc>
          <w:tcPr>
            <w:tcW w:w="1559" w:type="dxa"/>
            <w:tcPrChange w:id="1357"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1358" w:author="Mateus Berardo de Souza Terra" w:date="2016-02-08T20:04:00Z"/>
                <w:color w:val="303030"/>
                <w:sz w:val="16"/>
                <w:szCs w:val="16"/>
                <w:rPrChange w:id="1359" w:author="Mateus Berardo de Souza Terra" w:date="2016-02-08T22:05:00Z">
                  <w:rPr>
                    <w:ins w:id="1360" w:author="Mateus Berardo de Souza Terra" w:date="2016-02-08T20:04:00Z"/>
                    <w:color w:val="303030"/>
                  </w:rPr>
                </w:rPrChange>
              </w:rPr>
              <w:pPrChange w:id="1361" w:author="Mateus Berardo de Souza Terra" w:date="2016-02-08T22:05:00Z">
                <w:pPr>
                  <w:pStyle w:val="NormalWeb"/>
                  <w:spacing w:before="0" w:beforeAutospacing="0" w:after="160" w:afterAutospacing="0"/>
                  <w:jc w:val="center"/>
                </w:pPr>
              </w:pPrChange>
            </w:pPr>
            <w:proofErr w:type="gramStart"/>
            <w:ins w:id="1362" w:author="Mateus Berardo de Souza Terra" w:date="2016-02-08T22:11:00Z">
              <w:r>
                <w:rPr>
                  <w:color w:val="303030"/>
                  <w:sz w:val="16"/>
                  <w:szCs w:val="16"/>
                </w:rPr>
                <w:t>t</w:t>
              </w:r>
            </w:ins>
            <w:proofErr w:type="gramEnd"/>
          </w:p>
        </w:tc>
      </w:tr>
      <w:tr w:rsidR="00BA6212" w:rsidRPr="00A76C84" w14:paraId="15B26FBA" w14:textId="77777777" w:rsidTr="00A76C84">
        <w:trPr>
          <w:trHeight w:val="20"/>
          <w:ins w:id="1363" w:author="Mateus Berardo de Souza Terra" w:date="2016-02-08T20:04:00Z"/>
        </w:trPr>
        <w:tc>
          <w:tcPr>
            <w:tcW w:w="1558" w:type="dxa"/>
            <w:tcPrChange w:id="1364"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1365" w:author="Mateus Berardo de Souza Terra" w:date="2016-02-08T20:04:00Z"/>
                <w:color w:val="303030"/>
                <w:sz w:val="16"/>
                <w:szCs w:val="16"/>
                <w:rPrChange w:id="1366" w:author="Mateus Berardo de Souza Terra" w:date="2016-02-08T22:05:00Z">
                  <w:rPr>
                    <w:ins w:id="1367" w:author="Mateus Berardo de Souza Terra" w:date="2016-02-08T20:04:00Z"/>
                    <w:color w:val="303030"/>
                  </w:rPr>
                </w:rPrChange>
              </w:rPr>
              <w:pPrChange w:id="1368" w:author="Mateus Berardo de Souza Terra" w:date="2016-02-08T22:05:00Z">
                <w:pPr>
                  <w:pStyle w:val="NormalWeb"/>
                  <w:spacing w:before="0" w:beforeAutospacing="0" w:after="160" w:afterAutospacing="0"/>
                  <w:jc w:val="center"/>
                </w:pPr>
              </w:pPrChange>
            </w:pPr>
            <w:ins w:id="1369" w:author="Mateus Berardo de Souza Terra" w:date="2016-02-08T20:05:00Z">
              <w:r w:rsidRPr="00A76C84">
                <w:rPr>
                  <w:color w:val="303030"/>
                  <w:sz w:val="16"/>
                  <w:szCs w:val="16"/>
                  <w:rPrChange w:id="1370" w:author="Mateus Berardo de Souza Terra" w:date="2016-02-08T22:05:00Z">
                    <w:rPr>
                      <w:color w:val="303030"/>
                    </w:rPr>
                  </w:rPrChange>
                </w:rPr>
                <w:t>53</w:t>
              </w:r>
            </w:ins>
          </w:p>
        </w:tc>
        <w:tc>
          <w:tcPr>
            <w:tcW w:w="1558" w:type="dxa"/>
            <w:tcPrChange w:id="1371"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1372" w:author="Mateus Berardo de Souza Terra" w:date="2016-02-08T20:04:00Z"/>
                <w:color w:val="303030"/>
                <w:sz w:val="16"/>
                <w:szCs w:val="16"/>
                <w:rPrChange w:id="1373" w:author="Mateus Berardo de Souza Terra" w:date="2016-02-08T22:05:00Z">
                  <w:rPr>
                    <w:ins w:id="1374" w:author="Mateus Berardo de Souza Terra" w:date="2016-02-08T20:04:00Z"/>
                    <w:color w:val="303030"/>
                  </w:rPr>
                </w:rPrChange>
              </w:rPr>
              <w:pPrChange w:id="1375" w:author="Mateus Berardo de Souza Terra" w:date="2016-02-08T22:05:00Z">
                <w:pPr>
                  <w:pStyle w:val="NormalWeb"/>
                  <w:spacing w:before="0" w:beforeAutospacing="0" w:after="160" w:afterAutospacing="0"/>
                  <w:jc w:val="center"/>
                </w:pPr>
              </w:pPrChange>
            </w:pPr>
            <w:ins w:id="1376" w:author="Mateus Berardo de Souza Terra" w:date="2016-02-08T22:13:00Z">
              <w:r>
                <w:rPr>
                  <w:color w:val="303030"/>
                  <w:sz w:val="16"/>
                  <w:szCs w:val="16"/>
                </w:rPr>
                <w:t>5</w:t>
              </w:r>
            </w:ins>
          </w:p>
        </w:tc>
        <w:tc>
          <w:tcPr>
            <w:tcW w:w="1558" w:type="dxa"/>
            <w:tcPrChange w:id="1377"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1378" w:author="Mateus Berardo de Souza Terra" w:date="2016-02-08T20:04:00Z"/>
                <w:color w:val="303030"/>
                <w:sz w:val="16"/>
                <w:szCs w:val="16"/>
                <w:rPrChange w:id="1379" w:author="Mateus Berardo de Souza Terra" w:date="2016-02-08T22:05:00Z">
                  <w:rPr>
                    <w:ins w:id="1380" w:author="Mateus Berardo de Souza Terra" w:date="2016-02-08T20:04:00Z"/>
                    <w:color w:val="303030"/>
                  </w:rPr>
                </w:rPrChange>
              </w:rPr>
              <w:pPrChange w:id="1381" w:author="Mateus Berardo de Souza Terra" w:date="2016-02-08T22:05:00Z">
                <w:pPr>
                  <w:pStyle w:val="NormalWeb"/>
                  <w:spacing w:before="0" w:beforeAutospacing="0" w:after="160" w:afterAutospacing="0"/>
                  <w:jc w:val="center"/>
                </w:pPr>
              </w:pPrChange>
            </w:pPr>
            <w:ins w:id="1382" w:author="Mateus Berardo de Souza Terra" w:date="2016-02-08T22:09:00Z">
              <w:r>
                <w:rPr>
                  <w:color w:val="303030"/>
                  <w:sz w:val="16"/>
                  <w:szCs w:val="16"/>
                </w:rPr>
                <w:t>85</w:t>
              </w:r>
            </w:ins>
          </w:p>
        </w:tc>
        <w:tc>
          <w:tcPr>
            <w:tcW w:w="1558" w:type="dxa"/>
            <w:tcPrChange w:id="1383"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1384" w:author="Mateus Berardo de Souza Terra" w:date="2016-02-08T20:04:00Z"/>
                <w:color w:val="303030"/>
                <w:sz w:val="16"/>
                <w:szCs w:val="16"/>
                <w:rPrChange w:id="1385" w:author="Mateus Berardo de Souza Terra" w:date="2016-02-08T22:05:00Z">
                  <w:rPr>
                    <w:ins w:id="1386" w:author="Mateus Berardo de Souza Terra" w:date="2016-02-08T20:04:00Z"/>
                    <w:color w:val="303030"/>
                  </w:rPr>
                </w:rPrChange>
              </w:rPr>
              <w:pPrChange w:id="1387" w:author="Mateus Berardo de Souza Terra" w:date="2016-02-08T22:05:00Z">
                <w:pPr>
                  <w:pStyle w:val="NormalWeb"/>
                  <w:spacing w:before="0" w:beforeAutospacing="0" w:after="160" w:afterAutospacing="0"/>
                  <w:jc w:val="center"/>
                </w:pPr>
              </w:pPrChange>
            </w:pPr>
            <w:ins w:id="1388" w:author="Mateus Berardo de Souza Terra" w:date="2016-02-08T22:10:00Z">
              <w:r>
                <w:rPr>
                  <w:color w:val="303030"/>
                  <w:sz w:val="16"/>
                  <w:szCs w:val="16"/>
                </w:rPr>
                <w:t>U</w:t>
              </w:r>
            </w:ins>
          </w:p>
        </w:tc>
        <w:tc>
          <w:tcPr>
            <w:tcW w:w="1559" w:type="dxa"/>
            <w:tcPrChange w:id="1389"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1390" w:author="Mateus Berardo de Souza Terra" w:date="2016-02-08T20:04:00Z"/>
                <w:color w:val="303030"/>
                <w:sz w:val="16"/>
                <w:szCs w:val="16"/>
                <w:rPrChange w:id="1391" w:author="Mateus Berardo de Souza Terra" w:date="2016-02-08T22:05:00Z">
                  <w:rPr>
                    <w:ins w:id="1392" w:author="Mateus Berardo de Souza Terra" w:date="2016-02-08T20:04:00Z"/>
                    <w:color w:val="303030"/>
                  </w:rPr>
                </w:rPrChange>
              </w:rPr>
              <w:pPrChange w:id="1393" w:author="Mateus Berardo de Souza Terra" w:date="2016-02-08T22:05:00Z">
                <w:pPr>
                  <w:pStyle w:val="NormalWeb"/>
                  <w:spacing w:before="0" w:beforeAutospacing="0" w:after="160" w:afterAutospacing="0"/>
                  <w:jc w:val="center"/>
                </w:pPr>
              </w:pPrChange>
            </w:pPr>
            <w:ins w:id="1394" w:author="Mateus Berardo de Souza Terra" w:date="2016-02-08T22:09:00Z">
              <w:r>
                <w:rPr>
                  <w:color w:val="303030"/>
                  <w:sz w:val="16"/>
                  <w:szCs w:val="16"/>
                </w:rPr>
                <w:t>117</w:t>
              </w:r>
            </w:ins>
          </w:p>
        </w:tc>
        <w:tc>
          <w:tcPr>
            <w:tcW w:w="1559" w:type="dxa"/>
            <w:tcPrChange w:id="1395"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1396" w:author="Mateus Berardo de Souza Terra" w:date="2016-02-08T20:04:00Z"/>
                <w:color w:val="303030"/>
                <w:sz w:val="16"/>
                <w:szCs w:val="16"/>
                <w:rPrChange w:id="1397" w:author="Mateus Berardo de Souza Terra" w:date="2016-02-08T22:05:00Z">
                  <w:rPr>
                    <w:ins w:id="1398" w:author="Mateus Berardo de Souza Terra" w:date="2016-02-08T20:04:00Z"/>
                    <w:color w:val="303030"/>
                  </w:rPr>
                </w:rPrChange>
              </w:rPr>
              <w:pPrChange w:id="1399" w:author="Mateus Berardo de Souza Terra" w:date="2016-02-08T22:05:00Z">
                <w:pPr>
                  <w:pStyle w:val="NormalWeb"/>
                  <w:spacing w:before="0" w:beforeAutospacing="0" w:after="160" w:afterAutospacing="0"/>
                  <w:jc w:val="center"/>
                </w:pPr>
              </w:pPrChange>
            </w:pPr>
            <w:proofErr w:type="gramStart"/>
            <w:ins w:id="1400" w:author="Mateus Berardo de Souza Terra" w:date="2016-02-08T22:11:00Z">
              <w:r>
                <w:rPr>
                  <w:color w:val="303030"/>
                  <w:sz w:val="16"/>
                  <w:szCs w:val="16"/>
                </w:rPr>
                <w:t>u</w:t>
              </w:r>
            </w:ins>
            <w:proofErr w:type="gramEnd"/>
          </w:p>
        </w:tc>
      </w:tr>
      <w:tr w:rsidR="00BA6212" w:rsidRPr="00A76C84" w14:paraId="120B16EF" w14:textId="77777777" w:rsidTr="00A76C84">
        <w:trPr>
          <w:trHeight w:val="20"/>
          <w:ins w:id="1401" w:author="Mateus Berardo de Souza Terra" w:date="2016-02-08T20:04:00Z"/>
        </w:trPr>
        <w:tc>
          <w:tcPr>
            <w:tcW w:w="1558" w:type="dxa"/>
            <w:tcPrChange w:id="1402"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1403" w:author="Mateus Berardo de Souza Terra" w:date="2016-02-08T20:04:00Z"/>
                <w:color w:val="303030"/>
                <w:sz w:val="16"/>
                <w:szCs w:val="16"/>
                <w:rPrChange w:id="1404" w:author="Mateus Berardo de Souza Terra" w:date="2016-02-08T22:05:00Z">
                  <w:rPr>
                    <w:ins w:id="1405" w:author="Mateus Berardo de Souza Terra" w:date="2016-02-08T20:04:00Z"/>
                    <w:color w:val="303030"/>
                  </w:rPr>
                </w:rPrChange>
              </w:rPr>
              <w:pPrChange w:id="1406" w:author="Mateus Berardo de Souza Terra" w:date="2016-02-08T22:05:00Z">
                <w:pPr>
                  <w:pStyle w:val="NormalWeb"/>
                  <w:spacing w:before="0" w:beforeAutospacing="0" w:after="160" w:afterAutospacing="0"/>
                  <w:jc w:val="center"/>
                </w:pPr>
              </w:pPrChange>
            </w:pPr>
            <w:ins w:id="1407" w:author="Mateus Berardo de Souza Terra" w:date="2016-02-08T20:05:00Z">
              <w:r w:rsidRPr="00A76C84">
                <w:rPr>
                  <w:color w:val="303030"/>
                  <w:sz w:val="16"/>
                  <w:szCs w:val="16"/>
                  <w:rPrChange w:id="1408" w:author="Mateus Berardo de Souza Terra" w:date="2016-02-08T22:05:00Z">
                    <w:rPr>
                      <w:color w:val="303030"/>
                    </w:rPr>
                  </w:rPrChange>
                </w:rPr>
                <w:t>54</w:t>
              </w:r>
            </w:ins>
          </w:p>
        </w:tc>
        <w:tc>
          <w:tcPr>
            <w:tcW w:w="1558" w:type="dxa"/>
            <w:tcPrChange w:id="1409"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1410" w:author="Mateus Berardo de Souza Terra" w:date="2016-02-08T20:04:00Z"/>
                <w:color w:val="303030"/>
                <w:sz w:val="16"/>
                <w:szCs w:val="16"/>
                <w:rPrChange w:id="1411" w:author="Mateus Berardo de Souza Terra" w:date="2016-02-08T22:05:00Z">
                  <w:rPr>
                    <w:ins w:id="1412" w:author="Mateus Berardo de Souza Terra" w:date="2016-02-08T20:04:00Z"/>
                    <w:color w:val="303030"/>
                  </w:rPr>
                </w:rPrChange>
              </w:rPr>
              <w:pPrChange w:id="1413" w:author="Mateus Berardo de Souza Terra" w:date="2016-02-08T22:05:00Z">
                <w:pPr>
                  <w:pStyle w:val="NormalWeb"/>
                  <w:spacing w:before="0" w:beforeAutospacing="0" w:after="160" w:afterAutospacing="0"/>
                  <w:jc w:val="center"/>
                </w:pPr>
              </w:pPrChange>
            </w:pPr>
            <w:ins w:id="1414" w:author="Mateus Berardo de Souza Terra" w:date="2016-02-08T22:13:00Z">
              <w:r>
                <w:rPr>
                  <w:color w:val="303030"/>
                  <w:sz w:val="16"/>
                  <w:szCs w:val="16"/>
                </w:rPr>
                <w:t>6</w:t>
              </w:r>
            </w:ins>
          </w:p>
        </w:tc>
        <w:tc>
          <w:tcPr>
            <w:tcW w:w="1558" w:type="dxa"/>
            <w:tcPrChange w:id="1415"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1416" w:author="Mateus Berardo de Souza Terra" w:date="2016-02-08T20:04:00Z"/>
                <w:color w:val="303030"/>
                <w:sz w:val="16"/>
                <w:szCs w:val="16"/>
                <w:rPrChange w:id="1417" w:author="Mateus Berardo de Souza Terra" w:date="2016-02-08T22:05:00Z">
                  <w:rPr>
                    <w:ins w:id="1418" w:author="Mateus Berardo de Souza Terra" w:date="2016-02-08T20:04:00Z"/>
                    <w:color w:val="303030"/>
                  </w:rPr>
                </w:rPrChange>
              </w:rPr>
              <w:pPrChange w:id="1419" w:author="Mateus Berardo de Souza Terra" w:date="2016-02-08T22:05:00Z">
                <w:pPr>
                  <w:pStyle w:val="NormalWeb"/>
                  <w:spacing w:before="0" w:beforeAutospacing="0" w:after="160" w:afterAutospacing="0"/>
                  <w:jc w:val="center"/>
                </w:pPr>
              </w:pPrChange>
            </w:pPr>
            <w:ins w:id="1420" w:author="Mateus Berardo de Souza Terra" w:date="2016-02-08T22:09:00Z">
              <w:r>
                <w:rPr>
                  <w:color w:val="303030"/>
                  <w:sz w:val="16"/>
                  <w:szCs w:val="16"/>
                </w:rPr>
                <w:t>86</w:t>
              </w:r>
            </w:ins>
          </w:p>
        </w:tc>
        <w:tc>
          <w:tcPr>
            <w:tcW w:w="1558" w:type="dxa"/>
            <w:tcPrChange w:id="1421"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1422" w:author="Mateus Berardo de Souza Terra" w:date="2016-02-08T20:04:00Z"/>
                <w:color w:val="303030"/>
                <w:sz w:val="16"/>
                <w:szCs w:val="16"/>
                <w:rPrChange w:id="1423" w:author="Mateus Berardo de Souza Terra" w:date="2016-02-08T22:05:00Z">
                  <w:rPr>
                    <w:ins w:id="1424" w:author="Mateus Berardo de Souza Terra" w:date="2016-02-08T20:04:00Z"/>
                    <w:color w:val="303030"/>
                  </w:rPr>
                </w:rPrChange>
              </w:rPr>
              <w:pPrChange w:id="1425" w:author="Mateus Berardo de Souza Terra" w:date="2016-02-08T22:05:00Z">
                <w:pPr>
                  <w:pStyle w:val="NormalWeb"/>
                  <w:spacing w:before="0" w:beforeAutospacing="0" w:after="160" w:afterAutospacing="0"/>
                  <w:jc w:val="center"/>
                </w:pPr>
              </w:pPrChange>
            </w:pPr>
            <w:ins w:id="1426" w:author="Mateus Berardo de Souza Terra" w:date="2016-02-08T22:10:00Z">
              <w:r>
                <w:rPr>
                  <w:color w:val="303030"/>
                  <w:sz w:val="16"/>
                  <w:szCs w:val="16"/>
                </w:rPr>
                <w:t>V</w:t>
              </w:r>
            </w:ins>
          </w:p>
        </w:tc>
        <w:tc>
          <w:tcPr>
            <w:tcW w:w="1559" w:type="dxa"/>
            <w:tcPrChange w:id="1427"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1428" w:author="Mateus Berardo de Souza Terra" w:date="2016-02-08T20:04:00Z"/>
                <w:color w:val="303030"/>
                <w:sz w:val="16"/>
                <w:szCs w:val="16"/>
                <w:rPrChange w:id="1429" w:author="Mateus Berardo de Souza Terra" w:date="2016-02-08T22:05:00Z">
                  <w:rPr>
                    <w:ins w:id="1430" w:author="Mateus Berardo de Souza Terra" w:date="2016-02-08T20:04:00Z"/>
                    <w:color w:val="303030"/>
                  </w:rPr>
                </w:rPrChange>
              </w:rPr>
              <w:pPrChange w:id="1431" w:author="Mateus Berardo de Souza Terra" w:date="2016-02-08T22:05:00Z">
                <w:pPr>
                  <w:pStyle w:val="NormalWeb"/>
                  <w:spacing w:before="0" w:beforeAutospacing="0" w:after="160" w:afterAutospacing="0"/>
                  <w:jc w:val="center"/>
                </w:pPr>
              </w:pPrChange>
            </w:pPr>
            <w:ins w:id="1432" w:author="Mateus Berardo de Souza Terra" w:date="2016-02-08T22:09:00Z">
              <w:r>
                <w:rPr>
                  <w:color w:val="303030"/>
                  <w:sz w:val="16"/>
                  <w:szCs w:val="16"/>
                </w:rPr>
                <w:t>118</w:t>
              </w:r>
            </w:ins>
          </w:p>
        </w:tc>
        <w:tc>
          <w:tcPr>
            <w:tcW w:w="1559" w:type="dxa"/>
            <w:tcPrChange w:id="1433"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1434" w:author="Mateus Berardo de Souza Terra" w:date="2016-02-08T20:04:00Z"/>
                <w:color w:val="303030"/>
                <w:sz w:val="16"/>
                <w:szCs w:val="16"/>
                <w:rPrChange w:id="1435" w:author="Mateus Berardo de Souza Terra" w:date="2016-02-08T22:05:00Z">
                  <w:rPr>
                    <w:ins w:id="1436" w:author="Mateus Berardo de Souza Terra" w:date="2016-02-08T20:04:00Z"/>
                    <w:color w:val="303030"/>
                  </w:rPr>
                </w:rPrChange>
              </w:rPr>
              <w:pPrChange w:id="1437" w:author="Mateus Berardo de Souza Terra" w:date="2016-02-08T22:05:00Z">
                <w:pPr>
                  <w:pStyle w:val="NormalWeb"/>
                  <w:spacing w:before="0" w:beforeAutospacing="0" w:after="160" w:afterAutospacing="0"/>
                  <w:jc w:val="center"/>
                </w:pPr>
              </w:pPrChange>
            </w:pPr>
            <w:proofErr w:type="gramStart"/>
            <w:ins w:id="1438" w:author="Mateus Berardo de Souza Terra" w:date="2016-02-08T22:11:00Z">
              <w:r>
                <w:rPr>
                  <w:color w:val="303030"/>
                  <w:sz w:val="16"/>
                  <w:szCs w:val="16"/>
                </w:rPr>
                <w:t>v</w:t>
              </w:r>
            </w:ins>
            <w:proofErr w:type="gramEnd"/>
          </w:p>
        </w:tc>
      </w:tr>
      <w:tr w:rsidR="00BA6212" w:rsidRPr="00A76C84" w14:paraId="30508229" w14:textId="77777777" w:rsidTr="00A76C84">
        <w:trPr>
          <w:trHeight w:val="20"/>
          <w:ins w:id="1439" w:author="Mateus Berardo de Souza Terra" w:date="2016-02-08T20:04:00Z"/>
        </w:trPr>
        <w:tc>
          <w:tcPr>
            <w:tcW w:w="1558" w:type="dxa"/>
            <w:tcPrChange w:id="1440"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1441" w:author="Mateus Berardo de Souza Terra" w:date="2016-02-08T20:04:00Z"/>
                <w:color w:val="303030"/>
                <w:sz w:val="16"/>
                <w:szCs w:val="16"/>
                <w:rPrChange w:id="1442" w:author="Mateus Berardo de Souza Terra" w:date="2016-02-08T22:05:00Z">
                  <w:rPr>
                    <w:ins w:id="1443" w:author="Mateus Berardo de Souza Terra" w:date="2016-02-08T20:04:00Z"/>
                    <w:color w:val="303030"/>
                  </w:rPr>
                </w:rPrChange>
              </w:rPr>
              <w:pPrChange w:id="1444" w:author="Mateus Berardo de Souza Terra" w:date="2016-02-08T22:05:00Z">
                <w:pPr>
                  <w:pStyle w:val="NormalWeb"/>
                  <w:spacing w:before="0" w:beforeAutospacing="0" w:after="160" w:afterAutospacing="0"/>
                  <w:jc w:val="center"/>
                </w:pPr>
              </w:pPrChange>
            </w:pPr>
            <w:ins w:id="1445" w:author="Mateus Berardo de Souza Terra" w:date="2016-02-08T20:05:00Z">
              <w:r w:rsidRPr="00A76C84">
                <w:rPr>
                  <w:color w:val="303030"/>
                  <w:sz w:val="16"/>
                  <w:szCs w:val="16"/>
                  <w:rPrChange w:id="1446" w:author="Mateus Berardo de Souza Terra" w:date="2016-02-08T22:05:00Z">
                    <w:rPr>
                      <w:color w:val="303030"/>
                    </w:rPr>
                  </w:rPrChange>
                </w:rPr>
                <w:t>55</w:t>
              </w:r>
            </w:ins>
          </w:p>
        </w:tc>
        <w:tc>
          <w:tcPr>
            <w:tcW w:w="1558" w:type="dxa"/>
            <w:tcPrChange w:id="1447"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1448" w:author="Mateus Berardo de Souza Terra" w:date="2016-02-08T20:04:00Z"/>
                <w:color w:val="303030"/>
                <w:sz w:val="16"/>
                <w:szCs w:val="16"/>
                <w:rPrChange w:id="1449" w:author="Mateus Berardo de Souza Terra" w:date="2016-02-08T22:05:00Z">
                  <w:rPr>
                    <w:ins w:id="1450" w:author="Mateus Berardo de Souza Terra" w:date="2016-02-08T20:04:00Z"/>
                    <w:color w:val="303030"/>
                  </w:rPr>
                </w:rPrChange>
              </w:rPr>
              <w:pPrChange w:id="1451" w:author="Mateus Berardo de Souza Terra" w:date="2016-02-08T22:05:00Z">
                <w:pPr>
                  <w:pStyle w:val="NormalWeb"/>
                  <w:spacing w:before="0" w:beforeAutospacing="0" w:after="160" w:afterAutospacing="0"/>
                  <w:jc w:val="center"/>
                </w:pPr>
              </w:pPrChange>
            </w:pPr>
            <w:ins w:id="1452" w:author="Mateus Berardo de Souza Terra" w:date="2016-02-08T22:13:00Z">
              <w:r>
                <w:rPr>
                  <w:color w:val="303030"/>
                  <w:sz w:val="16"/>
                  <w:szCs w:val="16"/>
                </w:rPr>
                <w:t>7</w:t>
              </w:r>
            </w:ins>
          </w:p>
        </w:tc>
        <w:tc>
          <w:tcPr>
            <w:tcW w:w="1558" w:type="dxa"/>
            <w:tcPrChange w:id="1453"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1454" w:author="Mateus Berardo de Souza Terra" w:date="2016-02-08T20:04:00Z"/>
                <w:color w:val="303030"/>
                <w:sz w:val="16"/>
                <w:szCs w:val="16"/>
                <w:rPrChange w:id="1455" w:author="Mateus Berardo de Souza Terra" w:date="2016-02-08T22:05:00Z">
                  <w:rPr>
                    <w:ins w:id="1456" w:author="Mateus Berardo de Souza Terra" w:date="2016-02-08T20:04:00Z"/>
                    <w:color w:val="303030"/>
                  </w:rPr>
                </w:rPrChange>
              </w:rPr>
              <w:pPrChange w:id="1457" w:author="Mateus Berardo de Souza Terra" w:date="2016-02-08T22:05:00Z">
                <w:pPr>
                  <w:pStyle w:val="NormalWeb"/>
                  <w:spacing w:before="0" w:beforeAutospacing="0" w:after="160" w:afterAutospacing="0"/>
                  <w:jc w:val="center"/>
                </w:pPr>
              </w:pPrChange>
            </w:pPr>
            <w:ins w:id="1458" w:author="Mateus Berardo de Souza Terra" w:date="2016-02-08T22:09:00Z">
              <w:r>
                <w:rPr>
                  <w:color w:val="303030"/>
                  <w:sz w:val="16"/>
                  <w:szCs w:val="16"/>
                </w:rPr>
                <w:t>87</w:t>
              </w:r>
            </w:ins>
          </w:p>
        </w:tc>
        <w:tc>
          <w:tcPr>
            <w:tcW w:w="1558" w:type="dxa"/>
            <w:tcPrChange w:id="1459"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1460" w:author="Mateus Berardo de Souza Terra" w:date="2016-02-08T20:04:00Z"/>
                <w:color w:val="303030"/>
                <w:sz w:val="16"/>
                <w:szCs w:val="16"/>
                <w:rPrChange w:id="1461" w:author="Mateus Berardo de Souza Terra" w:date="2016-02-08T22:05:00Z">
                  <w:rPr>
                    <w:ins w:id="1462" w:author="Mateus Berardo de Souza Terra" w:date="2016-02-08T20:04:00Z"/>
                    <w:color w:val="303030"/>
                  </w:rPr>
                </w:rPrChange>
              </w:rPr>
              <w:pPrChange w:id="1463" w:author="Mateus Berardo de Souza Terra" w:date="2016-02-08T22:05:00Z">
                <w:pPr>
                  <w:pStyle w:val="NormalWeb"/>
                  <w:spacing w:before="0" w:beforeAutospacing="0" w:after="160" w:afterAutospacing="0"/>
                  <w:jc w:val="center"/>
                </w:pPr>
              </w:pPrChange>
            </w:pPr>
            <w:ins w:id="1464" w:author="Mateus Berardo de Souza Terra" w:date="2016-02-08T22:10:00Z">
              <w:r>
                <w:rPr>
                  <w:color w:val="303030"/>
                  <w:sz w:val="16"/>
                  <w:szCs w:val="16"/>
                </w:rPr>
                <w:t>W</w:t>
              </w:r>
            </w:ins>
          </w:p>
        </w:tc>
        <w:tc>
          <w:tcPr>
            <w:tcW w:w="1559" w:type="dxa"/>
            <w:tcPrChange w:id="1465"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1466" w:author="Mateus Berardo de Souza Terra" w:date="2016-02-08T20:04:00Z"/>
                <w:color w:val="303030"/>
                <w:sz w:val="16"/>
                <w:szCs w:val="16"/>
                <w:rPrChange w:id="1467" w:author="Mateus Berardo de Souza Terra" w:date="2016-02-08T22:05:00Z">
                  <w:rPr>
                    <w:ins w:id="1468" w:author="Mateus Berardo de Souza Terra" w:date="2016-02-08T20:04:00Z"/>
                    <w:color w:val="303030"/>
                  </w:rPr>
                </w:rPrChange>
              </w:rPr>
              <w:pPrChange w:id="1469" w:author="Mateus Berardo de Souza Terra" w:date="2016-02-08T22:05:00Z">
                <w:pPr>
                  <w:pStyle w:val="NormalWeb"/>
                  <w:spacing w:before="0" w:beforeAutospacing="0" w:after="160" w:afterAutospacing="0"/>
                  <w:jc w:val="center"/>
                </w:pPr>
              </w:pPrChange>
            </w:pPr>
            <w:ins w:id="1470" w:author="Mateus Berardo de Souza Terra" w:date="2016-02-08T22:09:00Z">
              <w:r>
                <w:rPr>
                  <w:color w:val="303030"/>
                  <w:sz w:val="16"/>
                  <w:szCs w:val="16"/>
                </w:rPr>
                <w:t>119</w:t>
              </w:r>
            </w:ins>
          </w:p>
        </w:tc>
        <w:tc>
          <w:tcPr>
            <w:tcW w:w="1559" w:type="dxa"/>
            <w:tcPrChange w:id="1471"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1472" w:author="Mateus Berardo de Souza Terra" w:date="2016-02-08T20:04:00Z"/>
                <w:color w:val="303030"/>
                <w:sz w:val="16"/>
                <w:szCs w:val="16"/>
                <w:rPrChange w:id="1473" w:author="Mateus Berardo de Souza Terra" w:date="2016-02-08T22:05:00Z">
                  <w:rPr>
                    <w:ins w:id="1474" w:author="Mateus Berardo de Souza Terra" w:date="2016-02-08T20:04:00Z"/>
                    <w:color w:val="303030"/>
                  </w:rPr>
                </w:rPrChange>
              </w:rPr>
              <w:pPrChange w:id="1475" w:author="Mateus Berardo de Souza Terra" w:date="2016-02-08T22:05:00Z">
                <w:pPr>
                  <w:pStyle w:val="NormalWeb"/>
                  <w:spacing w:before="0" w:beforeAutospacing="0" w:after="160" w:afterAutospacing="0"/>
                  <w:jc w:val="center"/>
                </w:pPr>
              </w:pPrChange>
            </w:pPr>
            <w:proofErr w:type="gramStart"/>
            <w:ins w:id="1476" w:author="Mateus Berardo de Souza Terra" w:date="2016-02-08T22:11:00Z">
              <w:r>
                <w:rPr>
                  <w:color w:val="303030"/>
                  <w:sz w:val="16"/>
                  <w:szCs w:val="16"/>
                </w:rPr>
                <w:t>w</w:t>
              </w:r>
            </w:ins>
            <w:proofErr w:type="gramEnd"/>
          </w:p>
        </w:tc>
      </w:tr>
      <w:tr w:rsidR="00BA6212" w:rsidRPr="00A76C84" w14:paraId="04F6582B" w14:textId="77777777" w:rsidTr="00A76C84">
        <w:trPr>
          <w:trHeight w:val="20"/>
          <w:ins w:id="1477" w:author="Mateus Berardo de Souza Terra" w:date="2016-02-08T20:04:00Z"/>
        </w:trPr>
        <w:tc>
          <w:tcPr>
            <w:tcW w:w="1558" w:type="dxa"/>
            <w:tcPrChange w:id="1478"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1479" w:author="Mateus Berardo de Souza Terra" w:date="2016-02-08T20:04:00Z"/>
                <w:color w:val="303030"/>
                <w:sz w:val="16"/>
                <w:szCs w:val="16"/>
                <w:rPrChange w:id="1480" w:author="Mateus Berardo de Souza Terra" w:date="2016-02-08T22:05:00Z">
                  <w:rPr>
                    <w:ins w:id="1481" w:author="Mateus Berardo de Souza Terra" w:date="2016-02-08T20:04:00Z"/>
                    <w:color w:val="303030"/>
                  </w:rPr>
                </w:rPrChange>
              </w:rPr>
              <w:pPrChange w:id="1482" w:author="Mateus Berardo de Souza Terra" w:date="2016-02-08T22:05:00Z">
                <w:pPr>
                  <w:pStyle w:val="NormalWeb"/>
                  <w:spacing w:before="0" w:beforeAutospacing="0" w:after="160" w:afterAutospacing="0"/>
                  <w:jc w:val="center"/>
                </w:pPr>
              </w:pPrChange>
            </w:pPr>
            <w:ins w:id="1483" w:author="Mateus Berardo de Souza Terra" w:date="2016-02-08T20:05:00Z">
              <w:r w:rsidRPr="00A76C84">
                <w:rPr>
                  <w:color w:val="303030"/>
                  <w:sz w:val="16"/>
                  <w:szCs w:val="16"/>
                  <w:rPrChange w:id="1484" w:author="Mateus Berardo de Souza Terra" w:date="2016-02-08T22:05:00Z">
                    <w:rPr>
                      <w:color w:val="303030"/>
                    </w:rPr>
                  </w:rPrChange>
                </w:rPr>
                <w:t>56</w:t>
              </w:r>
            </w:ins>
          </w:p>
        </w:tc>
        <w:tc>
          <w:tcPr>
            <w:tcW w:w="1558" w:type="dxa"/>
            <w:tcPrChange w:id="1485"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1486" w:author="Mateus Berardo de Souza Terra" w:date="2016-02-08T20:04:00Z"/>
                <w:color w:val="303030"/>
                <w:sz w:val="16"/>
                <w:szCs w:val="16"/>
                <w:rPrChange w:id="1487" w:author="Mateus Berardo de Souza Terra" w:date="2016-02-08T22:05:00Z">
                  <w:rPr>
                    <w:ins w:id="1488" w:author="Mateus Berardo de Souza Terra" w:date="2016-02-08T20:04:00Z"/>
                    <w:color w:val="303030"/>
                  </w:rPr>
                </w:rPrChange>
              </w:rPr>
              <w:pPrChange w:id="1489" w:author="Mateus Berardo de Souza Terra" w:date="2016-02-08T22:05:00Z">
                <w:pPr>
                  <w:pStyle w:val="NormalWeb"/>
                  <w:spacing w:before="0" w:beforeAutospacing="0" w:after="160" w:afterAutospacing="0"/>
                  <w:jc w:val="center"/>
                </w:pPr>
              </w:pPrChange>
            </w:pPr>
            <w:ins w:id="1490" w:author="Mateus Berardo de Souza Terra" w:date="2016-02-08T22:13:00Z">
              <w:r>
                <w:rPr>
                  <w:color w:val="303030"/>
                  <w:sz w:val="16"/>
                  <w:szCs w:val="16"/>
                </w:rPr>
                <w:t>8</w:t>
              </w:r>
            </w:ins>
          </w:p>
        </w:tc>
        <w:tc>
          <w:tcPr>
            <w:tcW w:w="1558" w:type="dxa"/>
            <w:tcPrChange w:id="1491"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1492" w:author="Mateus Berardo de Souza Terra" w:date="2016-02-08T20:04:00Z"/>
                <w:color w:val="303030"/>
                <w:sz w:val="16"/>
                <w:szCs w:val="16"/>
                <w:rPrChange w:id="1493" w:author="Mateus Berardo de Souza Terra" w:date="2016-02-08T22:05:00Z">
                  <w:rPr>
                    <w:ins w:id="1494" w:author="Mateus Berardo de Souza Terra" w:date="2016-02-08T20:04:00Z"/>
                    <w:color w:val="303030"/>
                  </w:rPr>
                </w:rPrChange>
              </w:rPr>
              <w:pPrChange w:id="1495" w:author="Mateus Berardo de Souza Terra" w:date="2016-02-08T22:05:00Z">
                <w:pPr>
                  <w:pStyle w:val="NormalWeb"/>
                  <w:spacing w:before="0" w:beforeAutospacing="0" w:after="160" w:afterAutospacing="0"/>
                  <w:jc w:val="center"/>
                </w:pPr>
              </w:pPrChange>
            </w:pPr>
            <w:ins w:id="1496" w:author="Mateus Berardo de Souza Terra" w:date="2016-02-08T22:09:00Z">
              <w:r>
                <w:rPr>
                  <w:color w:val="303030"/>
                  <w:sz w:val="16"/>
                  <w:szCs w:val="16"/>
                </w:rPr>
                <w:t>88</w:t>
              </w:r>
            </w:ins>
          </w:p>
        </w:tc>
        <w:tc>
          <w:tcPr>
            <w:tcW w:w="1558" w:type="dxa"/>
            <w:tcPrChange w:id="1497"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1498" w:author="Mateus Berardo de Souza Terra" w:date="2016-02-08T20:04:00Z"/>
                <w:color w:val="303030"/>
                <w:sz w:val="16"/>
                <w:szCs w:val="16"/>
                <w:rPrChange w:id="1499" w:author="Mateus Berardo de Souza Terra" w:date="2016-02-08T22:05:00Z">
                  <w:rPr>
                    <w:ins w:id="1500" w:author="Mateus Berardo de Souza Terra" w:date="2016-02-08T20:04:00Z"/>
                    <w:color w:val="303030"/>
                  </w:rPr>
                </w:rPrChange>
              </w:rPr>
              <w:pPrChange w:id="1501" w:author="Mateus Berardo de Souza Terra" w:date="2016-02-08T22:05:00Z">
                <w:pPr>
                  <w:pStyle w:val="NormalWeb"/>
                  <w:spacing w:before="0" w:beforeAutospacing="0" w:after="160" w:afterAutospacing="0"/>
                  <w:jc w:val="center"/>
                </w:pPr>
              </w:pPrChange>
            </w:pPr>
            <w:ins w:id="1502" w:author="Mateus Berardo de Souza Terra" w:date="2016-02-08T22:10:00Z">
              <w:r>
                <w:rPr>
                  <w:color w:val="303030"/>
                  <w:sz w:val="16"/>
                  <w:szCs w:val="16"/>
                </w:rPr>
                <w:t>X</w:t>
              </w:r>
            </w:ins>
          </w:p>
        </w:tc>
        <w:tc>
          <w:tcPr>
            <w:tcW w:w="1559" w:type="dxa"/>
            <w:tcPrChange w:id="1503"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1504" w:author="Mateus Berardo de Souza Terra" w:date="2016-02-08T20:04:00Z"/>
                <w:color w:val="303030"/>
                <w:sz w:val="16"/>
                <w:szCs w:val="16"/>
                <w:rPrChange w:id="1505" w:author="Mateus Berardo de Souza Terra" w:date="2016-02-08T22:05:00Z">
                  <w:rPr>
                    <w:ins w:id="1506" w:author="Mateus Berardo de Souza Terra" w:date="2016-02-08T20:04:00Z"/>
                    <w:color w:val="303030"/>
                  </w:rPr>
                </w:rPrChange>
              </w:rPr>
              <w:pPrChange w:id="1507" w:author="Mateus Berardo de Souza Terra" w:date="2016-02-08T22:05:00Z">
                <w:pPr>
                  <w:pStyle w:val="NormalWeb"/>
                  <w:spacing w:before="0" w:beforeAutospacing="0" w:after="160" w:afterAutospacing="0"/>
                  <w:jc w:val="center"/>
                </w:pPr>
              </w:pPrChange>
            </w:pPr>
            <w:ins w:id="1508" w:author="Mateus Berardo de Souza Terra" w:date="2016-02-08T22:09:00Z">
              <w:r>
                <w:rPr>
                  <w:color w:val="303030"/>
                  <w:sz w:val="16"/>
                  <w:szCs w:val="16"/>
                </w:rPr>
                <w:t>120</w:t>
              </w:r>
            </w:ins>
          </w:p>
        </w:tc>
        <w:tc>
          <w:tcPr>
            <w:tcW w:w="1559" w:type="dxa"/>
            <w:tcPrChange w:id="1509"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1510" w:author="Mateus Berardo de Souza Terra" w:date="2016-02-08T20:04:00Z"/>
                <w:color w:val="303030"/>
                <w:sz w:val="16"/>
                <w:szCs w:val="16"/>
                <w:rPrChange w:id="1511" w:author="Mateus Berardo de Souza Terra" w:date="2016-02-08T22:05:00Z">
                  <w:rPr>
                    <w:ins w:id="1512" w:author="Mateus Berardo de Souza Terra" w:date="2016-02-08T20:04:00Z"/>
                    <w:color w:val="303030"/>
                  </w:rPr>
                </w:rPrChange>
              </w:rPr>
              <w:pPrChange w:id="1513" w:author="Mateus Berardo de Souza Terra" w:date="2016-02-08T22:05:00Z">
                <w:pPr>
                  <w:pStyle w:val="NormalWeb"/>
                  <w:spacing w:before="0" w:beforeAutospacing="0" w:after="160" w:afterAutospacing="0"/>
                  <w:jc w:val="center"/>
                </w:pPr>
              </w:pPrChange>
            </w:pPr>
            <w:proofErr w:type="gramStart"/>
            <w:ins w:id="1514" w:author="Mateus Berardo de Souza Terra" w:date="2016-02-08T22:11:00Z">
              <w:r>
                <w:rPr>
                  <w:color w:val="303030"/>
                  <w:sz w:val="16"/>
                  <w:szCs w:val="16"/>
                </w:rPr>
                <w:t>x</w:t>
              </w:r>
            </w:ins>
            <w:proofErr w:type="gramEnd"/>
          </w:p>
        </w:tc>
      </w:tr>
      <w:tr w:rsidR="00BA6212" w:rsidRPr="00A76C84" w14:paraId="33E4EA1D" w14:textId="77777777" w:rsidTr="00A76C84">
        <w:trPr>
          <w:trHeight w:val="20"/>
          <w:ins w:id="1515" w:author="Mateus Berardo de Souza Terra" w:date="2016-02-08T20:04:00Z"/>
        </w:trPr>
        <w:tc>
          <w:tcPr>
            <w:tcW w:w="1558" w:type="dxa"/>
            <w:tcPrChange w:id="1516"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1517" w:author="Mateus Berardo de Souza Terra" w:date="2016-02-08T20:04:00Z"/>
                <w:color w:val="303030"/>
                <w:sz w:val="16"/>
                <w:szCs w:val="16"/>
                <w:rPrChange w:id="1518" w:author="Mateus Berardo de Souza Terra" w:date="2016-02-08T22:05:00Z">
                  <w:rPr>
                    <w:ins w:id="1519" w:author="Mateus Berardo de Souza Terra" w:date="2016-02-08T20:04:00Z"/>
                    <w:color w:val="303030"/>
                  </w:rPr>
                </w:rPrChange>
              </w:rPr>
              <w:pPrChange w:id="1520" w:author="Mateus Berardo de Souza Terra" w:date="2016-02-08T22:05:00Z">
                <w:pPr>
                  <w:pStyle w:val="NormalWeb"/>
                  <w:spacing w:before="0" w:beforeAutospacing="0" w:after="160" w:afterAutospacing="0"/>
                  <w:jc w:val="center"/>
                </w:pPr>
              </w:pPrChange>
            </w:pPr>
            <w:ins w:id="1521" w:author="Mateus Berardo de Souza Terra" w:date="2016-02-08T20:05:00Z">
              <w:r w:rsidRPr="00A76C84">
                <w:rPr>
                  <w:color w:val="303030"/>
                  <w:sz w:val="16"/>
                  <w:szCs w:val="16"/>
                  <w:rPrChange w:id="1522" w:author="Mateus Berardo de Souza Terra" w:date="2016-02-08T22:05:00Z">
                    <w:rPr>
                      <w:color w:val="303030"/>
                    </w:rPr>
                  </w:rPrChange>
                </w:rPr>
                <w:t>57</w:t>
              </w:r>
            </w:ins>
          </w:p>
        </w:tc>
        <w:tc>
          <w:tcPr>
            <w:tcW w:w="1558" w:type="dxa"/>
            <w:tcPrChange w:id="1523"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1524" w:author="Mateus Berardo de Souza Terra" w:date="2016-02-08T20:04:00Z"/>
                <w:color w:val="303030"/>
                <w:sz w:val="16"/>
                <w:szCs w:val="16"/>
                <w:rPrChange w:id="1525" w:author="Mateus Berardo de Souza Terra" w:date="2016-02-08T22:05:00Z">
                  <w:rPr>
                    <w:ins w:id="1526" w:author="Mateus Berardo de Souza Terra" w:date="2016-02-08T20:04:00Z"/>
                    <w:color w:val="303030"/>
                  </w:rPr>
                </w:rPrChange>
              </w:rPr>
              <w:pPrChange w:id="1527" w:author="Mateus Berardo de Souza Terra" w:date="2016-02-08T22:05:00Z">
                <w:pPr>
                  <w:pStyle w:val="NormalWeb"/>
                  <w:spacing w:before="0" w:beforeAutospacing="0" w:after="160" w:afterAutospacing="0"/>
                  <w:jc w:val="center"/>
                </w:pPr>
              </w:pPrChange>
            </w:pPr>
            <w:ins w:id="1528" w:author="Mateus Berardo de Souza Terra" w:date="2016-02-08T22:13:00Z">
              <w:r>
                <w:rPr>
                  <w:color w:val="303030"/>
                  <w:sz w:val="16"/>
                  <w:szCs w:val="16"/>
                </w:rPr>
                <w:t>9</w:t>
              </w:r>
            </w:ins>
          </w:p>
        </w:tc>
        <w:tc>
          <w:tcPr>
            <w:tcW w:w="1558" w:type="dxa"/>
            <w:tcPrChange w:id="1529"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1530" w:author="Mateus Berardo de Souza Terra" w:date="2016-02-08T20:04:00Z"/>
                <w:color w:val="303030"/>
                <w:sz w:val="16"/>
                <w:szCs w:val="16"/>
                <w:rPrChange w:id="1531" w:author="Mateus Berardo de Souza Terra" w:date="2016-02-08T22:05:00Z">
                  <w:rPr>
                    <w:ins w:id="1532" w:author="Mateus Berardo de Souza Terra" w:date="2016-02-08T20:04:00Z"/>
                    <w:color w:val="303030"/>
                  </w:rPr>
                </w:rPrChange>
              </w:rPr>
              <w:pPrChange w:id="1533" w:author="Mateus Berardo de Souza Terra" w:date="2016-02-08T22:05:00Z">
                <w:pPr>
                  <w:pStyle w:val="NormalWeb"/>
                  <w:spacing w:before="0" w:beforeAutospacing="0" w:after="160" w:afterAutospacing="0"/>
                  <w:jc w:val="center"/>
                </w:pPr>
              </w:pPrChange>
            </w:pPr>
            <w:ins w:id="1534" w:author="Mateus Berardo de Souza Terra" w:date="2016-02-08T22:09:00Z">
              <w:r>
                <w:rPr>
                  <w:color w:val="303030"/>
                  <w:sz w:val="16"/>
                  <w:szCs w:val="16"/>
                </w:rPr>
                <w:t>89</w:t>
              </w:r>
            </w:ins>
          </w:p>
        </w:tc>
        <w:tc>
          <w:tcPr>
            <w:tcW w:w="1558" w:type="dxa"/>
            <w:tcPrChange w:id="1535"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1536" w:author="Mateus Berardo de Souza Terra" w:date="2016-02-08T20:04:00Z"/>
                <w:color w:val="303030"/>
                <w:sz w:val="16"/>
                <w:szCs w:val="16"/>
                <w:rPrChange w:id="1537" w:author="Mateus Berardo de Souza Terra" w:date="2016-02-08T22:05:00Z">
                  <w:rPr>
                    <w:ins w:id="1538" w:author="Mateus Berardo de Souza Terra" w:date="2016-02-08T20:04:00Z"/>
                    <w:color w:val="303030"/>
                  </w:rPr>
                </w:rPrChange>
              </w:rPr>
              <w:pPrChange w:id="1539" w:author="Mateus Berardo de Souza Terra" w:date="2016-02-08T22:05:00Z">
                <w:pPr>
                  <w:pStyle w:val="NormalWeb"/>
                  <w:spacing w:before="0" w:beforeAutospacing="0" w:after="160" w:afterAutospacing="0"/>
                  <w:jc w:val="center"/>
                </w:pPr>
              </w:pPrChange>
            </w:pPr>
            <w:ins w:id="1540" w:author="Mateus Berardo de Souza Terra" w:date="2016-02-08T22:10:00Z">
              <w:r>
                <w:rPr>
                  <w:color w:val="303030"/>
                  <w:sz w:val="16"/>
                  <w:szCs w:val="16"/>
                </w:rPr>
                <w:t>Y</w:t>
              </w:r>
            </w:ins>
          </w:p>
        </w:tc>
        <w:tc>
          <w:tcPr>
            <w:tcW w:w="1559" w:type="dxa"/>
            <w:tcPrChange w:id="1541"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1542" w:author="Mateus Berardo de Souza Terra" w:date="2016-02-08T20:04:00Z"/>
                <w:color w:val="303030"/>
                <w:sz w:val="16"/>
                <w:szCs w:val="16"/>
                <w:rPrChange w:id="1543" w:author="Mateus Berardo de Souza Terra" w:date="2016-02-08T22:05:00Z">
                  <w:rPr>
                    <w:ins w:id="1544" w:author="Mateus Berardo de Souza Terra" w:date="2016-02-08T20:04:00Z"/>
                    <w:color w:val="303030"/>
                  </w:rPr>
                </w:rPrChange>
              </w:rPr>
              <w:pPrChange w:id="1545" w:author="Mateus Berardo de Souza Terra" w:date="2016-02-08T22:05:00Z">
                <w:pPr>
                  <w:pStyle w:val="NormalWeb"/>
                  <w:spacing w:before="0" w:beforeAutospacing="0" w:after="160" w:afterAutospacing="0"/>
                  <w:jc w:val="center"/>
                </w:pPr>
              </w:pPrChange>
            </w:pPr>
            <w:ins w:id="1546" w:author="Mateus Berardo de Souza Terra" w:date="2016-02-08T22:09:00Z">
              <w:r>
                <w:rPr>
                  <w:color w:val="303030"/>
                  <w:sz w:val="16"/>
                  <w:szCs w:val="16"/>
                </w:rPr>
                <w:t>121</w:t>
              </w:r>
            </w:ins>
          </w:p>
        </w:tc>
        <w:tc>
          <w:tcPr>
            <w:tcW w:w="1559" w:type="dxa"/>
            <w:tcPrChange w:id="1547"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1548" w:author="Mateus Berardo de Souza Terra" w:date="2016-02-08T20:04:00Z"/>
                <w:color w:val="303030"/>
                <w:sz w:val="16"/>
                <w:szCs w:val="16"/>
                <w:rPrChange w:id="1549" w:author="Mateus Berardo de Souza Terra" w:date="2016-02-08T22:05:00Z">
                  <w:rPr>
                    <w:ins w:id="1550" w:author="Mateus Berardo de Souza Terra" w:date="2016-02-08T20:04:00Z"/>
                    <w:color w:val="303030"/>
                  </w:rPr>
                </w:rPrChange>
              </w:rPr>
              <w:pPrChange w:id="1551" w:author="Mateus Berardo de Souza Terra" w:date="2016-02-08T22:05:00Z">
                <w:pPr>
                  <w:pStyle w:val="NormalWeb"/>
                  <w:spacing w:before="0" w:beforeAutospacing="0" w:after="160" w:afterAutospacing="0"/>
                  <w:jc w:val="center"/>
                </w:pPr>
              </w:pPrChange>
            </w:pPr>
            <w:proofErr w:type="gramStart"/>
            <w:ins w:id="1552" w:author="Mateus Berardo de Souza Terra" w:date="2016-02-08T22:11:00Z">
              <w:r>
                <w:rPr>
                  <w:color w:val="303030"/>
                  <w:sz w:val="16"/>
                  <w:szCs w:val="16"/>
                </w:rPr>
                <w:t>y</w:t>
              </w:r>
            </w:ins>
            <w:proofErr w:type="gramEnd"/>
          </w:p>
        </w:tc>
      </w:tr>
      <w:tr w:rsidR="00BA6212" w:rsidRPr="00A76C84" w14:paraId="1EA86B3D" w14:textId="77777777" w:rsidTr="00A76C84">
        <w:trPr>
          <w:trHeight w:val="20"/>
          <w:ins w:id="1553" w:author="Mateus Berardo de Souza Terra" w:date="2016-02-08T20:04:00Z"/>
        </w:trPr>
        <w:tc>
          <w:tcPr>
            <w:tcW w:w="1558" w:type="dxa"/>
            <w:tcPrChange w:id="1554"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1555" w:author="Mateus Berardo de Souza Terra" w:date="2016-02-08T20:04:00Z"/>
                <w:color w:val="303030"/>
                <w:sz w:val="16"/>
                <w:szCs w:val="16"/>
                <w:rPrChange w:id="1556" w:author="Mateus Berardo de Souza Terra" w:date="2016-02-08T22:05:00Z">
                  <w:rPr>
                    <w:ins w:id="1557" w:author="Mateus Berardo de Souza Terra" w:date="2016-02-08T20:04:00Z"/>
                    <w:color w:val="303030"/>
                  </w:rPr>
                </w:rPrChange>
              </w:rPr>
              <w:pPrChange w:id="1558" w:author="Mateus Berardo de Souza Terra" w:date="2016-02-08T22:05:00Z">
                <w:pPr>
                  <w:pStyle w:val="NormalWeb"/>
                  <w:spacing w:before="0" w:beforeAutospacing="0" w:after="160" w:afterAutospacing="0"/>
                  <w:jc w:val="center"/>
                </w:pPr>
              </w:pPrChange>
            </w:pPr>
            <w:ins w:id="1559" w:author="Mateus Berardo de Souza Terra" w:date="2016-02-08T20:05:00Z">
              <w:r w:rsidRPr="00A76C84">
                <w:rPr>
                  <w:color w:val="303030"/>
                  <w:sz w:val="16"/>
                  <w:szCs w:val="16"/>
                  <w:rPrChange w:id="1560" w:author="Mateus Berardo de Souza Terra" w:date="2016-02-08T22:05:00Z">
                    <w:rPr>
                      <w:color w:val="303030"/>
                    </w:rPr>
                  </w:rPrChange>
                </w:rPr>
                <w:t>58</w:t>
              </w:r>
            </w:ins>
          </w:p>
        </w:tc>
        <w:tc>
          <w:tcPr>
            <w:tcW w:w="1558" w:type="dxa"/>
            <w:tcPrChange w:id="1561"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1562" w:author="Mateus Berardo de Souza Terra" w:date="2016-02-08T20:04:00Z"/>
                <w:color w:val="303030"/>
                <w:sz w:val="16"/>
                <w:szCs w:val="16"/>
                <w:rPrChange w:id="1563" w:author="Mateus Berardo de Souza Terra" w:date="2016-02-08T22:05:00Z">
                  <w:rPr>
                    <w:ins w:id="1564" w:author="Mateus Berardo de Souza Terra" w:date="2016-02-08T20:04:00Z"/>
                    <w:color w:val="303030"/>
                  </w:rPr>
                </w:rPrChange>
              </w:rPr>
              <w:pPrChange w:id="1565" w:author="Mateus Berardo de Souza Terra" w:date="2016-02-08T22:05:00Z">
                <w:pPr>
                  <w:pStyle w:val="NormalWeb"/>
                  <w:spacing w:before="0" w:beforeAutospacing="0" w:after="160" w:afterAutospacing="0"/>
                  <w:jc w:val="center"/>
                </w:pPr>
              </w:pPrChange>
            </w:pPr>
            <w:ins w:id="1566" w:author="Mateus Berardo de Souza Terra" w:date="2016-02-08T22:13:00Z">
              <w:r>
                <w:rPr>
                  <w:color w:val="303030"/>
                  <w:sz w:val="16"/>
                  <w:szCs w:val="16"/>
                </w:rPr>
                <w:t>:</w:t>
              </w:r>
            </w:ins>
          </w:p>
        </w:tc>
        <w:tc>
          <w:tcPr>
            <w:tcW w:w="1558" w:type="dxa"/>
            <w:tcPrChange w:id="1567"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1568" w:author="Mateus Berardo de Souza Terra" w:date="2016-02-08T20:04:00Z"/>
                <w:color w:val="303030"/>
                <w:sz w:val="16"/>
                <w:szCs w:val="16"/>
                <w:rPrChange w:id="1569" w:author="Mateus Berardo de Souza Terra" w:date="2016-02-08T22:05:00Z">
                  <w:rPr>
                    <w:ins w:id="1570" w:author="Mateus Berardo de Souza Terra" w:date="2016-02-08T20:04:00Z"/>
                    <w:color w:val="303030"/>
                  </w:rPr>
                </w:rPrChange>
              </w:rPr>
              <w:pPrChange w:id="1571" w:author="Mateus Berardo de Souza Terra" w:date="2016-02-08T22:05:00Z">
                <w:pPr>
                  <w:pStyle w:val="NormalWeb"/>
                  <w:spacing w:before="0" w:beforeAutospacing="0" w:after="160" w:afterAutospacing="0"/>
                  <w:jc w:val="center"/>
                </w:pPr>
              </w:pPrChange>
            </w:pPr>
            <w:ins w:id="1572" w:author="Mateus Berardo de Souza Terra" w:date="2016-02-08T22:09:00Z">
              <w:r>
                <w:rPr>
                  <w:color w:val="303030"/>
                  <w:sz w:val="16"/>
                  <w:szCs w:val="16"/>
                </w:rPr>
                <w:t>90</w:t>
              </w:r>
            </w:ins>
          </w:p>
        </w:tc>
        <w:tc>
          <w:tcPr>
            <w:tcW w:w="1558" w:type="dxa"/>
            <w:tcPrChange w:id="1573"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1574" w:author="Mateus Berardo de Souza Terra" w:date="2016-02-08T20:04:00Z"/>
                <w:color w:val="303030"/>
                <w:sz w:val="16"/>
                <w:szCs w:val="16"/>
                <w:rPrChange w:id="1575" w:author="Mateus Berardo de Souza Terra" w:date="2016-02-08T22:05:00Z">
                  <w:rPr>
                    <w:ins w:id="1576" w:author="Mateus Berardo de Souza Terra" w:date="2016-02-08T20:04:00Z"/>
                    <w:color w:val="303030"/>
                  </w:rPr>
                </w:rPrChange>
              </w:rPr>
              <w:pPrChange w:id="1577" w:author="Mateus Berardo de Souza Terra" w:date="2016-02-08T22:05:00Z">
                <w:pPr>
                  <w:pStyle w:val="NormalWeb"/>
                  <w:spacing w:before="0" w:beforeAutospacing="0" w:after="160" w:afterAutospacing="0"/>
                  <w:jc w:val="center"/>
                </w:pPr>
              </w:pPrChange>
            </w:pPr>
            <w:ins w:id="1578" w:author="Mateus Berardo de Souza Terra" w:date="2016-02-08T22:10:00Z">
              <w:r>
                <w:rPr>
                  <w:color w:val="303030"/>
                  <w:sz w:val="16"/>
                  <w:szCs w:val="16"/>
                </w:rPr>
                <w:t>Z</w:t>
              </w:r>
            </w:ins>
          </w:p>
        </w:tc>
        <w:tc>
          <w:tcPr>
            <w:tcW w:w="1559" w:type="dxa"/>
            <w:tcPrChange w:id="1579"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1580" w:author="Mateus Berardo de Souza Terra" w:date="2016-02-08T20:04:00Z"/>
                <w:color w:val="303030"/>
                <w:sz w:val="16"/>
                <w:szCs w:val="16"/>
                <w:rPrChange w:id="1581" w:author="Mateus Berardo de Souza Terra" w:date="2016-02-08T22:05:00Z">
                  <w:rPr>
                    <w:ins w:id="1582" w:author="Mateus Berardo de Souza Terra" w:date="2016-02-08T20:04:00Z"/>
                    <w:color w:val="303030"/>
                  </w:rPr>
                </w:rPrChange>
              </w:rPr>
              <w:pPrChange w:id="1583" w:author="Mateus Berardo de Souza Terra" w:date="2016-02-08T22:05:00Z">
                <w:pPr>
                  <w:pStyle w:val="NormalWeb"/>
                  <w:spacing w:before="0" w:beforeAutospacing="0" w:after="160" w:afterAutospacing="0"/>
                  <w:jc w:val="center"/>
                </w:pPr>
              </w:pPrChange>
            </w:pPr>
            <w:ins w:id="1584" w:author="Mateus Berardo de Souza Terra" w:date="2016-02-08T22:09:00Z">
              <w:r>
                <w:rPr>
                  <w:color w:val="303030"/>
                  <w:sz w:val="16"/>
                  <w:szCs w:val="16"/>
                </w:rPr>
                <w:t>122</w:t>
              </w:r>
            </w:ins>
          </w:p>
        </w:tc>
        <w:tc>
          <w:tcPr>
            <w:tcW w:w="1559" w:type="dxa"/>
            <w:tcPrChange w:id="1585"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1586" w:author="Mateus Berardo de Souza Terra" w:date="2016-02-08T20:04:00Z"/>
                <w:color w:val="303030"/>
                <w:sz w:val="16"/>
                <w:szCs w:val="16"/>
                <w:rPrChange w:id="1587" w:author="Mateus Berardo de Souza Terra" w:date="2016-02-08T22:05:00Z">
                  <w:rPr>
                    <w:ins w:id="1588" w:author="Mateus Berardo de Souza Terra" w:date="2016-02-08T20:04:00Z"/>
                    <w:color w:val="303030"/>
                  </w:rPr>
                </w:rPrChange>
              </w:rPr>
              <w:pPrChange w:id="1589" w:author="Mateus Berardo de Souza Terra" w:date="2016-02-08T22:05:00Z">
                <w:pPr>
                  <w:pStyle w:val="NormalWeb"/>
                  <w:spacing w:before="0" w:beforeAutospacing="0" w:after="160" w:afterAutospacing="0"/>
                  <w:jc w:val="center"/>
                </w:pPr>
              </w:pPrChange>
            </w:pPr>
            <w:proofErr w:type="gramStart"/>
            <w:ins w:id="1590" w:author="Mateus Berardo de Souza Terra" w:date="2016-02-08T22:11:00Z">
              <w:r>
                <w:rPr>
                  <w:color w:val="303030"/>
                  <w:sz w:val="16"/>
                  <w:szCs w:val="16"/>
                </w:rPr>
                <w:t>z</w:t>
              </w:r>
            </w:ins>
            <w:proofErr w:type="gramEnd"/>
          </w:p>
        </w:tc>
      </w:tr>
      <w:tr w:rsidR="00BA6212" w:rsidRPr="00A76C84" w14:paraId="62CA1451" w14:textId="77777777" w:rsidTr="00A76C84">
        <w:trPr>
          <w:trHeight w:val="20"/>
          <w:ins w:id="1591" w:author="Mateus Berardo de Souza Terra" w:date="2016-02-08T20:04:00Z"/>
        </w:trPr>
        <w:tc>
          <w:tcPr>
            <w:tcW w:w="1558" w:type="dxa"/>
            <w:tcPrChange w:id="1592"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1593" w:author="Mateus Berardo de Souza Terra" w:date="2016-02-08T20:04:00Z"/>
                <w:color w:val="303030"/>
                <w:sz w:val="16"/>
                <w:szCs w:val="16"/>
                <w:rPrChange w:id="1594" w:author="Mateus Berardo de Souza Terra" w:date="2016-02-08T22:05:00Z">
                  <w:rPr>
                    <w:ins w:id="1595" w:author="Mateus Berardo de Souza Terra" w:date="2016-02-08T20:04:00Z"/>
                    <w:color w:val="303030"/>
                  </w:rPr>
                </w:rPrChange>
              </w:rPr>
              <w:pPrChange w:id="1596" w:author="Mateus Berardo de Souza Terra" w:date="2016-02-08T22:05:00Z">
                <w:pPr>
                  <w:pStyle w:val="NormalWeb"/>
                  <w:spacing w:before="0" w:beforeAutospacing="0" w:after="160" w:afterAutospacing="0"/>
                  <w:jc w:val="center"/>
                </w:pPr>
              </w:pPrChange>
            </w:pPr>
            <w:ins w:id="1597" w:author="Mateus Berardo de Souza Terra" w:date="2016-02-08T20:05:00Z">
              <w:r w:rsidRPr="00A76C84">
                <w:rPr>
                  <w:color w:val="303030"/>
                  <w:sz w:val="16"/>
                  <w:szCs w:val="16"/>
                  <w:rPrChange w:id="1598" w:author="Mateus Berardo de Souza Terra" w:date="2016-02-08T22:05:00Z">
                    <w:rPr>
                      <w:color w:val="303030"/>
                    </w:rPr>
                  </w:rPrChange>
                </w:rPr>
                <w:t>59</w:t>
              </w:r>
            </w:ins>
          </w:p>
        </w:tc>
        <w:tc>
          <w:tcPr>
            <w:tcW w:w="1558" w:type="dxa"/>
            <w:tcPrChange w:id="1599"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1600" w:author="Mateus Berardo de Souza Terra" w:date="2016-02-08T20:04:00Z"/>
                <w:color w:val="303030"/>
                <w:sz w:val="16"/>
                <w:szCs w:val="16"/>
                <w:rPrChange w:id="1601" w:author="Mateus Berardo de Souza Terra" w:date="2016-02-08T22:05:00Z">
                  <w:rPr>
                    <w:ins w:id="1602" w:author="Mateus Berardo de Souza Terra" w:date="2016-02-08T20:04:00Z"/>
                    <w:color w:val="303030"/>
                  </w:rPr>
                </w:rPrChange>
              </w:rPr>
              <w:pPrChange w:id="1603" w:author="Mateus Berardo de Souza Terra" w:date="2016-02-08T22:05:00Z">
                <w:pPr>
                  <w:pStyle w:val="NormalWeb"/>
                  <w:spacing w:before="0" w:beforeAutospacing="0" w:after="160" w:afterAutospacing="0"/>
                  <w:jc w:val="center"/>
                </w:pPr>
              </w:pPrChange>
            </w:pPr>
            <w:ins w:id="1604" w:author="Mateus Berardo de Souza Terra" w:date="2016-02-08T22:13:00Z">
              <w:r>
                <w:rPr>
                  <w:color w:val="303030"/>
                  <w:sz w:val="16"/>
                  <w:szCs w:val="16"/>
                </w:rPr>
                <w:t>;</w:t>
              </w:r>
            </w:ins>
          </w:p>
        </w:tc>
        <w:tc>
          <w:tcPr>
            <w:tcW w:w="1558" w:type="dxa"/>
            <w:tcPrChange w:id="1605"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1606" w:author="Mateus Berardo de Souza Terra" w:date="2016-02-08T20:04:00Z"/>
                <w:color w:val="303030"/>
                <w:sz w:val="16"/>
                <w:szCs w:val="16"/>
                <w:rPrChange w:id="1607" w:author="Mateus Berardo de Souza Terra" w:date="2016-02-08T22:05:00Z">
                  <w:rPr>
                    <w:ins w:id="1608" w:author="Mateus Berardo de Souza Terra" w:date="2016-02-08T20:04:00Z"/>
                    <w:color w:val="303030"/>
                  </w:rPr>
                </w:rPrChange>
              </w:rPr>
              <w:pPrChange w:id="1609" w:author="Mateus Berardo de Souza Terra" w:date="2016-02-08T22:05:00Z">
                <w:pPr>
                  <w:pStyle w:val="NormalWeb"/>
                  <w:spacing w:before="0" w:beforeAutospacing="0" w:after="160" w:afterAutospacing="0"/>
                  <w:jc w:val="center"/>
                </w:pPr>
              </w:pPrChange>
            </w:pPr>
            <w:ins w:id="1610" w:author="Mateus Berardo de Souza Terra" w:date="2016-02-08T22:09:00Z">
              <w:r>
                <w:rPr>
                  <w:color w:val="303030"/>
                  <w:sz w:val="16"/>
                  <w:szCs w:val="16"/>
                </w:rPr>
                <w:t>91</w:t>
              </w:r>
            </w:ins>
          </w:p>
        </w:tc>
        <w:tc>
          <w:tcPr>
            <w:tcW w:w="1558" w:type="dxa"/>
            <w:tcPrChange w:id="1611"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1612" w:author="Mateus Berardo de Souza Terra" w:date="2016-02-08T20:04:00Z"/>
                <w:color w:val="303030"/>
                <w:sz w:val="16"/>
                <w:szCs w:val="16"/>
                <w:rPrChange w:id="1613" w:author="Mateus Berardo de Souza Terra" w:date="2016-02-08T22:05:00Z">
                  <w:rPr>
                    <w:ins w:id="1614" w:author="Mateus Berardo de Souza Terra" w:date="2016-02-08T20:04:00Z"/>
                    <w:color w:val="303030"/>
                  </w:rPr>
                </w:rPrChange>
              </w:rPr>
              <w:pPrChange w:id="1615" w:author="Mateus Berardo de Souza Terra" w:date="2016-02-08T22:05:00Z">
                <w:pPr>
                  <w:pStyle w:val="NormalWeb"/>
                  <w:spacing w:before="0" w:beforeAutospacing="0" w:after="160" w:afterAutospacing="0"/>
                  <w:jc w:val="center"/>
                </w:pPr>
              </w:pPrChange>
            </w:pPr>
            <w:ins w:id="1616" w:author="Mateus Berardo de Souza Terra" w:date="2016-02-08T22:11:00Z">
              <w:r>
                <w:rPr>
                  <w:color w:val="303030"/>
                  <w:sz w:val="16"/>
                  <w:szCs w:val="16"/>
                </w:rPr>
                <w:t>[</w:t>
              </w:r>
            </w:ins>
          </w:p>
        </w:tc>
        <w:tc>
          <w:tcPr>
            <w:tcW w:w="1559" w:type="dxa"/>
            <w:tcPrChange w:id="1617"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1618" w:author="Mateus Berardo de Souza Terra" w:date="2016-02-08T20:04:00Z"/>
                <w:color w:val="303030"/>
                <w:sz w:val="16"/>
                <w:szCs w:val="16"/>
                <w:rPrChange w:id="1619" w:author="Mateus Berardo de Souza Terra" w:date="2016-02-08T22:05:00Z">
                  <w:rPr>
                    <w:ins w:id="1620" w:author="Mateus Berardo de Souza Terra" w:date="2016-02-08T20:04:00Z"/>
                    <w:color w:val="303030"/>
                  </w:rPr>
                </w:rPrChange>
              </w:rPr>
              <w:pPrChange w:id="1621" w:author="Mateus Berardo de Souza Terra" w:date="2016-02-08T22:05:00Z">
                <w:pPr>
                  <w:pStyle w:val="NormalWeb"/>
                  <w:spacing w:before="0" w:beforeAutospacing="0" w:after="160" w:afterAutospacing="0"/>
                  <w:jc w:val="center"/>
                </w:pPr>
              </w:pPrChange>
            </w:pPr>
            <w:ins w:id="1622" w:author="Mateus Berardo de Souza Terra" w:date="2016-02-08T22:09:00Z">
              <w:r>
                <w:rPr>
                  <w:color w:val="303030"/>
                  <w:sz w:val="16"/>
                  <w:szCs w:val="16"/>
                </w:rPr>
                <w:t>123</w:t>
              </w:r>
            </w:ins>
          </w:p>
        </w:tc>
        <w:tc>
          <w:tcPr>
            <w:tcW w:w="1559" w:type="dxa"/>
            <w:tcPrChange w:id="1623"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1624" w:author="Mateus Berardo de Souza Terra" w:date="2016-02-08T20:04:00Z"/>
                <w:color w:val="303030"/>
                <w:sz w:val="16"/>
                <w:szCs w:val="16"/>
                <w:rPrChange w:id="1625" w:author="Mateus Berardo de Souza Terra" w:date="2016-02-08T22:05:00Z">
                  <w:rPr>
                    <w:ins w:id="1626" w:author="Mateus Berardo de Souza Terra" w:date="2016-02-08T20:04:00Z"/>
                    <w:color w:val="303030"/>
                  </w:rPr>
                </w:rPrChange>
              </w:rPr>
              <w:pPrChange w:id="1627" w:author="Mateus Berardo de Souza Terra" w:date="2016-02-08T22:05:00Z">
                <w:pPr>
                  <w:pStyle w:val="NormalWeb"/>
                  <w:spacing w:before="0" w:beforeAutospacing="0" w:after="160" w:afterAutospacing="0"/>
                  <w:jc w:val="center"/>
                </w:pPr>
              </w:pPrChange>
            </w:pPr>
            <w:ins w:id="1628" w:author="Mateus Berardo de Souza Terra" w:date="2016-02-08T22:11:00Z">
              <w:r>
                <w:rPr>
                  <w:color w:val="303030"/>
                  <w:sz w:val="16"/>
                  <w:szCs w:val="16"/>
                </w:rPr>
                <w:t>{</w:t>
              </w:r>
            </w:ins>
          </w:p>
        </w:tc>
      </w:tr>
      <w:tr w:rsidR="00BA6212" w:rsidRPr="00A76C84" w14:paraId="4024849B" w14:textId="77777777" w:rsidTr="00A76C84">
        <w:trPr>
          <w:trHeight w:val="20"/>
          <w:ins w:id="1629" w:author="Mateus Berardo de Souza Terra" w:date="2016-02-08T20:04:00Z"/>
        </w:trPr>
        <w:tc>
          <w:tcPr>
            <w:tcW w:w="1558" w:type="dxa"/>
            <w:tcPrChange w:id="1630"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1631" w:author="Mateus Berardo de Souza Terra" w:date="2016-02-08T20:04:00Z"/>
                <w:color w:val="303030"/>
                <w:sz w:val="16"/>
                <w:szCs w:val="16"/>
                <w:rPrChange w:id="1632" w:author="Mateus Berardo de Souza Terra" w:date="2016-02-08T22:05:00Z">
                  <w:rPr>
                    <w:ins w:id="1633" w:author="Mateus Berardo de Souza Terra" w:date="2016-02-08T20:04:00Z"/>
                    <w:color w:val="303030"/>
                  </w:rPr>
                </w:rPrChange>
              </w:rPr>
              <w:pPrChange w:id="1634" w:author="Mateus Berardo de Souza Terra" w:date="2016-02-08T22:05:00Z">
                <w:pPr>
                  <w:pStyle w:val="NormalWeb"/>
                  <w:spacing w:before="0" w:beforeAutospacing="0" w:after="160" w:afterAutospacing="0"/>
                  <w:jc w:val="center"/>
                </w:pPr>
              </w:pPrChange>
            </w:pPr>
            <w:ins w:id="1635" w:author="Mateus Berardo de Souza Terra" w:date="2016-02-08T20:05:00Z">
              <w:r w:rsidRPr="00A76C84">
                <w:rPr>
                  <w:color w:val="303030"/>
                  <w:sz w:val="16"/>
                  <w:szCs w:val="16"/>
                  <w:rPrChange w:id="1636" w:author="Mateus Berardo de Souza Terra" w:date="2016-02-08T22:05:00Z">
                    <w:rPr>
                      <w:color w:val="303030"/>
                    </w:rPr>
                  </w:rPrChange>
                </w:rPr>
                <w:t>60</w:t>
              </w:r>
            </w:ins>
          </w:p>
        </w:tc>
        <w:tc>
          <w:tcPr>
            <w:tcW w:w="1558" w:type="dxa"/>
            <w:tcPrChange w:id="1637"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1638" w:author="Mateus Berardo de Souza Terra" w:date="2016-02-08T20:04:00Z"/>
                <w:color w:val="303030"/>
                <w:sz w:val="16"/>
                <w:szCs w:val="16"/>
                <w:rPrChange w:id="1639" w:author="Mateus Berardo de Souza Terra" w:date="2016-02-08T22:05:00Z">
                  <w:rPr>
                    <w:ins w:id="1640" w:author="Mateus Berardo de Souza Terra" w:date="2016-02-08T20:04:00Z"/>
                    <w:color w:val="303030"/>
                  </w:rPr>
                </w:rPrChange>
              </w:rPr>
              <w:pPrChange w:id="1641" w:author="Mateus Berardo de Souza Terra" w:date="2016-02-08T22:05:00Z">
                <w:pPr>
                  <w:pStyle w:val="NormalWeb"/>
                  <w:spacing w:before="0" w:beforeAutospacing="0" w:after="160" w:afterAutospacing="0"/>
                  <w:jc w:val="center"/>
                </w:pPr>
              </w:pPrChange>
            </w:pPr>
            <w:ins w:id="1642" w:author="Mateus Berardo de Souza Terra" w:date="2016-02-08T22:13:00Z">
              <w:r>
                <w:rPr>
                  <w:color w:val="303030"/>
                  <w:sz w:val="16"/>
                  <w:szCs w:val="16"/>
                </w:rPr>
                <w:t>&lt;</w:t>
              </w:r>
            </w:ins>
          </w:p>
        </w:tc>
        <w:tc>
          <w:tcPr>
            <w:tcW w:w="1558" w:type="dxa"/>
            <w:tcPrChange w:id="1643"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1644" w:author="Mateus Berardo de Souza Terra" w:date="2016-02-08T20:04:00Z"/>
                <w:color w:val="303030"/>
                <w:sz w:val="16"/>
                <w:szCs w:val="16"/>
                <w:rPrChange w:id="1645" w:author="Mateus Berardo de Souza Terra" w:date="2016-02-08T22:05:00Z">
                  <w:rPr>
                    <w:ins w:id="1646" w:author="Mateus Berardo de Souza Terra" w:date="2016-02-08T20:04:00Z"/>
                    <w:color w:val="303030"/>
                  </w:rPr>
                </w:rPrChange>
              </w:rPr>
              <w:pPrChange w:id="1647" w:author="Mateus Berardo de Souza Terra" w:date="2016-02-08T22:05:00Z">
                <w:pPr>
                  <w:pStyle w:val="NormalWeb"/>
                  <w:spacing w:before="0" w:beforeAutospacing="0" w:after="160" w:afterAutospacing="0"/>
                  <w:jc w:val="center"/>
                </w:pPr>
              </w:pPrChange>
            </w:pPr>
            <w:ins w:id="1648" w:author="Mateus Berardo de Souza Terra" w:date="2016-02-08T22:09:00Z">
              <w:r>
                <w:rPr>
                  <w:color w:val="303030"/>
                  <w:sz w:val="16"/>
                  <w:szCs w:val="16"/>
                </w:rPr>
                <w:t>92</w:t>
              </w:r>
            </w:ins>
          </w:p>
        </w:tc>
        <w:tc>
          <w:tcPr>
            <w:tcW w:w="1558" w:type="dxa"/>
            <w:tcPrChange w:id="1649"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1650" w:author="Mateus Berardo de Souza Terra" w:date="2016-02-08T20:04:00Z"/>
                <w:color w:val="303030"/>
                <w:sz w:val="16"/>
                <w:szCs w:val="16"/>
                <w:rPrChange w:id="1651" w:author="Mateus Berardo de Souza Terra" w:date="2016-02-08T22:05:00Z">
                  <w:rPr>
                    <w:ins w:id="1652" w:author="Mateus Berardo de Souza Terra" w:date="2016-02-08T20:04:00Z"/>
                    <w:color w:val="303030"/>
                  </w:rPr>
                </w:rPrChange>
              </w:rPr>
              <w:pPrChange w:id="1653" w:author="Mateus Berardo de Souza Terra" w:date="2016-02-08T22:05:00Z">
                <w:pPr>
                  <w:pStyle w:val="NormalWeb"/>
                  <w:spacing w:before="0" w:beforeAutospacing="0" w:after="160" w:afterAutospacing="0"/>
                  <w:jc w:val="center"/>
                </w:pPr>
              </w:pPrChange>
            </w:pPr>
            <w:ins w:id="1654" w:author="Mateus Berardo de Souza Terra" w:date="2016-02-08T22:11:00Z">
              <w:r>
                <w:rPr>
                  <w:color w:val="303030"/>
                  <w:sz w:val="16"/>
                  <w:szCs w:val="16"/>
                </w:rPr>
                <w:t>\</w:t>
              </w:r>
            </w:ins>
          </w:p>
        </w:tc>
        <w:tc>
          <w:tcPr>
            <w:tcW w:w="1559" w:type="dxa"/>
            <w:tcPrChange w:id="1655"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1656" w:author="Mateus Berardo de Souza Terra" w:date="2016-02-08T20:04:00Z"/>
                <w:color w:val="303030"/>
                <w:sz w:val="16"/>
                <w:szCs w:val="16"/>
                <w:rPrChange w:id="1657" w:author="Mateus Berardo de Souza Terra" w:date="2016-02-08T22:05:00Z">
                  <w:rPr>
                    <w:ins w:id="1658" w:author="Mateus Berardo de Souza Terra" w:date="2016-02-08T20:04:00Z"/>
                    <w:color w:val="303030"/>
                  </w:rPr>
                </w:rPrChange>
              </w:rPr>
              <w:pPrChange w:id="1659" w:author="Mateus Berardo de Souza Terra" w:date="2016-02-08T22:05:00Z">
                <w:pPr>
                  <w:pStyle w:val="NormalWeb"/>
                  <w:spacing w:before="0" w:beforeAutospacing="0" w:after="160" w:afterAutospacing="0"/>
                  <w:jc w:val="center"/>
                </w:pPr>
              </w:pPrChange>
            </w:pPr>
            <w:ins w:id="1660" w:author="Mateus Berardo de Souza Terra" w:date="2016-02-08T22:09:00Z">
              <w:r>
                <w:rPr>
                  <w:color w:val="303030"/>
                  <w:sz w:val="16"/>
                  <w:szCs w:val="16"/>
                </w:rPr>
                <w:t>124</w:t>
              </w:r>
            </w:ins>
          </w:p>
        </w:tc>
        <w:tc>
          <w:tcPr>
            <w:tcW w:w="1559" w:type="dxa"/>
            <w:tcPrChange w:id="1661"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1662" w:author="Mateus Berardo de Souza Terra" w:date="2016-02-08T20:04:00Z"/>
                <w:color w:val="303030"/>
                <w:sz w:val="16"/>
                <w:szCs w:val="16"/>
                <w:rPrChange w:id="1663" w:author="Mateus Berardo de Souza Terra" w:date="2016-02-08T22:05:00Z">
                  <w:rPr>
                    <w:ins w:id="1664" w:author="Mateus Berardo de Souza Terra" w:date="2016-02-08T20:04:00Z"/>
                    <w:color w:val="303030"/>
                  </w:rPr>
                </w:rPrChange>
              </w:rPr>
              <w:pPrChange w:id="1665" w:author="Mateus Berardo de Souza Terra" w:date="2016-02-08T22:05:00Z">
                <w:pPr>
                  <w:pStyle w:val="NormalWeb"/>
                  <w:spacing w:before="0" w:beforeAutospacing="0" w:after="160" w:afterAutospacing="0"/>
                  <w:jc w:val="center"/>
                </w:pPr>
              </w:pPrChange>
            </w:pPr>
            <w:ins w:id="1666" w:author="Mateus Berardo de Souza Terra" w:date="2016-02-08T22:11:00Z">
              <w:r>
                <w:rPr>
                  <w:color w:val="303030"/>
                  <w:sz w:val="16"/>
                  <w:szCs w:val="16"/>
                </w:rPr>
                <w:t>|</w:t>
              </w:r>
            </w:ins>
          </w:p>
        </w:tc>
      </w:tr>
      <w:tr w:rsidR="00BA6212" w:rsidRPr="00A76C84" w14:paraId="083DC71D" w14:textId="77777777" w:rsidTr="00A76C84">
        <w:trPr>
          <w:trHeight w:val="20"/>
          <w:ins w:id="1667" w:author="Mateus Berardo de Souza Terra" w:date="2016-02-08T20:04:00Z"/>
        </w:trPr>
        <w:tc>
          <w:tcPr>
            <w:tcW w:w="1558" w:type="dxa"/>
            <w:tcPrChange w:id="1668"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1669" w:author="Mateus Berardo de Souza Terra" w:date="2016-02-08T20:04:00Z"/>
                <w:color w:val="303030"/>
                <w:sz w:val="16"/>
                <w:szCs w:val="16"/>
                <w:rPrChange w:id="1670" w:author="Mateus Berardo de Souza Terra" w:date="2016-02-08T22:05:00Z">
                  <w:rPr>
                    <w:ins w:id="1671" w:author="Mateus Berardo de Souza Terra" w:date="2016-02-08T20:04:00Z"/>
                    <w:color w:val="303030"/>
                  </w:rPr>
                </w:rPrChange>
              </w:rPr>
              <w:pPrChange w:id="1672" w:author="Mateus Berardo de Souza Terra" w:date="2016-02-08T22:05:00Z">
                <w:pPr>
                  <w:pStyle w:val="NormalWeb"/>
                  <w:spacing w:before="0" w:beforeAutospacing="0" w:after="160" w:afterAutospacing="0"/>
                  <w:jc w:val="center"/>
                </w:pPr>
              </w:pPrChange>
            </w:pPr>
            <w:ins w:id="1673" w:author="Mateus Berardo de Souza Terra" w:date="2016-02-08T20:05:00Z">
              <w:r w:rsidRPr="00A76C84">
                <w:rPr>
                  <w:color w:val="303030"/>
                  <w:sz w:val="16"/>
                  <w:szCs w:val="16"/>
                  <w:rPrChange w:id="1674" w:author="Mateus Berardo de Souza Terra" w:date="2016-02-08T22:05:00Z">
                    <w:rPr>
                      <w:color w:val="303030"/>
                    </w:rPr>
                  </w:rPrChange>
                </w:rPr>
                <w:t>61</w:t>
              </w:r>
            </w:ins>
          </w:p>
        </w:tc>
        <w:tc>
          <w:tcPr>
            <w:tcW w:w="1558" w:type="dxa"/>
            <w:tcPrChange w:id="1675"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1676" w:author="Mateus Berardo de Souza Terra" w:date="2016-02-08T20:04:00Z"/>
                <w:color w:val="303030"/>
                <w:sz w:val="16"/>
                <w:szCs w:val="16"/>
                <w:rPrChange w:id="1677" w:author="Mateus Berardo de Souza Terra" w:date="2016-02-08T22:05:00Z">
                  <w:rPr>
                    <w:ins w:id="1678" w:author="Mateus Berardo de Souza Terra" w:date="2016-02-08T20:04:00Z"/>
                    <w:color w:val="303030"/>
                  </w:rPr>
                </w:rPrChange>
              </w:rPr>
              <w:pPrChange w:id="1679" w:author="Mateus Berardo de Souza Terra" w:date="2016-02-08T22:05:00Z">
                <w:pPr>
                  <w:pStyle w:val="NormalWeb"/>
                  <w:spacing w:before="0" w:beforeAutospacing="0" w:after="160" w:afterAutospacing="0"/>
                  <w:jc w:val="center"/>
                </w:pPr>
              </w:pPrChange>
            </w:pPr>
            <w:ins w:id="1680" w:author="Mateus Berardo de Souza Terra" w:date="2016-02-08T22:13:00Z">
              <w:r>
                <w:rPr>
                  <w:color w:val="303030"/>
                  <w:sz w:val="16"/>
                  <w:szCs w:val="16"/>
                </w:rPr>
                <w:t>=</w:t>
              </w:r>
            </w:ins>
          </w:p>
        </w:tc>
        <w:tc>
          <w:tcPr>
            <w:tcW w:w="1558" w:type="dxa"/>
            <w:tcPrChange w:id="1681"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1682" w:author="Mateus Berardo de Souza Terra" w:date="2016-02-08T20:04:00Z"/>
                <w:color w:val="303030"/>
                <w:sz w:val="16"/>
                <w:szCs w:val="16"/>
                <w:rPrChange w:id="1683" w:author="Mateus Berardo de Souza Terra" w:date="2016-02-08T22:05:00Z">
                  <w:rPr>
                    <w:ins w:id="1684" w:author="Mateus Berardo de Souza Terra" w:date="2016-02-08T20:04:00Z"/>
                    <w:color w:val="303030"/>
                  </w:rPr>
                </w:rPrChange>
              </w:rPr>
              <w:pPrChange w:id="1685" w:author="Mateus Berardo de Souza Terra" w:date="2016-02-08T22:05:00Z">
                <w:pPr>
                  <w:pStyle w:val="NormalWeb"/>
                  <w:spacing w:before="0" w:beforeAutospacing="0" w:after="160" w:afterAutospacing="0"/>
                  <w:jc w:val="center"/>
                </w:pPr>
              </w:pPrChange>
            </w:pPr>
            <w:ins w:id="1686" w:author="Mateus Berardo de Souza Terra" w:date="2016-02-08T22:09:00Z">
              <w:r>
                <w:rPr>
                  <w:color w:val="303030"/>
                  <w:sz w:val="16"/>
                  <w:szCs w:val="16"/>
                </w:rPr>
                <w:t>93</w:t>
              </w:r>
            </w:ins>
          </w:p>
        </w:tc>
        <w:tc>
          <w:tcPr>
            <w:tcW w:w="1558" w:type="dxa"/>
            <w:tcPrChange w:id="1687"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1688" w:author="Mateus Berardo de Souza Terra" w:date="2016-02-08T20:04:00Z"/>
                <w:color w:val="303030"/>
                <w:sz w:val="16"/>
                <w:szCs w:val="16"/>
                <w:rPrChange w:id="1689" w:author="Mateus Berardo de Souza Terra" w:date="2016-02-08T22:05:00Z">
                  <w:rPr>
                    <w:ins w:id="1690" w:author="Mateus Berardo de Souza Terra" w:date="2016-02-08T20:04:00Z"/>
                    <w:color w:val="303030"/>
                  </w:rPr>
                </w:rPrChange>
              </w:rPr>
              <w:pPrChange w:id="1691" w:author="Mateus Berardo de Souza Terra" w:date="2016-02-08T22:05:00Z">
                <w:pPr>
                  <w:pStyle w:val="NormalWeb"/>
                  <w:spacing w:before="0" w:beforeAutospacing="0" w:after="160" w:afterAutospacing="0"/>
                  <w:jc w:val="center"/>
                </w:pPr>
              </w:pPrChange>
            </w:pPr>
            <w:ins w:id="1692" w:author="Mateus Berardo de Souza Terra" w:date="2016-02-08T22:11:00Z">
              <w:r>
                <w:rPr>
                  <w:color w:val="303030"/>
                  <w:sz w:val="16"/>
                  <w:szCs w:val="16"/>
                </w:rPr>
                <w:t>]</w:t>
              </w:r>
            </w:ins>
          </w:p>
        </w:tc>
        <w:tc>
          <w:tcPr>
            <w:tcW w:w="1559" w:type="dxa"/>
            <w:tcPrChange w:id="1693"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1694" w:author="Mateus Berardo de Souza Terra" w:date="2016-02-08T20:04:00Z"/>
                <w:color w:val="303030"/>
                <w:sz w:val="16"/>
                <w:szCs w:val="16"/>
                <w:rPrChange w:id="1695" w:author="Mateus Berardo de Souza Terra" w:date="2016-02-08T22:05:00Z">
                  <w:rPr>
                    <w:ins w:id="1696" w:author="Mateus Berardo de Souza Terra" w:date="2016-02-08T20:04:00Z"/>
                    <w:color w:val="303030"/>
                  </w:rPr>
                </w:rPrChange>
              </w:rPr>
              <w:pPrChange w:id="1697" w:author="Mateus Berardo de Souza Terra" w:date="2016-02-08T22:05:00Z">
                <w:pPr>
                  <w:pStyle w:val="NormalWeb"/>
                  <w:spacing w:before="0" w:beforeAutospacing="0" w:after="160" w:afterAutospacing="0"/>
                  <w:jc w:val="center"/>
                </w:pPr>
              </w:pPrChange>
            </w:pPr>
            <w:ins w:id="1698" w:author="Mateus Berardo de Souza Terra" w:date="2016-02-08T22:09:00Z">
              <w:r>
                <w:rPr>
                  <w:color w:val="303030"/>
                  <w:sz w:val="16"/>
                  <w:szCs w:val="16"/>
                </w:rPr>
                <w:t>125</w:t>
              </w:r>
            </w:ins>
          </w:p>
        </w:tc>
        <w:tc>
          <w:tcPr>
            <w:tcW w:w="1559" w:type="dxa"/>
            <w:tcPrChange w:id="1699"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1700" w:author="Mateus Berardo de Souza Terra" w:date="2016-02-08T20:04:00Z"/>
                <w:color w:val="303030"/>
                <w:sz w:val="16"/>
                <w:szCs w:val="16"/>
                <w:rPrChange w:id="1701" w:author="Mateus Berardo de Souza Terra" w:date="2016-02-08T22:05:00Z">
                  <w:rPr>
                    <w:ins w:id="1702" w:author="Mateus Berardo de Souza Terra" w:date="2016-02-08T20:04:00Z"/>
                    <w:color w:val="303030"/>
                  </w:rPr>
                </w:rPrChange>
              </w:rPr>
              <w:pPrChange w:id="1703" w:author="Mateus Berardo de Souza Terra" w:date="2016-02-08T22:05:00Z">
                <w:pPr>
                  <w:pStyle w:val="NormalWeb"/>
                  <w:spacing w:before="0" w:beforeAutospacing="0" w:after="160" w:afterAutospacing="0"/>
                  <w:jc w:val="center"/>
                </w:pPr>
              </w:pPrChange>
            </w:pPr>
            <w:ins w:id="1704" w:author="Mateus Berardo de Souza Terra" w:date="2016-02-08T22:11:00Z">
              <w:r>
                <w:rPr>
                  <w:color w:val="303030"/>
                  <w:sz w:val="16"/>
                  <w:szCs w:val="16"/>
                </w:rPr>
                <w:t>}</w:t>
              </w:r>
            </w:ins>
          </w:p>
        </w:tc>
      </w:tr>
      <w:tr w:rsidR="00BA6212" w:rsidRPr="00A76C84" w14:paraId="0FD07F96" w14:textId="77777777" w:rsidTr="00A76C84">
        <w:trPr>
          <w:trHeight w:val="20"/>
          <w:ins w:id="1705" w:author="Mateus Berardo de Souza Terra" w:date="2016-02-08T20:04:00Z"/>
        </w:trPr>
        <w:tc>
          <w:tcPr>
            <w:tcW w:w="1558" w:type="dxa"/>
            <w:tcPrChange w:id="1706"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1707" w:author="Mateus Berardo de Souza Terra" w:date="2016-02-08T20:04:00Z"/>
                <w:color w:val="303030"/>
                <w:sz w:val="16"/>
                <w:szCs w:val="16"/>
                <w:rPrChange w:id="1708" w:author="Mateus Berardo de Souza Terra" w:date="2016-02-08T22:05:00Z">
                  <w:rPr>
                    <w:ins w:id="1709" w:author="Mateus Berardo de Souza Terra" w:date="2016-02-08T20:04:00Z"/>
                    <w:color w:val="303030"/>
                  </w:rPr>
                </w:rPrChange>
              </w:rPr>
              <w:pPrChange w:id="1710" w:author="Mateus Berardo de Souza Terra" w:date="2016-02-08T22:05:00Z">
                <w:pPr>
                  <w:pStyle w:val="NormalWeb"/>
                  <w:spacing w:before="0" w:beforeAutospacing="0" w:after="160" w:afterAutospacing="0"/>
                  <w:jc w:val="center"/>
                </w:pPr>
              </w:pPrChange>
            </w:pPr>
            <w:ins w:id="1711" w:author="Mateus Berardo de Souza Terra" w:date="2016-02-08T20:05:00Z">
              <w:r w:rsidRPr="00A76C84">
                <w:rPr>
                  <w:color w:val="303030"/>
                  <w:sz w:val="16"/>
                  <w:szCs w:val="16"/>
                  <w:rPrChange w:id="1712" w:author="Mateus Berardo de Souza Terra" w:date="2016-02-08T22:05:00Z">
                    <w:rPr>
                      <w:color w:val="303030"/>
                    </w:rPr>
                  </w:rPrChange>
                </w:rPr>
                <w:t>62</w:t>
              </w:r>
            </w:ins>
          </w:p>
        </w:tc>
        <w:tc>
          <w:tcPr>
            <w:tcW w:w="1558" w:type="dxa"/>
            <w:tcPrChange w:id="1713"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1714" w:author="Mateus Berardo de Souza Terra" w:date="2016-02-08T20:04:00Z"/>
                <w:color w:val="303030"/>
                <w:sz w:val="16"/>
                <w:szCs w:val="16"/>
                <w:rPrChange w:id="1715" w:author="Mateus Berardo de Souza Terra" w:date="2016-02-08T22:05:00Z">
                  <w:rPr>
                    <w:ins w:id="1716" w:author="Mateus Berardo de Souza Terra" w:date="2016-02-08T20:04:00Z"/>
                    <w:color w:val="303030"/>
                  </w:rPr>
                </w:rPrChange>
              </w:rPr>
              <w:pPrChange w:id="1717" w:author="Mateus Berardo de Souza Terra" w:date="2016-02-08T22:05:00Z">
                <w:pPr>
                  <w:pStyle w:val="NormalWeb"/>
                  <w:spacing w:before="0" w:beforeAutospacing="0" w:after="160" w:afterAutospacing="0"/>
                  <w:jc w:val="center"/>
                </w:pPr>
              </w:pPrChange>
            </w:pPr>
            <w:ins w:id="1718" w:author="Mateus Berardo de Souza Terra" w:date="2016-02-08T22:13:00Z">
              <w:r>
                <w:rPr>
                  <w:color w:val="303030"/>
                  <w:sz w:val="16"/>
                  <w:szCs w:val="16"/>
                </w:rPr>
                <w:t>&gt;</w:t>
              </w:r>
            </w:ins>
          </w:p>
        </w:tc>
        <w:tc>
          <w:tcPr>
            <w:tcW w:w="1558" w:type="dxa"/>
            <w:tcPrChange w:id="1719"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1720" w:author="Mateus Berardo de Souza Terra" w:date="2016-02-08T20:04:00Z"/>
                <w:color w:val="303030"/>
                <w:sz w:val="16"/>
                <w:szCs w:val="16"/>
                <w:rPrChange w:id="1721" w:author="Mateus Berardo de Souza Terra" w:date="2016-02-08T22:05:00Z">
                  <w:rPr>
                    <w:ins w:id="1722" w:author="Mateus Berardo de Souza Terra" w:date="2016-02-08T20:04:00Z"/>
                    <w:color w:val="303030"/>
                  </w:rPr>
                </w:rPrChange>
              </w:rPr>
              <w:pPrChange w:id="1723" w:author="Mateus Berardo de Souza Terra" w:date="2016-02-08T22:05:00Z">
                <w:pPr>
                  <w:pStyle w:val="NormalWeb"/>
                  <w:spacing w:before="0" w:beforeAutospacing="0" w:after="160" w:afterAutospacing="0"/>
                  <w:jc w:val="center"/>
                </w:pPr>
              </w:pPrChange>
            </w:pPr>
            <w:ins w:id="1724" w:author="Mateus Berardo de Souza Terra" w:date="2016-02-08T22:09:00Z">
              <w:r>
                <w:rPr>
                  <w:color w:val="303030"/>
                  <w:sz w:val="16"/>
                  <w:szCs w:val="16"/>
                </w:rPr>
                <w:t>94</w:t>
              </w:r>
            </w:ins>
          </w:p>
        </w:tc>
        <w:tc>
          <w:tcPr>
            <w:tcW w:w="1558" w:type="dxa"/>
            <w:tcPrChange w:id="1725"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1726" w:author="Mateus Berardo de Souza Terra" w:date="2016-02-08T20:04:00Z"/>
                <w:color w:val="303030"/>
                <w:sz w:val="16"/>
                <w:szCs w:val="16"/>
                <w:rPrChange w:id="1727" w:author="Mateus Berardo de Souza Terra" w:date="2016-02-08T22:05:00Z">
                  <w:rPr>
                    <w:ins w:id="1728" w:author="Mateus Berardo de Souza Terra" w:date="2016-02-08T20:04:00Z"/>
                    <w:color w:val="303030"/>
                  </w:rPr>
                </w:rPrChange>
              </w:rPr>
              <w:pPrChange w:id="1729" w:author="Mateus Berardo de Souza Terra" w:date="2016-02-08T22:12:00Z">
                <w:pPr>
                  <w:pStyle w:val="NormalWeb"/>
                  <w:spacing w:before="0" w:beforeAutospacing="0" w:after="160" w:afterAutospacing="0"/>
                  <w:jc w:val="center"/>
                </w:pPr>
              </w:pPrChange>
            </w:pPr>
            <w:ins w:id="1730" w:author="Mateus Berardo de Souza Terra" w:date="2016-02-08T22:12:00Z">
              <w:r>
                <w:rPr>
                  <w:color w:val="303030"/>
                  <w:sz w:val="16"/>
                  <w:szCs w:val="16"/>
                </w:rPr>
                <w:tab/>
              </w:r>
            </w:ins>
            <w:ins w:id="1731" w:author="Mateus Berardo de Souza Terra" w:date="2016-02-08T22:11:00Z">
              <w:r>
                <w:rPr>
                  <w:color w:val="303030"/>
                  <w:sz w:val="16"/>
                  <w:szCs w:val="16"/>
                </w:rPr>
                <w:t>^</w:t>
              </w:r>
            </w:ins>
            <w:ins w:id="1732" w:author="Mateus Berardo de Souza Terra" w:date="2016-02-08T22:12:00Z">
              <w:r>
                <w:rPr>
                  <w:color w:val="303030"/>
                  <w:sz w:val="16"/>
                  <w:szCs w:val="16"/>
                </w:rPr>
                <w:tab/>
              </w:r>
            </w:ins>
          </w:p>
        </w:tc>
        <w:tc>
          <w:tcPr>
            <w:tcW w:w="1559" w:type="dxa"/>
            <w:tcPrChange w:id="1733"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1734" w:author="Mateus Berardo de Souza Terra" w:date="2016-02-08T20:04:00Z"/>
                <w:color w:val="303030"/>
                <w:sz w:val="16"/>
                <w:szCs w:val="16"/>
                <w:rPrChange w:id="1735" w:author="Mateus Berardo de Souza Terra" w:date="2016-02-08T22:05:00Z">
                  <w:rPr>
                    <w:ins w:id="1736" w:author="Mateus Berardo de Souza Terra" w:date="2016-02-08T20:04:00Z"/>
                    <w:color w:val="303030"/>
                  </w:rPr>
                </w:rPrChange>
              </w:rPr>
              <w:pPrChange w:id="1737" w:author="Mateus Berardo de Souza Terra" w:date="2016-02-08T22:05:00Z">
                <w:pPr>
                  <w:pStyle w:val="NormalWeb"/>
                  <w:spacing w:before="0" w:beforeAutospacing="0" w:after="160" w:afterAutospacing="0"/>
                  <w:jc w:val="center"/>
                </w:pPr>
              </w:pPrChange>
            </w:pPr>
            <w:ins w:id="1738" w:author="Mateus Berardo de Souza Terra" w:date="2016-02-08T22:09:00Z">
              <w:r>
                <w:rPr>
                  <w:color w:val="303030"/>
                  <w:sz w:val="16"/>
                  <w:szCs w:val="16"/>
                </w:rPr>
                <w:t>126</w:t>
              </w:r>
            </w:ins>
          </w:p>
        </w:tc>
        <w:tc>
          <w:tcPr>
            <w:tcW w:w="1559" w:type="dxa"/>
            <w:tcPrChange w:id="1739"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1740" w:author="Mateus Berardo de Souza Terra" w:date="2016-02-08T20:04:00Z"/>
                <w:color w:val="303030"/>
                <w:sz w:val="16"/>
                <w:szCs w:val="16"/>
                <w:rPrChange w:id="1741" w:author="Mateus Berardo de Souza Terra" w:date="2016-02-08T22:05:00Z">
                  <w:rPr>
                    <w:ins w:id="1742" w:author="Mateus Berardo de Souza Terra" w:date="2016-02-08T20:04:00Z"/>
                    <w:color w:val="303030"/>
                  </w:rPr>
                </w:rPrChange>
              </w:rPr>
              <w:pPrChange w:id="1743" w:author="Mateus Berardo de Souza Terra" w:date="2016-02-08T22:05:00Z">
                <w:pPr>
                  <w:pStyle w:val="NormalWeb"/>
                  <w:spacing w:before="0" w:beforeAutospacing="0" w:after="160" w:afterAutospacing="0"/>
                  <w:jc w:val="center"/>
                </w:pPr>
              </w:pPrChange>
            </w:pPr>
            <w:ins w:id="1744" w:author="Mateus Berardo de Souza Terra" w:date="2016-02-08T22:11:00Z">
              <w:r>
                <w:rPr>
                  <w:color w:val="303030"/>
                  <w:sz w:val="16"/>
                  <w:szCs w:val="16"/>
                </w:rPr>
                <w:t>~</w:t>
              </w:r>
            </w:ins>
          </w:p>
        </w:tc>
      </w:tr>
      <w:tr w:rsidR="00BA6212" w:rsidRPr="00A76C84" w14:paraId="37299FE6" w14:textId="77777777" w:rsidTr="00A76C84">
        <w:trPr>
          <w:trHeight w:val="20"/>
          <w:ins w:id="1745"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1746" w:author="Mateus Berardo de Souza Terra" w:date="2016-02-08T22:09:00Z"/>
                <w:color w:val="303030"/>
                <w:sz w:val="16"/>
                <w:szCs w:val="16"/>
              </w:rPr>
            </w:pPr>
            <w:ins w:id="1747"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1748" w:author="Mateus Berardo de Souza Terra" w:date="2016-02-08T22:09:00Z"/>
                <w:color w:val="303030"/>
                <w:sz w:val="16"/>
                <w:szCs w:val="16"/>
              </w:rPr>
            </w:pPr>
            <w:ins w:id="1749"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1750" w:author="Mateus Berardo de Souza Terra" w:date="2016-02-08T22:09:00Z"/>
                <w:color w:val="303030"/>
                <w:sz w:val="16"/>
                <w:szCs w:val="16"/>
              </w:rPr>
            </w:pPr>
            <w:ins w:id="1751"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1752" w:author="Mateus Berardo de Souza Terra" w:date="2016-02-08T22:09:00Z"/>
                <w:sz w:val="16"/>
                <w:szCs w:val="16"/>
                <w:rPrChange w:id="1753" w:author="Mateus Berardo de Souza Terra" w:date="2016-02-08T22:12:00Z">
                  <w:rPr>
                    <w:ins w:id="1754" w:author="Mateus Berardo de Souza Terra" w:date="2016-02-08T22:09:00Z"/>
                    <w:color w:val="303030"/>
                    <w:sz w:val="16"/>
                    <w:szCs w:val="16"/>
                  </w:rPr>
                </w:rPrChange>
              </w:rPr>
            </w:pPr>
            <w:ins w:id="1755"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676A4B64" w14:textId="08F03A69" w:rsidR="00BA6212" w:rsidRDefault="00BA6212" w:rsidP="00BA6212">
            <w:pPr>
              <w:pStyle w:val="NormalWeb"/>
              <w:spacing w:before="0" w:beforeAutospacing="0" w:after="20" w:afterAutospacing="0"/>
              <w:jc w:val="center"/>
              <w:rPr>
                <w:ins w:id="1756" w:author="Mateus Berardo de Souza Terra" w:date="2016-02-08T22:09:00Z"/>
                <w:color w:val="303030"/>
                <w:sz w:val="16"/>
                <w:szCs w:val="16"/>
              </w:rPr>
            </w:pPr>
            <w:ins w:id="1757"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1758" w:author="Mateus Berardo de Souza Terra" w:date="2016-02-08T22:09:00Z"/>
                <w:color w:val="303030"/>
                <w:sz w:val="16"/>
                <w:szCs w:val="16"/>
              </w:rPr>
            </w:pPr>
            <w:ins w:id="1759"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1760" w:author="granix pacheco" w:date="2016-02-08T14:08:00Z"/>
          <w:del w:id="1761" w:author="Mateus Berardo de Souza Terra" w:date="2016-02-08T22:08:00Z"/>
          <w:color w:val="303030"/>
          <w:rPrChange w:id="1762" w:author="Mateus Berardo de Souza Terra" w:date="2016-02-08T20:05:00Z">
            <w:rPr>
              <w:ins w:id="1763" w:author="granix pacheco" w:date="2016-02-08T14:08:00Z"/>
              <w:del w:id="1764" w:author="Mateus Berardo de Souza Terra" w:date="2016-02-08T22:08:00Z"/>
              <w:color w:val="303030"/>
              <w:lang w:val="pt-PT"/>
            </w:rPr>
          </w:rPrChange>
        </w:rPr>
        <w:pPrChange w:id="1765"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1766" w:author="granix pacheco" w:date="2016-02-08T09:31:00Z"/>
          <w:color w:val="303030"/>
          <w:rPrChange w:id="1767" w:author="Mateus Berardo de Souza Terra" w:date="2016-02-08T20:05:00Z">
            <w:rPr>
              <w:ins w:id="1768" w:author="granix pacheco" w:date="2016-02-08T09:31:00Z"/>
              <w:color w:val="303030"/>
              <w:lang w:val="pt-PT"/>
            </w:rPr>
          </w:rPrChange>
        </w:rPr>
        <w:pPrChange w:id="1769"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proofErr w:type="spellStart"/>
      <w:r>
        <w:rPr>
          <w:b/>
          <w:color w:val="303030"/>
          <w:sz w:val="32"/>
          <w:szCs w:val="32"/>
        </w:rPr>
        <w:t>Leds</w:t>
      </w:r>
      <w:proofErr w:type="spellEnd"/>
      <w:r>
        <w:rPr>
          <w:b/>
          <w:color w:val="303030"/>
          <w:sz w:val="32"/>
          <w:szCs w:val="32"/>
        </w:rPr>
        <w:t>:</w:t>
      </w:r>
    </w:p>
    <w:p w14:paraId="5B9ED399" w14:textId="77777777" w:rsidR="0004341C" w:rsidRDefault="0004341C" w:rsidP="0004341C">
      <w:pPr>
        <w:pStyle w:val="NormalWeb"/>
        <w:shd w:val="clear" w:color="auto" w:fill="FFFFFF"/>
        <w:spacing w:before="0" w:beforeAutospacing="0" w:after="160" w:afterAutospacing="0"/>
        <w:ind w:firstLine="720"/>
        <w:jc w:val="both"/>
        <w:rPr>
          <w:color w:val="303030"/>
        </w:rPr>
      </w:pPr>
      <w:r>
        <w:rPr>
          <w:color w:val="303030"/>
        </w:rPr>
        <w:t>Para que cada LED possa ser utilizado, ele precisa de uma tensão e de uma corrente especifica. Para saber como escolher as medidas certas basta saber o tipo de LED com que se está trabalhando e seguir a tabela abaixo:</w:t>
      </w:r>
    </w:p>
    <w:tbl>
      <w:tblPr>
        <w:tblStyle w:val="Tabelacomgrade"/>
        <w:tblW w:w="0" w:type="auto"/>
        <w:tblLook w:val="04A0" w:firstRow="1" w:lastRow="0" w:firstColumn="1" w:lastColumn="0" w:noHBand="0" w:noVBand="1"/>
      </w:tblPr>
      <w:tblGrid>
        <w:gridCol w:w="2669"/>
        <w:gridCol w:w="1303"/>
        <w:gridCol w:w="1636"/>
      </w:tblGrid>
      <w:tr w:rsidR="0004341C" w14:paraId="0546F825" w14:textId="77777777" w:rsidTr="0004341C">
        <w:tc>
          <w:tcPr>
            <w:tcW w:w="0" w:type="auto"/>
          </w:tcPr>
          <w:p w14:paraId="54F039F8" w14:textId="0F2E2B90" w:rsidR="0004341C" w:rsidRDefault="0004341C" w:rsidP="0004341C">
            <w:pPr>
              <w:pStyle w:val="NormalWeb"/>
              <w:spacing w:before="0" w:beforeAutospacing="0" w:after="160" w:afterAutospacing="0"/>
              <w:jc w:val="both"/>
              <w:rPr>
                <w:color w:val="303030"/>
              </w:rPr>
            </w:pPr>
            <w:r>
              <w:rPr>
                <w:color w:val="303030"/>
              </w:rPr>
              <w:lastRenderedPageBreak/>
              <w:t>LED</w:t>
            </w:r>
          </w:p>
        </w:tc>
        <w:tc>
          <w:tcPr>
            <w:tcW w:w="0" w:type="auto"/>
          </w:tcPr>
          <w:p w14:paraId="1EECC4D9" w14:textId="68EDFDD8" w:rsidR="0004341C" w:rsidRDefault="0004341C" w:rsidP="0004341C">
            <w:pPr>
              <w:pStyle w:val="NormalWeb"/>
              <w:spacing w:before="0" w:beforeAutospacing="0" w:after="160" w:afterAutospacing="0"/>
              <w:jc w:val="both"/>
              <w:rPr>
                <w:color w:val="303030"/>
              </w:rPr>
            </w:pPr>
            <w:r>
              <w:rPr>
                <w:color w:val="303030"/>
              </w:rPr>
              <w:t>Tensão (V)</w:t>
            </w:r>
          </w:p>
        </w:tc>
        <w:tc>
          <w:tcPr>
            <w:tcW w:w="0" w:type="auto"/>
          </w:tcPr>
          <w:p w14:paraId="7C4885EE" w14:textId="0D30347E" w:rsidR="0004341C" w:rsidRDefault="0004341C" w:rsidP="0004341C">
            <w:pPr>
              <w:pStyle w:val="NormalWeb"/>
              <w:spacing w:before="0" w:beforeAutospacing="0" w:after="160" w:afterAutospacing="0"/>
              <w:jc w:val="both"/>
              <w:rPr>
                <w:color w:val="303030"/>
              </w:rPr>
            </w:pPr>
            <w:r>
              <w:rPr>
                <w:color w:val="303030"/>
              </w:rPr>
              <w:t>Corrente (</w:t>
            </w:r>
            <w:proofErr w:type="spellStart"/>
            <w:r>
              <w:rPr>
                <w:color w:val="303030"/>
              </w:rPr>
              <w:t>mA</w:t>
            </w:r>
            <w:proofErr w:type="spellEnd"/>
            <w:r>
              <w:rPr>
                <w:color w:val="303030"/>
              </w:rPr>
              <w:t>)</w:t>
            </w:r>
          </w:p>
        </w:tc>
      </w:tr>
      <w:tr w:rsidR="0004341C" w14:paraId="0141A026" w14:textId="77777777" w:rsidTr="0004341C">
        <w:tc>
          <w:tcPr>
            <w:tcW w:w="0" w:type="auto"/>
          </w:tcPr>
          <w:p w14:paraId="0EAA6083" w14:textId="7F39D6AF" w:rsidR="0004341C" w:rsidRDefault="0004341C" w:rsidP="0004341C">
            <w:pPr>
              <w:pStyle w:val="NormalWeb"/>
              <w:spacing w:before="0" w:beforeAutospacing="0" w:after="160" w:afterAutospacing="0"/>
              <w:jc w:val="both"/>
              <w:rPr>
                <w:color w:val="303030"/>
              </w:rPr>
            </w:pPr>
            <w:r>
              <w:rPr>
                <w:color w:val="303030"/>
              </w:rPr>
              <w:t xml:space="preserve">Infravermelho 940 </w:t>
            </w:r>
            <w:proofErr w:type="spellStart"/>
            <w:r>
              <w:rPr>
                <w:color w:val="303030"/>
              </w:rPr>
              <w:t>nm</w:t>
            </w:r>
            <w:proofErr w:type="spellEnd"/>
          </w:p>
        </w:tc>
        <w:tc>
          <w:tcPr>
            <w:tcW w:w="0" w:type="auto"/>
          </w:tcPr>
          <w:p w14:paraId="3945367D" w14:textId="0D5A8444" w:rsidR="0004341C" w:rsidRDefault="0004341C" w:rsidP="0004341C">
            <w:pPr>
              <w:pStyle w:val="NormalWeb"/>
              <w:spacing w:before="0" w:beforeAutospacing="0" w:after="160" w:afterAutospacing="0"/>
              <w:jc w:val="both"/>
              <w:rPr>
                <w:color w:val="303030"/>
              </w:rPr>
            </w:pPr>
            <w:r>
              <w:rPr>
                <w:color w:val="303030"/>
              </w:rPr>
              <w:t>1,5</w:t>
            </w:r>
          </w:p>
        </w:tc>
        <w:tc>
          <w:tcPr>
            <w:tcW w:w="0" w:type="auto"/>
          </w:tcPr>
          <w:p w14:paraId="2F483C64" w14:textId="6490EAE9" w:rsidR="0004341C" w:rsidRDefault="0004341C" w:rsidP="0004341C">
            <w:pPr>
              <w:pStyle w:val="NormalWeb"/>
              <w:spacing w:before="0" w:beforeAutospacing="0" w:after="160" w:afterAutospacing="0"/>
              <w:jc w:val="both"/>
              <w:rPr>
                <w:color w:val="303030"/>
              </w:rPr>
            </w:pPr>
            <w:r>
              <w:rPr>
                <w:color w:val="303030"/>
              </w:rPr>
              <w:t>50</w:t>
            </w:r>
          </w:p>
        </w:tc>
      </w:tr>
      <w:tr w:rsidR="0004341C" w14:paraId="40CA1634" w14:textId="77777777" w:rsidTr="0004341C">
        <w:tc>
          <w:tcPr>
            <w:tcW w:w="0" w:type="auto"/>
          </w:tcPr>
          <w:p w14:paraId="4DA980C9" w14:textId="2690CE0E" w:rsidR="0004341C" w:rsidRDefault="0004341C" w:rsidP="0004341C">
            <w:pPr>
              <w:pStyle w:val="NormalWeb"/>
              <w:spacing w:before="0" w:beforeAutospacing="0" w:after="160" w:afterAutospacing="0"/>
              <w:jc w:val="both"/>
              <w:rPr>
                <w:color w:val="303030"/>
              </w:rPr>
            </w:pPr>
            <w:r>
              <w:rPr>
                <w:color w:val="303030"/>
              </w:rPr>
              <w:t>Vermelho normal</w:t>
            </w:r>
          </w:p>
        </w:tc>
        <w:tc>
          <w:tcPr>
            <w:tcW w:w="0" w:type="auto"/>
          </w:tcPr>
          <w:p w14:paraId="7ABE7496" w14:textId="0455B732" w:rsidR="0004341C" w:rsidRDefault="0004341C" w:rsidP="0004341C">
            <w:pPr>
              <w:pStyle w:val="NormalWeb"/>
              <w:spacing w:before="0" w:beforeAutospacing="0" w:after="160" w:afterAutospacing="0"/>
              <w:jc w:val="both"/>
              <w:rPr>
                <w:color w:val="303030"/>
              </w:rPr>
            </w:pPr>
            <w:r>
              <w:rPr>
                <w:color w:val="303030"/>
              </w:rPr>
              <w:t>1,7</w:t>
            </w:r>
          </w:p>
        </w:tc>
        <w:tc>
          <w:tcPr>
            <w:tcW w:w="0" w:type="auto"/>
          </w:tcPr>
          <w:p w14:paraId="778B946D" w14:textId="6761A080" w:rsidR="0004341C" w:rsidRDefault="0004341C" w:rsidP="0004341C">
            <w:pPr>
              <w:pStyle w:val="NormalWeb"/>
              <w:spacing w:before="0" w:beforeAutospacing="0" w:after="160" w:afterAutospacing="0"/>
              <w:jc w:val="both"/>
              <w:rPr>
                <w:color w:val="303030"/>
              </w:rPr>
            </w:pPr>
            <w:r>
              <w:rPr>
                <w:color w:val="303030"/>
              </w:rPr>
              <w:t>10</w:t>
            </w:r>
          </w:p>
        </w:tc>
      </w:tr>
      <w:tr w:rsidR="0004341C" w14:paraId="3E746459" w14:textId="77777777" w:rsidTr="0004341C">
        <w:tc>
          <w:tcPr>
            <w:tcW w:w="0" w:type="auto"/>
          </w:tcPr>
          <w:p w14:paraId="4D358F85" w14:textId="7852E1FC" w:rsidR="0004341C" w:rsidRDefault="0004341C" w:rsidP="0004341C">
            <w:pPr>
              <w:pStyle w:val="NormalWeb"/>
              <w:spacing w:before="0" w:beforeAutospacing="0" w:after="160" w:afterAutospacing="0"/>
              <w:jc w:val="both"/>
              <w:rPr>
                <w:color w:val="303030"/>
              </w:rPr>
            </w:pPr>
            <w:r>
              <w:rPr>
                <w:color w:val="303030"/>
              </w:rPr>
              <w:t xml:space="preserve">Infravermelho 880 </w:t>
            </w:r>
            <w:proofErr w:type="spellStart"/>
            <w:r>
              <w:rPr>
                <w:color w:val="303030"/>
              </w:rPr>
              <w:t>nm</w:t>
            </w:r>
            <w:proofErr w:type="spellEnd"/>
          </w:p>
        </w:tc>
        <w:tc>
          <w:tcPr>
            <w:tcW w:w="0" w:type="auto"/>
          </w:tcPr>
          <w:p w14:paraId="1ACFC2A7" w14:textId="1EB48B3E" w:rsidR="0004341C" w:rsidRDefault="0004341C" w:rsidP="0004341C">
            <w:pPr>
              <w:pStyle w:val="NormalWeb"/>
              <w:spacing w:before="0" w:beforeAutospacing="0" w:after="160" w:afterAutospacing="0"/>
              <w:jc w:val="both"/>
              <w:rPr>
                <w:color w:val="303030"/>
              </w:rPr>
            </w:pPr>
            <w:r>
              <w:rPr>
                <w:color w:val="303030"/>
              </w:rPr>
              <w:t>1,7</w:t>
            </w:r>
          </w:p>
        </w:tc>
        <w:tc>
          <w:tcPr>
            <w:tcW w:w="0" w:type="auto"/>
          </w:tcPr>
          <w:p w14:paraId="2F6B3246" w14:textId="0F4E8565" w:rsidR="0004341C" w:rsidRDefault="0004341C" w:rsidP="0004341C">
            <w:pPr>
              <w:pStyle w:val="NormalWeb"/>
              <w:spacing w:before="0" w:beforeAutospacing="0" w:after="160" w:afterAutospacing="0"/>
              <w:jc w:val="both"/>
              <w:rPr>
                <w:color w:val="303030"/>
              </w:rPr>
            </w:pPr>
            <w:r>
              <w:rPr>
                <w:color w:val="303030"/>
              </w:rPr>
              <w:t>50</w:t>
            </w:r>
          </w:p>
        </w:tc>
      </w:tr>
      <w:tr w:rsidR="0004341C" w14:paraId="420FDE99" w14:textId="77777777" w:rsidTr="0004341C">
        <w:tc>
          <w:tcPr>
            <w:tcW w:w="0" w:type="auto"/>
          </w:tcPr>
          <w:p w14:paraId="123A77A9" w14:textId="52602C30" w:rsidR="0004341C" w:rsidRDefault="0004341C" w:rsidP="0004341C">
            <w:pPr>
              <w:pStyle w:val="NormalWeb"/>
              <w:spacing w:before="0" w:beforeAutospacing="0" w:after="160" w:afterAutospacing="0"/>
              <w:jc w:val="both"/>
              <w:rPr>
                <w:color w:val="303030"/>
              </w:rPr>
            </w:pPr>
            <w:r>
              <w:rPr>
                <w:color w:val="303030"/>
              </w:rPr>
              <w:t xml:space="preserve">Vermelho </w:t>
            </w:r>
            <w:proofErr w:type="spellStart"/>
            <w:r>
              <w:rPr>
                <w:color w:val="303030"/>
              </w:rPr>
              <w:t>super</w:t>
            </w:r>
            <w:proofErr w:type="spellEnd"/>
            <w:r>
              <w:rPr>
                <w:color w:val="303030"/>
              </w:rPr>
              <w:t xml:space="preserve"> brilhante</w:t>
            </w:r>
          </w:p>
        </w:tc>
        <w:tc>
          <w:tcPr>
            <w:tcW w:w="0" w:type="auto"/>
          </w:tcPr>
          <w:p w14:paraId="680D5340" w14:textId="4E8C05A1" w:rsidR="0004341C" w:rsidRDefault="0004341C" w:rsidP="0004341C">
            <w:pPr>
              <w:pStyle w:val="NormalWeb"/>
              <w:spacing w:before="0" w:beforeAutospacing="0" w:after="160" w:afterAutospacing="0"/>
              <w:jc w:val="both"/>
              <w:rPr>
                <w:color w:val="303030"/>
              </w:rPr>
            </w:pPr>
            <w:r>
              <w:rPr>
                <w:color w:val="303030"/>
              </w:rPr>
              <w:t>1.85</w:t>
            </w:r>
          </w:p>
        </w:tc>
        <w:tc>
          <w:tcPr>
            <w:tcW w:w="0" w:type="auto"/>
          </w:tcPr>
          <w:p w14:paraId="623FBBAE" w14:textId="6CC0C34F" w:rsidR="0004341C" w:rsidRDefault="0004341C" w:rsidP="0004341C">
            <w:pPr>
              <w:pStyle w:val="NormalWeb"/>
              <w:spacing w:before="0" w:beforeAutospacing="0" w:after="160" w:afterAutospacing="0"/>
              <w:jc w:val="both"/>
              <w:rPr>
                <w:color w:val="303030"/>
              </w:rPr>
            </w:pPr>
            <w:r>
              <w:rPr>
                <w:color w:val="303030"/>
              </w:rPr>
              <w:t>20</w:t>
            </w:r>
          </w:p>
        </w:tc>
      </w:tr>
      <w:tr w:rsidR="0004341C" w14:paraId="124FAACE" w14:textId="77777777" w:rsidTr="0004341C">
        <w:tc>
          <w:tcPr>
            <w:tcW w:w="0" w:type="auto"/>
          </w:tcPr>
          <w:p w14:paraId="75DB6BFF" w14:textId="68D03AFB" w:rsidR="0004341C" w:rsidRDefault="0004341C" w:rsidP="0004341C">
            <w:pPr>
              <w:pStyle w:val="NormalWeb"/>
              <w:spacing w:before="0" w:beforeAutospacing="0" w:after="160" w:afterAutospacing="0"/>
              <w:jc w:val="both"/>
              <w:rPr>
                <w:color w:val="303030"/>
              </w:rPr>
            </w:pPr>
            <w:r>
              <w:rPr>
                <w:color w:val="303030"/>
              </w:rPr>
              <w:t>Amarelo normal</w:t>
            </w:r>
          </w:p>
        </w:tc>
        <w:tc>
          <w:tcPr>
            <w:tcW w:w="0" w:type="auto"/>
          </w:tcPr>
          <w:p w14:paraId="7DCAFC5C" w14:textId="274E380B" w:rsidR="0004341C" w:rsidRDefault="00734B58" w:rsidP="0004341C">
            <w:pPr>
              <w:pStyle w:val="NormalWeb"/>
              <w:spacing w:before="0" w:beforeAutospacing="0" w:after="160" w:afterAutospacing="0"/>
              <w:jc w:val="both"/>
              <w:rPr>
                <w:color w:val="303030"/>
              </w:rPr>
            </w:pPr>
            <w:r>
              <w:rPr>
                <w:color w:val="303030"/>
              </w:rPr>
              <w:t>2,1</w:t>
            </w:r>
          </w:p>
        </w:tc>
        <w:tc>
          <w:tcPr>
            <w:tcW w:w="0" w:type="auto"/>
          </w:tcPr>
          <w:p w14:paraId="6F4056D2" w14:textId="7EC8B2BE" w:rsidR="0004341C" w:rsidRDefault="00734B58" w:rsidP="0004341C">
            <w:pPr>
              <w:pStyle w:val="NormalWeb"/>
              <w:spacing w:before="0" w:beforeAutospacing="0" w:after="160" w:afterAutospacing="0"/>
              <w:jc w:val="both"/>
              <w:rPr>
                <w:color w:val="303030"/>
              </w:rPr>
            </w:pPr>
            <w:r>
              <w:rPr>
                <w:color w:val="303030"/>
              </w:rPr>
              <w:t>10</w:t>
            </w:r>
          </w:p>
        </w:tc>
      </w:tr>
      <w:tr w:rsidR="0004341C" w14:paraId="7DDE1047" w14:textId="77777777" w:rsidTr="0004341C">
        <w:tc>
          <w:tcPr>
            <w:tcW w:w="0" w:type="auto"/>
          </w:tcPr>
          <w:p w14:paraId="155865B3" w14:textId="458E6E5B" w:rsidR="0004341C" w:rsidRDefault="00734B58" w:rsidP="0004341C">
            <w:pPr>
              <w:pStyle w:val="NormalWeb"/>
              <w:spacing w:before="0" w:beforeAutospacing="0" w:after="160" w:afterAutospacing="0"/>
              <w:jc w:val="both"/>
              <w:rPr>
                <w:color w:val="303030"/>
              </w:rPr>
            </w:pPr>
            <w:r>
              <w:rPr>
                <w:color w:val="303030"/>
              </w:rPr>
              <w:t>Laranja normal</w:t>
            </w:r>
          </w:p>
        </w:tc>
        <w:tc>
          <w:tcPr>
            <w:tcW w:w="0" w:type="auto"/>
          </w:tcPr>
          <w:p w14:paraId="7B4234BA" w14:textId="25624219" w:rsidR="0004341C" w:rsidRDefault="00734B58" w:rsidP="0004341C">
            <w:pPr>
              <w:pStyle w:val="NormalWeb"/>
              <w:spacing w:before="0" w:beforeAutospacing="0" w:after="160" w:afterAutospacing="0"/>
              <w:jc w:val="both"/>
              <w:rPr>
                <w:color w:val="303030"/>
              </w:rPr>
            </w:pPr>
            <w:r>
              <w:rPr>
                <w:color w:val="303030"/>
              </w:rPr>
              <w:t>2,1</w:t>
            </w:r>
          </w:p>
        </w:tc>
        <w:tc>
          <w:tcPr>
            <w:tcW w:w="0" w:type="auto"/>
          </w:tcPr>
          <w:p w14:paraId="35EDC652" w14:textId="747E1E6D" w:rsidR="0004341C" w:rsidRDefault="00734B58" w:rsidP="0004341C">
            <w:pPr>
              <w:pStyle w:val="NormalWeb"/>
              <w:spacing w:before="0" w:beforeAutospacing="0" w:after="160" w:afterAutospacing="0"/>
              <w:jc w:val="both"/>
              <w:rPr>
                <w:color w:val="303030"/>
              </w:rPr>
            </w:pPr>
            <w:r>
              <w:rPr>
                <w:color w:val="303030"/>
              </w:rPr>
              <w:t>10</w:t>
            </w:r>
          </w:p>
        </w:tc>
      </w:tr>
      <w:tr w:rsidR="0004341C" w14:paraId="6109557F" w14:textId="77777777" w:rsidTr="0004341C">
        <w:tc>
          <w:tcPr>
            <w:tcW w:w="0" w:type="auto"/>
          </w:tcPr>
          <w:p w14:paraId="4B23617D" w14:textId="042C7885" w:rsidR="0004341C" w:rsidRDefault="00734B58" w:rsidP="0004341C">
            <w:pPr>
              <w:pStyle w:val="NormalWeb"/>
              <w:spacing w:before="0" w:beforeAutospacing="0" w:after="160" w:afterAutospacing="0"/>
              <w:jc w:val="both"/>
              <w:rPr>
                <w:color w:val="303030"/>
              </w:rPr>
            </w:pPr>
            <w:r>
              <w:rPr>
                <w:color w:val="303030"/>
              </w:rPr>
              <w:t>Verde normal</w:t>
            </w:r>
          </w:p>
        </w:tc>
        <w:tc>
          <w:tcPr>
            <w:tcW w:w="0" w:type="auto"/>
          </w:tcPr>
          <w:p w14:paraId="275FCF41" w14:textId="39184987" w:rsidR="0004341C" w:rsidRDefault="00734B58" w:rsidP="0004341C">
            <w:pPr>
              <w:pStyle w:val="NormalWeb"/>
              <w:spacing w:before="0" w:beforeAutospacing="0" w:after="160" w:afterAutospacing="0"/>
              <w:jc w:val="both"/>
              <w:rPr>
                <w:color w:val="303030"/>
              </w:rPr>
            </w:pPr>
            <w:r>
              <w:rPr>
                <w:color w:val="303030"/>
              </w:rPr>
              <w:t>2,2</w:t>
            </w:r>
          </w:p>
        </w:tc>
        <w:tc>
          <w:tcPr>
            <w:tcW w:w="0" w:type="auto"/>
          </w:tcPr>
          <w:p w14:paraId="219EB819" w14:textId="73C99742" w:rsidR="0004341C" w:rsidRDefault="00734B58" w:rsidP="0004341C">
            <w:pPr>
              <w:pStyle w:val="NormalWeb"/>
              <w:spacing w:before="0" w:beforeAutospacing="0" w:after="160" w:afterAutospacing="0"/>
              <w:jc w:val="both"/>
              <w:rPr>
                <w:color w:val="303030"/>
              </w:rPr>
            </w:pPr>
            <w:r>
              <w:rPr>
                <w:color w:val="303030"/>
              </w:rPr>
              <w:t>20</w:t>
            </w:r>
          </w:p>
        </w:tc>
      </w:tr>
      <w:tr w:rsidR="0004341C" w14:paraId="5F048A51" w14:textId="77777777" w:rsidTr="0004341C">
        <w:tc>
          <w:tcPr>
            <w:tcW w:w="0" w:type="auto"/>
          </w:tcPr>
          <w:p w14:paraId="3E21CEBD" w14:textId="17BCA94D" w:rsidR="0004341C" w:rsidRDefault="00734B58" w:rsidP="0004341C">
            <w:pPr>
              <w:pStyle w:val="NormalWeb"/>
              <w:spacing w:before="0" w:beforeAutospacing="0" w:after="160" w:afterAutospacing="0"/>
              <w:jc w:val="both"/>
              <w:rPr>
                <w:color w:val="303030"/>
              </w:rPr>
            </w:pPr>
            <w:r>
              <w:rPr>
                <w:color w:val="303030"/>
              </w:rPr>
              <w:t>Azul brilhante</w:t>
            </w:r>
          </w:p>
        </w:tc>
        <w:tc>
          <w:tcPr>
            <w:tcW w:w="0" w:type="auto"/>
          </w:tcPr>
          <w:p w14:paraId="32050E30" w14:textId="3BB7BF39" w:rsidR="0004341C" w:rsidRDefault="00734B58" w:rsidP="0004341C">
            <w:pPr>
              <w:pStyle w:val="NormalWeb"/>
              <w:spacing w:before="0" w:beforeAutospacing="0" w:after="160" w:afterAutospacing="0"/>
              <w:jc w:val="both"/>
              <w:rPr>
                <w:color w:val="303030"/>
              </w:rPr>
            </w:pPr>
            <w:r>
              <w:rPr>
                <w:color w:val="303030"/>
              </w:rPr>
              <w:t>3,6</w:t>
            </w:r>
          </w:p>
        </w:tc>
        <w:tc>
          <w:tcPr>
            <w:tcW w:w="0" w:type="auto"/>
          </w:tcPr>
          <w:p w14:paraId="06FE2600" w14:textId="132FB5CB" w:rsidR="0004341C" w:rsidRDefault="00734B58" w:rsidP="0004341C">
            <w:pPr>
              <w:pStyle w:val="NormalWeb"/>
              <w:spacing w:before="0" w:beforeAutospacing="0" w:after="160" w:afterAutospacing="0"/>
              <w:jc w:val="both"/>
              <w:rPr>
                <w:color w:val="303030"/>
              </w:rPr>
            </w:pPr>
            <w:r>
              <w:rPr>
                <w:color w:val="303030"/>
              </w:rPr>
              <w:t>20</w:t>
            </w:r>
          </w:p>
        </w:tc>
      </w:tr>
      <w:tr w:rsidR="0004341C" w14:paraId="6D7D5ED7" w14:textId="77777777" w:rsidTr="0004341C">
        <w:tc>
          <w:tcPr>
            <w:tcW w:w="0" w:type="auto"/>
          </w:tcPr>
          <w:p w14:paraId="4C3B27BB" w14:textId="04BF4148" w:rsidR="0004341C" w:rsidRDefault="00734B58" w:rsidP="0004341C">
            <w:pPr>
              <w:pStyle w:val="NormalWeb"/>
              <w:spacing w:before="0" w:beforeAutospacing="0" w:after="160" w:afterAutospacing="0"/>
              <w:jc w:val="both"/>
              <w:rPr>
                <w:color w:val="303030"/>
              </w:rPr>
            </w:pPr>
            <w:r>
              <w:rPr>
                <w:color w:val="303030"/>
              </w:rPr>
              <w:t>Azul ultra brilhante</w:t>
            </w:r>
          </w:p>
        </w:tc>
        <w:tc>
          <w:tcPr>
            <w:tcW w:w="0" w:type="auto"/>
          </w:tcPr>
          <w:p w14:paraId="147016C4" w14:textId="32EE8DB6" w:rsidR="0004341C" w:rsidRDefault="00734B58" w:rsidP="0004341C">
            <w:pPr>
              <w:pStyle w:val="NormalWeb"/>
              <w:spacing w:before="0" w:beforeAutospacing="0" w:after="160" w:afterAutospacing="0"/>
              <w:jc w:val="both"/>
              <w:rPr>
                <w:color w:val="303030"/>
              </w:rPr>
            </w:pPr>
            <w:r>
              <w:rPr>
                <w:color w:val="303030"/>
              </w:rPr>
              <w:t>4,5</w:t>
            </w:r>
          </w:p>
        </w:tc>
        <w:tc>
          <w:tcPr>
            <w:tcW w:w="0" w:type="auto"/>
          </w:tcPr>
          <w:p w14:paraId="2B260AE9" w14:textId="285DD62F" w:rsidR="0004341C" w:rsidRDefault="00734B58" w:rsidP="0004341C">
            <w:pPr>
              <w:pStyle w:val="NormalWeb"/>
              <w:spacing w:before="0" w:beforeAutospacing="0" w:after="160" w:afterAutospacing="0"/>
              <w:jc w:val="both"/>
              <w:rPr>
                <w:color w:val="303030"/>
              </w:rPr>
            </w:pPr>
            <w:r>
              <w:rPr>
                <w:color w:val="303030"/>
              </w:rPr>
              <w:t>20</w:t>
            </w:r>
          </w:p>
        </w:tc>
      </w:tr>
    </w:tbl>
    <w:p w14:paraId="3838298B" w14:textId="77777777" w:rsidR="00734B58" w:rsidRDefault="00734B58" w:rsidP="00734B58">
      <w:pPr>
        <w:pStyle w:val="NormalWeb"/>
        <w:shd w:val="clear" w:color="auto" w:fill="FFFFFF"/>
        <w:spacing w:before="0" w:beforeAutospacing="0" w:after="160" w:afterAutospacing="0"/>
        <w:jc w:val="both"/>
        <w:rPr>
          <w:color w:val="303030"/>
        </w:rPr>
      </w:pPr>
    </w:p>
    <w:p w14:paraId="6AAAC636" w14:textId="5D9E90C9" w:rsidR="00185177" w:rsidRPr="008D4450" w:rsidRDefault="00734B58" w:rsidP="00734B58">
      <w:pPr>
        <w:pStyle w:val="NormalWeb"/>
        <w:shd w:val="clear" w:color="auto" w:fill="FFFFFF"/>
        <w:spacing w:before="0" w:beforeAutospacing="0" w:after="160" w:afterAutospacing="0"/>
        <w:jc w:val="both"/>
        <w:rPr>
          <w:color w:val="303030"/>
          <w:rPrChange w:id="1770" w:author="Mateus Berardo de Souza Terra" w:date="2016-02-08T19:09:00Z">
            <w:rPr>
              <w:b/>
              <w:color w:val="000000"/>
              <w:sz w:val="36"/>
              <w:szCs w:val="36"/>
              <w:u w:val="single"/>
            </w:rPr>
          </w:rPrChange>
        </w:rPr>
      </w:pPr>
      <w:r>
        <w:rPr>
          <w:color w:val="303030"/>
        </w:rPr>
        <w:t>//conferir tabela</w:t>
      </w:r>
      <w:ins w:id="1771" w:author="granix pacheco" w:date="2016-02-08T09:36:00Z">
        <w:del w:id="1772" w:author="Mateus Berardo de Souza Terra" w:date="2016-02-08T19:15:00Z">
          <w:r w:rsidR="00185177" w:rsidRPr="008D4450" w:rsidDel="006D3AB1">
            <w:rPr>
              <w:color w:val="303030"/>
              <w:rPrChange w:id="1773" w:author="Mateus Berardo de Souza Terra" w:date="2016-02-08T19:09:00Z">
                <w:rPr>
                  <w:color w:val="303030"/>
                  <w:lang w:val="pt-PT"/>
                </w:rPr>
              </w:rPrChange>
            </w:rPr>
            <w:delText>//Adicionar tabela (ou uma imagem dela q ocupe menos espaço).</w:delText>
          </w:r>
        </w:del>
      </w:ins>
      <w:ins w:id="1774" w:author="granix pacheco" w:date="2016-02-08T09:41:00Z">
        <w:del w:id="1775" w:author="Mateus Berardo de Souza Terra" w:date="2016-02-08T19:15:00Z">
          <w:r w:rsidR="00185177" w:rsidRPr="008D4450" w:rsidDel="006D3AB1">
            <w:rPr>
              <w:color w:val="303030"/>
              <w:rPrChange w:id="1776" w:author="Mateus Berardo de Souza Terra" w:date="2016-02-08T19:09:00Z">
                <w:rPr>
                  <w:color w:val="303030"/>
                  <w:lang w:val="pt-PT"/>
                </w:rPr>
              </w:rPrChange>
            </w:rPr>
            <w:delText xml:space="preserve"> </w:delText>
          </w:r>
        </w:del>
      </w:ins>
    </w:p>
    <w:sectPr w:rsidR="00185177" w:rsidRPr="008D445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9DE18" w14:textId="77777777" w:rsidR="00A00A4F" w:rsidRDefault="00A00A4F" w:rsidP="00185177">
      <w:pPr>
        <w:spacing w:after="0" w:line="240" w:lineRule="auto"/>
      </w:pPr>
      <w:r>
        <w:separator/>
      </w:r>
    </w:p>
  </w:endnote>
  <w:endnote w:type="continuationSeparator" w:id="0">
    <w:p w14:paraId="067CC1B6" w14:textId="77777777" w:rsidR="00A00A4F" w:rsidRDefault="00A00A4F"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B3171B" w:rsidRDefault="00B3171B">
    <w:pPr>
      <w:pStyle w:val="Rodap"/>
      <w:jc w:val="center"/>
      <w:rPr>
        <w:ins w:id="1777" w:author="granix pacheco" w:date="2016-02-08T10:54:00Z"/>
        <w:caps/>
        <w:color w:val="5B9BD5" w:themeColor="accent1"/>
      </w:rPr>
    </w:pPr>
    <w:ins w:id="1778"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0A6C2B">
      <w:rPr>
        <w:caps/>
        <w:noProof/>
        <w:color w:val="5B9BD5" w:themeColor="accent1"/>
      </w:rPr>
      <w:t>32</w:t>
    </w:r>
    <w:ins w:id="1779" w:author="granix pacheco" w:date="2016-02-08T10:54:00Z">
      <w:r>
        <w:rPr>
          <w:caps/>
          <w:color w:val="5B9BD5" w:themeColor="accent1"/>
        </w:rPr>
        <w:fldChar w:fldCharType="end"/>
      </w:r>
    </w:ins>
  </w:p>
  <w:p w14:paraId="0E61F274" w14:textId="0E62F41A" w:rsidR="00B3171B" w:rsidRDefault="00B3171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498CD" w14:textId="77777777" w:rsidR="00A00A4F" w:rsidRDefault="00A00A4F" w:rsidP="00185177">
      <w:pPr>
        <w:spacing w:after="0" w:line="240" w:lineRule="auto"/>
      </w:pPr>
      <w:r>
        <w:separator/>
      </w:r>
    </w:p>
  </w:footnote>
  <w:footnote w:type="continuationSeparator" w:id="0">
    <w:p w14:paraId="4C649008" w14:textId="77777777" w:rsidR="00A00A4F" w:rsidRDefault="00A00A4F"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6"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7"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5"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4"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8"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0"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4"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5"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0"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4"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6"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7"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8"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2"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3"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8"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0"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3"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6"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7"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8"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9"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81"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2"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4"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4"/>
  </w:num>
  <w:num w:numId="3">
    <w:abstractNumId w:val="2"/>
  </w:num>
  <w:num w:numId="4">
    <w:abstractNumId w:val="7"/>
  </w:num>
  <w:num w:numId="5">
    <w:abstractNumId w:val="53"/>
  </w:num>
  <w:num w:numId="6">
    <w:abstractNumId w:val="10"/>
  </w:num>
  <w:num w:numId="7">
    <w:abstractNumId w:val="52"/>
  </w:num>
  <w:num w:numId="8">
    <w:abstractNumId w:val="36"/>
  </w:num>
  <w:num w:numId="9">
    <w:abstractNumId w:val="54"/>
  </w:num>
  <w:num w:numId="10">
    <w:abstractNumId w:val="85"/>
  </w:num>
  <w:num w:numId="11">
    <w:abstractNumId w:val="4"/>
  </w:num>
  <w:num w:numId="12">
    <w:abstractNumId w:val="40"/>
  </w:num>
  <w:num w:numId="13">
    <w:abstractNumId w:val="38"/>
  </w:num>
  <w:num w:numId="14">
    <w:abstractNumId w:val="33"/>
  </w:num>
  <w:num w:numId="15">
    <w:abstractNumId w:val="66"/>
  </w:num>
  <w:num w:numId="16">
    <w:abstractNumId w:val="68"/>
  </w:num>
  <w:num w:numId="17">
    <w:abstractNumId w:val="74"/>
  </w:num>
  <w:num w:numId="18">
    <w:abstractNumId w:val="58"/>
  </w:num>
  <w:num w:numId="19">
    <w:abstractNumId w:val="1"/>
  </w:num>
  <w:num w:numId="20">
    <w:abstractNumId w:val="32"/>
  </w:num>
  <w:num w:numId="21">
    <w:abstractNumId w:val="41"/>
  </w:num>
  <w:num w:numId="22">
    <w:abstractNumId w:val="51"/>
  </w:num>
  <w:num w:numId="23">
    <w:abstractNumId w:val="48"/>
  </w:num>
  <w:num w:numId="24">
    <w:abstractNumId w:val="42"/>
  </w:num>
  <w:num w:numId="25">
    <w:abstractNumId w:val="61"/>
  </w:num>
  <w:num w:numId="26">
    <w:abstractNumId w:val="30"/>
  </w:num>
  <w:num w:numId="27">
    <w:abstractNumId w:val="43"/>
  </w:num>
  <w:num w:numId="28">
    <w:abstractNumId w:val="13"/>
  </w:num>
  <w:num w:numId="29">
    <w:abstractNumId w:val="15"/>
  </w:num>
  <w:num w:numId="30">
    <w:abstractNumId w:val="23"/>
  </w:num>
  <w:num w:numId="31">
    <w:abstractNumId w:val="39"/>
  </w:num>
  <w:num w:numId="32">
    <w:abstractNumId w:val="49"/>
  </w:num>
  <w:num w:numId="33">
    <w:abstractNumId w:val="56"/>
  </w:num>
  <w:num w:numId="34">
    <w:abstractNumId w:val="77"/>
  </w:num>
  <w:num w:numId="35">
    <w:abstractNumId w:val="28"/>
  </w:num>
  <w:num w:numId="36">
    <w:abstractNumId w:val="51"/>
  </w:num>
  <w:num w:numId="37">
    <w:abstractNumId w:val="27"/>
  </w:num>
  <w:num w:numId="38">
    <w:abstractNumId w:val="73"/>
  </w:num>
  <w:num w:numId="39">
    <w:abstractNumId w:val="65"/>
  </w:num>
  <w:num w:numId="40">
    <w:abstractNumId w:val="8"/>
  </w:num>
  <w:num w:numId="41">
    <w:abstractNumId w:val="50"/>
  </w:num>
  <w:num w:numId="42">
    <w:abstractNumId w:val="20"/>
  </w:num>
  <w:num w:numId="43">
    <w:abstractNumId w:val="11"/>
  </w:num>
  <w:num w:numId="44">
    <w:abstractNumId w:val="59"/>
  </w:num>
  <w:num w:numId="45">
    <w:abstractNumId w:val="64"/>
  </w:num>
  <w:num w:numId="46">
    <w:abstractNumId w:val="63"/>
  </w:num>
  <w:num w:numId="47">
    <w:abstractNumId w:val="70"/>
  </w:num>
  <w:num w:numId="48">
    <w:abstractNumId w:val="21"/>
  </w:num>
  <w:num w:numId="49">
    <w:abstractNumId w:val="84"/>
  </w:num>
  <w:num w:numId="50">
    <w:abstractNumId w:val="25"/>
  </w:num>
  <w:num w:numId="51">
    <w:abstractNumId w:val="35"/>
  </w:num>
  <w:num w:numId="52">
    <w:abstractNumId w:val="47"/>
  </w:num>
  <w:num w:numId="53">
    <w:abstractNumId w:val="17"/>
  </w:num>
  <w:num w:numId="54">
    <w:abstractNumId w:val="67"/>
  </w:num>
  <w:num w:numId="55">
    <w:abstractNumId w:val="75"/>
  </w:num>
  <w:num w:numId="56">
    <w:abstractNumId w:val="31"/>
  </w:num>
  <w:num w:numId="57">
    <w:abstractNumId w:val="71"/>
  </w:num>
  <w:num w:numId="58">
    <w:abstractNumId w:val="45"/>
  </w:num>
  <w:num w:numId="59">
    <w:abstractNumId w:val="29"/>
  </w:num>
  <w:num w:numId="60">
    <w:abstractNumId w:val="46"/>
  </w:num>
  <w:num w:numId="61">
    <w:abstractNumId w:val="16"/>
  </w:num>
  <w:num w:numId="62">
    <w:abstractNumId w:val="34"/>
  </w:num>
  <w:num w:numId="63">
    <w:abstractNumId w:val="72"/>
  </w:num>
  <w:num w:numId="64">
    <w:abstractNumId w:val="12"/>
  </w:num>
  <w:num w:numId="65">
    <w:abstractNumId w:val="57"/>
  </w:num>
  <w:num w:numId="66">
    <w:abstractNumId w:val="81"/>
  </w:num>
  <w:num w:numId="67">
    <w:abstractNumId w:val="83"/>
  </w:num>
  <w:num w:numId="68">
    <w:abstractNumId w:val="44"/>
  </w:num>
  <w:num w:numId="69">
    <w:abstractNumId w:val="62"/>
  </w:num>
  <w:num w:numId="70">
    <w:abstractNumId w:val="0"/>
  </w:num>
  <w:num w:numId="71">
    <w:abstractNumId w:val="80"/>
  </w:num>
  <w:num w:numId="72">
    <w:abstractNumId w:val="55"/>
  </w:num>
  <w:num w:numId="73">
    <w:abstractNumId w:val="76"/>
  </w:num>
  <w:num w:numId="74">
    <w:abstractNumId w:val="60"/>
  </w:num>
  <w:num w:numId="75">
    <w:abstractNumId w:val="5"/>
  </w:num>
  <w:num w:numId="76">
    <w:abstractNumId w:val="79"/>
  </w:num>
  <w:num w:numId="77">
    <w:abstractNumId w:val="26"/>
  </w:num>
  <w:num w:numId="78">
    <w:abstractNumId w:val="69"/>
  </w:num>
  <w:num w:numId="79">
    <w:abstractNumId w:val="19"/>
  </w:num>
  <w:num w:numId="80">
    <w:abstractNumId w:val="78"/>
  </w:num>
  <w:num w:numId="81">
    <w:abstractNumId w:val="14"/>
  </w:num>
  <w:num w:numId="82">
    <w:abstractNumId w:val="37"/>
  </w:num>
  <w:num w:numId="83">
    <w:abstractNumId w:val="9"/>
  </w:num>
  <w:num w:numId="84">
    <w:abstractNumId w:val="6"/>
  </w:num>
  <w:num w:numId="85">
    <w:abstractNumId w:val="3"/>
  </w:num>
  <w:num w:numId="86">
    <w:abstractNumId w:val="82"/>
  </w:num>
  <w:num w:numId="87">
    <w:abstractNumId w:val="22"/>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4341C"/>
    <w:rsid w:val="00052DE0"/>
    <w:rsid w:val="000572CF"/>
    <w:rsid w:val="00081754"/>
    <w:rsid w:val="00084195"/>
    <w:rsid w:val="00084423"/>
    <w:rsid w:val="000A4FCC"/>
    <w:rsid w:val="000A53C1"/>
    <w:rsid w:val="000A6C2B"/>
    <w:rsid w:val="000B0103"/>
    <w:rsid w:val="000B0CDB"/>
    <w:rsid w:val="000B7435"/>
    <w:rsid w:val="000E1526"/>
    <w:rsid w:val="00105911"/>
    <w:rsid w:val="00106C1F"/>
    <w:rsid w:val="00111108"/>
    <w:rsid w:val="0011237B"/>
    <w:rsid w:val="001136EC"/>
    <w:rsid w:val="00125819"/>
    <w:rsid w:val="00131498"/>
    <w:rsid w:val="00131616"/>
    <w:rsid w:val="00140619"/>
    <w:rsid w:val="00143881"/>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7DCF"/>
    <w:rsid w:val="001E2DEC"/>
    <w:rsid w:val="001E34F4"/>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C1F7A"/>
    <w:rsid w:val="003D350D"/>
    <w:rsid w:val="003D7294"/>
    <w:rsid w:val="003D7F2E"/>
    <w:rsid w:val="003E483A"/>
    <w:rsid w:val="003E72D2"/>
    <w:rsid w:val="003F004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792"/>
    <w:rsid w:val="0070445C"/>
    <w:rsid w:val="00706661"/>
    <w:rsid w:val="00706E28"/>
    <w:rsid w:val="007075C1"/>
    <w:rsid w:val="00710484"/>
    <w:rsid w:val="00710609"/>
    <w:rsid w:val="00717E42"/>
    <w:rsid w:val="0072601E"/>
    <w:rsid w:val="0073287A"/>
    <w:rsid w:val="00732EC2"/>
    <w:rsid w:val="00734B58"/>
    <w:rsid w:val="00740BEA"/>
    <w:rsid w:val="00742ACD"/>
    <w:rsid w:val="00743F38"/>
    <w:rsid w:val="007448D6"/>
    <w:rsid w:val="00753BD6"/>
    <w:rsid w:val="00754C99"/>
    <w:rsid w:val="00761B3A"/>
    <w:rsid w:val="00766F61"/>
    <w:rsid w:val="0077632E"/>
    <w:rsid w:val="00780B63"/>
    <w:rsid w:val="007821C7"/>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30C6"/>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3506"/>
    <w:rsid w:val="009F646F"/>
    <w:rsid w:val="00A00A4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1A6E"/>
    <w:rsid w:val="00AB3007"/>
    <w:rsid w:val="00AC010A"/>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B7020"/>
    <w:rsid w:val="00BC32E8"/>
    <w:rsid w:val="00BC3781"/>
    <w:rsid w:val="00BC42A3"/>
    <w:rsid w:val="00BD538F"/>
    <w:rsid w:val="00BE03AF"/>
    <w:rsid w:val="00BE0DF1"/>
    <w:rsid w:val="00BE6638"/>
    <w:rsid w:val="00BF36FD"/>
    <w:rsid w:val="00C00A6F"/>
    <w:rsid w:val="00C039C3"/>
    <w:rsid w:val="00C23A32"/>
    <w:rsid w:val="00C25799"/>
    <w:rsid w:val="00C47ED9"/>
    <w:rsid w:val="00C5480A"/>
    <w:rsid w:val="00C60156"/>
    <w:rsid w:val="00C642B5"/>
    <w:rsid w:val="00C65A5D"/>
    <w:rsid w:val="00C70E77"/>
    <w:rsid w:val="00C713BA"/>
    <w:rsid w:val="00C73668"/>
    <w:rsid w:val="00C81747"/>
    <w:rsid w:val="00C82E82"/>
    <w:rsid w:val="00C83417"/>
    <w:rsid w:val="00C83F79"/>
    <w:rsid w:val="00CA1996"/>
    <w:rsid w:val="00CA7AA5"/>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095"/>
    <w:rsid w:val="00EC6D36"/>
    <w:rsid w:val="00EE22B9"/>
    <w:rsid w:val="00EE4B6B"/>
    <w:rsid w:val="00EF5253"/>
    <w:rsid w:val="00F00845"/>
    <w:rsid w:val="00F015B6"/>
    <w:rsid w:val="00F03805"/>
    <w:rsid w:val="00F0423D"/>
    <w:rsid w:val="00F12E77"/>
    <w:rsid w:val="00F22A33"/>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diagramQuickStyle" Target="diagrams/quickStyle1.xml"/><Relationship Id="rId3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42" Type="http://schemas.openxmlformats.org/officeDocument/2006/relationships/image" Target="media/image19.png"/><Relationship Id="rId47"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50"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5" Type="http://schemas.openxmlformats.org/officeDocument/2006/relationships/image" Target="media/image27.jpeg"/><Relationship Id="rId63" Type="http://schemas.openxmlformats.org/officeDocument/2006/relationships/image" Target="media/image31.jpeg"/><Relationship Id="rId68"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2" Type="http://schemas.openxmlformats.org/officeDocument/2006/relationships/hyperlink" Target="https://pt.wikipedia.org/wiki/Ficheiro:Photoresistor.svg" TargetMode="External"/><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53" Type="http://schemas.openxmlformats.org/officeDocument/2006/relationships/image" Target="media/image26.jpeg"/><Relationship Id="rId58"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6" Type="http://schemas.openxmlformats.org/officeDocument/2006/relationships/hyperlink" Target="http://produto.mercadolivre.com.br/MLB-719927626-10-cabos-fio-jumper-machomacho-20cm-protoboard-arduino-pic-_JM"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hyperlink" Target="http://www.infoescola.com/fisica/carga-eletrica/" TargetMode="External"/><Relationship Id="rId36" Type="http://schemas.openxmlformats.org/officeDocument/2006/relationships/hyperlink" Target="https://en.wikipedia.org/wiki/File:BuzzerSymbol.png" TargetMode="External"/><Relationship Id="rId49" Type="http://schemas.openxmlformats.org/officeDocument/2006/relationships/image" Target="media/image23.jpeg"/><Relationship Id="rId57" Type="http://schemas.openxmlformats.org/officeDocument/2006/relationships/image" Target="media/image28.jpeg"/><Relationship Id="rId61" Type="http://schemas.openxmlformats.org/officeDocument/2006/relationships/image" Target="media/image30.png"/><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image" Target="media/image20.jpeg"/><Relationship Id="rId52" Type="http://schemas.openxmlformats.org/officeDocument/2006/relationships/image" Target="media/image25.jpeg"/><Relationship Id="rId60"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5" Type="http://schemas.openxmlformats.org/officeDocument/2006/relationships/image" Target="media/image32.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image" Target="media/image15.jpeg"/><Relationship Id="rId43" Type="http://schemas.openxmlformats.org/officeDocument/2006/relationships/hyperlink" Target="http://reprap.mercadoshops.com.br/modulo-rele-canal-para-microcontrolador-pic-arm-arduino-83xJM" TargetMode="External"/><Relationship Id="rId48" Type="http://schemas.openxmlformats.org/officeDocument/2006/relationships/image" Target="media/image22.jpeg"/><Relationship Id="rId56"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4"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9" Type="http://schemas.openxmlformats.org/officeDocument/2006/relationships/image" Target="media/image34.jpeg"/><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4.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8.gif"/><Relationship Id="rId33" Type="http://schemas.openxmlformats.org/officeDocument/2006/relationships/image" Target="media/image14.png"/><Relationship Id="rId3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6" Type="http://schemas.openxmlformats.org/officeDocument/2006/relationships/image" Target="media/image21.jpeg"/><Relationship Id="rId59" Type="http://schemas.openxmlformats.org/officeDocument/2006/relationships/image" Target="media/image29.jpeg"/><Relationship Id="rId67" Type="http://schemas.openxmlformats.org/officeDocument/2006/relationships/image" Target="media/image33.jpeg"/><Relationship Id="rId20" Type="http://schemas.openxmlformats.org/officeDocument/2006/relationships/diagramLayout" Target="diagrams/layout1.xml"/><Relationship Id="rId4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54"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62" Type="http://schemas.openxmlformats.org/officeDocument/2006/relationships/hyperlink" Target="http://produto.mercadolivre.com.br/MLB-706683459-protoboard-400-pontos-_JM" TargetMode="External"/><Relationship Id="rId70" Type="http://schemas.openxmlformats.org/officeDocument/2006/relationships/image" Target="media/image35.gi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078C9D44-5B6A-4659-8DC4-B3C2ECDBBE8F}" type="presOf" srcId="{444C37B6-7B88-430B-B019-17E1EEB537BA}" destId="{55C6918C-E742-4097-AF40-8FDEA221512E}" srcOrd="1"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0F2A8A92-D1E7-4EB8-A5E5-1B40862039ED}" type="presOf" srcId="{11B8D029-77B0-4716-B510-95B883CEFB37}" destId="{DC96E948-8F72-4925-ABD4-9BFEBDC23BD3}"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C5DA69ED-AD9B-4B6E-B4A0-D1964FF584D2}" type="presOf" srcId="{B43B33D2-549E-4D68-A772-61CD66423E31}" destId="{F5D07AFF-F4F4-4B51-B6BF-ABE58B4D486B}" srcOrd="0" destOrd="0" presId="urn:microsoft.com/office/officeart/2005/8/layout/hierarchy2"/>
    <dgm:cxn modelId="{BD5AF79C-53F7-4C74-8C78-E1481909DB94}" type="presOf" srcId="{9756563B-F9AB-461C-B971-2C5148F3F624}" destId="{B6231D48-FAE1-449F-A0C4-BFFA848F59B6}" srcOrd="0"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CA707252-DC4C-44A3-8C0A-850A1185DDFD}" type="presOf" srcId="{68F8F1DD-99A4-4431-979A-22BAC611750F}" destId="{266BE232-2488-466F-8373-117F4CE7E36B}" srcOrd="1" destOrd="0" presId="urn:microsoft.com/office/officeart/2005/8/layout/hierarchy2"/>
    <dgm:cxn modelId="{8F1F667E-B8DC-4856-B4DA-28474380A25D}" type="presOf" srcId="{032961F1-DEC8-454A-87F6-3AD44EECC36F}" destId="{A7E5788F-8B5D-4A8B-BEF2-FAC672DCC272}" srcOrd="0" destOrd="0" presId="urn:microsoft.com/office/officeart/2005/8/layout/hierarchy2"/>
    <dgm:cxn modelId="{F6F44F60-D2B8-4E00-9F68-2AB3ED433383}" type="presOf" srcId="{68F8F1DD-99A4-4431-979A-22BAC611750F}" destId="{8F50BA73-7E3D-4A76-A8D1-C4E588BE2A4A}"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0D196F4E-02E1-40D3-B883-042220564575}" type="presOf" srcId="{013486B6-1772-4F07-8324-833EF698C2E1}" destId="{888C5F9C-214C-4ECC-A7CF-E4622537C8F2}" srcOrd="0" destOrd="0" presId="urn:microsoft.com/office/officeart/2005/8/layout/hierarchy2"/>
    <dgm:cxn modelId="{22A17E23-57B5-4EB6-8D66-9FD60C8216A4}" type="presOf" srcId="{0880B742-76F0-4963-8AF1-435D9815C721}" destId="{EB4D5397-00B1-4B26-A631-2177A16D9A09}" srcOrd="1" destOrd="0" presId="urn:microsoft.com/office/officeart/2005/8/layout/hierarchy2"/>
    <dgm:cxn modelId="{64C62C51-AA20-4515-B4A3-10535DD9D6CA}" type="presOf" srcId="{444C37B6-7B88-430B-B019-17E1EEB537BA}" destId="{9A8ED63D-9060-48D9-BC45-DEAFD4C5D8C8}"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0A296D7B-7D67-402D-9185-864DCC971422}" type="presOf" srcId="{032961F1-DEC8-454A-87F6-3AD44EECC36F}" destId="{E0210E23-E8DA-4E1B-8E8F-5D6728A2D323}" srcOrd="1" destOrd="0" presId="urn:microsoft.com/office/officeart/2005/8/layout/hierarchy2"/>
    <dgm:cxn modelId="{5FD5F1FC-C444-4CF1-8811-31E3D6FBB2C1}" type="presOf" srcId="{0880B742-76F0-4963-8AF1-435D9815C721}" destId="{DEE6E627-5379-413A-82E0-20B83406172B}" srcOrd="0" destOrd="0" presId="urn:microsoft.com/office/officeart/2005/8/layout/hierarchy2"/>
    <dgm:cxn modelId="{B07ED626-4E1A-4D85-871C-6117FD1D506D}" type="presOf" srcId="{30D9AF01-38AF-4E25-BC1B-A9364FA7AC13}" destId="{0DC95E25-AD11-41F1-87FE-9CAB1E740280}" srcOrd="0" destOrd="0" presId="urn:microsoft.com/office/officeart/2005/8/layout/hierarchy2"/>
    <dgm:cxn modelId="{A92C1CC5-380D-4FC5-9DC4-C51B8A39ECFC}" type="presOf" srcId="{C714DD78-CD80-4C77-8ABE-9EE5AA8423DE}" destId="{40FD6B9A-9E05-4AE3-84D5-B7D6372AB9B0}" srcOrd="0" destOrd="0" presId="urn:microsoft.com/office/officeart/2005/8/layout/hierarchy2"/>
    <dgm:cxn modelId="{63238D8A-C614-41D3-9C9C-344AE7163233}" type="presParOf" srcId="{888C5F9C-214C-4ECC-A7CF-E4622537C8F2}" destId="{5D9E6899-25A1-4732-BB69-60BBF9FECC43}" srcOrd="0" destOrd="0" presId="urn:microsoft.com/office/officeart/2005/8/layout/hierarchy2"/>
    <dgm:cxn modelId="{1567AC85-A104-4BA3-AF4A-D0A4D7E2754C}" type="presParOf" srcId="{5D9E6899-25A1-4732-BB69-60BBF9FECC43}" destId="{40FD6B9A-9E05-4AE3-84D5-B7D6372AB9B0}" srcOrd="0" destOrd="0" presId="urn:microsoft.com/office/officeart/2005/8/layout/hierarchy2"/>
    <dgm:cxn modelId="{866EF91E-4C7C-450B-A338-20025A38BCAF}" type="presParOf" srcId="{5D9E6899-25A1-4732-BB69-60BBF9FECC43}" destId="{5EE1F969-9820-41C1-ADED-284E7C26FE54}" srcOrd="1" destOrd="0" presId="urn:microsoft.com/office/officeart/2005/8/layout/hierarchy2"/>
    <dgm:cxn modelId="{512E6493-60CD-45EB-8929-605CEABCF67D}" type="presParOf" srcId="{5EE1F969-9820-41C1-ADED-284E7C26FE54}" destId="{DEE6E627-5379-413A-82E0-20B83406172B}" srcOrd="0" destOrd="0" presId="urn:microsoft.com/office/officeart/2005/8/layout/hierarchy2"/>
    <dgm:cxn modelId="{6889FB87-CF6C-4362-8017-F33A013649A4}" type="presParOf" srcId="{DEE6E627-5379-413A-82E0-20B83406172B}" destId="{EB4D5397-00B1-4B26-A631-2177A16D9A09}" srcOrd="0" destOrd="0" presId="urn:microsoft.com/office/officeart/2005/8/layout/hierarchy2"/>
    <dgm:cxn modelId="{A64C0FDE-3912-4BA8-865C-6630440652F8}" type="presParOf" srcId="{5EE1F969-9820-41C1-ADED-284E7C26FE54}" destId="{8F3F08FB-81D3-40FD-A6B9-E402512A2600}" srcOrd="1" destOrd="0" presId="urn:microsoft.com/office/officeart/2005/8/layout/hierarchy2"/>
    <dgm:cxn modelId="{47117124-5B3E-4C6F-B88F-6A90E2510495}" type="presParOf" srcId="{8F3F08FB-81D3-40FD-A6B9-E402512A2600}" destId="{DC96E948-8F72-4925-ABD4-9BFEBDC23BD3}" srcOrd="0" destOrd="0" presId="urn:microsoft.com/office/officeart/2005/8/layout/hierarchy2"/>
    <dgm:cxn modelId="{2D6C5D69-4B29-4253-8A4B-2A63B3931B89}" type="presParOf" srcId="{8F3F08FB-81D3-40FD-A6B9-E402512A2600}" destId="{A8F8AC02-5F1C-416B-BD36-565BD15A7B19}" srcOrd="1" destOrd="0" presId="urn:microsoft.com/office/officeart/2005/8/layout/hierarchy2"/>
    <dgm:cxn modelId="{79B45DE6-E6F0-4395-9551-42EA799CE14C}" type="presParOf" srcId="{A8F8AC02-5F1C-416B-BD36-565BD15A7B19}" destId="{8F50BA73-7E3D-4A76-A8D1-C4E588BE2A4A}" srcOrd="0" destOrd="0" presId="urn:microsoft.com/office/officeart/2005/8/layout/hierarchy2"/>
    <dgm:cxn modelId="{B4842E6A-8F64-46A8-AACF-0E82F1E91DC7}" type="presParOf" srcId="{8F50BA73-7E3D-4A76-A8D1-C4E588BE2A4A}" destId="{266BE232-2488-466F-8373-117F4CE7E36B}" srcOrd="0" destOrd="0" presId="urn:microsoft.com/office/officeart/2005/8/layout/hierarchy2"/>
    <dgm:cxn modelId="{20FE4AD9-4C3A-4AF0-8FFF-C5166285A4D0}" type="presParOf" srcId="{A8F8AC02-5F1C-416B-BD36-565BD15A7B19}" destId="{E35C7C19-3E68-4E64-B63F-C03F9E867B76}" srcOrd="1" destOrd="0" presId="urn:microsoft.com/office/officeart/2005/8/layout/hierarchy2"/>
    <dgm:cxn modelId="{3298E890-9914-4151-8D9E-13DA530AA830}" type="presParOf" srcId="{E35C7C19-3E68-4E64-B63F-C03F9E867B76}" destId="{0DC95E25-AD11-41F1-87FE-9CAB1E740280}" srcOrd="0" destOrd="0" presId="urn:microsoft.com/office/officeart/2005/8/layout/hierarchy2"/>
    <dgm:cxn modelId="{941B7F05-9D5E-4248-A200-000EE42B0992}" type="presParOf" srcId="{E35C7C19-3E68-4E64-B63F-C03F9E867B76}" destId="{083BD93E-4E19-4A6B-A945-593B23D90263}" srcOrd="1" destOrd="0" presId="urn:microsoft.com/office/officeart/2005/8/layout/hierarchy2"/>
    <dgm:cxn modelId="{C2A4418E-A068-419D-82E7-6AB2EFFAEB56}" type="presParOf" srcId="{5EE1F969-9820-41C1-ADED-284E7C26FE54}" destId="{9A8ED63D-9060-48D9-BC45-DEAFD4C5D8C8}" srcOrd="2" destOrd="0" presId="urn:microsoft.com/office/officeart/2005/8/layout/hierarchy2"/>
    <dgm:cxn modelId="{52933BCD-E50D-48AE-AEE3-FA280C0FD424}" type="presParOf" srcId="{9A8ED63D-9060-48D9-BC45-DEAFD4C5D8C8}" destId="{55C6918C-E742-4097-AF40-8FDEA221512E}" srcOrd="0" destOrd="0" presId="urn:microsoft.com/office/officeart/2005/8/layout/hierarchy2"/>
    <dgm:cxn modelId="{2B521133-05FB-4822-A34E-6845C64BAFF2}" type="presParOf" srcId="{5EE1F969-9820-41C1-ADED-284E7C26FE54}" destId="{5F0E1AF8-3030-40B2-91AE-82C5ABE141AA}" srcOrd="3" destOrd="0" presId="urn:microsoft.com/office/officeart/2005/8/layout/hierarchy2"/>
    <dgm:cxn modelId="{9CFCDD00-1265-41A6-A7F5-D61A6B43C669}" type="presParOf" srcId="{5F0E1AF8-3030-40B2-91AE-82C5ABE141AA}" destId="{F5D07AFF-F4F4-4B51-B6BF-ABE58B4D486B}" srcOrd="0" destOrd="0" presId="urn:microsoft.com/office/officeart/2005/8/layout/hierarchy2"/>
    <dgm:cxn modelId="{C1D7F6BF-A973-4254-A23F-476B00ECE1B6}" type="presParOf" srcId="{5F0E1AF8-3030-40B2-91AE-82C5ABE141AA}" destId="{59223AA0-CEFE-46C3-A1CC-8E54FEBC6690}" srcOrd="1" destOrd="0" presId="urn:microsoft.com/office/officeart/2005/8/layout/hierarchy2"/>
    <dgm:cxn modelId="{682282EB-05B4-4BF7-B4DC-B3CE99D0F84A}" type="presParOf" srcId="{59223AA0-CEFE-46C3-A1CC-8E54FEBC6690}" destId="{A7E5788F-8B5D-4A8B-BEF2-FAC672DCC272}" srcOrd="0" destOrd="0" presId="urn:microsoft.com/office/officeart/2005/8/layout/hierarchy2"/>
    <dgm:cxn modelId="{4117EA9A-616A-4EA2-A2C7-2BF290BDCF01}" type="presParOf" srcId="{A7E5788F-8B5D-4A8B-BEF2-FAC672DCC272}" destId="{E0210E23-E8DA-4E1B-8E8F-5D6728A2D323}" srcOrd="0" destOrd="0" presId="urn:microsoft.com/office/officeart/2005/8/layout/hierarchy2"/>
    <dgm:cxn modelId="{4783114B-1F03-4AE6-A7AE-DEDEE579EDA6}" type="presParOf" srcId="{59223AA0-CEFE-46C3-A1CC-8E54FEBC6690}" destId="{E01D4291-70B5-46D7-B057-23771D044E52}" srcOrd="1" destOrd="0" presId="urn:microsoft.com/office/officeart/2005/8/layout/hierarchy2"/>
    <dgm:cxn modelId="{5C2468AA-3F03-4DA9-A03C-F2563A2514DF}" type="presParOf" srcId="{E01D4291-70B5-46D7-B057-23771D044E52}" destId="{B6231D48-FAE1-449F-A0C4-BFFA848F59B6}" srcOrd="0" destOrd="0" presId="urn:microsoft.com/office/officeart/2005/8/layout/hierarchy2"/>
    <dgm:cxn modelId="{DEA4F07F-6034-4A58-94FC-CE5F895F2575}"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96CD6-41CA-4C46-B836-B38C2F182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34</Pages>
  <Words>7447</Words>
  <Characters>40219</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18</cp:revision>
  <cp:lastPrinted>2016-02-18T22:57:00Z</cp:lastPrinted>
  <dcterms:created xsi:type="dcterms:W3CDTF">2016-02-14T22:28:00Z</dcterms:created>
  <dcterms:modified xsi:type="dcterms:W3CDTF">2016-02-18T23:11:00Z</dcterms:modified>
</cp:coreProperties>
</file>