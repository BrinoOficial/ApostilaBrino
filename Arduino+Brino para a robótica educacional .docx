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B3171B" w:rsidRDefault="0064551F" w:rsidP="00B3171B">
      <w:pPr>
        <w:pStyle w:val="PargrafodaLista"/>
        <w:ind w:left="360"/>
        <w:jc w:val="center"/>
        <w:rPr>
          <w:rFonts w:ascii="Times New Roman" w:hAnsi="Times New Roman" w:cs="Times New Roman"/>
          <w:b/>
          <w:sz w:val="40"/>
          <w:szCs w:val="40"/>
          <w:u w:val="single"/>
        </w:rPr>
      </w:pPr>
      <w:r w:rsidRPr="00B3171B">
        <w:rPr>
          <w:rFonts w:ascii="Times New Roman" w:hAnsi="Times New Roman" w:cs="Times New Roman"/>
          <w:b/>
          <w:sz w:val="40"/>
          <w:szCs w:val="40"/>
          <w:u w:val="single"/>
        </w:rPr>
        <w:lastRenderedPageBreak/>
        <w:t>Índice</w:t>
      </w:r>
    </w:p>
    <w:p w14:paraId="054F05C6" w14:textId="77777777" w:rsidR="0064551F" w:rsidRPr="007D7E6F" w:rsidRDefault="0064551F" w:rsidP="0064551F">
      <w:pPr>
        <w:jc w:val="center"/>
        <w:rPr>
          <w:ins w:id="0"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1" w:author="granix pacheco" w:date="2016-02-08T11:03:00Z"/>
          <w:rFonts w:ascii="Times New Roman" w:hAnsi="Times New Roman" w:cs="Times New Roman"/>
          <w:sz w:val="24"/>
          <w:szCs w:val="24"/>
        </w:rPr>
      </w:pPr>
    </w:p>
    <w:p w14:paraId="3568D372" w14:textId="3B6CE14F" w:rsidR="0017119E" w:rsidRPr="00B3171B" w:rsidRDefault="0017119E" w:rsidP="00B3171B">
      <w:pPr>
        <w:rPr>
          <w:ins w:id="2" w:author="granix pacheco" w:date="2016-02-08T11:03:00Z"/>
          <w:rFonts w:ascii="Times New Roman" w:hAnsi="Times New Roman" w:cs="Times New Roman"/>
          <w:sz w:val="24"/>
          <w:szCs w:val="24"/>
        </w:rPr>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11D59828" w:rsidR="0064551F" w:rsidRPr="00B3171B" w:rsidRDefault="0064551F" w:rsidP="0017119E">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w:t>
      </w:r>
      <w:r w:rsidR="00B3171B">
        <w:rPr>
          <w:rFonts w:ascii="Times New Roman" w:hAnsi="Times New Roman" w:cs="Times New Roman"/>
          <w:b/>
          <w:sz w:val="24"/>
          <w:szCs w:val="24"/>
        </w:rPr>
        <w:t>...............................</w:t>
      </w:r>
    </w:p>
    <w:p w14:paraId="21979BBA" w14:textId="0C40675A" w:rsidR="0017119E" w:rsidRDefault="00BE0DF1"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Começando ....................................................................................................</w:t>
      </w:r>
      <w:r w:rsidR="003B25A9" w:rsidRPr="00B3171B">
        <w:rPr>
          <w:rFonts w:ascii="Times New Roman" w:hAnsi="Times New Roman" w:cs="Times New Roman"/>
          <w:b/>
          <w:sz w:val="24"/>
          <w:szCs w:val="24"/>
        </w:rPr>
        <w:tab/>
      </w:r>
    </w:p>
    <w:p w14:paraId="559C8567" w14:textId="3BC2D70E"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Arduino....................................................................................................</w:t>
      </w:r>
    </w:p>
    <w:p w14:paraId="70B6B6BA" w14:textId="612AA32D"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Brino.........................................................................................................</w:t>
      </w:r>
    </w:p>
    <w:p w14:paraId="36D9934C" w14:textId="0CF65514" w:rsidR="003E72D2" w:rsidRPr="003E72D2"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Fritzing....................................................................................................</w:t>
      </w:r>
    </w:p>
    <w:p w14:paraId="7797B567" w14:textId="1C2D327B" w:rsidR="003E72D2" w:rsidRPr="00B3171B" w:rsidRDefault="003E72D2" w:rsidP="003E72D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Pronto para começar...............................................................................</w:t>
      </w:r>
    </w:p>
    <w:p w14:paraId="74ECCBCD" w14:textId="77777777"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Projetos com Arduino.....................................................................................</w:t>
      </w:r>
    </w:p>
    <w:p w14:paraId="733DAB6C" w14:textId="1161769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Piscar........................................................................................................</w:t>
      </w:r>
      <w:r w:rsidR="003B25A9" w:rsidRPr="00B3171B">
        <w:rPr>
          <w:rFonts w:ascii="Times New Roman" w:hAnsi="Times New Roman" w:cs="Times New Roman"/>
          <w:sz w:val="24"/>
          <w:szCs w:val="24"/>
        </w:rPr>
        <w:tab/>
      </w:r>
    </w:p>
    <w:p w14:paraId="630E86E5" w14:textId="60233CDC" w:rsidR="004A7414" w:rsidRPr="007D7E6F" w:rsidRDefault="004A7414"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Ligar luz com botão..................................................................................</w:t>
      </w:r>
    </w:p>
    <w:p w14:paraId="6B45194A" w14:textId="6235B3B2"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color w:val="000000"/>
          <w:sz w:val="24"/>
          <w:szCs w:val="24"/>
        </w:rPr>
        <w:t>Introdução à Programação............................................................................</w:t>
      </w:r>
    </w:p>
    <w:p w14:paraId="0D4AC2E0" w14:textId="39FE185B"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Variáveis</w:t>
      </w:r>
      <w:r w:rsidRPr="007D7E6F">
        <w:rPr>
          <w:rFonts w:ascii="Times New Roman" w:hAnsi="Times New Roman" w:cs="Times New Roman"/>
          <w:sz w:val="24"/>
          <w:szCs w:val="24"/>
        </w:rPr>
        <w:t>...................................................................................................</w:t>
      </w:r>
    </w:p>
    <w:p w14:paraId="36EC8F49" w14:textId="3D7F5A9D"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Comentários</w:t>
      </w:r>
      <w:r w:rsidRPr="007D7E6F">
        <w:rPr>
          <w:rFonts w:ascii="Times New Roman" w:hAnsi="Times New Roman" w:cs="Times New Roman"/>
          <w:sz w:val="24"/>
          <w:szCs w:val="24"/>
        </w:rPr>
        <w:t>.............................................................................................</w:t>
      </w:r>
    </w:p>
    <w:p w14:paraId="7B6B113F" w14:textId="63F91C9E"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Incrementadores.....................................................................................</w:t>
      </w:r>
    </w:p>
    <w:p w14:paraId="69C59CA6" w14:textId="66CBD720"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Instruções e laços de controle.................................................................</w:t>
      </w:r>
    </w:p>
    <w:p w14:paraId="40C56F0E" w14:textId="3508DEE3" w:rsidR="0017119E" w:rsidRPr="00B3171B"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Operadores lógicos..................................................................................</w:t>
      </w:r>
    </w:p>
    <w:p w14:paraId="2F8DACF8" w14:textId="59912776" w:rsidR="0017119E" w:rsidRPr="007D7E6F" w:rsidRDefault="0017119E" w:rsidP="00B3171B">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color w:val="000000"/>
          <w:sz w:val="24"/>
          <w:szCs w:val="24"/>
        </w:rPr>
        <w:t>Funções ou métodos...............................................................................</w:t>
      </w:r>
      <w:r w:rsidRPr="007D7E6F">
        <w:rPr>
          <w:rFonts w:ascii="Times New Roman" w:hAnsi="Times New Roman" w:cs="Times New Roman"/>
          <w:sz w:val="24"/>
          <w:szCs w:val="24"/>
        </w:rPr>
        <w:t xml:space="preserve"> </w:t>
      </w:r>
    </w:p>
    <w:p w14:paraId="1953BE7D" w14:textId="4F105C13"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Introdução a eletrônica básica.......................................................................</w:t>
      </w:r>
    </w:p>
    <w:p w14:paraId="264BB9D2" w14:textId="669B081B"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Resistores..............................................................................................</w:t>
      </w:r>
    </w:p>
    <w:p w14:paraId="45B50269" w14:textId="4C2A5B86" w:rsidR="001E4D60" w:rsidRPr="007D7E6F" w:rsidRDefault="001E4D60" w:rsidP="00B3171B">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LDR..........................................................................................................</w:t>
      </w:r>
    </w:p>
    <w:p w14:paraId="6F4F8E41" w14:textId="5A1150E4" w:rsidR="001E4D60" w:rsidRPr="007D7E6F" w:rsidRDefault="001E4D60"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Buzzer...................................................................................................</w:t>
      </w:r>
    </w:p>
    <w:p w14:paraId="42248315" w14:textId="6492F0C9"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Interruptores............................................................................................</w:t>
      </w:r>
    </w:p>
    <w:p w14:paraId="6BABC3D9" w14:textId="77B3CC48" w:rsidR="00F53875" w:rsidRPr="007D7E6F" w:rsidRDefault="00F53875" w:rsidP="00F53875">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Capacitores..............................................................................................</w:t>
      </w:r>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Diodos.....................................................................................................</w:t>
      </w:r>
    </w:p>
    <w:p w14:paraId="23F01CC7" w14:textId="374C2894" w:rsidR="00A32611" w:rsidRDefault="0017119E" w:rsidP="00A32611">
      <w:pPr>
        <w:pStyle w:val="PargrafodaLista"/>
        <w:numPr>
          <w:ilvl w:val="2"/>
          <w:numId w:val="2"/>
        </w:numPr>
        <w:rPr>
          <w:rFonts w:ascii="Times New Roman" w:hAnsi="Times New Roman" w:cs="Times New Roman"/>
          <w:sz w:val="24"/>
          <w:szCs w:val="24"/>
        </w:rPr>
      </w:pPr>
      <w:r w:rsidRPr="007D7E6F">
        <w:rPr>
          <w:rFonts w:ascii="Times New Roman" w:hAnsi="Times New Roman" w:cs="Times New Roman"/>
          <w:sz w:val="24"/>
          <w:szCs w:val="24"/>
        </w:rPr>
        <w:t>LEDs.......................................................................................................</w:t>
      </w:r>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w:t>
      </w:r>
      <w:proofErr w:type="gramStart"/>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w:t>
      </w:r>
      <w:proofErr w:type="gramStart"/>
      <w:r>
        <w:rPr>
          <w:rFonts w:ascii="Times New Roman" w:hAnsi="Times New Roman" w:cs="Times New Roman"/>
          <w:sz w:val="24"/>
          <w:szCs w:val="24"/>
        </w:rPr>
        <w:t>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roofErr w:type="gramEnd"/>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1B424E">
      <w:pPr>
        <w:pStyle w:val="PargrafodaLista"/>
        <w:numPr>
          <w:ilvl w:val="2"/>
          <w:numId w:val="2"/>
        </w:numPr>
        <w:rPr>
          <w:rFonts w:ascii="Times New Roman" w:hAnsi="Times New Roman" w:cs="Times New Roman"/>
          <w:sz w:val="24"/>
          <w:szCs w:val="24"/>
        </w:rPr>
      </w:pPr>
      <w:r w:rsidRPr="00D10AC0">
        <w:rPr>
          <w:rFonts w:ascii="Times New Roman" w:hAnsi="Times New Roman" w:cs="Times New Roman"/>
          <w:sz w:val="24"/>
          <w:szCs w:val="24"/>
        </w:rPr>
        <w:lastRenderedPageBreak/>
        <w:t>Rotação</w:t>
      </w:r>
      <w:r>
        <w:rPr>
          <w:rFonts w:ascii="Times New Roman" w:hAnsi="Times New Roman" w:cs="Times New Roman"/>
          <w:sz w:val="24"/>
          <w:szCs w:val="24"/>
        </w:rPr>
        <w:t xml:space="preserve"> continua……………………………………………………</w:t>
      </w:r>
    </w:p>
    <w:p w14:paraId="218EBD51" w14:textId="7A303C81" w:rsidR="00D10AC0" w:rsidRPr="00D10AC0" w:rsidRDefault="00D10AC0" w:rsidP="001B424E">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Materiais importantes..................................................................................</w:t>
      </w:r>
    </w:p>
    <w:p w14:paraId="2D1EB0BC" w14:textId="739DBD21" w:rsid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Protoboard</w:t>
      </w:r>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rFonts w:ascii="Times New Roman" w:hAnsi="Times New Roman" w:cs="Times New Roman"/>
          <w:sz w:val="24"/>
          <w:szCs w:val="24"/>
        </w:rPr>
      </w:pPr>
      <w:r w:rsidRPr="00B3171B">
        <w:rPr>
          <w:rFonts w:ascii="Times New Roman" w:hAnsi="Times New Roman" w:cs="Times New Roman"/>
          <w:sz w:val="24"/>
          <w:szCs w:val="24"/>
        </w:rPr>
        <w:t>Fonte de alimentação</w:t>
      </w:r>
      <w:r>
        <w:rPr>
          <w:rFonts w:ascii="Times New Roman" w:hAnsi="Times New Roman" w:cs="Times New Roman"/>
          <w:sz w:val="24"/>
          <w:szCs w:val="24"/>
        </w:rPr>
        <w:t>......................................................................................</w:t>
      </w:r>
    </w:p>
    <w:p w14:paraId="778FA884" w14:textId="20D1E7F1" w:rsidR="0017119E" w:rsidRPr="00B3171B" w:rsidRDefault="0017119E" w:rsidP="00B3171B">
      <w:pPr>
        <w:pStyle w:val="PargrafodaLista"/>
        <w:numPr>
          <w:ilvl w:val="0"/>
          <w:numId w:val="2"/>
        </w:numPr>
        <w:rPr>
          <w:rFonts w:ascii="Times New Roman" w:hAnsi="Times New Roman" w:cs="Times New Roman"/>
          <w:b/>
          <w:sz w:val="24"/>
          <w:szCs w:val="24"/>
        </w:rPr>
      </w:pPr>
      <w:r w:rsidRPr="00B3171B">
        <w:rPr>
          <w:rFonts w:ascii="Times New Roman" w:hAnsi="Times New Roman" w:cs="Times New Roman"/>
          <w:b/>
          <w:sz w:val="24"/>
          <w:szCs w:val="24"/>
        </w:rPr>
        <w:t>Tabelas importantes......................................................................................</w:t>
      </w:r>
    </w:p>
    <w:p w14:paraId="32369B9E" w14:textId="73FCD20A" w:rsidR="0017119E" w:rsidRPr="007D7E6F"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Valor de resistores..................................................................................</w:t>
      </w:r>
    </w:p>
    <w:p w14:paraId="1FDA4BCF" w14:textId="77777777" w:rsidR="00B3171B" w:rsidRDefault="0017119E" w:rsidP="00B3171B">
      <w:pPr>
        <w:pStyle w:val="PargrafodaLista"/>
        <w:numPr>
          <w:ilvl w:val="1"/>
          <w:numId w:val="2"/>
        </w:numPr>
        <w:rPr>
          <w:rFonts w:ascii="Times New Roman" w:hAnsi="Times New Roman" w:cs="Times New Roman"/>
          <w:sz w:val="24"/>
          <w:szCs w:val="24"/>
        </w:rPr>
      </w:pPr>
      <w:r w:rsidRPr="007D7E6F">
        <w:rPr>
          <w:rFonts w:ascii="Times New Roman" w:hAnsi="Times New Roman" w:cs="Times New Roman"/>
          <w:sz w:val="24"/>
          <w:szCs w:val="24"/>
        </w:rPr>
        <w:t>ASCII.....................................................................................................</w:t>
      </w:r>
    </w:p>
    <w:p w14:paraId="526BBC09" w14:textId="540D6346" w:rsidR="00B3171B" w:rsidRDefault="00B3171B" w:rsidP="00B3171B">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41209E4C" w14:textId="38FDA7CF" w:rsidR="0064551F" w:rsidRPr="007D7E6F" w:rsidDel="0017119E" w:rsidRDefault="0064551F" w:rsidP="00D10AC0">
      <w:pPr>
        <w:pStyle w:val="PargrafodaLista"/>
        <w:rPr>
          <w:del w:id="3" w:author="granix pacheco" w:date="2016-02-08T11:24:00Z"/>
        </w:rPr>
      </w:pPr>
    </w:p>
    <w:p w14:paraId="66EBA35A" w14:textId="4BC1FAEC" w:rsidR="0064551F" w:rsidRPr="007D7E6F" w:rsidDel="0017119E" w:rsidRDefault="0064551F" w:rsidP="00D10AC0">
      <w:pPr>
        <w:pStyle w:val="PargrafodaLista"/>
        <w:rPr>
          <w:del w:id="4" w:author="granix pacheco" w:date="2016-02-08T11:24:00Z"/>
        </w:rPr>
      </w:pPr>
    </w:p>
    <w:p w14:paraId="78E69ED7" w14:textId="6BC415F0" w:rsidR="0064551F" w:rsidRPr="007D7E6F" w:rsidDel="0017119E" w:rsidRDefault="0064551F" w:rsidP="00D10AC0">
      <w:pPr>
        <w:pStyle w:val="PargrafodaLista"/>
        <w:rPr>
          <w:del w:id="5" w:author="granix pacheco" w:date="2016-02-08T11:24:00Z"/>
        </w:rPr>
      </w:pPr>
    </w:p>
    <w:p w14:paraId="42689491" w14:textId="77777777" w:rsidR="0064551F" w:rsidRPr="007D7E6F" w:rsidDel="0017119E" w:rsidRDefault="0064551F" w:rsidP="00D10AC0">
      <w:pPr>
        <w:pStyle w:val="PargrafodaLista"/>
        <w:rPr>
          <w:del w:id="6" w:author="granix pacheco" w:date="2016-02-08T11:30:00Z"/>
        </w:rPr>
      </w:pPr>
    </w:p>
    <w:p w14:paraId="41185F42" w14:textId="77777777" w:rsidR="0064551F" w:rsidRPr="007D7E6F" w:rsidDel="0017119E" w:rsidRDefault="0064551F" w:rsidP="00D10AC0">
      <w:pPr>
        <w:pStyle w:val="PargrafodaLista"/>
        <w:rPr>
          <w:del w:id="7" w:author="granix pacheco" w:date="2016-02-08T11:30:00Z"/>
        </w:rPr>
      </w:pPr>
    </w:p>
    <w:p w14:paraId="49ACDD3A" w14:textId="77777777" w:rsidR="0064551F" w:rsidRPr="007D7E6F" w:rsidRDefault="0064551F" w:rsidP="00D10AC0">
      <w:pPr>
        <w:pStyle w:val="PargrafodaLista"/>
      </w:pPr>
    </w:p>
    <w:p w14:paraId="0F32B879" w14:textId="3A136F3A" w:rsidR="00665E1D" w:rsidRPr="00B3171B" w:rsidRDefault="0064551F" w:rsidP="00B3171B">
      <w:pPr>
        <w:pStyle w:val="PargrafodaLista"/>
        <w:numPr>
          <w:ilvl w:val="0"/>
          <w:numId w:val="41"/>
        </w:numPr>
        <w:rPr>
          <w:rFonts w:ascii="Times New Roman" w:hAnsi="Times New Roman" w:cs="Times New Roman"/>
          <w:b/>
          <w:sz w:val="36"/>
          <w:szCs w:val="36"/>
          <w:u w:val="single"/>
        </w:rPr>
      </w:pPr>
      <w:r w:rsidRPr="00B3171B">
        <w:rPr>
          <w:rFonts w:ascii="Times New Roman" w:hAnsi="Times New Roman" w:cs="Times New Roman"/>
          <w:b/>
          <w:sz w:val="36"/>
          <w:szCs w:val="36"/>
          <w:u w:val="singl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3E09965D"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r w:rsidR="00D42079">
        <w:rPr>
          <w:color w:val="000000"/>
        </w:rPr>
        <w:t xml:space="preserve"> </w:t>
      </w:r>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w:t>
      </w:r>
      <w:r w:rsidR="00E433A6">
        <w:rPr>
          <w:color w:val="000000" w:themeColor="text1"/>
        </w:rPr>
        <w:t>rá</w:t>
      </w:r>
      <w:r w:rsidRPr="007D7E6F">
        <w:rPr>
          <w:color w:val="000000"/>
        </w:rPr>
        <w:t xml:space="preserve"> tão fundamental quanto </w:t>
      </w:r>
      <w:r w:rsidR="00F40228" w:rsidRPr="001508B9">
        <w:t>conhecer</w:t>
      </w:r>
      <w:r w:rsidR="00F40228" w:rsidRPr="00F40228">
        <w:t xml:space="preserve"> </w:t>
      </w:r>
      <w:r w:rsidR="00D857C6">
        <w:rPr>
          <w:color w:val="000000"/>
        </w:rPr>
        <w:t>o inglês.</w:t>
      </w:r>
    </w:p>
    <w:p w14:paraId="455ED895" w14:textId="6C1888B5"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w:t>
      </w:r>
      <w:r w:rsidR="0042242F">
        <w:rPr>
          <w:color w:val="000000"/>
        </w:rPr>
        <w:t xml:space="preserve">tendimento da lógica de </w:t>
      </w:r>
      <w:r w:rsidR="00AD6ACA">
        <w:rPr>
          <w:color w:val="000000"/>
        </w:rPr>
        <w:t>programação, sendo caracterizad</w:t>
      </w:r>
      <w:r w:rsidR="003C1F7A">
        <w:rPr>
          <w:color w:val="000000"/>
        </w:rPr>
        <w:t xml:space="preserve">a por ser </w:t>
      </w:r>
      <w:r w:rsidR="002F7C05" w:rsidRPr="007D7E6F">
        <w:rPr>
          <w:color w:val="000000"/>
        </w:rPr>
        <w:t>intuitiva e de simples compreensão.</w:t>
      </w:r>
    </w:p>
    <w:p w14:paraId="62A7951B" w14:textId="7F18942B"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 xml:space="preserve">O Arduino é uma placa com um </w:t>
      </w:r>
      <w:proofErr w:type="spellStart"/>
      <w:r w:rsidRPr="007D7E6F">
        <w:rPr>
          <w:color w:val="000000"/>
        </w:rPr>
        <w:t>microcontrolador</w:t>
      </w:r>
      <w:proofErr w:type="spellEnd"/>
      <w:r w:rsidRPr="007D7E6F">
        <w:rPr>
          <w:color w:val="000000"/>
        </w:rPr>
        <w:t xml:space="preserve">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8"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w:t>
      </w:r>
      <w:proofErr w:type="spellStart"/>
      <w:r w:rsidRPr="007D7E6F">
        <w:rPr>
          <w:color w:val="000000"/>
        </w:rPr>
        <w:t>Atmel</w:t>
      </w:r>
      <w:proofErr w:type="spellEnd"/>
      <w:r w:rsidRPr="007D7E6F">
        <w:rPr>
          <w:color w:val="000000"/>
        </w:rPr>
        <w:t xml:space="preserve"> AVR e é feita em hardware livre. Portanto, é possível acessar a página do </w:t>
      </w:r>
      <w:r w:rsidR="005F028E" w:rsidRPr="007D7E6F">
        <w:rPr>
          <w:color w:val="000000"/>
        </w:rPr>
        <w:t>Arduino</w:t>
      </w:r>
      <w:r w:rsidRPr="007D7E6F">
        <w:rPr>
          <w:color w:val="000000"/>
        </w:rPr>
        <w:t xml:space="preserve">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 xml:space="preserve">pessoas adeptas do movimento </w:t>
      </w:r>
      <w:proofErr w:type="spellStart"/>
      <w:r w:rsidRPr="001508B9">
        <w:t>maker</w:t>
      </w:r>
      <w:proofErr w:type="spellEnd"/>
      <w:r w:rsidRPr="001508B9">
        <w:t xml:space="preserve"> (Faça você mesmo, do inglês DIY - Do it </w:t>
      </w:r>
      <w:proofErr w:type="spellStart"/>
      <w:r w:rsidRPr="001508B9">
        <w:t>yourself</w:t>
      </w:r>
      <w:proofErr w:type="spellEnd"/>
      <w:r w:rsidRPr="001508B9">
        <w:t>)</w:t>
      </w:r>
      <w:r w:rsidR="002C27B0" w:rsidRPr="001508B9">
        <w:t>, que</w:t>
      </w:r>
      <w:r w:rsidRPr="001508B9">
        <w:t xml:space="preserve"> adotam esta placa pela curva de aprendizagem relativamente pequena. Além de </w:t>
      </w:r>
      <w:proofErr w:type="spellStart"/>
      <w:r w:rsidRPr="001508B9">
        <w:t>hobbistas</w:t>
      </w:r>
      <w:proofErr w:type="spellEnd"/>
      <w:r w:rsidRPr="001508B9">
        <w:t>, artistas estão aproveitando as possibilidades da placa para construir obras interativas e responsivas.</w:t>
      </w:r>
    </w:p>
    <w:p w14:paraId="5122E331" w14:textId="5AF2E15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proofErr w:type="gramStart"/>
      <w:r w:rsidR="0011237B" w:rsidRPr="001508B9">
        <w:t xml:space="preserve">voltados </w:t>
      </w:r>
      <w:r w:rsidR="002C27B0" w:rsidRPr="001508B9">
        <w:t xml:space="preserve"> </w:t>
      </w:r>
      <w:r w:rsidR="0011237B" w:rsidRPr="001508B9">
        <w:t>para</w:t>
      </w:r>
      <w:proofErr w:type="gramEnd"/>
      <w:r w:rsidR="0011237B" w:rsidRPr="001508B9">
        <w:t xml:space="preserve"> </w:t>
      </w:r>
      <w:proofErr w:type="spellStart"/>
      <w:r w:rsidR="0011237B" w:rsidRPr="001508B9">
        <w:t>Io</w:t>
      </w:r>
      <w:r w:rsidR="00002408" w:rsidRPr="001508B9">
        <w:t>T</w:t>
      </w:r>
      <w:proofErr w:type="spellEnd"/>
      <w:r w:rsidR="0011237B" w:rsidRPr="001508B9">
        <w:t xml:space="preserve"> (Internet </w:t>
      </w:r>
      <w:proofErr w:type="spellStart"/>
      <w:r w:rsidR="0011237B" w:rsidRPr="001508B9">
        <w:t>of</w:t>
      </w:r>
      <w:proofErr w:type="spellEnd"/>
      <w:r w:rsidR="0011237B" w:rsidRPr="001508B9">
        <w:t xml:space="preserve"> </w:t>
      </w:r>
      <w:proofErr w:type="spellStart"/>
      <w:r w:rsidR="0011237B" w:rsidRPr="001508B9">
        <w:t>things</w:t>
      </w:r>
      <w:proofErr w:type="spellEnd"/>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 xml:space="preserve">rduino é um ótimo local para buscar </w:t>
      </w:r>
      <w:r w:rsidR="00002408" w:rsidRPr="001508B9">
        <w:lastRenderedPageBreak/>
        <w:t>auxílio</w:t>
      </w:r>
      <w:r w:rsidR="003D350D" w:rsidRPr="001508B9">
        <w:t xml:space="preserve"> assim como outros pela WEB</w:t>
      </w:r>
      <w:r w:rsidR="00002408" w:rsidRPr="001508B9">
        <w:t>. Si</w:t>
      </w:r>
      <w:r w:rsidR="00B3171B">
        <w:t xml:space="preserve">tes como o </w:t>
      </w:r>
      <w:proofErr w:type="spellStart"/>
      <w:r w:rsidR="00B3171B">
        <w:t>instructables</w:t>
      </w:r>
      <w:proofErr w:type="spellEnd"/>
      <w:r w:rsidR="00B3171B">
        <w:t xml:space="preserve"> </w:t>
      </w:r>
      <w:proofErr w:type="gramStart"/>
      <w:r w:rsidR="00B3171B">
        <w:t xml:space="preserve">também </w:t>
      </w:r>
      <w:del w:id="9" w:author="Mateus Berardo de Souza Terra" w:date="2016-02-08T18:52:00Z">
        <w:r w:rsidR="00002408" w:rsidRPr="001508B9" w:rsidDel="00914F16">
          <w:delText>é</w:delText>
        </w:r>
      </w:del>
      <w:r w:rsidR="00002408" w:rsidRPr="001508B9">
        <w:t xml:space="preserve"> uma</w:t>
      </w:r>
      <w:proofErr w:type="gramEnd"/>
      <w:r w:rsidR="00002408" w:rsidRPr="001508B9">
        <w:t xml:space="preserve">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0"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 xml:space="preserve">e-mail, na página do </w:t>
      </w:r>
      <w:proofErr w:type="spellStart"/>
      <w:r w:rsidR="00A73B7D" w:rsidRPr="007D7E6F">
        <w:rPr>
          <w:color w:val="000000"/>
        </w:rPr>
        <w:t>f</w:t>
      </w:r>
      <w:r w:rsidRPr="007D7E6F">
        <w:rPr>
          <w:color w:val="000000"/>
        </w:rPr>
        <w:t>acebook</w:t>
      </w:r>
      <w:proofErr w:type="spellEnd"/>
      <w:r w:rsidRPr="007D7E6F">
        <w:rPr>
          <w:color w:val="000000"/>
        </w:rPr>
        <w:t xml:space="preserve">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 xml:space="preserve">Tudo bem, você já leu uma folha inteira de teoria sobre o que é o Arduino, linguagens de programação, </w:t>
      </w:r>
      <w:proofErr w:type="spellStart"/>
      <w:r w:rsidRPr="007D7E6F">
        <w:rPr>
          <w:color w:val="000000"/>
        </w:rPr>
        <w:t>etc</w:t>
      </w:r>
      <w:proofErr w:type="spellEnd"/>
      <w:r w:rsidRPr="007D7E6F">
        <w:rPr>
          <w:color w:val="000000"/>
        </w:rPr>
        <w:t xml:space="preserve">, </w:t>
      </w:r>
      <w:proofErr w:type="gramStart"/>
      <w:r w:rsidRPr="007D7E6F">
        <w:rPr>
          <w:color w:val="000000"/>
        </w:rPr>
        <w:t>etc...</w:t>
      </w:r>
      <w:proofErr w:type="gramEnd"/>
      <w:r w:rsidRPr="007D7E6F">
        <w:rPr>
          <w:color w:val="000000"/>
        </w:rPr>
        <w:t xml:space="preserve"> Se você, como nós, tem um espírito </w:t>
      </w:r>
      <w:proofErr w:type="spellStart"/>
      <w:r w:rsidRPr="007D7E6F">
        <w:rPr>
          <w:color w:val="000000"/>
        </w:rPr>
        <w:t>maker</w:t>
      </w:r>
      <w:proofErr w:type="spellEnd"/>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Default="00BE0DF1" w:rsidP="00B3171B">
      <w:pPr>
        <w:pStyle w:val="NormalWeb"/>
        <w:numPr>
          <w:ilvl w:val="0"/>
          <w:numId w:val="41"/>
        </w:numPr>
        <w:shd w:val="clear" w:color="auto" w:fill="FFFFFF"/>
        <w:spacing w:before="0" w:beforeAutospacing="0" w:after="160" w:afterAutospacing="0"/>
        <w:rPr>
          <w:b/>
          <w:color w:val="000000"/>
          <w:sz w:val="40"/>
          <w:szCs w:val="40"/>
          <w:u w:val="single"/>
        </w:rPr>
      </w:pPr>
      <w:r w:rsidRPr="007D7E6F">
        <w:rPr>
          <w:b/>
          <w:color w:val="000000"/>
          <w:sz w:val="40"/>
          <w:szCs w:val="40"/>
          <w:u w:val="single"/>
        </w:rPr>
        <w:t>Começando</w:t>
      </w:r>
    </w:p>
    <w:p w14:paraId="6921570D" w14:textId="35D185C5" w:rsidR="00BE0DF1"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Arduino:</w:t>
      </w:r>
    </w:p>
    <w:p w14:paraId="5FE87BEB" w14:textId="0C313850" w:rsidR="003E72D2" w:rsidRDefault="003E72D2" w:rsidP="00BA03A7">
      <w:pPr>
        <w:pStyle w:val="NormalWeb"/>
        <w:shd w:val="clear" w:color="auto" w:fill="FFFFFF"/>
        <w:spacing w:before="0" w:beforeAutospacing="0" w:after="160" w:afterAutospacing="0"/>
        <w:ind w:firstLine="720"/>
        <w:jc w:val="both"/>
      </w:pPr>
      <w:r w:rsidRPr="001508B9">
        <w:t xml:space="preserve">Para começar você vai precisar, claro, de um Arduino físico ou de uma versão virtual funcional dele, que ensinaremos como instalar no capítulo de instalações. Seja um original ou um clone, a placa que você preferir provavelmente funcionará. Nessa apostila utilizaremos o Arduino nano como referência. Recomendamos que o resto dos componentes seja adquirido quando você começar a desenvolver o projeto do capítulo, uma vez que </w:t>
      </w:r>
      <w:r w:rsidR="00BA03A7" w:rsidRPr="001508B9">
        <w:t>os comprar</w:t>
      </w:r>
      <w:r w:rsidRPr="001508B9">
        <w:t xml:space="preserve"> todos juntos pode ser custoso. </w:t>
      </w:r>
      <w:r w:rsidR="007821C7">
        <w:t>I</w:t>
      </w:r>
      <w:r w:rsidR="001B424E">
        <w:t>nstruções</w:t>
      </w:r>
      <w:r w:rsidRPr="001508B9">
        <w:t xml:space="preserve"> </w:t>
      </w:r>
      <w:r w:rsidR="00A41074">
        <w:t>de</w:t>
      </w:r>
      <w:r w:rsidRPr="001508B9">
        <w:t xml:space="preserve"> confecção de placas </w:t>
      </w:r>
      <w:r w:rsidR="00B052B6">
        <w:t xml:space="preserve">de circuito impresso, </w:t>
      </w:r>
      <w:r w:rsidR="00A41074">
        <w:t>soldagem</w:t>
      </w:r>
      <w:r w:rsidR="00B052B6">
        <w:t xml:space="preserve"> e outras</w:t>
      </w:r>
      <w:r w:rsidR="00B052B6">
        <w:rPr>
          <w:color w:val="000000" w:themeColor="text1"/>
        </w:rPr>
        <w:t xml:space="preserve"> </w:t>
      </w:r>
      <w:r w:rsidR="005E7D9D" w:rsidRPr="005E7D9D">
        <w:rPr>
          <w:color w:val="000000" w:themeColor="text1"/>
        </w:rPr>
        <w:t>habilidades necessárias para o desenvolvimento de alguns projetos</w:t>
      </w:r>
      <w:r w:rsidR="00A41074">
        <w:t>,</w:t>
      </w:r>
      <w:r w:rsidR="00A41074" w:rsidRPr="00A41074">
        <w:t xml:space="preserve"> </w:t>
      </w:r>
      <w:r w:rsidR="00A41074" w:rsidRPr="001508B9">
        <w:t>podem se</w:t>
      </w:r>
      <w:r w:rsidR="00A41074">
        <w:t>r encontradas no final do livro.</w:t>
      </w:r>
    </w:p>
    <w:p w14:paraId="2215DB1F" w14:textId="4D67F1C8" w:rsidR="003E72D2" w:rsidRDefault="003E72D2" w:rsidP="00BA03A7">
      <w:pPr>
        <w:pStyle w:val="NormalWeb"/>
        <w:shd w:val="clear" w:color="auto" w:fill="FFFFFF"/>
        <w:spacing w:before="0" w:beforeAutospacing="0" w:after="160" w:afterAutospacing="0"/>
        <w:ind w:firstLine="720"/>
        <w:jc w:val="both"/>
      </w:pPr>
      <w:r w:rsidRPr="007D7E6F">
        <w:rPr>
          <w:color w:val="000000"/>
        </w:rPr>
        <w:t>Primeiro, vamos configurar o seu computador para que você possa program</w:t>
      </w:r>
      <w:r>
        <w:rPr>
          <w:color w:val="000000"/>
        </w:rPr>
        <w:t>ar sua placa. Entre no site do A</w:t>
      </w:r>
      <w:r w:rsidRPr="007D7E6F">
        <w:rPr>
          <w:color w:val="000000"/>
        </w:rPr>
        <w:t>rduino [arduino.cc] e vá na aba downloads para baixar a IDE mais recente</w:t>
      </w:r>
      <w:r w:rsidR="001B424E">
        <w:rPr>
          <w:color w:val="000000"/>
        </w:rPr>
        <w:t>,</w:t>
      </w:r>
      <w:r w:rsidRPr="007D7E6F">
        <w:rPr>
          <w:color w:val="000000"/>
        </w:rPr>
        <w:t xml:space="preserve"> </w:t>
      </w:r>
      <w:r w:rsidRPr="001B424E">
        <w:t>que na ocasião era a versão 1.6.7</w:t>
      </w:r>
      <w:r w:rsidRPr="001508B9">
        <w:t xml:space="preserve">. </w:t>
      </w:r>
      <w:r w:rsidRPr="007D7E6F">
        <w:rPr>
          <w:color w:val="000000"/>
        </w:rPr>
        <w:t>Siga as imagens para completar a instalação:</w:t>
      </w:r>
    </w:p>
    <w:p w14:paraId="514E87F9" w14:textId="3B84020A" w:rsidR="003E72D2" w:rsidRPr="003E72D2" w:rsidRDefault="003E72D2" w:rsidP="003E72D2">
      <w:pPr>
        <w:pStyle w:val="NormalWeb"/>
        <w:shd w:val="clear" w:color="auto" w:fill="FFFFFF"/>
        <w:spacing w:before="0" w:beforeAutospacing="0" w:after="160" w:afterAutospacing="0"/>
        <w:ind w:left="720" w:firstLine="360"/>
        <w:jc w:val="both"/>
      </w:pPr>
      <w:r w:rsidRPr="007D7E6F">
        <w:rPr>
          <w:color w:val="000000"/>
        </w:rPr>
        <w:t>//Imagens3,</w:t>
      </w:r>
    </w:p>
    <w:p w14:paraId="161A24A1" w14:textId="77777777" w:rsidR="003E72D2" w:rsidRDefault="003E72D2" w:rsidP="003E72D2">
      <w:pPr>
        <w:pStyle w:val="NormalWeb"/>
        <w:shd w:val="clear" w:color="auto" w:fill="FFFFFF"/>
        <w:spacing w:before="0" w:beforeAutospacing="0" w:after="160" w:afterAutospacing="0"/>
        <w:ind w:left="851"/>
        <w:rPr>
          <w:b/>
          <w:color w:val="000000"/>
          <w:sz w:val="40"/>
          <w:szCs w:val="40"/>
        </w:rPr>
      </w:pPr>
    </w:p>
    <w:p w14:paraId="4E148675" w14:textId="777A179E" w:rsidR="00C65A5D"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sidRPr="003E72D2">
        <w:rPr>
          <w:b/>
          <w:color w:val="000000"/>
          <w:sz w:val="32"/>
          <w:szCs w:val="32"/>
        </w:rPr>
        <w:t>Brino:</w:t>
      </w:r>
    </w:p>
    <w:p w14:paraId="3E6F96EE" w14:textId="3EB2D292" w:rsidR="003E72D2" w:rsidRPr="007D7E6F" w:rsidRDefault="003E72D2" w:rsidP="00BA03A7">
      <w:pPr>
        <w:pStyle w:val="NormalWeb"/>
        <w:shd w:val="clear" w:color="auto" w:fill="FFFFFF"/>
        <w:spacing w:before="0" w:beforeAutospacing="0" w:after="160" w:afterAutospacing="0"/>
        <w:ind w:firstLine="720"/>
        <w:jc w:val="both"/>
        <w:rPr>
          <w:color w:val="000000"/>
        </w:rPr>
      </w:pPr>
      <w:r>
        <w:rPr>
          <w:color w:val="000000"/>
        </w:rPr>
        <w:t>Depois de instalar a IDE do A</w:t>
      </w:r>
      <w:r w:rsidRPr="007D7E6F">
        <w:rPr>
          <w:color w:val="000000"/>
        </w:rPr>
        <w:t>rduino, você está pronto para instalar o Brino. Para isso, basta acessar a página do GitHub: ratosdepc.github.io/</w:t>
      </w:r>
      <w:proofErr w:type="gramStart"/>
      <w:r w:rsidRPr="007D7E6F">
        <w:rPr>
          <w:color w:val="000000"/>
        </w:rPr>
        <w:t>Brino ;</w:t>
      </w:r>
      <w:proofErr w:type="gramEnd"/>
      <w:r w:rsidRPr="007D7E6F">
        <w:rPr>
          <w:color w:val="000000"/>
        </w:rPr>
        <w:t xml:space="preserve">  na área de primeiros passos você encontra o link para a página de releases </w:t>
      </w:r>
      <w:r w:rsidR="008155A4">
        <w:rPr>
          <w:color w:val="000000"/>
        </w:rPr>
        <w:t xml:space="preserve">e os nossos contatos no final. </w:t>
      </w:r>
      <w:r w:rsidR="002E0FAB">
        <w:rPr>
          <w:color w:val="000000"/>
        </w:rPr>
        <w:t>Já n</w:t>
      </w:r>
      <w:r w:rsidRPr="007D7E6F">
        <w:rPr>
          <w:color w:val="000000"/>
        </w:rPr>
        <w:t>a página de releases, baixe o zip da versão mais recente e descompacte-o em</w:t>
      </w:r>
      <w:r w:rsidR="00F37DA8">
        <w:rPr>
          <w:color w:val="000000"/>
        </w:rPr>
        <w:t xml:space="preserve"> algum lugar (de preferência onde você possa encontrá-lo</w:t>
      </w:r>
      <w:r w:rsidRPr="007D7E6F">
        <w:rPr>
          <w:color w:val="000000"/>
        </w:rPr>
        <w:t xml:space="preserve"> facilmente). Depois disso, basta abrir o arquivo BrinoIDE.exe e você estará </w:t>
      </w:r>
      <w:r w:rsidR="001B424E">
        <w:rPr>
          <w:color w:val="000000"/>
        </w:rPr>
        <w:t xml:space="preserve">pronto para começar! </w:t>
      </w:r>
      <w:r w:rsidR="003449DE">
        <w:rPr>
          <w:color w:val="000000" w:themeColor="text1"/>
        </w:rPr>
        <w:t>Caso queira</w:t>
      </w:r>
      <w:r w:rsidRPr="007D7E6F">
        <w:rPr>
          <w:color w:val="000000"/>
        </w:rPr>
        <w:t xml:space="preserve"> consultar algum código de exemplo, </w:t>
      </w:r>
      <w:r w:rsidR="00BD538F">
        <w:rPr>
          <w:color w:val="000000" w:themeColor="text1"/>
        </w:rPr>
        <w:t xml:space="preserve">estes </w:t>
      </w:r>
      <w:r w:rsidRPr="007D7E6F">
        <w:rPr>
          <w:color w:val="000000"/>
        </w:rPr>
        <w:t>podem ser facilmente encontrados na pasta exemplos.</w:t>
      </w:r>
    </w:p>
    <w:p w14:paraId="59FDF4A9" w14:textId="096684F1" w:rsidR="003E72D2" w:rsidRPr="007D7E6F" w:rsidDel="008B1F1D" w:rsidRDefault="003E72D2" w:rsidP="00BA03A7">
      <w:pPr>
        <w:pStyle w:val="NormalWeb"/>
        <w:shd w:val="clear" w:color="auto" w:fill="FFFFFF"/>
        <w:spacing w:before="0" w:beforeAutospacing="0" w:after="160" w:afterAutospacing="0"/>
        <w:ind w:firstLine="720"/>
        <w:jc w:val="both"/>
        <w:rPr>
          <w:del w:id="11" w:author="granix pacheco" w:date="2016-02-08T10:20:00Z"/>
          <w:rStyle w:val="nfaseSutil"/>
          <w:i w:val="0"/>
        </w:rPr>
      </w:pPr>
      <w:r w:rsidRPr="00B3171B">
        <w:rPr>
          <w:b/>
          <w:color w:val="000000"/>
        </w:rPr>
        <w:t xml:space="preserve">Nota: </w:t>
      </w:r>
      <w:r w:rsidRPr="007D7E6F">
        <w:rPr>
          <w:color w:val="000000"/>
        </w:rPr>
        <w:t>Quando for compilar algum código, não se esq</w:t>
      </w:r>
      <w:r w:rsidR="001B424E">
        <w:rPr>
          <w:color w:val="000000"/>
        </w:rPr>
        <w:t>ueça d</w:t>
      </w:r>
      <w:r w:rsidR="00B3171B">
        <w:rPr>
          <w:color w:val="000000"/>
        </w:rPr>
        <w:t xml:space="preserve">e selecionar a placa com a qual </w:t>
      </w:r>
      <w:r w:rsidRPr="007D7E6F">
        <w:rPr>
          <w:color w:val="000000"/>
        </w:rPr>
        <w:t xml:space="preserve">você está trabalhando na aba </w:t>
      </w:r>
      <w:r w:rsidRPr="00B3171B">
        <w:rPr>
          <w:rStyle w:val="nfaseSutil"/>
          <w:i w:val="0"/>
          <w:color w:val="auto"/>
        </w:rPr>
        <w:t>de ferramentas/placa.</w:t>
      </w:r>
    </w:p>
    <w:p w14:paraId="7E9FED2E" w14:textId="77777777" w:rsidR="003E72D2" w:rsidRPr="007D7E6F" w:rsidRDefault="003E72D2" w:rsidP="00B3171B">
      <w:pPr>
        <w:pStyle w:val="NormalWeb"/>
        <w:shd w:val="clear" w:color="auto" w:fill="FFFFFF"/>
        <w:spacing w:before="0" w:beforeAutospacing="0" w:after="160" w:afterAutospacing="0"/>
        <w:ind w:firstLine="720"/>
        <w:jc w:val="both"/>
        <w:rPr>
          <w:color w:val="000000"/>
        </w:rPr>
      </w:pPr>
      <w:del w:id="12" w:author="granix pacheco" w:date="2016-02-08T10:20:00Z">
        <w:r w:rsidRPr="007D7E6F" w:rsidDel="008B1F1D">
          <w:rPr>
            <w:color w:val="000000"/>
          </w:rPr>
          <w:delText xml:space="preserve"> </w:delText>
        </w:r>
      </w:del>
    </w:p>
    <w:p w14:paraId="000F0A81" w14:textId="63EEA862" w:rsidR="003E72D2" w:rsidRDefault="003E72D2" w:rsidP="003E72D2">
      <w:pPr>
        <w:pStyle w:val="NormalWeb"/>
        <w:shd w:val="clear" w:color="auto" w:fill="FFFFFF"/>
        <w:spacing w:before="0" w:beforeAutospacing="0" w:after="160" w:afterAutospacing="0"/>
        <w:ind w:left="360"/>
        <w:rPr>
          <w:b/>
          <w:color w:val="000000"/>
          <w:sz w:val="32"/>
          <w:szCs w:val="32"/>
        </w:rPr>
      </w:pPr>
    </w:p>
    <w:p w14:paraId="05C62B77" w14:textId="01E09B9D" w:rsidR="00C73668" w:rsidRDefault="006652F7" w:rsidP="00C73668">
      <w:pPr>
        <w:pStyle w:val="NormalWeb"/>
        <w:numPr>
          <w:ilvl w:val="1"/>
          <w:numId w:val="41"/>
        </w:numPr>
        <w:shd w:val="clear" w:color="auto" w:fill="FFFFFF"/>
        <w:spacing w:before="0" w:beforeAutospacing="0" w:after="160" w:afterAutospacing="0"/>
        <w:ind w:left="851" w:hanging="491"/>
        <w:rPr>
          <w:b/>
          <w:color w:val="000000"/>
          <w:sz w:val="32"/>
          <w:szCs w:val="32"/>
        </w:rPr>
      </w:pPr>
      <w:r>
        <w:rPr>
          <w:rFonts w:ascii="Arial" w:hAnsi="Arial" w:cs="Arial"/>
          <w:noProof/>
          <w:color w:val="0000FF"/>
          <w:sz w:val="27"/>
          <w:szCs w:val="27"/>
          <w:lang w:eastAsia="pt-BR"/>
        </w:rPr>
        <w:lastRenderedPageBreak/>
        <w:drawing>
          <wp:anchor distT="0" distB="0" distL="114300" distR="114300" simplePos="0" relativeHeight="251673600" behindDoc="1" locked="0" layoutInCell="1" allowOverlap="1" wp14:anchorId="70EEF1D3" wp14:editId="58FE60D9">
            <wp:simplePos x="0" y="0"/>
            <wp:positionH relativeFrom="column">
              <wp:posOffset>220345</wp:posOffset>
            </wp:positionH>
            <wp:positionV relativeFrom="paragraph">
              <wp:posOffset>278130</wp:posOffset>
            </wp:positionV>
            <wp:extent cx="1217295" cy="1221105"/>
            <wp:effectExtent l="0" t="0" r="1905" b="0"/>
            <wp:wrapSquare wrapText="bothSides"/>
            <wp:docPr id="38" name="Imagem 38" descr="https://cdn.sparkfun.com/assets/5/3/4/3/1/52b1e48a757b7f28448b4567.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5/3/4/3/1/52b1e48a757b7f28448b4567.pn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29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72D2">
        <w:rPr>
          <w:b/>
          <w:color w:val="000000"/>
          <w:sz w:val="32"/>
          <w:szCs w:val="32"/>
        </w:rPr>
        <w:t>Fritizing</w:t>
      </w:r>
      <w:proofErr w:type="spellEnd"/>
      <w:r w:rsidR="003E72D2">
        <w:rPr>
          <w:b/>
          <w:color w:val="000000"/>
          <w:sz w:val="32"/>
          <w:szCs w:val="32"/>
        </w:rPr>
        <w:t xml:space="preserve">: </w:t>
      </w:r>
    </w:p>
    <w:p w14:paraId="6BF9DA04" w14:textId="4081606C" w:rsidR="006652F7" w:rsidRPr="006652F7" w:rsidRDefault="00C73668" w:rsidP="006652F7">
      <w:pPr>
        <w:pStyle w:val="NormalWeb"/>
        <w:shd w:val="clear" w:color="auto" w:fill="FFFFFF"/>
        <w:spacing w:before="0" w:beforeAutospacing="0" w:after="160" w:afterAutospacing="0"/>
        <w:ind w:left="851" w:firstLine="589"/>
        <w:jc w:val="both"/>
        <w:rPr>
          <w:color w:val="000000"/>
        </w:rPr>
      </w:pPr>
      <w:proofErr w:type="spellStart"/>
      <w:r>
        <w:rPr>
          <w:color w:val="000000"/>
        </w:rPr>
        <w:t>Fritzing</w:t>
      </w:r>
      <w:proofErr w:type="spellEnd"/>
      <w:r>
        <w:rPr>
          <w:color w:val="000000"/>
        </w:rPr>
        <w:t xml:space="preserve"> é um programa que busca tornar a eletr</w:t>
      </w:r>
      <w:r w:rsidR="001B424E">
        <w:rPr>
          <w:color w:val="000000"/>
        </w:rPr>
        <w:t>ônica e a programação acessível</w:t>
      </w:r>
      <w:r>
        <w:rPr>
          <w:color w:val="000000"/>
        </w:rPr>
        <w:t xml:space="preserve"> </w:t>
      </w:r>
      <w:r w:rsidR="00E77942">
        <w:rPr>
          <w:color w:val="000000"/>
        </w:rPr>
        <w:t xml:space="preserve">a </w:t>
      </w:r>
      <w:r>
        <w:rPr>
          <w:color w:val="000000"/>
        </w:rPr>
        <w:t>todos.</w:t>
      </w:r>
      <w:r w:rsidR="006652F7">
        <w:rPr>
          <w:color w:val="000000"/>
        </w:rPr>
        <w:t xml:space="preserve"> É uma ferramenta intuitiva e rápida p</w:t>
      </w:r>
      <w:r w:rsidR="001B424E">
        <w:rPr>
          <w:color w:val="000000"/>
        </w:rPr>
        <w:t xml:space="preserve">ara quem deseja </w:t>
      </w:r>
      <w:r w:rsidR="00E31902">
        <w:rPr>
          <w:color w:val="000000" w:themeColor="text1"/>
        </w:rPr>
        <w:t>documentar, digitalmente,</w:t>
      </w:r>
      <w:r w:rsidR="00CE52FE">
        <w:rPr>
          <w:color w:val="000000"/>
        </w:rPr>
        <w:t xml:space="preserve"> </w:t>
      </w:r>
      <w:r w:rsidR="00162D2F">
        <w:rPr>
          <w:color w:val="000000"/>
        </w:rPr>
        <w:t>projetos</w:t>
      </w:r>
      <w:r w:rsidR="00CE52FE">
        <w:rPr>
          <w:color w:val="000000"/>
        </w:rPr>
        <w:t xml:space="preserve"> feitos com Arduino</w:t>
      </w:r>
      <w:r w:rsidR="006652F7">
        <w:rPr>
          <w:color w:val="000000"/>
        </w:rPr>
        <w:t xml:space="preserve">. </w:t>
      </w:r>
      <w:r w:rsidR="002100F3">
        <w:rPr>
          <w:color w:val="000000"/>
        </w:rPr>
        <w:t>E</w:t>
      </w:r>
      <w:r w:rsidR="0030242D">
        <w:rPr>
          <w:color w:val="000000"/>
        </w:rPr>
        <w:t>le</w:t>
      </w:r>
      <w:r w:rsidR="002100F3">
        <w:rPr>
          <w:color w:val="000000"/>
        </w:rPr>
        <w:t xml:space="preserve"> </w:t>
      </w:r>
      <w:r w:rsidR="0030242D">
        <w:rPr>
          <w:color w:val="000000"/>
        </w:rPr>
        <w:t>p</w:t>
      </w:r>
      <w:r w:rsidR="006652F7">
        <w:rPr>
          <w:color w:val="000000"/>
        </w:rPr>
        <w:t>os</w:t>
      </w:r>
      <w:r w:rsidR="0030242D">
        <w:rPr>
          <w:color w:val="000000"/>
        </w:rPr>
        <w:t>sui diversas opções</w:t>
      </w:r>
      <w:r w:rsidR="00D56E45">
        <w:rPr>
          <w:color w:val="000000"/>
        </w:rPr>
        <w:t xml:space="preserve"> para a</w:t>
      </w:r>
      <w:r w:rsidR="006652F7">
        <w:rPr>
          <w:color w:val="000000"/>
        </w:rPr>
        <w:t xml:space="preserve"> </w:t>
      </w:r>
      <w:r w:rsidR="0030242D">
        <w:rPr>
          <w:color w:val="000000"/>
        </w:rPr>
        <w:t xml:space="preserve">montagem </w:t>
      </w:r>
      <w:r w:rsidR="0037069C">
        <w:rPr>
          <w:color w:val="000000"/>
        </w:rPr>
        <w:t xml:space="preserve">de circuitos </w:t>
      </w:r>
      <w:r w:rsidR="006652F7">
        <w:rPr>
          <w:color w:val="000000"/>
        </w:rPr>
        <w:t xml:space="preserve">sobre uma </w:t>
      </w:r>
      <w:proofErr w:type="spellStart"/>
      <w:r w:rsidR="006652F7">
        <w:rPr>
          <w:color w:val="000000"/>
        </w:rPr>
        <w:t>protoboard</w:t>
      </w:r>
      <w:proofErr w:type="spellEnd"/>
      <w:r w:rsidR="006652F7">
        <w:rPr>
          <w:color w:val="000000"/>
        </w:rPr>
        <w:t xml:space="preserve"> virtual,</w:t>
      </w:r>
      <w:r w:rsidR="00270F59">
        <w:rPr>
          <w:color w:val="000000"/>
        </w:rPr>
        <w:t xml:space="preserve"> disponibilizando</w:t>
      </w:r>
      <w:r w:rsidR="00F44A83">
        <w:rPr>
          <w:color w:val="000000"/>
        </w:rPr>
        <w:t xml:space="preserve"> inúmeros modelos de Arduino</w:t>
      </w:r>
      <w:r w:rsidR="009F646F">
        <w:rPr>
          <w:color w:val="000000"/>
        </w:rPr>
        <w:t xml:space="preserve"> para o </w:t>
      </w:r>
      <w:proofErr w:type="spellStart"/>
      <w:r w:rsidR="009F646F">
        <w:rPr>
          <w:color w:val="000000"/>
        </w:rPr>
        <w:t>usuário</w:t>
      </w:r>
      <w:r w:rsidR="006652F7">
        <w:rPr>
          <w:color w:val="000000"/>
        </w:rPr>
        <w:t>.</w:t>
      </w:r>
      <w:r w:rsidR="008D71FD" w:rsidRPr="008D71FD">
        <w:rPr>
          <w:color w:val="000000" w:themeColor="text1"/>
        </w:rPr>
        <w:t>Alé</w:t>
      </w:r>
      <w:r w:rsidR="00280739">
        <w:rPr>
          <w:color w:val="000000" w:themeColor="text1"/>
        </w:rPr>
        <w:t>m</w:t>
      </w:r>
      <w:proofErr w:type="spellEnd"/>
      <w:r w:rsidR="00280739">
        <w:rPr>
          <w:color w:val="000000" w:themeColor="text1"/>
        </w:rPr>
        <w:t xml:space="preserve"> disso, o </w:t>
      </w:r>
      <w:proofErr w:type="spellStart"/>
      <w:r w:rsidR="00280739">
        <w:rPr>
          <w:color w:val="000000" w:themeColor="text1"/>
        </w:rPr>
        <w:t>Fritzing</w:t>
      </w:r>
      <w:proofErr w:type="spellEnd"/>
      <w:r w:rsidR="00280739">
        <w:rPr>
          <w:color w:val="000000" w:themeColor="text1"/>
        </w:rPr>
        <w:t xml:space="preserve"> permite</w:t>
      </w:r>
      <w:r w:rsidR="006652F7">
        <w:rPr>
          <w:color w:val="000000"/>
        </w:rPr>
        <w:t xml:space="preserve"> exportar esquemáticos</w:t>
      </w:r>
      <w:r w:rsidR="00280739">
        <w:rPr>
          <w:color w:val="000000"/>
        </w:rPr>
        <w:t>,</w:t>
      </w:r>
      <w:r w:rsidR="005437FE">
        <w:rPr>
          <w:color w:val="000000"/>
        </w:rPr>
        <w:t xml:space="preserve"> pode ser usado como IDE, entre </w:t>
      </w:r>
      <w:r w:rsidR="00B46916">
        <w:rPr>
          <w:color w:val="000000"/>
        </w:rPr>
        <w:t>outras funções</w:t>
      </w:r>
      <w:r w:rsidR="001B424E">
        <w:rPr>
          <w:color w:val="000000"/>
        </w:rPr>
        <w:t>.</w:t>
      </w:r>
      <w:r w:rsidR="006652F7" w:rsidRPr="006652F7">
        <w:rPr>
          <w:rFonts w:ascii="Arial" w:hAnsi="Arial" w:cs="Arial"/>
          <w:color w:val="222222"/>
          <w:sz w:val="27"/>
          <w:szCs w:val="27"/>
          <w:lang w:val="pt-PT"/>
        </w:rPr>
        <w:t xml:space="preserve"> </w:t>
      </w:r>
    </w:p>
    <w:p w14:paraId="1D207CF4" w14:textId="516647AC" w:rsidR="006652F7" w:rsidRDefault="006652F7" w:rsidP="00BA03A7">
      <w:pPr>
        <w:pStyle w:val="NormalWeb"/>
        <w:shd w:val="clear" w:color="auto" w:fill="FFFFFF"/>
        <w:spacing w:before="0" w:beforeAutospacing="0" w:after="160" w:afterAutospacing="0"/>
        <w:ind w:firstLine="589"/>
        <w:jc w:val="both"/>
        <w:rPr>
          <w:rFonts w:ascii="Arial" w:hAnsi="Arial" w:cs="Arial"/>
          <w:noProof/>
          <w:color w:val="0000FF"/>
          <w:sz w:val="27"/>
          <w:szCs w:val="27"/>
          <w:lang w:eastAsia="pt-BR"/>
        </w:rPr>
      </w:pPr>
      <w:r>
        <w:rPr>
          <w:color w:val="000000"/>
        </w:rPr>
        <w:t xml:space="preserve">Para baixar acesse </w:t>
      </w:r>
      <w:hyperlink r:id="rId10" w:history="1">
        <w:r w:rsidRPr="00F87936">
          <w:rPr>
            <w:rStyle w:val="Hyperlink"/>
          </w:rPr>
          <w:t>http://fritzing.org/home/</w:t>
        </w:r>
      </w:hyperlink>
      <w:r w:rsidR="00052DE0">
        <w:rPr>
          <w:color w:val="000000"/>
        </w:rPr>
        <w:t xml:space="preserve"> e, </w:t>
      </w:r>
      <w:r>
        <w:rPr>
          <w:color w:val="000000"/>
        </w:rPr>
        <w:t>na parte superior</w:t>
      </w:r>
      <w:r w:rsidR="001B424E">
        <w:rPr>
          <w:color w:val="000000"/>
        </w:rPr>
        <w:t>, clique em downloads</w:t>
      </w:r>
      <w:r w:rsidR="001B424E">
        <w:rPr>
          <w:strike/>
          <w:color w:val="FF0000"/>
        </w:rPr>
        <w:t>,</w:t>
      </w:r>
      <w:r>
        <w:rPr>
          <w:color w:val="000000"/>
        </w:rPr>
        <w:t xml:space="preserve"> </w:t>
      </w:r>
      <w:r w:rsidR="001B424E">
        <w:t>e</w:t>
      </w:r>
      <w:r>
        <w:rPr>
          <w:color w:val="000000"/>
        </w:rPr>
        <w:t xml:space="preserve"> busque pela versão mais recente compatível com o seu sistema operacional. </w:t>
      </w:r>
      <w:r w:rsidR="00A20672">
        <w:rPr>
          <w:color w:val="000000"/>
        </w:rPr>
        <w:t xml:space="preserve">Uma vez obtida a </w:t>
      </w:r>
      <w:r>
        <w:rPr>
          <w:color w:val="000000"/>
        </w:rPr>
        <w:t>pasta .zip</w:t>
      </w:r>
      <w:r w:rsidR="00A20672">
        <w:rPr>
          <w:color w:val="000000"/>
        </w:rPr>
        <w:t>,</w:t>
      </w:r>
      <w:r>
        <w:rPr>
          <w:color w:val="000000"/>
        </w:rPr>
        <w:t xml:space="preserve"> basta extrai-la para u</w:t>
      </w:r>
      <w:r w:rsidR="00EE22B9">
        <w:rPr>
          <w:color w:val="000000"/>
        </w:rPr>
        <w:t xml:space="preserve">ma pasta convencional. Dentro de </w:t>
      </w:r>
      <w:r w:rsidR="00B3171B">
        <w:rPr>
          <w:color w:val="000000"/>
        </w:rPr>
        <w:t>tal pasta</w:t>
      </w:r>
      <w:r>
        <w:rPr>
          <w:color w:val="000000"/>
        </w:rPr>
        <w:t xml:space="preserve"> encontra-se o arquivo fritzing.exe</w:t>
      </w:r>
      <w:r w:rsidR="001B424E">
        <w:rPr>
          <w:color w:val="000000"/>
        </w:rPr>
        <w:t>, que é o programa.</w:t>
      </w:r>
      <w:r w:rsidRPr="006652F7">
        <w:rPr>
          <w:rFonts w:ascii="Arial" w:hAnsi="Arial" w:cs="Arial"/>
          <w:color w:val="222222"/>
          <w:sz w:val="27"/>
          <w:szCs w:val="27"/>
          <w:lang w:val="pt-PT"/>
        </w:rPr>
        <w:t xml:space="preserve"> </w:t>
      </w:r>
    </w:p>
    <w:p w14:paraId="2F3AD5E3" w14:textId="29D0A209" w:rsidR="006652F7" w:rsidRPr="006652F7" w:rsidRDefault="006652F7" w:rsidP="006652F7">
      <w:pPr>
        <w:pStyle w:val="NormalWeb"/>
        <w:shd w:val="clear" w:color="auto" w:fill="FFFFFF"/>
        <w:spacing w:before="0" w:beforeAutospacing="0" w:after="160" w:afterAutospacing="0"/>
        <w:ind w:left="851" w:firstLine="589"/>
        <w:jc w:val="center"/>
        <w:rPr>
          <w:color w:val="000000"/>
        </w:rPr>
      </w:pPr>
    </w:p>
    <w:p w14:paraId="605F14AC" w14:textId="766AEED2" w:rsidR="003E72D2" w:rsidRPr="003E72D2" w:rsidRDefault="003E72D2" w:rsidP="003E72D2">
      <w:pPr>
        <w:pStyle w:val="NormalWeb"/>
        <w:numPr>
          <w:ilvl w:val="1"/>
          <w:numId w:val="41"/>
        </w:numPr>
        <w:shd w:val="clear" w:color="auto" w:fill="FFFFFF"/>
        <w:spacing w:before="0" w:beforeAutospacing="0" w:after="160" w:afterAutospacing="0"/>
        <w:ind w:left="851" w:hanging="491"/>
        <w:rPr>
          <w:b/>
          <w:color w:val="000000"/>
          <w:sz w:val="32"/>
          <w:szCs w:val="32"/>
        </w:rPr>
      </w:pPr>
      <w:r>
        <w:rPr>
          <w:b/>
          <w:color w:val="000000"/>
          <w:sz w:val="32"/>
          <w:szCs w:val="32"/>
        </w:rPr>
        <w:t>Pronto para começar:</w:t>
      </w:r>
    </w:p>
    <w:p w14:paraId="26E3A031" w14:textId="7E28288D" w:rsidR="00A56541" w:rsidRDefault="00A56541" w:rsidP="00C73668">
      <w:pPr>
        <w:pStyle w:val="NormalWeb"/>
        <w:shd w:val="clear" w:color="auto" w:fill="FFFFFF"/>
        <w:spacing w:before="0" w:beforeAutospacing="0" w:after="160" w:afterAutospacing="0"/>
        <w:ind w:firstLine="720"/>
        <w:jc w:val="both"/>
        <w:rPr>
          <w:strike/>
          <w:color w:val="C00000"/>
        </w:rPr>
      </w:pPr>
      <w:r w:rsidRPr="007D7E6F">
        <w:rPr>
          <w:color w:val="000000"/>
        </w:rPr>
        <w:t>Depois de instalar tudo</w:t>
      </w:r>
      <w:r w:rsidR="004F5BF5">
        <w:rPr>
          <w:color w:val="000000"/>
        </w:rPr>
        <w:t>,</w:t>
      </w:r>
      <w:r w:rsidRPr="007D7E6F">
        <w:rPr>
          <w:color w:val="000000"/>
        </w:rPr>
        <w:t xml:space="preserve"> </w:t>
      </w:r>
      <w:r w:rsidR="001B424E">
        <w:rPr>
          <w:color w:val="000000"/>
        </w:rPr>
        <w:t>é hora de desenvolver</w:t>
      </w:r>
      <w:r w:rsidR="004F5BF5">
        <w:rPr>
          <w:color w:val="000000"/>
        </w:rPr>
        <w:t xml:space="preserve"> </w:t>
      </w:r>
      <w:r w:rsidR="00BB1BC2">
        <w:rPr>
          <w:color w:val="000000"/>
        </w:rPr>
        <w:t xml:space="preserve">seu </w:t>
      </w:r>
      <w:r w:rsidR="004F5BF5">
        <w:rPr>
          <w:color w:val="000000"/>
        </w:rPr>
        <w:t>primeiro projeto</w:t>
      </w:r>
      <w:r w:rsidR="004F5BF5">
        <w:rPr>
          <w:color w:val="000000" w:themeColor="text1"/>
        </w:rPr>
        <w:t>:</w:t>
      </w:r>
      <w:r w:rsidR="001B424E">
        <w:rPr>
          <w:color w:val="000000"/>
        </w:rPr>
        <w:t xml:space="preserve"> “Piscar”. Esse </w:t>
      </w:r>
      <w:r w:rsidRPr="007D7E6F">
        <w:rPr>
          <w:color w:val="000000"/>
        </w:rPr>
        <w:t>programa é extremamente simples</w:t>
      </w:r>
      <w:r w:rsidR="009749B0">
        <w:rPr>
          <w:color w:val="000000"/>
        </w:rPr>
        <w:t>,</w:t>
      </w:r>
      <w:r w:rsidRPr="007D7E6F">
        <w:rPr>
          <w:color w:val="000000"/>
        </w:rPr>
        <w:t xml:space="preserve"> </w:t>
      </w:r>
      <w:r w:rsidR="00975EA1">
        <w:rPr>
          <w:color w:val="000000"/>
        </w:rPr>
        <w:t>não</w:t>
      </w:r>
      <w:r w:rsidR="00D951B7">
        <w:rPr>
          <w:color w:val="000000"/>
        </w:rPr>
        <w:t xml:space="preserve"> necessita de</w:t>
      </w:r>
      <w:r w:rsidR="00761B3A">
        <w:rPr>
          <w:color w:val="000000"/>
        </w:rPr>
        <w:t xml:space="preserve"> </w:t>
      </w:r>
      <w:r w:rsidRPr="007D7E6F">
        <w:rPr>
          <w:color w:val="000000"/>
        </w:rPr>
        <w:t xml:space="preserve">experiência prévia, </w:t>
      </w:r>
      <w:r w:rsidR="0072601E">
        <w:rPr>
          <w:color w:val="000000"/>
        </w:rPr>
        <w:t xml:space="preserve">ou </w:t>
      </w:r>
      <w:r w:rsidR="005A21B0">
        <w:rPr>
          <w:color w:val="000000"/>
        </w:rPr>
        <w:t>d</w:t>
      </w:r>
      <w:r w:rsidR="001F4F14">
        <w:rPr>
          <w:color w:val="000000"/>
        </w:rPr>
        <w:t>e qualquer outro</w:t>
      </w:r>
      <w:r w:rsidR="0072601E">
        <w:rPr>
          <w:color w:val="000000"/>
        </w:rPr>
        <w:t xml:space="preserve"> </w:t>
      </w:r>
      <w:r w:rsidR="00FC75B7">
        <w:rPr>
          <w:color w:val="000000"/>
        </w:rPr>
        <w:t xml:space="preserve">componente </w:t>
      </w:r>
      <w:r w:rsidRPr="007D7E6F">
        <w:rPr>
          <w:color w:val="000000"/>
        </w:rPr>
        <w:t xml:space="preserve">além da sua placa </w:t>
      </w:r>
      <w:r w:rsidR="0072601E" w:rsidRPr="007D7E6F">
        <w:rPr>
          <w:color w:val="000000"/>
        </w:rPr>
        <w:t>Arduino</w:t>
      </w:r>
      <w:r w:rsidRPr="007D7E6F">
        <w:rPr>
          <w:color w:val="000000"/>
        </w:rPr>
        <w:t>,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xml:space="preserve">. </w:t>
      </w:r>
    </w:p>
    <w:p w14:paraId="25F8B6FF" w14:textId="326D2B6C" w:rsidR="00D808E7" w:rsidRPr="007D7E6F" w:rsidRDefault="001A4720" w:rsidP="00C73668">
      <w:pPr>
        <w:pStyle w:val="NormalWeb"/>
        <w:shd w:val="clear" w:color="auto" w:fill="FFFFFF"/>
        <w:spacing w:before="0" w:beforeAutospacing="0" w:after="160" w:afterAutospacing="0"/>
        <w:ind w:firstLine="720"/>
        <w:jc w:val="both"/>
        <w:rPr>
          <w:color w:val="000000"/>
        </w:rPr>
      </w:pPr>
      <w:r>
        <w:rPr>
          <w:color w:val="000000"/>
        </w:rPr>
        <w:t>Obs.: à</w:t>
      </w:r>
      <w:r w:rsidR="00D808E7">
        <w:rPr>
          <w:color w:val="000000"/>
        </w:rPr>
        <w:t>que</w:t>
      </w:r>
      <w:r>
        <w:rPr>
          <w:color w:val="000000"/>
        </w:rPr>
        <w:t>les que já possuem alguma</w:t>
      </w:r>
      <w:r w:rsidR="006512E5">
        <w:rPr>
          <w:color w:val="000000"/>
        </w:rPr>
        <w:t xml:space="preserve"> experiência com programação</w:t>
      </w:r>
      <w:r w:rsidR="00521921">
        <w:rPr>
          <w:color w:val="000000"/>
        </w:rPr>
        <w:t>,</w:t>
      </w:r>
      <w:r w:rsidR="00000343">
        <w:rPr>
          <w:color w:val="000000"/>
        </w:rPr>
        <w:t xml:space="preserve"> </w:t>
      </w:r>
      <w:r w:rsidR="00521921">
        <w:rPr>
          <w:color w:val="000000"/>
        </w:rPr>
        <w:t xml:space="preserve">recomendamos </w:t>
      </w:r>
      <w:r w:rsidR="006512E5">
        <w:rPr>
          <w:color w:val="000000"/>
        </w:rPr>
        <w:t xml:space="preserve">ler os tipos </w:t>
      </w:r>
      <w:r w:rsidR="00E332E9">
        <w:rPr>
          <w:color w:val="000000"/>
        </w:rPr>
        <w:t xml:space="preserve">de variáveis da linguagem Brino e as funções e métodos obrigatórios </w:t>
      </w:r>
      <w:r w:rsidR="00B3171B">
        <w:rPr>
          <w:color w:val="000000"/>
        </w:rPr>
        <w:t>em todo</w:t>
      </w:r>
      <w:r w:rsidR="00521921">
        <w:rPr>
          <w:color w:val="000000"/>
        </w:rPr>
        <w:t xml:space="preserve"> rascunho.</w:t>
      </w:r>
    </w:p>
    <w:p w14:paraId="25463E77" w14:textId="0EF8BAB6" w:rsidR="006D32FE" w:rsidRPr="00B3171B" w:rsidRDefault="006D32FE">
      <w:pPr>
        <w:pStyle w:val="NormalWeb"/>
        <w:shd w:val="clear" w:color="auto" w:fill="FFFFFF"/>
        <w:spacing w:before="0" w:beforeAutospacing="0" w:after="160" w:afterAutospacing="0"/>
        <w:jc w:val="both"/>
        <w:rPr>
          <w:b/>
          <w:color w:val="000000"/>
          <w:sz w:val="36"/>
          <w:szCs w:val="36"/>
          <w:u w:val="single"/>
        </w:rPr>
      </w:pPr>
    </w:p>
    <w:p w14:paraId="6FC5C82C" w14:textId="44DD1A50" w:rsidR="00084195" w:rsidRPr="00B3171B" w:rsidRDefault="00084195" w:rsidP="00B3171B">
      <w:pPr>
        <w:pStyle w:val="NormalWeb"/>
        <w:numPr>
          <w:ilvl w:val="0"/>
          <w:numId w:val="41"/>
        </w:numPr>
        <w:shd w:val="clear" w:color="auto" w:fill="FFFFFF"/>
        <w:spacing w:before="0" w:beforeAutospacing="0" w:after="160" w:afterAutospacing="0"/>
        <w:rPr>
          <w:b/>
          <w:sz w:val="36"/>
          <w:szCs w:val="36"/>
          <w:u w:val="single"/>
        </w:rPr>
      </w:pPr>
      <w:r w:rsidRPr="007D7E6F">
        <w:rPr>
          <w:b/>
          <w:sz w:val="36"/>
          <w:szCs w:val="36"/>
          <w:u w:val="single"/>
        </w:rPr>
        <w:t>Projetos com o Arduino</w:t>
      </w:r>
    </w:p>
    <w:p w14:paraId="119D4104" w14:textId="77777777" w:rsidR="00084195" w:rsidRPr="007D7E6F" w:rsidRDefault="00084195" w:rsidP="002146AC">
      <w:pPr>
        <w:pStyle w:val="NormalWeb"/>
        <w:shd w:val="clear" w:color="auto" w:fill="FFFFFF"/>
        <w:spacing w:before="0" w:beforeAutospacing="0" w:after="160" w:afterAutospacing="0"/>
        <w:jc w:val="center"/>
        <w:rPr>
          <w:b/>
          <w:color w:val="000000"/>
          <w:sz w:val="40"/>
          <w:szCs w:val="40"/>
          <w:u w:val="single"/>
        </w:rPr>
      </w:pPr>
    </w:p>
    <w:p w14:paraId="605BDBEA" w14:textId="0996CF2E" w:rsidR="006D32FE" w:rsidRPr="007D7E6F" w:rsidRDefault="00A56541" w:rsidP="00B3171B">
      <w:pPr>
        <w:pStyle w:val="NormalWeb"/>
        <w:numPr>
          <w:ilvl w:val="1"/>
          <w:numId w:val="41"/>
        </w:numPr>
        <w:shd w:val="clear" w:color="auto" w:fill="FFFFFF"/>
        <w:spacing w:before="0" w:beforeAutospacing="0" w:after="160" w:afterAutospacing="0"/>
        <w:ind w:left="993" w:hanging="633"/>
        <w:jc w:val="both"/>
        <w:rPr>
          <w:b/>
          <w:color w:val="000000"/>
          <w:sz w:val="40"/>
          <w:szCs w:val="40"/>
          <w:u w:val="single"/>
        </w:rPr>
      </w:pPr>
      <w:r w:rsidRPr="00B3171B">
        <w:rPr>
          <w:b/>
          <w:color w:val="000000"/>
          <w:sz w:val="32"/>
          <w:szCs w:val="32"/>
          <w:u w:val="single"/>
        </w:rPr>
        <w:t>Piscar</w:t>
      </w:r>
      <w:r w:rsidR="00084195" w:rsidRPr="007D7E6F">
        <w:rPr>
          <w:b/>
          <w:color w:val="000000"/>
          <w:sz w:val="40"/>
          <w:szCs w:val="40"/>
          <w:u w:val="single"/>
        </w:rPr>
        <w:t>:</w:t>
      </w:r>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073701F0" w14:textId="5015523E" w:rsidR="00FB4DAC" w:rsidRDefault="00A56541">
      <w:pPr>
        <w:pStyle w:val="NormalWeb"/>
        <w:shd w:val="clear" w:color="auto" w:fill="FFFFFF"/>
        <w:spacing w:before="0" w:beforeAutospacing="0" w:after="160" w:afterAutospacing="0"/>
        <w:jc w:val="both"/>
        <w:rPr>
          <w:strike/>
          <w:color w:val="C00000"/>
        </w:rPr>
      </w:pPr>
      <w:r w:rsidRPr="007D7E6F">
        <w:rPr>
          <w:color w:val="000000"/>
        </w:rPr>
        <w:tab/>
        <w:t>Neste capítulo trabalharemos o mais simples dos projetos de robótica: piscar um LED (como se o título não fosse autoexplicativo...). Mesmo</w:t>
      </w:r>
      <w:r w:rsidR="00E36D99">
        <w:rPr>
          <w:color w:val="000000"/>
        </w:rPr>
        <w:t xml:space="preserve"> que </w:t>
      </w:r>
      <w:r w:rsidR="00BA40AF">
        <w:rPr>
          <w:color w:val="000000"/>
        </w:rPr>
        <w:t>rudimentar</w:t>
      </w:r>
      <w:r w:rsidR="00000343">
        <w:rPr>
          <w:color w:val="000000"/>
        </w:rPr>
        <w:t>, tal projeto</w:t>
      </w:r>
      <w:r w:rsidRPr="007D7E6F">
        <w:rPr>
          <w:color w:val="000000"/>
        </w:rPr>
        <w:t xml:space="preserve"> </w:t>
      </w:r>
      <w:r w:rsidR="00E36D99">
        <w:rPr>
          <w:color w:val="000000"/>
        </w:rPr>
        <w:t>é de grande importância</w:t>
      </w:r>
      <w:r w:rsidR="00B54EFC">
        <w:rPr>
          <w:color w:val="000000"/>
        </w:rPr>
        <w:t xml:space="preserve"> para entender como funcionam os tipos de saída </w:t>
      </w:r>
      <w:r w:rsidR="006D0A42">
        <w:rPr>
          <w:color w:val="000000"/>
        </w:rPr>
        <w:t>do Arduino e como utilizar a IDE do Brino.</w:t>
      </w:r>
    </w:p>
    <w:p w14:paraId="19746BC6" w14:textId="6B886412" w:rsidR="00FE6541" w:rsidRPr="00E85D83" w:rsidRDefault="006A0026">
      <w:pPr>
        <w:pStyle w:val="NormalWeb"/>
        <w:shd w:val="clear" w:color="auto" w:fill="FFFFFF"/>
        <w:spacing w:before="0" w:beforeAutospacing="0" w:after="160" w:afterAutospacing="0"/>
        <w:jc w:val="both"/>
        <w:rPr>
          <w:color w:val="000000" w:themeColor="text1"/>
        </w:rPr>
      </w:pPr>
      <w:r w:rsidRPr="00F86B28">
        <w:rPr>
          <w:color w:val="C00000"/>
        </w:rPr>
        <w:t xml:space="preserve">        </w:t>
      </w:r>
      <w:r w:rsidR="00246C6C">
        <w:rPr>
          <w:color w:val="C00000"/>
        </w:rPr>
        <w:t xml:space="preserve">     </w:t>
      </w:r>
      <w:r w:rsidR="00246C6C">
        <w:rPr>
          <w:color w:val="000000" w:themeColor="text1"/>
        </w:rPr>
        <w:t xml:space="preserve">Esse experimento pode ser feito tanto com o </w:t>
      </w:r>
      <w:r w:rsidR="00000343">
        <w:rPr>
          <w:color w:val="000000" w:themeColor="text1"/>
        </w:rPr>
        <w:t>LED interno d</w:t>
      </w:r>
      <w:r w:rsidR="0003379C">
        <w:rPr>
          <w:color w:val="000000" w:themeColor="text1"/>
        </w:rPr>
        <w:t>o</w:t>
      </w:r>
      <w:r w:rsidR="00000343">
        <w:rPr>
          <w:color w:val="000000" w:themeColor="text1"/>
        </w:rPr>
        <w:t xml:space="preserve"> </w:t>
      </w:r>
      <w:r w:rsidR="00000343">
        <w:rPr>
          <w:strike/>
          <w:color w:val="FF0000"/>
        </w:rPr>
        <w:t>soldado no</w:t>
      </w:r>
      <w:r w:rsidR="0003379C">
        <w:rPr>
          <w:color w:val="000000" w:themeColor="text1"/>
        </w:rPr>
        <w:t xml:space="preserve"> Arduino, como </w:t>
      </w:r>
      <w:r w:rsidR="00CF5F27">
        <w:rPr>
          <w:color w:val="000000" w:themeColor="text1"/>
        </w:rPr>
        <w:t xml:space="preserve">também </w:t>
      </w:r>
      <w:r w:rsidR="0003379C">
        <w:rPr>
          <w:color w:val="000000" w:themeColor="text1"/>
        </w:rPr>
        <w:t xml:space="preserve">com </w:t>
      </w:r>
      <w:r w:rsidR="0037532F">
        <w:rPr>
          <w:color w:val="000000" w:themeColor="text1"/>
        </w:rPr>
        <w:t xml:space="preserve">um </w:t>
      </w:r>
      <w:r w:rsidR="00CF5F27">
        <w:rPr>
          <w:color w:val="000000" w:themeColor="text1"/>
        </w:rPr>
        <w:t>LED</w:t>
      </w:r>
      <w:r w:rsidR="00196136">
        <w:rPr>
          <w:color w:val="000000" w:themeColor="text1"/>
        </w:rPr>
        <w:t xml:space="preserve"> externo.</w:t>
      </w:r>
      <w:r w:rsidR="00DB0F02">
        <w:rPr>
          <w:color w:val="000000" w:themeColor="text1"/>
        </w:rPr>
        <w:t xml:space="preserve"> Demonstraremos, inicialmente</w:t>
      </w:r>
      <w:r w:rsidR="00000343">
        <w:rPr>
          <w:color w:val="000000" w:themeColor="text1"/>
        </w:rPr>
        <w:t>,</w:t>
      </w:r>
      <w:r w:rsidR="00DB0F02">
        <w:rPr>
          <w:color w:val="000000" w:themeColor="text1"/>
        </w:rPr>
        <w:t xml:space="preserve"> como fazê-lo utilizando o L</w:t>
      </w:r>
      <w:r w:rsidR="00E85D83">
        <w:rPr>
          <w:color w:val="000000" w:themeColor="text1"/>
        </w:rPr>
        <w:t>ED interno.</w:t>
      </w:r>
    </w:p>
    <w:p w14:paraId="38073B6A" w14:textId="17F4013D" w:rsidR="00A74FCE" w:rsidRPr="00B3171B" w:rsidRDefault="00A74FCE">
      <w:pPr>
        <w:pStyle w:val="NormalWeb"/>
        <w:shd w:val="clear" w:color="auto" w:fill="FFFFFF"/>
        <w:spacing w:before="0" w:beforeAutospacing="0" w:after="160" w:afterAutospacing="0"/>
        <w:jc w:val="both"/>
        <w:rPr>
          <w:b/>
          <w:color w:val="000000"/>
          <w:sz w:val="28"/>
          <w:szCs w:val="28"/>
          <w:u w:val="single"/>
        </w:rPr>
      </w:pPr>
      <w:r w:rsidRPr="00B3171B">
        <w:rPr>
          <w:b/>
          <w:color w:val="000000"/>
          <w:sz w:val="28"/>
          <w:szCs w:val="28"/>
          <w:u w:val="single"/>
        </w:rPr>
        <w:t>O Código</w:t>
      </w:r>
    </w:p>
    <w:p w14:paraId="06E03085" w14:textId="6725359B"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Abra a IDE do </w:t>
      </w:r>
      <w:r w:rsidR="00E85D83" w:rsidRPr="007D7E6F">
        <w:rPr>
          <w:color w:val="000000"/>
        </w:rPr>
        <w:t>Arduino</w:t>
      </w:r>
      <w:r w:rsidRPr="007D7E6F">
        <w:rPr>
          <w:color w:val="000000"/>
        </w:rPr>
        <w:t xml:space="preserve">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1ACC0890" w14:textId="6A73FE6C" w:rsidR="00863488" w:rsidRPr="007D7E6F" w:rsidRDefault="00863488" w:rsidP="00000343">
            <w:pPr>
              <w:pStyle w:val="NormalWeb"/>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Pr="007D7E6F">
              <w:rPr>
                <w:color w:val="000000"/>
              </w:rPr>
              <w:t xml:space="preserve">, </w:t>
            </w:r>
            <w:proofErr w:type="spellStart"/>
            <w:r w:rsidRPr="007D7E6F">
              <w:rPr>
                <w:color w:val="000000"/>
              </w:rPr>
              <w:t>Saida</w:t>
            </w:r>
            <w:proofErr w:type="spellEnd"/>
            <w:r w:rsidRPr="007D7E6F">
              <w:rPr>
                <w:color w:val="000000"/>
              </w:rPr>
              <w:t>);</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proofErr w:type="gramStart"/>
            <w:r w:rsidRPr="007D7E6F">
              <w:rPr>
                <w:color w:val="000000"/>
              </w:rPr>
              <w:t>Principal(</w:t>
            </w:r>
            <w:proofErr w:type="gramEnd"/>
            <w:r w:rsidRPr="007D7E6F">
              <w:rPr>
                <w:color w:val="000000"/>
              </w:rPr>
              <w:t>){</w:t>
            </w:r>
          </w:p>
          <w:p w14:paraId="5ECC9F99"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Pino.ligar</w:t>
            </w:r>
            <w:proofErr w:type="spellEnd"/>
            <w:r w:rsidRPr="007D7E6F">
              <w:rPr>
                <w:color w:val="000000"/>
              </w:rPr>
              <w:t>(</w:t>
            </w:r>
            <w:proofErr w:type="spellStart"/>
            <w:r w:rsidR="005A0323" w:rsidRPr="007D7E6F">
              <w:rPr>
                <w:color w:val="000000"/>
              </w:rPr>
              <w:t>Digital.</w:t>
            </w:r>
            <w:r w:rsidRPr="007D7E6F">
              <w:rPr>
                <w:color w:val="000000"/>
              </w:rPr>
              <w:t>pinoLed</w:t>
            </w:r>
            <w:proofErr w:type="spellEnd"/>
            <w:r w:rsidRPr="007D7E6F">
              <w:rPr>
                <w:color w:val="000000"/>
              </w:rPr>
              <w:t xml:space="preserve">); </w:t>
            </w:r>
          </w:p>
          <w:p w14:paraId="12AB803E" w14:textId="77777777" w:rsidR="00000343" w:rsidRDefault="00000343" w:rsidP="00000343">
            <w:pPr>
              <w:pStyle w:val="NormalWeb"/>
              <w:spacing w:before="0" w:beforeAutospacing="0" w:after="30" w:afterAutospacing="0"/>
              <w:ind w:left="720"/>
              <w:jc w:val="both"/>
              <w:rPr>
                <w:color w:val="000000"/>
              </w:rPr>
            </w:pPr>
            <w:proofErr w:type="gramStart"/>
            <w:r>
              <w:rPr>
                <w:color w:val="000000"/>
              </w:rPr>
              <w:t>esperar(</w:t>
            </w:r>
            <w:proofErr w:type="gramEnd"/>
            <w:r>
              <w:rPr>
                <w:color w:val="000000"/>
              </w:rPr>
              <w:t>2000);</w:t>
            </w:r>
          </w:p>
          <w:p w14:paraId="0EE63234" w14:textId="77777777" w:rsidR="00000343" w:rsidRDefault="00863488" w:rsidP="00000343">
            <w:pPr>
              <w:pStyle w:val="NormalWeb"/>
              <w:spacing w:before="0" w:beforeAutospacing="0" w:after="30" w:afterAutospacing="0"/>
              <w:ind w:left="720"/>
              <w:jc w:val="both"/>
              <w:rPr>
                <w:color w:val="000000"/>
              </w:rPr>
            </w:pPr>
            <w:proofErr w:type="spellStart"/>
            <w:r w:rsidRPr="007D7E6F">
              <w:rPr>
                <w:color w:val="000000"/>
              </w:rPr>
              <w:t>Pino.desligar</w:t>
            </w:r>
            <w:proofErr w:type="spellEnd"/>
            <w:r w:rsidRPr="007D7E6F">
              <w:rPr>
                <w:color w:val="000000"/>
              </w:rPr>
              <w:t>(</w:t>
            </w:r>
            <w:proofErr w:type="spellStart"/>
            <w:r w:rsidR="005A0323" w:rsidRPr="007D7E6F">
              <w:rPr>
                <w:color w:val="000000"/>
              </w:rPr>
              <w:t>Digital.</w:t>
            </w:r>
            <w:r w:rsidR="00000343">
              <w:rPr>
                <w:color w:val="000000"/>
              </w:rPr>
              <w:t>pinoLed</w:t>
            </w:r>
            <w:proofErr w:type="spellEnd"/>
            <w:r w:rsidR="00000343">
              <w:rPr>
                <w:color w:val="000000"/>
              </w:rPr>
              <w:t>);</w:t>
            </w:r>
          </w:p>
          <w:p w14:paraId="3E32BAAF" w14:textId="3020A406" w:rsidR="00863488" w:rsidRPr="007D7E6F" w:rsidRDefault="00863488" w:rsidP="00000343">
            <w:pPr>
              <w:pStyle w:val="NormalWeb"/>
              <w:spacing w:before="0" w:beforeAutospacing="0" w:after="30" w:afterAutospacing="0"/>
              <w:ind w:left="720"/>
              <w:jc w:val="both"/>
              <w:rPr>
                <w:color w:val="000000"/>
              </w:rPr>
            </w:pPr>
            <w:proofErr w:type="gramStart"/>
            <w:r w:rsidRPr="007D7E6F">
              <w:rPr>
                <w:color w:val="000000"/>
              </w:rPr>
              <w:t>esperar(</w:t>
            </w:r>
            <w:proofErr w:type="gramEnd"/>
            <w:r w:rsidRPr="007D7E6F">
              <w:rPr>
                <w:color w:val="000000"/>
              </w:rPr>
              <w:t>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693EA0AB" w:rsidR="00A74FCE" w:rsidRPr="007D7E6F" w:rsidRDefault="00000343" w:rsidP="006C182E">
      <w:pPr>
        <w:pStyle w:val="NormalWeb"/>
        <w:shd w:val="clear" w:color="auto" w:fill="FFFFFF"/>
        <w:spacing w:before="0" w:beforeAutospacing="0" w:after="160" w:afterAutospacing="0"/>
        <w:ind w:firstLine="720"/>
        <w:jc w:val="both"/>
        <w:rPr>
          <w:color w:val="000000"/>
        </w:rPr>
      </w:pPr>
      <w:r>
        <w:rPr>
          <w:color w:val="000000"/>
        </w:rPr>
        <w:t>Depois</w:t>
      </w:r>
      <w:r w:rsidR="00863488" w:rsidRPr="007D7E6F">
        <w:rPr>
          <w:color w:val="000000"/>
        </w:rPr>
        <w:t xml:space="preserve">, conecte seu </w:t>
      </w:r>
      <w:r w:rsidR="00344D90" w:rsidRPr="007D7E6F">
        <w:rPr>
          <w:color w:val="000000"/>
        </w:rPr>
        <w:t>Arduino</w:t>
      </w:r>
      <w:r w:rsidR="00863488" w:rsidRPr="007D7E6F">
        <w:rPr>
          <w:color w:val="000000"/>
        </w:rPr>
        <w:t xml:space="preserve"> ao computador e verifique a porta serial que ele está conectado. Abra as ferramentas do IDE e selecione a porta e a placa que você</w:t>
      </w:r>
      <w:r>
        <w:rPr>
          <w:color w:val="000000"/>
        </w:rPr>
        <w:t xml:space="preserve"> está utilizando.</w:t>
      </w:r>
      <w:r w:rsidR="00F42ADE">
        <w:rPr>
          <w:color w:val="000000" w:themeColor="text1"/>
        </w:rPr>
        <w:t xml:space="preserve"> Uma vez selecionado</w:t>
      </w:r>
      <w:r w:rsidR="00863488" w:rsidRPr="007D7E6F">
        <w:rPr>
          <w:color w:val="000000"/>
        </w:rPr>
        <w:t>,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Numero</w:t>
      </w:r>
      <w:proofErr w:type="spellEnd"/>
      <w:r w:rsidRPr="007D7E6F">
        <w:rPr>
          <w:i/>
          <w:color w:val="000000"/>
        </w:rPr>
        <w:t xml:space="preserve"> </w:t>
      </w:r>
      <w:proofErr w:type="spellStart"/>
      <w:r w:rsidRPr="007D7E6F">
        <w:rPr>
          <w:i/>
          <w:color w:val="000000"/>
        </w:rPr>
        <w:t>pinoLed</w:t>
      </w:r>
      <w:proofErr w:type="spellEnd"/>
      <w:r w:rsidRPr="007D7E6F">
        <w:rPr>
          <w:i/>
          <w:color w:val="000000"/>
        </w:rPr>
        <w:t xml:space="preserve">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Essa linha cria uma variável do tipo Número com o nome </w:t>
      </w:r>
      <w:proofErr w:type="spellStart"/>
      <w:r w:rsidRPr="007D7E6F">
        <w:rPr>
          <w:color w:val="000000"/>
        </w:rPr>
        <w:t>pinoLed</w:t>
      </w:r>
      <w:proofErr w:type="spellEnd"/>
      <w:r w:rsidRPr="007D7E6F">
        <w:rPr>
          <w:color w:val="000000"/>
        </w:rPr>
        <w:t xml:space="preserve">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 xml:space="preserve">Logo depois, declaramos a função </w:t>
      </w:r>
      <w:proofErr w:type="spellStart"/>
      <w:proofErr w:type="gramStart"/>
      <w:r w:rsidRPr="007D7E6F">
        <w:rPr>
          <w:color w:val="000000"/>
        </w:rPr>
        <w:t>Configuraçao</w:t>
      </w:r>
      <w:proofErr w:type="spellEnd"/>
      <w:r w:rsidRPr="007D7E6F">
        <w:rPr>
          <w:color w:val="000000"/>
        </w:rPr>
        <w:t>(</w:t>
      </w:r>
      <w:proofErr w:type="gramEnd"/>
      <w:r w:rsidRPr="007D7E6F">
        <w:rPr>
          <w:color w:val="000000"/>
        </w:rPr>
        <w:t>):</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proofErr w:type="gramStart"/>
      <w:r w:rsidRPr="007D7E6F">
        <w:rPr>
          <w:i/>
          <w:color w:val="000000"/>
        </w:rPr>
        <w:t>Configuracao</w:t>
      </w:r>
      <w:proofErr w:type="spellEnd"/>
      <w:r w:rsidRPr="007D7E6F">
        <w:rPr>
          <w:i/>
          <w:color w:val="000000"/>
        </w:rPr>
        <w:t>(</w:t>
      </w:r>
      <w:proofErr w:type="gramEnd"/>
      <w:r w:rsidRPr="007D7E6F">
        <w:rPr>
          <w:i/>
          <w:color w:val="000000"/>
        </w:rPr>
        <w:t>){</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A função de configuração é um dos métodos obrigatórios a todo rascunho Brino e é responsável por preparar o necessário para a execução da função </w:t>
      </w:r>
      <w:proofErr w:type="gramStart"/>
      <w:r w:rsidRPr="007D7E6F">
        <w:rPr>
          <w:color w:val="000000"/>
        </w:rPr>
        <w:t>Principal(</w:t>
      </w:r>
      <w:proofErr w:type="gramEnd"/>
      <w:r w:rsidRPr="007D7E6F">
        <w:rPr>
          <w:color w:val="000000"/>
        </w:rPr>
        <w:t>).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proofErr w:type="spellStart"/>
      <w:r w:rsidRPr="007D7E6F">
        <w:rPr>
          <w:i/>
          <w:color w:val="000000"/>
        </w:rPr>
        <w:t>Pino.definirModo</w:t>
      </w:r>
      <w:proofErr w:type="spellEnd"/>
      <w:r w:rsidRPr="007D7E6F">
        <w:rPr>
          <w:i/>
          <w:color w:val="000000"/>
        </w:rPr>
        <w:t>(</w:t>
      </w:r>
      <w:proofErr w:type="spellStart"/>
      <w:r w:rsidRPr="007D7E6F">
        <w:rPr>
          <w:i/>
          <w:color w:val="000000"/>
        </w:rPr>
        <w:t>pinoLed</w:t>
      </w:r>
      <w:proofErr w:type="spellEnd"/>
      <w:r w:rsidRPr="007D7E6F">
        <w:rPr>
          <w:i/>
          <w:color w:val="000000"/>
        </w:rPr>
        <w:t xml:space="preserve">, </w:t>
      </w:r>
      <w:proofErr w:type="spellStart"/>
      <w:r w:rsidRPr="007D7E6F">
        <w:rPr>
          <w:i/>
          <w:color w:val="000000"/>
        </w:rPr>
        <w:t>Saida</w:t>
      </w:r>
      <w:proofErr w:type="spellEnd"/>
      <w:r w:rsidRPr="007D7E6F">
        <w:rPr>
          <w:i/>
          <w:color w:val="000000"/>
        </w:rPr>
        <w:t>);</w:t>
      </w:r>
    </w:p>
    <w:p w14:paraId="311A2A53" w14:textId="665A28F6"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proofErr w:type="spellStart"/>
      <w:r w:rsidRPr="007D7E6F">
        <w:rPr>
          <w:i/>
          <w:color w:val="000000"/>
        </w:rPr>
        <w:t>pinoLed</w:t>
      </w:r>
      <w:proofErr w:type="spellEnd"/>
      <w:r w:rsidR="00DF4B6A" w:rsidRPr="007D7E6F">
        <w:rPr>
          <w:color w:val="000000"/>
        </w:rPr>
        <w:t>, que possui o valor 13,</w:t>
      </w:r>
      <w:r w:rsidR="0038464B">
        <w:rPr>
          <w:color w:val="000000"/>
        </w:rPr>
        <w:t xml:space="preserve"> como saída, ou seja, o A</w:t>
      </w:r>
      <w:r w:rsidRPr="007D7E6F">
        <w:rPr>
          <w:color w:val="000000"/>
        </w:rPr>
        <w:t>rduino</w:t>
      </w:r>
      <w:r w:rsidR="00000343">
        <w:t xml:space="preserve"> irá </w:t>
      </w:r>
      <w:r w:rsidR="0055118A">
        <w:t xml:space="preserve">emitir </w:t>
      </w:r>
      <w:r w:rsidR="009A6BD2" w:rsidRPr="009A6BD2">
        <w:t>uma corrente el</w:t>
      </w:r>
      <w:r w:rsidR="009A6BD2">
        <w:t>étrica de 0 ou 5 V</w:t>
      </w:r>
      <w:r w:rsidR="00DF4B6A" w:rsidRPr="007D7E6F">
        <w:rPr>
          <w:color w:val="000000"/>
        </w:rPr>
        <w:t xml:space="preserve">. O método </w:t>
      </w:r>
      <w:proofErr w:type="spellStart"/>
      <w:r w:rsidR="00DF4B6A" w:rsidRPr="007D7E6F">
        <w:rPr>
          <w:i/>
          <w:color w:val="000000"/>
        </w:rPr>
        <w:t>definirModo</w:t>
      </w:r>
      <w:proofErr w:type="spellEnd"/>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proofErr w:type="spellStart"/>
      <w:r w:rsidR="00DF4B6A" w:rsidRPr="007D7E6F">
        <w:rPr>
          <w:i/>
          <w:color w:val="000000"/>
        </w:rPr>
        <w:t>Saida</w:t>
      </w:r>
      <w:proofErr w:type="spellEnd"/>
      <w:r w:rsidR="00DF4B6A" w:rsidRPr="007D7E6F">
        <w:rPr>
          <w:color w:val="000000"/>
        </w:rPr>
        <w:t>. Depoi</w:t>
      </w:r>
      <w:r w:rsidR="009A6BD2">
        <w:rPr>
          <w:color w:val="000000"/>
        </w:rPr>
        <w:t>s de executar a configuração o A</w:t>
      </w:r>
      <w:r w:rsidR="00DF4B6A" w:rsidRPr="007D7E6F">
        <w:rPr>
          <w:color w:val="000000"/>
        </w:rPr>
        <w:t xml:space="preserve">rduino inicia o método </w:t>
      </w:r>
      <w:proofErr w:type="gramStart"/>
      <w:r w:rsidR="00DF4B6A" w:rsidRPr="007D7E6F">
        <w:rPr>
          <w:i/>
          <w:color w:val="000000"/>
        </w:rPr>
        <w:t>Principal(</w:t>
      </w:r>
      <w:proofErr w:type="gramEnd"/>
      <w:r w:rsidR="00DF4B6A" w:rsidRPr="007D7E6F">
        <w:rPr>
          <w:i/>
          <w:color w:val="000000"/>
        </w:rPr>
        <w:t>)</w:t>
      </w:r>
      <w:r w:rsidR="00000343">
        <w:t xml:space="preserve"> que nesse rascunho </w:t>
      </w:r>
      <w:r w:rsidR="00000343">
        <w:rPr>
          <w:strike/>
          <w:color w:val="FF0000"/>
        </w:rPr>
        <w:t>no momento</w:t>
      </w:r>
      <w:r w:rsidR="00DF4B6A" w:rsidRPr="007D7E6F">
        <w:t xml:space="preserve">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proofErr w:type="gramStart"/>
      <w:r w:rsidRPr="007D7E6F">
        <w:rPr>
          <w:i/>
        </w:rPr>
        <w:t>Principal(</w:t>
      </w:r>
      <w:proofErr w:type="gramEnd"/>
      <w:r w:rsidRPr="007D7E6F">
        <w:rPr>
          <w:i/>
        </w:rPr>
        <w:t>){</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 xml:space="preserve">);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r>
      <w:proofErr w:type="gramStart"/>
      <w:r w:rsidRPr="007D7E6F">
        <w:rPr>
          <w:i/>
          <w:color w:val="000000"/>
        </w:rPr>
        <w:t>esperar(</w:t>
      </w:r>
      <w:proofErr w:type="gramEnd"/>
      <w:r w:rsidRPr="007D7E6F">
        <w:rPr>
          <w:i/>
          <w:color w:val="000000"/>
        </w:rPr>
        <w:t>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46A323DC" w:rsidR="00DF4B6A"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A função principal é o segundo método obrigatório a todo rascunho Brino e será repetido enquanto o </w:t>
      </w:r>
      <w:r w:rsidR="002601F7" w:rsidRPr="007D7E6F">
        <w:rPr>
          <w:color w:val="000000"/>
        </w:rPr>
        <w:t>Arduino</w:t>
      </w:r>
      <w:r w:rsidRPr="007D7E6F">
        <w:rPr>
          <w:color w:val="000000"/>
        </w:rPr>
        <w:t xml:space="preserve"> estiver ligado. </w:t>
      </w:r>
      <w:r w:rsidR="00E818C4">
        <w:rPr>
          <w:color w:val="000000"/>
        </w:rPr>
        <w:t xml:space="preserve">Sua </w:t>
      </w:r>
      <w:r w:rsidR="00000343">
        <w:rPr>
          <w:color w:val="000000"/>
        </w:rPr>
        <w:t>primeira linha</w:t>
      </w:r>
      <w:r w:rsidRPr="007D7E6F">
        <w:rPr>
          <w:color w:val="000000"/>
        </w:rPr>
        <w:t xml:space="preserv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58D0391F" w14:textId="767A4FD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w:t>
      </w:r>
      <w:proofErr w:type="gramStart"/>
      <w:r w:rsidRPr="007D7E6F">
        <w:rPr>
          <w:color w:val="000000"/>
        </w:rPr>
        <w:t xml:space="preserve">conjunto </w:t>
      </w:r>
      <w:r w:rsidRPr="007D7E6F">
        <w:rPr>
          <w:i/>
          <w:color w:val="000000"/>
        </w:rPr>
        <w:t>Pino</w:t>
      </w:r>
      <w:proofErr w:type="gramEnd"/>
      <w:r w:rsidRPr="007D7E6F">
        <w:rPr>
          <w:color w:val="000000"/>
        </w:rPr>
        <w:t xml:space="preserve"> liga o pino fornecido como argumento, no caso </w:t>
      </w:r>
      <w:proofErr w:type="spellStart"/>
      <w:r w:rsidRPr="007D7E6F">
        <w:rPr>
          <w:i/>
          <w:color w:val="000000"/>
        </w:rPr>
        <w:t>Digital.pinoLed</w:t>
      </w:r>
      <w:proofErr w:type="spellEnd"/>
      <w:r w:rsidRPr="007D7E6F">
        <w:rPr>
          <w:i/>
          <w:color w:val="000000"/>
        </w:rPr>
        <w:t>.</w:t>
      </w:r>
      <w:r w:rsidRPr="007D7E6F">
        <w:rPr>
          <w:color w:val="000000"/>
        </w:rPr>
        <w:t xml:space="preserve"> A indicação </w:t>
      </w:r>
      <w:r w:rsidR="00000343">
        <w:rPr>
          <w:color w:val="000000"/>
        </w:rPr>
        <w:t>“</w:t>
      </w:r>
      <w:proofErr w:type="gramStart"/>
      <w:r w:rsidR="00000343">
        <w:rPr>
          <w:i/>
          <w:color w:val="000000"/>
        </w:rPr>
        <w:t>Digital.</w:t>
      </w:r>
      <w:r w:rsidR="00000343">
        <w:rPr>
          <w:color w:val="000000"/>
        </w:rPr>
        <w:t>”</w:t>
      </w:r>
      <w:proofErr w:type="gramEnd"/>
      <w:r w:rsidR="00003128">
        <w:rPr>
          <w:color w:val="000000"/>
        </w:rPr>
        <w:t xml:space="preserve"> </w:t>
      </w:r>
      <w:proofErr w:type="gramStart"/>
      <w:r w:rsidR="00003128">
        <w:rPr>
          <w:color w:val="000000"/>
        </w:rPr>
        <w:t>a</w:t>
      </w:r>
      <w:r w:rsidRPr="007D7E6F">
        <w:rPr>
          <w:color w:val="000000"/>
        </w:rPr>
        <w:t>ntes</w:t>
      </w:r>
      <w:proofErr w:type="gramEnd"/>
      <w:r w:rsidRPr="007D7E6F">
        <w:rPr>
          <w:color w:val="000000"/>
        </w:rPr>
        <w:t xml:space="preserve"> de nossa variável avisa para o </w:t>
      </w:r>
      <w:r w:rsidR="002E078D" w:rsidRPr="007D7E6F">
        <w:rPr>
          <w:color w:val="000000"/>
        </w:rPr>
        <w:t>Arduino</w:t>
      </w:r>
      <w:r w:rsidRPr="007D7E6F">
        <w:rPr>
          <w:color w:val="000000"/>
        </w:rPr>
        <w:t xml:space="preserve"> que estamos utilizando um pino digital. Quando ligamos uma porta enviamos 5 volts </w:t>
      </w:r>
      <w:proofErr w:type="gramStart"/>
      <w:r w:rsidRPr="007D7E6F">
        <w:rPr>
          <w:color w:val="000000"/>
        </w:rPr>
        <w:t>pra</w:t>
      </w:r>
      <w:proofErr w:type="gramEnd"/>
      <w:r w:rsidRPr="007D7E6F">
        <w:rPr>
          <w:color w:val="000000"/>
        </w:rPr>
        <w:t xml:space="preserve">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gramStart"/>
      <w:r w:rsidRPr="007D7E6F">
        <w:rPr>
          <w:i/>
          <w:color w:val="000000"/>
        </w:rPr>
        <w:t>esperar(</w:t>
      </w:r>
      <w:proofErr w:type="gramEnd"/>
      <w:r w:rsidRPr="007D7E6F">
        <w:rPr>
          <w:i/>
          <w:color w:val="000000"/>
        </w:rPr>
        <w:t>2000);</w:t>
      </w:r>
    </w:p>
    <w:p w14:paraId="18A0ED66" w14:textId="6715DFFC" w:rsidR="00A41E22" w:rsidRPr="007D7E6F" w:rsidRDefault="00A41E22" w:rsidP="00003128">
      <w:pPr>
        <w:pStyle w:val="NormalWeb"/>
        <w:spacing w:before="0" w:beforeAutospacing="0" w:after="30" w:afterAutospacing="0"/>
        <w:ind w:firstLine="720"/>
        <w:jc w:val="both"/>
        <w:rPr>
          <w:color w:val="000000"/>
        </w:rPr>
      </w:pPr>
      <w:r w:rsidRPr="007D7E6F">
        <w:rPr>
          <w:color w:val="000000"/>
        </w:rPr>
        <w:t xml:space="preserve">A função esperar é um método </w:t>
      </w:r>
      <w:r w:rsidR="00441F47" w:rsidRPr="007D7E6F">
        <w:rPr>
          <w:color w:val="000000"/>
        </w:rPr>
        <w:t>Arduino</w:t>
      </w:r>
      <w:r w:rsidRPr="007D7E6F">
        <w:rPr>
          <w:color w:val="000000"/>
        </w:rPr>
        <w:t xml:space="preserve">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w:t>
      </w:r>
      <w:r w:rsidR="00555B8E" w:rsidRPr="007D7E6F">
        <w:rPr>
          <w:color w:val="000000"/>
        </w:rPr>
        <w:t>Arduino</w:t>
      </w:r>
      <w:r w:rsidRPr="007D7E6F">
        <w:rPr>
          <w:color w:val="000000"/>
        </w:rPr>
        <w:t xml:space="preserve">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proofErr w:type="spellStart"/>
      <w:r w:rsidRPr="007D7E6F">
        <w:rPr>
          <w:i/>
          <w:color w:val="000000"/>
        </w:rPr>
        <w:t>Pino.desligar</w:t>
      </w:r>
      <w:proofErr w:type="spellEnd"/>
      <w:r w:rsidRPr="007D7E6F">
        <w:rPr>
          <w:i/>
          <w:color w:val="000000"/>
        </w:rPr>
        <w:t>(</w:t>
      </w:r>
      <w:proofErr w:type="spellStart"/>
      <w:r w:rsidRPr="007D7E6F">
        <w:rPr>
          <w:i/>
          <w:color w:val="000000"/>
        </w:rPr>
        <w:t>Digital.pinoLed</w:t>
      </w:r>
      <w:proofErr w:type="spellEnd"/>
      <w:r w:rsidRPr="007D7E6F">
        <w:rPr>
          <w:i/>
          <w:color w:val="000000"/>
        </w:rPr>
        <w:t>);</w:t>
      </w:r>
    </w:p>
    <w:p w14:paraId="1EEAF78D" w14:textId="72485D6E"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r w:rsidR="008D4450" w:rsidRPr="007D7E6F">
        <w:rPr>
          <w:color w:val="000000"/>
        </w:rPr>
        <w:t xml:space="preserve"> digital</w:t>
      </w:r>
      <w:r w:rsidRPr="007D7E6F">
        <w:rPr>
          <w:color w:val="000000"/>
        </w:rPr>
        <w:t xml:space="preserve"> </w:t>
      </w:r>
      <w:proofErr w:type="spellStart"/>
      <w:r w:rsidRPr="007D7E6F">
        <w:rPr>
          <w:i/>
          <w:color w:val="000000"/>
        </w:rPr>
        <w:t>pinoLed</w:t>
      </w:r>
      <w:proofErr w:type="spellEnd"/>
      <w:r w:rsidRPr="007D7E6F">
        <w:rPr>
          <w:color w:val="000000"/>
        </w:rPr>
        <w:t xml:space="preserve"> fazendo o LED apagar. Depois disso o código </w:t>
      </w:r>
      <w:r w:rsidR="00D80E2D">
        <w:rPr>
          <w:color w:val="000000"/>
        </w:rPr>
        <w:t xml:space="preserve">apresenta </w:t>
      </w:r>
      <w:r w:rsidRPr="007D7E6F">
        <w:rPr>
          <w:color w:val="000000"/>
        </w:rPr>
        <w:t xml:space="preserve">outra espera de dois segundos e reinicia o método </w:t>
      </w:r>
      <w:proofErr w:type="gramStart"/>
      <w:r w:rsidRPr="007D7E6F">
        <w:rPr>
          <w:i/>
          <w:color w:val="000000"/>
        </w:rPr>
        <w:t>Principal(</w:t>
      </w:r>
      <w:proofErr w:type="gramEnd"/>
      <w:r w:rsidRPr="007D7E6F">
        <w:rPr>
          <w:i/>
          <w:color w:val="000000"/>
        </w:rPr>
        <w:t>)</w:t>
      </w:r>
      <w:r w:rsidRPr="007D7E6F">
        <w:rPr>
          <w:color w:val="000000"/>
        </w:rPr>
        <w:t xml:space="preserve">, repetindo-o enquanto o </w:t>
      </w:r>
      <w:r w:rsidR="00D80E2D" w:rsidRPr="007D7E6F">
        <w:rPr>
          <w:color w:val="000000"/>
        </w:rPr>
        <w:t>Arduino</w:t>
      </w:r>
      <w:r w:rsidRPr="007D7E6F">
        <w:rPr>
          <w:color w:val="000000"/>
        </w:rPr>
        <w:t xml:space="preserve"> permanecer ligado.</w:t>
      </w:r>
    </w:p>
    <w:p w14:paraId="23C52CA6" w14:textId="77777777" w:rsidR="00A37853" w:rsidRDefault="00A37853" w:rsidP="00A37853">
      <w:pPr>
        <w:pStyle w:val="NormalWeb"/>
        <w:shd w:val="clear" w:color="auto" w:fill="FFFFFF"/>
        <w:spacing w:before="0" w:beforeAutospacing="0" w:after="160" w:afterAutospacing="0"/>
        <w:jc w:val="both"/>
        <w:rPr>
          <w:color w:val="000000"/>
        </w:rPr>
      </w:pPr>
    </w:p>
    <w:p w14:paraId="62D13CCC" w14:textId="4ADA319C" w:rsidR="00A37853" w:rsidRPr="007D7E6F" w:rsidRDefault="004D2F72" w:rsidP="00000343">
      <w:pPr>
        <w:pStyle w:val="NormalWeb"/>
        <w:shd w:val="clear" w:color="auto" w:fill="FFFFFF"/>
        <w:spacing w:before="0" w:beforeAutospacing="0" w:after="160" w:afterAutospacing="0"/>
        <w:ind w:firstLine="360"/>
        <w:jc w:val="both"/>
        <w:rPr>
          <w:color w:val="000000"/>
        </w:rPr>
      </w:pPr>
      <w:r>
        <w:rPr>
          <w:color w:val="000000"/>
        </w:rPr>
        <w:t>Agora,</w:t>
      </w:r>
      <w:r w:rsidR="00541895">
        <w:rPr>
          <w:color w:val="000000"/>
        </w:rPr>
        <w:t xml:space="preserve"> antes de demonstrar </w:t>
      </w:r>
      <w:r w:rsidR="001F472B">
        <w:rPr>
          <w:color w:val="000000"/>
        </w:rPr>
        <w:t>esse projeto utilizando um LED externo, listamos</w:t>
      </w:r>
      <w:r w:rsidR="00A37853" w:rsidRPr="007D7E6F">
        <w:rPr>
          <w:color w:val="000000"/>
        </w:rPr>
        <w:t xml:space="preserve"> o</w:t>
      </w:r>
      <w:r w:rsidR="00FA4F75">
        <w:rPr>
          <w:color w:val="000000"/>
        </w:rPr>
        <w:t>s</w:t>
      </w:r>
      <w:r w:rsidR="00A37853" w:rsidRPr="007D7E6F">
        <w:rPr>
          <w:color w:val="000000"/>
        </w:rPr>
        <w:t xml:space="preserve"> mater</w:t>
      </w:r>
      <w:r w:rsidR="00FA4F75">
        <w:rPr>
          <w:color w:val="000000"/>
        </w:rPr>
        <w:t>iais</w:t>
      </w:r>
      <w:r w:rsidR="00A37853">
        <w:rPr>
          <w:color w:val="000000"/>
        </w:rPr>
        <w:t xml:space="preserve"> </w:t>
      </w:r>
      <w:r w:rsidR="00FA4F75">
        <w:rPr>
          <w:color w:val="000000"/>
        </w:rPr>
        <w:t>necessários:</w:t>
      </w:r>
    </w:p>
    <w:p w14:paraId="10164344"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proofErr w:type="spellStart"/>
      <w:r w:rsidRPr="007D7E6F">
        <w:rPr>
          <w:color w:val="000000"/>
        </w:rPr>
        <w:t>Protoboard</w:t>
      </w:r>
      <w:proofErr w:type="spellEnd"/>
    </w:p>
    <w:p w14:paraId="411F436C" w14:textId="77777777" w:rsidR="00A37853" w:rsidRPr="007D7E6F"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676A5728" w14:textId="77777777" w:rsidR="00A37853" w:rsidRDefault="00A37853" w:rsidP="00A37853">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r>
        <w:rPr>
          <w:color w:val="000000"/>
        </w:rPr>
        <w:t xml:space="preserve"> </w:t>
      </w:r>
    </w:p>
    <w:p w14:paraId="759E79F6" w14:textId="77777777" w:rsidR="00A37853" w:rsidRPr="007D7E6F" w:rsidRDefault="00A37853" w:rsidP="00B3171B">
      <w:pPr>
        <w:pStyle w:val="NormalWeb"/>
        <w:numPr>
          <w:ilvl w:val="0"/>
          <w:numId w:val="23"/>
        </w:numPr>
        <w:shd w:val="clear" w:color="auto" w:fill="FFFFFF"/>
        <w:spacing w:before="0" w:beforeAutospacing="0" w:after="160" w:afterAutospacing="0"/>
        <w:jc w:val="both"/>
        <w:rPr>
          <w:ins w:id="13" w:author="Mateus Berardo de Souza Terra" w:date="2016-02-09T11:40:00Z"/>
          <w:color w:val="000000"/>
        </w:rPr>
      </w:pPr>
      <w:r w:rsidRPr="00637071">
        <w:rPr>
          <w:color w:val="000000"/>
        </w:rPr>
        <w:t>Jumpers</w:t>
      </w:r>
    </w:p>
    <w:p w14:paraId="5BB9C9CD" w14:textId="77777777" w:rsidR="00A37853" w:rsidRDefault="00A37853" w:rsidP="00B3171B">
      <w:pPr>
        <w:pStyle w:val="NormalWeb"/>
        <w:shd w:val="clear" w:color="auto" w:fill="FFFFFF"/>
        <w:spacing w:before="0" w:beforeAutospacing="0" w:after="160" w:afterAutospacing="0"/>
        <w:ind w:left="360"/>
        <w:jc w:val="both"/>
        <w:rPr>
          <w:ins w:id="14" w:author="Mateus Berardo de Souza Terra" w:date="2016-02-09T11:41:00Z"/>
          <w:color w:val="000000"/>
        </w:rPr>
      </w:pPr>
    </w:p>
    <w:p w14:paraId="599182AD" w14:textId="77777777" w:rsidR="00B26651" w:rsidRDefault="00B26651" w:rsidP="00003128">
      <w:pPr>
        <w:pStyle w:val="NormalWeb"/>
        <w:spacing w:before="0" w:beforeAutospacing="0" w:after="30" w:afterAutospacing="0"/>
        <w:ind w:firstLine="720"/>
        <w:jc w:val="both"/>
        <w:rPr>
          <w:color w:val="000000"/>
        </w:rPr>
      </w:pP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6B037EAA" w:rsidR="00A41E22" w:rsidRPr="007D7E6F" w:rsidRDefault="00A41E22" w:rsidP="00DF4B6A">
      <w:pPr>
        <w:pStyle w:val="NormalWeb"/>
        <w:spacing w:before="0" w:beforeAutospacing="0" w:after="30" w:afterAutospacing="0"/>
        <w:jc w:val="both"/>
        <w:rPr>
          <w:color w:val="000000"/>
        </w:rPr>
      </w:pPr>
      <w:r w:rsidRPr="007D7E6F">
        <w:rPr>
          <w:color w:val="000000"/>
        </w:rPr>
        <w:tab/>
      </w:r>
      <w:r w:rsidR="009068EB">
        <w:rPr>
          <w:color w:val="000000" w:themeColor="text1"/>
        </w:rPr>
        <w:t xml:space="preserve">Primeiramente, </w:t>
      </w:r>
      <w:r w:rsidR="00EA65BB">
        <w:rPr>
          <w:color w:val="000000"/>
        </w:rPr>
        <w:t>reproduza</w:t>
      </w:r>
      <w:r w:rsidR="00D813EC" w:rsidRPr="007D7E6F">
        <w:rPr>
          <w:color w:val="000000"/>
        </w:rPr>
        <w:t xml:space="preserve"> o circuito abaixo, </w:t>
      </w:r>
      <w:r w:rsidR="001E4580">
        <w:rPr>
          <w:color w:val="000000"/>
        </w:rPr>
        <w:t>se necessário consult</w:t>
      </w:r>
      <w:r w:rsidR="005709F2">
        <w:rPr>
          <w:color w:val="000000"/>
        </w:rPr>
        <w:t xml:space="preserve">e </w:t>
      </w:r>
      <w:r w:rsidR="00D813EC" w:rsidRPr="007D7E6F">
        <w:rPr>
          <w:color w:val="000000"/>
        </w:rPr>
        <w:t>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11"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034EC57F" w:rsidR="006D23EC" w:rsidRDefault="00000343" w:rsidP="003B0374">
      <w:pPr>
        <w:pStyle w:val="NormalWeb"/>
        <w:shd w:val="clear" w:color="auto" w:fill="FFFFFF"/>
        <w:spacing w:before="0" w:beforeAutospacing="0" w:after="160" w:afterAutospacing="0"/>
        <w:jc w:val="both"/>
        <w:rPr>
          <w:color w:val="000000"/>
        </w:rPr>
      </w:pPr>
      <w:r>
        <w:rPr>
          <w:color w:val="000000"/>
        </w:rPr>
        <w:t>/</w:t>
      </w: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26C8A6FD"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 xml:space="preserve">O hardware montado para esse projeto é bem simples. Conectamos à porta 13 do </w:t>
      </w:r>
      <w:r w:rsidR="00C82E82">
        <w:rPr>
          <w:color w:val="000000"/>
        </w:rPr>
        <w:t>Arduino</w:t>
      </w:r>
      <w:r>
        <w:rPr>
          <w:color w:val="000000"/>
        </w:rPr>
        <w:t xml:space="preserve"> um resistor de 470 Ω e, ao resistor, um </w:t>
      </w:r>
      <w:r w:rsidR="00C82E82">
        <w:rPr>
          <w:color w:val="000000"/>
        </w:rPr>
        <w:t xml:space="preserve">LED </w:t>
      </w:r>
      <w:r>
        <w:rPr>
          <w:color w:val="000000"/>
        </w:rPr>
        <w:t xml:space="preserve">que tem sua outra perna conectada ao </w:t>
      </w:r>
      <w:proofErr w:type="spellStart"/>
      <w:r>
        <w:rPr>
          <w:color w:val="000000"/>
        </w:rPr>
        <w:t>ground</w:t>
      </w:r>
      <w:proofErr w:type="spellEnd"/>
      <w:r>
        <w:rPr>
          <w:color w:val="000000"/>
        </w:rPr>
        <w:t xml:space="preserve"> do circuito. O resistor é utilizado para provocar uma queda de corrente e tensão no circuito, pois o </w:t>
      </w:r>
      <w:r w:rsidR="005C6C4A">
        <w:rPr>
          <w:color w:val="000000"/>
        </w:rPr>
        <w:t>Arduino</w:t>
      </w:r>
      <w:r>
        <w:rPr>
          <w:color w:val="000000"/>
        </w:rPr>
        <w:t xml:space="preserve"> envia, em cada porta, quando ligada, 5V de tensão e 40 </w:t>
      </w:r>
      <w:proofErr w:type="spellStart"/>
      <w:r>
        <w:rPr>
          <w:color w:val="000000"/>
        </w:rPr>
        <w:t>mA</w:t>
      </w:r>
      <w:proofErr w:type="spellEnd"/>
      <w:r>
        <w:rPr>
          <w:color w:val="000000"/>
        </w:rPr>
        <w:t xml:space="preserve"> de corrente e seu</w:t>
      </w:r>
      <w:r w:rsidR="005C6C4A">
        <w:rPr>
          <w:color w:val="000000"/>
        </w:rPr>
        <w:t xml:space="preserve"> LED</w:t>
      </w:r>
      <w:r>
        <w:rPr>
          <w:color w:val="000000"/>
        </w:rPr>
        <w:t xml:space="preserve">, geralmente utiliza uma corrente de 20 </w:t>
      </w:r>
      <w:proofErr w:type="spellStart"/>
      <w:r>
        <w:rPr>
          <w:color w:val="000000"/>
        </w:rPr>
        <w:t>mA</w:t>
      </w:r>
      <w:proofErr w:type="spellEnd"/>
      <w:r>
        <w:rPr>
          <w:color w:val="000000"/>
        </w:rPr>
        <w:t xml:space="preserve"> e uma tensão abaixo dos 3V. Para calcular o melhor </w:t>
      </w:r>
      <w:r>
        <w:rPr>
          <w:color w:val="000000"/>
        </w:rPr>
        <w:lastRenderedPageBreak/>
        <w:t xml:space="preserve">resistor para seu circuito, deve-se buscar o </w:t>
      </w:r>
      <w:proofErr w:type="spellStart"/>
      <w:r>
        <w:rPr>
          <w:color w:val="000000"/>
        </w:rPr>
        <w:t>datasheet</w:t>
      </w:r>
      <w:proofErr w:type="spellEnd"/>
      <w:r>
        <w:rPr>
          <w:color w:val="000000"/>
        </w:rPr>
        <w:t xml:space="preserve"> do</w:t>
      </w:r>
      <w:r w:rsidR="00170C77">
        <w:rPr>
          <w:color w:val="000000"/>
        </w:rPr>
        <w:t xml:space="preserve"> </w:t>
      </w:r>
      <w:r w:rsidR="005C6C4A">
        <w:rPr>
          <w:color w:val="000000"/>
        </w:rPr>
        <w:t>LED</w:t>
      </w:r>
      <w:r w:rsidR="00170C77">
        <w:rPr>
          <w:color w:val="000000"/>
        </w:rPr>
        <w:t xml:space="preserve"> e verificar a corrente e tensão nominais dele. Com esses dados em mãos, </w:t>
      </w:r>
      <w:r w:rsidR="00081754">
        <w:rPr>
          <w:color w:val="000000"/>
        </w:rPr>
        <w:t xml:space="preserve">aplica-se </w:t>
      </w:r>
      <w:r w:rsidR="00170C77">
        <w:rPr>
          <w:color w:val="000000"/>
        </w:rPr>
        <w:t>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6011F671"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 xml:space="preserve"> </w:t>
      </w:r>
      <w:r w:rsidR="00000343">
        <w:rPr>
          <w:color w:val="000000"/>
        </w:rPr>
        <w:tab/>
      </w:r>
      <w:r w:rsidR="00CA7AA5">
        <w:rPr>
          <w:color w:val="000000"/>
        </w:rPr>
        <w:t xml:space="preserve">Em que </w:t>
      </w:r>
      <w:r>
        <w:rPr>
          <w:color w:val="000000"/>
        </w:rPr>
        <w:t xml:space="preserve">R é o valor da resistência que deve ser usada; </w:t>
      </w:r>
      <w:proofErr w:type="spellStart"/>
      <w:r>
        <w:rPr>
          <w:color w:val="000000"/>
        </w:rPr>
        <w:t>V</w:t>
      </w:r>
      <w:r>
        <w:rPr>
          <w:color w:val="000000"/>
          <w:vertAlign w:val="subscript"/>
        </w:rPr>
        <w:t>s</w:t>
      </w:r>
      <w:proofErr w:type="spellEnd"/>
      <w:r>
        <w:rPr>
          <w:color w:val="000000"/>
        </w:rPr>
        <w:t xml:space="preserve"> é a voltagem fornecida</w:t>
      </w:r>
      <w:r w:rsidR="00806C81">
        <w:rPr>
          <w:color w:val="000000"/>
        </w:rPr>
        <w:t xml:space="preserve"> </w:t>
      </w:r>
      <w:r>
        <w:rPr>
          <w:color w:val="000000"/>
        </w:rPr>
        <w:t xml:space="preserve">(no caso os 5V do </w:t>
      </w:r>
      <w:r w:rsidR="00CA7AA5">
        <w:rPr>
          <w:color w:val="000000"/>
        </w:rPr>
        <w:t>Arduino</w:t>
      </w:r>
      <w:r>
        <w:rPr>
          <w:color w:val="000000"/>
        </w:rPr>
        <w:t xml:space="preserve">); </w:t>
      </w:r>
      <w:proofErr w:type="spellStart"/>
      <w:r>
        <w:rPr>
          <w:color w:val="000000"/>
        </w:rPr>
        <w:t>V</w:t>
      </w:r>
      <w:r>
        <w:rPr>
          <w:color w:val="000000"/>
          <w:vertAlign w:val="subscript"/>
        </w:rPr>
        <w:t>l</w:t>
      </w:r>
      <w:proofErr w:type="spellEnd"/>
      <w:r>
        <w:rPr>
          <w:color w:val="000000"/>
        </w:rPr>
        <w:t xml:space="preserve"> é a voltagem nominal do </w:t>
      </w:r>
      <w:r w:rsidR="00CA7AA5">
        <w:rPr>
          <w:color w:val="000000"/>
        </w:rPr>
        <w:t>LED</w:t>
      </w:r>
      <w:r>
        <w:rPr>
          <w:color w:val="000000"/>
        </w:rPr>
        <w:t xml:space="preserve">; e i é a corrente nominal do </w:t>
      </w:r>
      <w:r w:rsidR="00CA7AA5">
        <w:rPr>
          <w:color w:val="000000"/>
        </w:rPr>
        <w:t>LED</w:t>
      </w:r>
      <w:r>
        <w:rPr>
          <w:color w:val="000000"/>
        </w:rPr>
        <w:t>.</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w:t>
      </w:r>
      <w:proofErr w:type="spellStart"/>
      <w:r>
        <w:rPr>
          <w:color w:val="000000"/>
        </w:rPr>
        <w:t>datasheet</w:t>
      </w:r>
      <w:proofErr w:type="spellEnd"/>
      <w:r>
        <w:rPr>
          <w:color w:val="000000"/>
        </w:rPr>
        <w:t xml:space="preserve">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rFonts w:ascii="Times New Roman" w:eastAsia="Times New Roman" w:hAnsi="Times New Roman" w:cs="Times New Roman"/>
          <w:b/>
          <w:vanish/>
          <w:color w:val="000000"/>
          <w:sz w:val="32"/>
          <w:szCs w:val="32"/>
        </w:rPr>
      </w:pPr>
    </w:p>
    <w:p w14:paraId="226817D9" w14:textId="0E43E533" w:rsidR="004A7414" w:rsidRPr="00B3171B" w:rsidRDefault="004A7414" w:rsidP="00B3171B">
      <w:pPr>
        <w:pStyle w:val="NormalWeb"/>
        <w:numPr>
          <w:ilvl w:val="1"/>
          <w:numId w:val="62"/>
        </w:numPr>
        <w:shd w:val="clear" w:color="auto" w:fill="FFFFFF"/>
        <w:spacing w:before="0" w:beforeAutospacing="0" w:after="160" w:afterAutospacing="0"/>
        <w:ind w:left="851" w:hanging="574"/>
        <w:jc w:val="both"/>
        <w:rPr>
          <w:b/>
          <w:color w:val="000000"/>
          <w:sz w:val="32"/>
          <w:szCs w:val="32"/>
        </w:rPr>
      </w:pPr>
      <w:r>
        <w:rPr>
          <w:b/>
          <w:color w:val="000000"/>
          <w:sz w:val="32"/>
          <w:szCs w:val="32"/>
          <w:u w:val="single"/>
        </w:rPr>
        <w:t>Ligar luz com botão</w:t>
      </w:r>
    </w:p>
    <w:p w14:paraId="0A1EB573" w14:textId="3CD9E520" w:rsidR="004A7414" w:rsidRDefault="004A7414" w:rsidP="00B3171B">
      <w:pPr>
        <w:pStyle w:val="NormalWeb"/>
        <w:shd w:val="clear" w:color="auto" w:fill="FFFFFF"/>
        <w:spacing w:before="0" w:beforeAutospacing="0" w:after="160" w:afterAutospacing="0"/>
        <w:ind w:firstLine="360"/>
        <w:jc w:val="both"/>
        <w:rPr>
          <w:color w:val="000000"/>
        </w:rPr>
      </w:pPr>
      <w:r>
        <w:rPr>
          <w:color w:val="000000"/>
        </w:rPr>
        <w:t xml:space="preserve">Neste projeto vamos utilizar um botão </w:t>
      </w:r>
      <w:r w:rsidR="00806C81">
        <w:rPr>
          <w:color w:val="000000"/>
        </w:rPr>
        <w:t>para</w:t>
      </w:r>
      <w:r>
        <w:rPr>
          <w:color w:val="000000"/>
        </w:rPr>
        <w:t xml:space="preserve"> controlar o </w:t>
      </w:r>
      <w:r w:rsidR="003759F0">
        <w:rPr>
          <w:color w:val="000000"/>
        </w:rPr>
        <w:t>LED</w:t>
      </w:r>
      <w:r>
        <w:rPr>
          <w:color w:val="000000"/>
        </w:rPr>
        <w:t xml:space="preserve"> do último projeto. Durante o desenvolvimento desse projeto vamos aprender como utilizar entradas digitais no </w:t>
      </w:r>
      <w:r w:rsidR="00186A2C">
        <w:rPr>
          <w:color w:val="000000"/>
        </w:rPr>
        <w:t>Arduino</w:t>
      </w:r>
      <w:r>
        <w:rPr>
          <w:color w:val="000000"/>
        </w:rPr>
        <w:t xml:space="preserve"> com resistores </w:t>
      </w:r>
      <w:proofErr w:type="spellStart"/>
      <w:r w:rsidRPr="00B3171B">
        <w:rPr>
          <w:i/>
          <w:color w:val="000000"/>
        </w:rPr>
        <w:t>pull-down</w:t>
      </w:r>
      <w:proofErr w:type="spellEnd"/>
      <w:r>
        <w:rPr>
          <w:i/>
          <w:color w:val="000000"/>
        </w:rPr>
        <w:t xml:space="preserve"> </w:t>
      </w:r>
      <w:r>
        <w:rPr>
          <w:color w:val="000000"/>
        </w:rPr>
        <w:t xml:space="preserve">externos e </w:t>
      </w:r>
      <w:proofErr w:type="spellStart"/>
      <w:r>
        <w:rPr>
          <w:i/>
          <w:color w:val="000000"/>
        </w:rPr>
        <w:t>pull-up</w:t>
      </w:r>
      <w:proofErr w:type="spellEnd"/>
      <w:r>
        <w:rPr>
          <w:color w:val="000000"/>
        </w:rPr>
        <w:t xml:space="preserve"> internos. As entradas digitais são aquelas que possuem apenas dois valores, Ligada ou Desligada. Para desenvolver esse projeto você precisará de:</w:t>
      </w:r>
    </w:p>
    <w:p w14:paraId="5DBC92D1" w14:textId="3057E7D0" w:rsidR="004A7414" w:rsidRDefault="004A7414" w:rsidP="00B3171B">
      <w:pPr>
        <w:pStyle w:val="NormalWeb"/>
        <w:numPr>
          <w:ilvl w:val="0"/>
          <w:numId w:val="63"/>
        </w:numPr>
        <w:shd w:val="clear" w:color="auto" w:fill="FFFFFF"/>
        <w:spacing w:before="0" w:beforeAutospacing="0" w:after="160" w:afterAutospacing="0"/>
        <w:jc w:val="both"/>
        <w:rPr>
          <w:color w:val="000000"/>
        </w:rPr>
      </w:pPr>
      <w:proofErr w:type="spellStart"/>
      <w:r>
        <w:rPr>
          <w:color w:val="000000"/>
        </w:rPr>
        <w:t>Protoboard</w:t>
      </w:r>
      <w:proofErr w:type="spellEnd"/>
    </w:p>
    <w:p w14:paraId="3764D0DC" w14:textId="0C235CA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LED</w:t>
      </w:r>
    </w:p>
    <w:p w14:paraId="43A5E255" w14:textId="01D341B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470 ohms</w:t>
      </w:r>
    </w:p>
    <w:p w14:paraId="208C71F5" w14:textId="380BE655"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Resistor de 1K ohm</w:t>
      </w:r>
    </w:p>
    <w:p w14:paraId="3B9016A2" w14:textId="0E37D87E" w:rsidR="004A7414" w:rsidRDefault="004A7414" w:rsidP="00B3171B">
      <w:pPr>
        <w:pStyle w:val="NormalWeb"/>
        <w:numPr>
          <w:ilvl w:val="0"/>
          <w:numId w:val="63"/>
        </w:numPr>
        <w:shd w:val="clear" w:color="auto" w:fill="FFFFFF"/>
        <w:spacing w:before="0" w:beforeAutospacing="0" w:after="160" w:afterAutospacing="0"/>
        <w:jc w:val="both"/>
        <w:rPr>
          <w:color w:val="000000"/>
        </w:rPr>
      </w:pPr>
      <w:r>
        <w:rPr>
          <w:color w:val="000000"/>
        </w:rPr>
        <w:t>Botão</w:t>
      </w:r>
      <w:r w:rsidR="00806C81">
        <w:rPr>
          <w:color w:val="000000"/>
        </w:rPr>
        <w:t xml:space="preserve"> </w:t>
      </w:r>
      <w:r>
        <w:rPr>
          <w:color w:val="000000"/>
        </w:rPr>
        <w:t>(Interruptor tátil)</w:t>
      </w:r>
    </w:p>
    <w:p w14:paraId="6D702A11" w14:textId="4183463C" w:rsidR="004A7414" w:rsidRPr="00000343" w:rsidRDefault="00624DED">
      <w:pPr>
        <w:pStyle w:val="NormalWeb"/>
        <w:shd w:val="clear" w:color="auto" w:fill="FFFFFF"/>
        <w:spacing w:before="0" w:beforeAutospacing="0" w:after="160" w:afterAutospacing="0"/>
        <w:jc w:val="both"/>
        <w:rPr>
          <w:color w:val="000000"/>
        </w:rPr>
      </w:pPr>
      <w:r w:rsidRPr="00000343">
        <w:rPr>
          <w:b/>
          <w:color w:val="000000"/>
          <w:u w:val="single"/>
        </w:rPr>
        <w:t>Montando o</w:t>
      </w:r>
      <w:r w:rsidR="00000343">
        <w:rPr>
          <w:b/>
          <w:color w:val="000000"/>
          <w:u w:val="single"/>
        </w:rPr>
        <w:t xml:space="preserve"> hardware</w:t>
      </w:r>
      <w:r w:rsidR="007448D6" w:rsidRPr="00000343">
        <w:rPr>
          <w:color w:val="000000"/>
        </w:rPr>
        <w:t xml:space="preserve"> </w:t>
      </w:r>
    </w:p>
    <w:p w14:paraId="3806A133" w14:textId="3037F65B" w:rsidR="00125819" w:rsidRDefault="00624DED" w:rsidP="00125819">
      <w:pPr>
        <w:pStyle w:val="NormalWeb"/>
        <w:shd w:val="clear" w:color="auto" w:fill="FFFFFF"/>
        <w:spacing w:before="0" w:beforeAutospacing="0" w:after="160" w:afterAutospacing="0"/>
        <w:ind w:firstLine="720"/>
        <w:jc w:val="both"/>
        <w:rPr>
          <w:strike/>
          <w:color w:val="C00000"/>
        </w:rPr>
      </w:pPr>
      <w:r>
        <w:rPr>
          <w:color w:val="000000"/>
        </w:rPr>
        <w:t xml:space="preserve">Com o seu </w:t>
      </w:r>
      <w:r w:rsidR="001447E3">
        <w:rPr>
          <w:color w:val="000000"/>
        </w:rPr>
        <w:t>Arduino</w:t>
      </w:r>
      <w:r>
        <w:rPr>
          <w:color w:val="000000"/>
        </w:rPr>
        <w:t xml:space="preserve"> desconectado,</w:t>
      </w:r>
      <w:r w:rsidR="00B30890">
        <w:rPr>
          <w:color w:val="000000"/>
        </w:rPr>
        <w:t xml:space="preserve"> monte</w:t>
      </w:r>
      <w:r w:rsidR="00C5480A">
        <w:rPr>
          <w:color w:val="000000"/>
        </w:rPr>
        <w:t xml:space="preserve"> </w:t>
      </w:r>
      <w:r>
        <w:rPr>
          <w:color w:val="000000"/>
        </w:rPr>
        <w:t>o circuito mostrado abaixo</w:t>
      </w:r>
      <w:r w:rsidR="00626B47">
        <w:rPr>
          <w:color w:val="000000"/>
        </w:rPr>
        <w:t>:</w:t>
      </w:r>
      <w:ins w:id="15" w:author="Mateus Berardo de Souza Terra" w:date="2016-02-09T11:42:00Z">
        <w:r>
          <w:rPr>
            <w:color w:val="000000"/>
          </w:rPr>
          <w:t xml:space="preserve"> </w:t>
        </w:r>
      </w:ins>
    </w:p>
    <w:p w14:paraId="4DE9E2E6" w14:textId="663243A8" w:rsidR="00626B47" w:rsidRDefault="00A87296" w:rsidP="00125819">
      <w:pPr>
        <w:pStyle w:val="NormalWeb"/>
        <w:shd w:val="clear" w:color="auto" w:fill="FFFFFF"/>
        <w:spacing w:before="0" w:beforeAutospacing="0" w:after="160" w:afterAutospacing="0"/>
        <w:ind w:firstLine="720"/>
        <w:jc w:val="both"/>
        <w:rPr>
          <w:color w:val="000000"/>
        </w:rPr>
      </w:pPr>
      <w:r>
        <w:rPr>
          <w:color w:val="000000" w:themeColor="text1"/>
        </w:rPr>
        <w:t xml:space="preserve">Obs.: </w:t>
      </w:r>
      <w:r w:rsidR="005533D5">
        <w:rPr>
          <w:color w:val="000000" w:themeColor="text1"/>
        </w:rPr>
        <w:t>nunca</w:t>
      </w:r>
      <w:r w:rsidR="003F5D34">
        <w:rPr>
          <w:color w:val="000000" w:themeColor="text1"/>
        </w:rPr>
        <w:t xml:space="preserve"> monte seus circuitos com o seu Arduino conectado/ligado.</w:t>
      </w:r>
    </w:p>
    <w:p w14:paraId="4DCDDDC0" w14:textId="7A207C00" w:rsidR="00624DED" w:rsidRDefault="001D7DCF">
      <w:pPr>
        <w:pStyle w:val="NormalWeb"/>
        <w:shd w:val="clear" w:color="auto" w:fill="FFFFFF"/>
        <w:spacing w:before="0" w:beforeAutospacing="0" w:after="160" w:afterAutospacing="0"/>
        <w:jc w:val="both"/>
        <w:rPr>
          <w:ins w:id="16"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AD7401D"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w:t>
      </w:r>
      <w:r w:rsidR="00710484">
        <w:rPr>
          <w:color w:val="000000"/>
        </w:rPr>
        <w:t>Arduino</w:t>
      </w:r>
      <w:r>
        <w:rPr>
          <w:color w:val="000000"/>
        </w:rPr>
        <w:t xml:space="preserve">. Para montá-lo, utilizamos um resistor </w:t>
      </w:r>
      <w:proofErr w:type="spellStart"/>
      <w:r>
        <w:rPr>
          <w:i/>
          <w:color w:val="000000"/>
        </w:rPr>
        <w:t>pull-down</w:t>
      </w:r>
      <w:proofErr w:type="spellEnd"/>
      <w:r>
        <w:rPr>
          <w:color w:val="000000"/>
        </w:rPr>
        <w:t xml:space="preserve"> de 1k ohm. Os resistores </w:t>
      </w:r>
      <w:proofErr w:type="spellStart"/>
      <w:r>
        <w:rPr>
          <w:i/>
          <w:color w:val="000000"/>
        </w:rPr>
        <w:t>pull-down</w:t>
      </w:r>
      <w:proofErr w:type="spellEnd"/>
      <w:r>
        <w:rPr>
          <w:i/>
          <w:color w:val="000000"/>
        </w:rPr>
        <w:t xml:space="preserve"> </w:t>
      </w:r>
      <w:r>
        <w:rPr>
          <w:color w:val="000000"/>
        </w:rPr>
        <w:t xml:space="preserve">e </w:t>
      </w:r>
      <w:proofErr w:type="spellStart"/>
      <w:r>
        <w:rPr>
          <w:i/>
          <w:color w:val="000000"/>
        </w:rPr>
        <w:t>pull-up</w:t>
      </w:r>
      <w:proofErr w:type="spellEnd"/>
      <w:r>
        <w:rPr>
          <w:color w:val="000000"/>
        </w:rPr>
        <w:t xml:space="preserve"> são utilizados como filtros para as portas digitais do </w:t>
      </w:r>
      <w:r w:rsidR="00620BC2">
        <w:rPr>
          <w:color w:val="000000"/>
        </w:rPr>
        <w:t>Arduino</w:t>
      </w:r>
      <w:r>
        <w:rPr>
          <w:color w:val="000000"/>
        </w:rPr>
        <w:t xml:space="preserve">, para garantir que não leiam valores aleatórios. A diferença entre eles está no estado que eles mantêm na porta do </w:t>
      </w:r>
      <w:r w:rsidR="00620BC2">
        <w:rPr>
          <w:color w:val="000000"/>
        </w:rPr>
        <w:t>Arduino</w:t>
      </w:r>
      <w:r>
        <w:rPr>
          <w:color w:val="000000"/>
        </w:rPr>
        <w:t xml:space="preserve">. Resistores </w:t>
      </w:r>
      <w:proofErr w:type="spellStart"/>
      <w:r>
        <w:rPr>
          <w:i/>
          <w:color w:val="000000"/>
        </w:rPr>
        <w:t>pull-down</w:t>
      </w:r>
      <w:proofErr w:type="spellEnd"/>
      <w:r>
        <w:rPr>
          <w:color w:val="000000"/>
        </w:rPr>
        <w:t xml:space="preserve"> mantém valores baixos ou desligados enquanto o botão não for pressionado, pois conectam o </w:t>
      </w:r>
      <w:proofErr w:type="spellStart"/>
      <w:r>
        <w:rPr>
          <w:color w:val="000000"/>
        </w:rPr>
        <w:t>ground</w:t>
      </w:r>
      <w:proofErr w:type="spellEnd"/>
      <w:r>
        <w:rPr>
          <w:color w:val="000000"/>
        </w:rPr>
        <w:t xml:space="preserve"> (0V) à porta digital. Já os resistores </w:t>
      </w:r>
      <w:proofErr w:type="spellStart"/>
      <w:r>
        <w:rPr>
          <w:i/>
          <w:color w:val="000000"/>
        </w:rPr>
        <w:t>pull-up</w:t>
      </w:r>
      <w:proofErr w:type="spellEnd"/>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proofErr w:type="spellStart"/>
      <w:r>
        <w:rPr>
          <w:i/>
          <w:color w:val="000000"/>
        </w:rPr>
        <w:t>pull-up</w:t>
      </w:r>
      <w:proofErr w:type="spellEnd"/>
      <w:r>
        <w:rPr>
          <w:i/>
          <w:color w:val="000000"/>
        </w:rPr>
        <w:t xml:space="preserve">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17" w:author="Mateus Berardo de Souza Terra" w:date="2016-02-09T11:44:00Z"/>
          <w:b/>
          <w:color w:val="000000"/>
          <w:sz w:val="28"/>
          <w:szCs w:val="28"/>
          <w:u w:val="single"/>
        </w:rPr>
      </w:pPr>
      <w:ins w:id="18" w:author="Mateus Berardo de Souza Terra" w:date="2016-02-09T11:44:00Z">
        <w:r>
          <w:rPr>
            <w:b/>
            <w:color w:val="000000"/>
            <w:sz w:val="28"/>
            <w:szCs w:val="28"/>
            <w:u w:val="single"/>
          </w:rPr>
          <w:t>O Código</w:t>
        </w:r>
      </w:ins>
    </w:p>
    <w:p w14:paraId="6EBF2D09" w14:textId="09B6C740" w:rsidR="00624DED" w:rsidRDefault="00624DED">
      <w:pPr>
        <w:pStyle w:val="NormalWeb"/>
        <w:shd w:val="clear" w:color="auto" w:fill="FFFFFF"/>
        <w:spacing w:before="0" w:beforeAutospacing="0" w:after="160" w:afterAutospacing="0"/>
        <w:ind w:firstLine="720"/>
        <w:jc w:val="both"/>
        <w:rPr>
          <w:ins w:id="19" w:author="Mateus Berardo de Souza Terra" w:date="2016-02-09T11:45:00Z"/>
          <w:color w:val="000000"/>
        </w:rPr>
        <w:pPrChange w:id="20" w:author="Mateus Berardo de Souza Terra" w:date="2016-02-09T11:45:00Z">
          <w:pPr>
            <w:pStyle w:val="NormalWeb"/>
            <w:shd w:val="clear" w:color="auto" w:fill="FFFFFF"/>
            <w:spacing w:before="0" w:beforeAutospacing="0" w:after="160" w:afterAutospacing="0"/>
            <w:jc w:val="both"/>
          </w:pPr>
        </w:pPrChange>
      </w:pPr>
      <w:ins w:id="21" w:author="Mateus Berardo de Souza Terra" w:date="2016-02-09T11:44:00Z">
        <w:r>
          <w:rPr>
            <w:color w:val="000000"/>
          </w:rPr>
          <w:t>Abra a IDE do Brino e digite o código abaixo ou baixe</w:t>
        </w:r>
      </w:ins>
      <w:r w:rsidR="00617B61">
        <w:rPr>
          <w:color w:val="000000"/>
        </w:rPr>
        <w:t>-</w:t>
      </w:r>
      <w:r w:rsidR="008D7DC7">
        <w:rPr>
          <w:color w:val="000000"/>
        </w:rPr>
        <w:t>o</w:t>
      </w:r>
      <w:ins w:id="22" w:author="Mateus Berardo de Souza Terra" w:date="2016-02-09T11:44:00Z">
        <w:r>
          <w:rPr>
            <w:color w:val="000000"/>
          </w:rPr>
          <w:t xml:space="preserve"> da página do </w:t>
        </w:r>
        <w:proofErr w:type="spellStart"/>
        <w:r>
          <w:rPr>
            <w:color w:val="000000"/>
          </w:rPr>
          <w:t>github</w:t>
        </w:r>
        <w:proofErr w:type="spellEnd"/>
        <w:r>
          <w:rPr>
            <w:color w:val="000000"/>
          </w:rPr>
          <w:t xml:space="preserve"> da apostila</w:t>
        </w:r>
      </w:ins>
      <w:ins w:id="23"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4"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5" w:author="Mateus Berardo de Souza Terra" w:date="2016-02-09T11:46:00Z"/>
                <w:color w:val="000000"/>
              </w:rPr>
              <w:pPrChange w:id="26" w:author="Mateus Berardo de Souza Terra" w:date="2016-02-09T11:46:00Z">
                <w:pPr>
                  <w:pStyle w:val="NormalWeb"/>
                  <w:spacing w:before="0" w:beforeAutospacing="0" w:after="160" w:afterAutospacing="0"/>
                  <w:jc w:val="both"/>
                </w:pPr>
              </w:pPrChange>
            </w:pPr>
            <w:ins w:id="27" w:author="Mateus Berardo de Souza Terra" w:date="2016-02-09T11:45:00Z">
              <w:r>
                <w:rPr>
                  <w:color w:val="000000"/>
                </w:rPr>
                <w:t xml:space="preserve">//Projeto 2 </w:t>
              </w:r>
            </w:ins>
            <w:ins w:id="28" w:author="Mateus Berardo de Souza Terra" w:date="2016-02-09T11:46:00Z">
              <w:r>
                <w:rPr>
                  <w:color w:val="000000"/>
                </w:rPr>
                <w:t>–</w:t>
              </w:r>
            </w:ins>
            <w:ins w:id="29" w:author="Mateus Berardo de Souza Terra" w:date="2016-02-09T11:45:00Z">
              <w:r>
                <w:rPr>
                  <w:color w:val="000000"/>
                </w:rPr>
                <w:t xml:space="preserve"> </w:t>
              </w:r>
            </w:ins>
            <w:ins w:id="30"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31" w:author="Mateus Berardo de Souza Terra" w:date="2016-02-09T11:46:00Z"/>
                <w:color w:val="000000"/>
              </w:rPr>
              <w:pPrChange w:id="32"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 w:author="Mateus Berardo de Souza Terra" w:date="2016-02-09T11:46:00Z"/>
                <w:color w:val="000000"/>
              </w:rPr>
              <w:pPrChange w:id="34"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35" w:author="Mateus Berardo de Souza Terra" w:date="2016-02-09T11:46:00Z">
              <w:r w:rsidR="00624DED">
                <w:rPr>
                  <w:color w:val="000000"/>
                </w:rPr>
                <w:t>Numero</w:t>
              </w:r>
              <w:proofErr w:type="gramEnd"/>
              <w:r w:rsidR="00624DED">
                <w:rPr>
                  <w:color w:val="000000"/>
                </w:rPr>
                <w:t xml:space="preserve"> </w:t>
              </w:r>
              <w:proofErr w:type="spellStart"/>
              <w:r w:rsidR="00624DED">
                <w:rPr>
                  <w:color w:val="000000"/>
                </w:rPr>
                <w:t>pinoLed</w:t>
              </w:r>
              <w:proofErr w:type="spellEnd"/>
              <w:r w:rsidR="00624DED">
                <w:rPr>
                  <w:color w:val="000000"/>
                </w:rPr>
                <w:t xml:space="preserve"> = 13;</w:t>
              </w:r>
            </w:ins>
          </w:p>
          <w:p w14:paraId="3C66C74B" w14:textId="60332DC2" w:rsidR="00624DED" w:rsidRDefault="00352657">
            <w:pPr>
              <w:pStyle w:val="NormalWeb"/>
              <w:spacing w:before="0" w:beforeAutospacing="0" w:after="30" w:afterAutospacing="0"/>
              <w:jc w:val="both"/>
              <w:rPr>
                <w:color w:val="000000"/>
              </w:rPr>
              <w:pPrChange w:id="36"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37" w:author="Mateus Berardo de Souza Terra" w:date="2016-02-09T11:46:00Z">
              <w:r w:rsidR="00624DED">
                <w:rPr>
                  <w:color w:val="000000"/>
                </w:rPr>
                <w:t xml:space="preserve">Numero </w:t>
              </w:r>
            </w:ins>
            <w:ins w:id="38" w:author="Mateus Berardo de Souza Terra" w:date="2016-02-09T11:45:00Z">
              <w:r w:rsidR="00624DED">
                <w:rPr>
                  <w:color w:val="000000"/>
                </w:rPr>
                <w:t xml:space="preserve"> </w:t>
              </w:r>
            </w:ins>
            <w:proofErr w:type="spellStart"/>
            <w:ins w:id="39" w:author="Mateus Berardo de Souza Terra" w:date="2016-02-09T11:46:00Z">
              <w:r w:rsidR="00624DED">
                <w:rPr>
                  <w:color w:val="000000"/>
                </w:rPr>
                <w:t>botao</w:t>
              </w:r>
              <w:proofErr w:type="spellEnd"/>
              <w:proofErr w:type="gramEnd"/>
              <w:r w:rsidR="00624DED">
                <w:rPr>
                  <w:color w:val="000000"/>
                </w:rPr>
                <w:t xml:space="preserve"> = 2;</w:t>
              </w:r>
            </w:ins>
          </w:p>
          <w:p w14:paraId="684D22FF" w14:textId="77777777" w:rsidR="00624DED" w:rsidRDefault="00624DED">
            <w:pPr>
              <w:pStyle w:val="NormalWeb"/>
              <w:spacing w:before="0" w:beforeAutospacing="0" w:after="30" w:afterAutospacing="0"/>
              <w:jc w:val="both"/>
              <w:rPr>
                <w:ins w:id="40" w:author="Mateus Berardo de Souza Terra" w:date="2016-02-09T11:47:00Z"/>
                <w:color w:val="000000"/>
              </w:rPr>
              <w:pPrChange w:id="41"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42" w:author="Mateus Berardo de Souza Terra" w:date="2016-02-09T11:47:00Z"/>
                <w:color w:val="000000"/>
              </w:rPr>
              <w:pPrChange w:id="43" w:author="Mateus Berardo de Souza Terra" w:date="2016-02-09T11:46:00Z">
                <w:pPr>
                  <w:pStyle w:val="NormalWeb"/>
                  <w:spacing w:before="0" w:beforeAutospacing="0" w:after="160" w:afterAutospacing="0"/>
                  <w:jc w:val="both"/>
                </w:pPr>
              </w:pPrChange>
            </w:pPr>
            <w:proofErr w:type="spellStart"/>
            <w:proofErr w:type="gramStart"/>
            <w:ins w:id="44" w:author="Mateus Berardo de Souza Terra" w:date="2016-02-09T11:47:00Z">
              <w:r>
                <w:rPr>
                  <w:color w:val="000000"/>
                </w:rPr>
                <w:t>Configuracao</w:t>
              </w:r>
              <w:proofErr w:type="spellEnd"/>
              <w:r>
                <w:rPr>
                  <w:color w:val="000000"/>
                </w:rPr>
                <w:t>(</w:t>
              </w:r>
              <w:proofErr w:type="gramEnd"/>
              <w:r>
                <w:rPr>
                  <w:color w:val="000000"/>
                </w:rPr>
                <w:t>){</w:t>
              </w:r>
            </w:ins>
          </w:p>
          <w:p w14:paraId="427B5307" w14:textId="77777777" w:rsidR="00624DED" w:rsidRDefault="0073287A">
            <w:pPr>
              <w:pStyle w:val="NormalWeb"/>
              <w:spacing w:before="0" w:beforeAutospacing="0" w:after="30" w:afterAutospacing="0"/>
              <w:ind w:left="720"/>
              <w:jc w:val="both"/>
              <w:rPr>
                <w:ins w:id="45" w:author="Mateus Berardo de Souza Terra" w:date="2016-02-09T11:47:00Z"/>
                <w:color w:val="000000"/>
              </w:rPr>
              <w:pPrChange w:id="46" w:author="Mateus Berardo de Souza Terra" w:date="2016-02-09T11:47:00Z">
                <w:pPr>
                  <w:pStyle w:val="NormalWeb"/>
                  <w:spacing w:before="0" w:beforeAutospacing="0" w:after="160" w:afterAutospacing="0"/>
                  <w:jc w:val="both"/>
                </w:pPr>
              </w:pPrChange>
            </w:pPr>
            <w:proofErr w:type="spellStart"/>
            <w:ins w:id="47"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249B20E5" w14:textId="77777777" w:rsidR="0073287A" w:rsidRDefault="0073287A">
            <w:pPr>
              <w:pStyle w:val="NormalWeb"/>
              <w:spacing w:before="0" w:beforeAutospacing="0" w:after="30" w:afterAutospacing="0"/>
              <w:ind w:left="720"/>
              <w:jc w:val="both"/>
              <w:rPr>
                <w:color w:val="000000"/>
              </w:rPr>
              <w:pPrChange w:id="48" w:author="Mateus Berardo de Souza Terra" w:date="2016-02-09T11:47:00Z">
                <w:pPr>
                  <w:pStyle w:val="NormalWeb"/>
                  <w:spacing w:before="0" w:beforeAutospacing="0" w:after="160" w:afterAutospacing="0"/>
                  <w:jc w:val="both"/>
                </w:pPr>
              </w:pPrChange>
            </w:pPr>
            <w:proofErr w:type="spellStart"/>
            <w:ins w:id="49"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E</w:t>
              </w:r>
            </w:ins>
            <w:ins w:id="50"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41A9B240" w14:textId="304AFDA9" w:rsidR="0073287A" w:rsidRDefault="0073287A" w:rsidP="0073287A">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159669C2" w14:textId="77777777" w:rsidR="0073287A" w:rsidRDefault="0073287A" w:rsidP="0073287A">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Ligado){</w:t>
            </w:r>
          </w:p>
          <w:p w14:paraId="5E3ABC5B" w14:textId="77777777" w:rsidR="0073287A" w:rsidRDefault="0073287A" w:rsidP="0073287A">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40DA9FDA" w14:textId="77777777" w:rsidR="0073287A" w:rsidRDefault="0073287A" w:rsidP="0073287A">
            <w:pPr>
              <w:pStyle w:val="NormalWeb"/>
              <w:spacing w:before="0" w:beforeAutospacing="0" w:after="30" w:afterAutospacing="0"/>
              <w:ind w:left="1440"/>
              <w:jc w:val="both"/>
              <w:rPr>
                <w:color w:val="000000"/>
              </w:rPr>
            </w:pPr>
            <w:proofErr w:type="gramStart"/>
            <w:r>
              <w:rPr>
                <w:color w:val="000000"/>
              </w:rPr>
              <w:t>esperar(</w:t>
            </w:r>
            <w:proofErr w:type="gramEnd"/>
            <w:r>
              <w:rPr>
                <w:color w:val="000000"/>
              </w:rPr>
              <w:t>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689ADC04" w14:textId="4A93EEEC" w:rsidR="0073287A" w:rsidRPr="0073287A" w:rsidRDefault="0073287A" w:rsidP="0073287A">
            <w:pPr>
              <w:pStyle w:val="NormalWeb"/>
              <w:spacing w:before="0" w:beforeAutospacing="0" w:after="30" w:afterAutospacing="0"/>
              <w:jc w:val="both"/>
              <w:rPr>
                <w:ins w:id="51"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Constante Numero</w:t>
      </w:r>
      <w:proofErr w:type="gramEnd"/>
      <w:r>
        <w:rPr>
          <w:i/>
          <w:color w:val="000000"/>
        </w:rPr>
        <w:t xml:space="preserve"> </w:t>
      </w:r>
      <w:proofErr w:type="spellStart"/>
      <w:r>
        <w:rPr>
          <w:i/>
          <w:color w:val="000000"/>
        </w:rPr>
        <w:t>pinoLed</w:t>
      </w:r>
      <w:proofErr w:type="spellEnd"/>
      <w:r>
        <w:rPr>
          <w:i/>
          <w:color w:val="000000"/>
        </w:rPr>
        <w:t xml:space="preserve"> = 13;</w:t>
      </w:r>
    </w:p>
    <w:p w14:paraId="0EB67E62" w14:textId="5F5AD91C"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proofErr w:type="spellStart"/>
      <w:r w:rsidRPr="00352657">
        <w:rPr>
          <w:i/>
          <w:color w:val="000000"/>
        </w:rPr>
        <w:t>pinoLed</w:t>
      </w:r>
      <w:proofErr w:type="spellEnd"/>
      <w:r>
        <w:rPr>
          <w:color w:val="000000"/>
        </w:rPr>
        <w:t xml:space="preserve"> como uma constante, ou seja, avisamos para o </w:t>
      </w:r>
      <w:r w:rsidR="00643B4E">
        <w:rPr>
          <w:color w:val="000000"/>
        </w:rPr>
        <w:t>Arduino</w:t>
      </w:r>
      <w:r>
        <w:rPr>
          <w:color w:val="000000"/>
        </w:rPr>
        <w:t xml:space="preserve">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Pino.definirModo</w:t>
      </w:r>
      <w:proofErr w:type="spellEnd"/>
      <w:r>
        <w:rPr>
          <w:i/>
          <w:color w:val="000000"/>
        </w:rPr>
        <w:t xml:space="preserve">(botão, </w:t>
      </w:r>
      <w:r>
        <w:rPr>
          <w:b/>
          <w:i/>
          <w:color w:val="000000"/>
        </w:rPr>
        <w:t>Entrada</w:t>
      </w:r>
      <w:r>
        <w:rPr>
          <w:i/>
          <w:color w:val="000000"/>
        </w:rPr>
        <w:t>);</w:t>
      </w:r>
    </w:p>
    <w:p w14:paraId="0B9AA828" w14:textId="56C2F16A"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Nessa linha definimos que o nosso botão atuará como uma entrada e não como uma saída, dessa forma o </w:t>
      </w:r>
      <w:r w:rsidR="00643B4E">
        <w:rPr>
          <w:color w:val="000000"/>
        </w:rPr>
        <w:t>Arduino</w:t>
      </w:r>
      <w:r>
        <w:rPr>
          <w:color w:val="000000"/>
        </w:rPr>
        <w:t xml:space="preserve">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Numero</w:t>
      </w:r>
      <w:proofErr w:type="spellEnd"/>
      <w:r>
        <w:rPr>
          <w:i/>
          <w:color w:val="000000"/>
        </w:rPr>
        <w:t xml:space="preserve"> </w:t>
      </w:r>
      <w:proofErr w:type="spellStart"/>
      <w:r>
        <w:rPr>
          <w:i/>
          <w:color w:val="000000"/>
        </w:rPr>
        <w:t>estadoBotao</w:t>
      </w:r>
      <w:proofErr w:type="spellEnd"/>
      <w:r>
        <w:rPr>
          <w:i/>
          <w:color w:val="000000"/>
        </w:rPr>
        <w:t xml:space="preserve"> = </w:t>
      </w:r>
      <w:proofErr w:type="spellStart"/>
      <w:proofErr w:type="gramStart"/>
      <w:r>
        <w:rPr>
          <w:i/>
          <w:color w:val="000000"/>
        </w:rPr>
        <w:t>Pino.ler</w:t>
      </w:r>
      <w:proofErr w:type="spellEnd"/>
      <w:r>
        <w:rPr>
          <w:i/>
          <w:color w:val="000000"/>
        </w:rPr>
        <w:t>(</w:t>
      </w:r>
      <w:proofErr w:type="spellStart"/>
      <w:proofErr w:type="gramEnd"/>
      <w:r>
        <w:rPr>
          <w:i/>
          <w:color w:val="000000"/>
        </w:rPr>
        <w:t>Digital.botao</w:t>
      </w:r>
      <w:proofErr w:type="spellEnd"/>
      <w:r>
        <w:rPr>
          <w:i/>
          <w:color w:val="000000"/>
        </w:rPr>
        <w:t>);</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w:t>
      </w:r>
      <w:proofErr w:type="gramStart"/>
      <w:r>
        <w:rPr>
          <w:color w:val="000000"/>
        </w:rPr>
        <w:t xml:space="preserve">conjunto </w:t>
      </w:r>
      <w:r>
        <w:rPr>
          <w:i/>
          <w:color w:val="000000"/>
        </w:rPr>
        <w:t>Pino</w:t>
      </w:r>
      <w:proofErr w:type="gramEnd"/>
      <w:r>
        <w:rPr>
          <w:color w:val="000000"/>
        </w:rPr>
        <w:t xml:space="preserve"> podemos obter o valor da porta digital </w:t>
      </w:r>
      <w:proofErr w:type="spellStart"/>
      <w:r>
        <w:rPr>
          <w:i/>
          <w:color w:val="000000"/>
        </w:rPr>
        <w:t>botao</w:t>
      </w:r>
      <w:proofErr w:type="spellEnd"/>
      <w:r>
        <w:rPr>
          <w:i/>
          <w:color w:val="000000"/>
        </w:rPr>
        <w:t xml:space="preserve">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proofErr w:type="spellStart"/>
      <w:r>
        <w:rPr>
          <w:i/>
          <w:color w:val="000000"/>
        </w:rPr>
        <w:t>estadoBotao</w:t>
      </w:r>
      <w:proofErr w:type="spellEnd"/>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proofErr w:type="gramStart"/>
      <w:r>
        <w:rPr>
          <w:i/>
          <w:color w:val="000000"/>
        </w:rPr>
        <w:t>se</w:t>
      </w:r>
      <w:proofErr w:type="gramEnd"/>
      <w:r>
        <w:rPr>
          <w:i/>
          <w:color w:val="000000"/>
        </w:rPr>
        <w:t xml:space="preserve"> (</w:t>
      </w:r>
      <w:proofErr w:type="spellStart"/>
      <w:r>
        <w:rPr>
          <w:i/>
          <w:color w:val="000000"/>
        </w:rPr>
        <w:t>estadoBotao</w:t>
      </w:r>
      <w:proofErr w:type="spellEnd"/>
      <w:r>
        <w:rPr>
          <w:i/>
          <w:color w:val="000000"/>
        </w:rPr>
        <w:t xml:space="preserve">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4ADCCB2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w:t>
      </w:r>
      <w:r w:rsidR="001771E6">
        <w:rPr>
          <w:color w:val="000000"/>
        </w:rPr>
        <w:t>Arduino</w:t>
      </w:r>
      <w:r w:rsidR="00470F0A">
        <w:rPr>
          <w:color w:val="000000"/>
        </w:rPr>
        <w:t xml:space="preserve">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proofErr w:type="spellStart"/>
      <w:r>
        <w:rPr>
          <w:i/>
          <w:color w:val="000000"/>
        </w:rPr>
        <w:t>Pino.escrever</w:t>
      </w:r>
      <w:proofErr w:type="spellEnd"/>
      <w:r>
        <w:rPr>
          <w:i/>
          <w:color w:val="000000"/>
        </w:rPr>
        <w:t>(</w:t>
      </w:r>
      <w:proofErr w:type="spellStart"/>
      <w:r>
        <w:rPr>
          <w:i/>
          <w:color w:val="000000"/>
        </w:rPr>
        <w:t>Digital.pinoLed</w:t>
      </w:r>
      <w:proofErr w:type="spellEnd"/>
      <w:r>
        <w:rPr>
          <w:i/>
          <w:color w:val="000000"/>
        </w:rPr>
        <w:t>,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proofErr w:type="spellStart"/>
      <w:r>
        <w:rPr>
          <w:b/>
          <w:color w:val="000000"/>
        </w:rPr>
        <w:t>Pull-up</w:t>
      </w:r>
      <w:proofErr w:type="spellEnd"/>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w:t>
      </w:r>
      <w:proofErr w:type="spellStart"/>
      <w:r>
        <w:rPr>
          <w:color w:val="000000"/>
        </w:rPr>
        <w:t>pull-up</w:t>
      </w:r>
      <w:proofErr w:type="spellEnd"/>
      <w:r>
        <w:rPr>
          <w:color w:val="000000"/>
        </w:rPr>
        <w:t xml:space="preserve">. É possível utilizar o modo </w:t>
      </w:r>
      <w:proofErr w:type="spellStart"/>
      <w:r>
        <w:rPr>
          <w:i/>
          <w:color w:val="000000"/>
        </w:rPr>
        <w:t>Entrada_PULLUP</w:t>
      </w:r>
      <w:proofErr w:type="spellEnd"/>
      <w:r>
        <w:rPr>
          <w:i/>
          <w:color w:val="000000"/>
        </w:rPr>
        <w:t xml:space="preserve">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6"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52" w:author="Mateus Berardo de Souza Terra" w:date="2016-02-09T11:46:00Z"/>
                <w:color w:val="000000"/>
              </w:rPr>
              <w:pPrChange w:id="53" w:author="Mateus Berardo de Souza Terra" w:date="2016-02-09T11:46:00Z">
                <w:pPr>
                  <w:pStyle w:val="NormalWeb"/>
                  <w:spacing w:before="0" w:beforeAutospacing="0" w:after="160" w:afterAutospacing="0"/>
                  <w:jc w:val="both"/>
                </w:pPr>
              </w:pPrChange>
            </w:pPr>
            <w:ins w:id="54" w:author="Mateus Berardo de Souza Terra" w:date="2016-02-09T11:45:00Z">
              <w:r>
                <w:rPr>
                  <w:color w:val="000000"/>
                </w:rPr>
                <w:t>//Projeto 2</w:t>
              </w:r>
            </w:ins>
            <w:r>
              <w:rPr>
                <w:color w:val="000000"/>
              </w:rPr>
              <w:t>.1</w:t>
            </w:r>
            <w:ins w:id="55" w:author="Mateus Berardo de Souza Terra" w:date="2016-02-09T11:45:00Z">
              <w:r>
                <w:rPr>
                  <w:color w:val="000000"/>
                </w:rPr>
                <w:t xml:space="preserve"> </w:t>
              </w:r>
            </w:ins>
            <w:ins w:id="56" w:author="Mateus Berardo de Souza Terra" w:date="2016-02-09T11:46:00Z">
              <w:r>
                <w:rPr>
                  <w:color w:val="000000"/>
                </w:rPr>
                <w:t>–</w:t>
              </w:r>
            </w:ins>
            <w:ins w:id="57" w:author="Mateus Berardo de Souza Terra" w:date="2016-02-09T11:45:00Z">
              <w:r>
                <w:rPr>
                  <w:color w:val="000000"/>
                </w:rPr>
                <w:t xml:space="preserve"> </w:t>
              </w:r>
            </w:ins>
            <w:ins w:id="58" w:author="Mateus Berardo de Souza Terra" w:date="2016-02-09T11:46:00Z">
              <w:r>
                <w:rPr>
                  <w:color w:val="000000"/>
                </w:rPr>
                <w:t>Ligar luz com botão</w:t>
              </w:r>
            </w:ins>
            <w:r>
              <w:rPr>
                <w:color w:val="000000"/>
              </w:rPr>
              <w:t xml:space="preserve"> </w:t>
            </w:r>
            <w:proofErr w:type="spellStart"/>
            <w:r>
              <w:rPr>
                <w:color w:val="000000"/>
              </w:rPr>
              <w:t>pull-up</w:t>
            </w:r>
            <w:proofErr w:type="spellEnd"/>
          </w:p>
          <w:p w14:paraId="02533194" w14:textId="77777777" w:rsidR="00732EC2" w:rsidRDefault="00732EC2">
            <w:pPr>
              <w:pStyle w:val="NormalWeb"/>
              <w:spacing w:before="0" w:beforeAutospacing="0" w:after="30" w:afterAutospacing="0"/>
              <w:jc w:val="both"/>
              <w:rPr>
                <w:ins w:id="59" w:author="Mateus Berardo de Souza Terra" w:date="2016-02-09T11:46:00Z"/>
                <w:color w:val="000000"/>
              </w:rPr>
              <w:pPrChange w:id="60"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61" w:author="Mateus Berardo de Souza Terra" w:date="2016-02-09T11:46:00Z"/>
                <w:color w:val="000000"/>
              </w:rPr>
              <w:pPrChange w:id="62" w:author="Mateus Berardo de Souza Terra" w:date="2016-02-09T11:46:00Z">
                <w:pPr>
                  <w:pStyle w:val="NormalWeb"/>
                  <w:spacing w:before="0" w:beforeAutospacing="0" w:after="160" w:afterAutospacing="0"/>
                  <w:jc w:val="both"/>
                </w:pPr>
              </w:pPrChange>
            </w:pPr>
            <w:proofErr w:type="gramStart"/>
            <w:r>
              <w:rPr>
                <w:color w:val="000000"/>
              </w:rPr>
              <w:t xml:space="preserve">Constante </w:t>
            </w:r>
            <w:ins w:id="63" w:author="Mateus Berardo de Souza Terra" w:date="2016-02-09T11:46:00Z">
              <w:r>
                <w:rPr>
                  <w:color w:val="000000"/>
                </w:rPr>
                <w:t>Numero</w:t>
              </w:r>
              <w:proofErr w:type="gramEnd"/>
              <w:r>
                <w:rPr>
                  <w:color w:val="000000"/>
                </w:rPr>
                <w:t xml:space="preserve"> </w:t>
              </w:r>
              <w:proofErr w:type="spellStart"/>
              <w:r>
                <w:rPr>
                  <w:color w:val="000000"/>
                </w:rPr>
                <w:t>pinoLed</w:t>
              </w:r>
              <w:proofErr w:type="spellEnd"/>
              <w:r>
                <w:rPr>
                  <w:color w:val="000000"/>
                </w:rPr>
                <w:t xml:space="preserve"> = 13;</w:t>
              </w:r>
            </w:ins>
          </w:p>
          <w:p w14:paraId="6F089054" w14:textId="77777777" w:rsidR="00732EC2" w:rsidRDefault="00732EC2">
            <w:pPr>
              <w:pStyle w:val="NormalWeb"/>
              <w:spacing w:before="0" w:beforeAutospacing="0" w:after="30" w:afterAutospacing="0"/>
              <w:jc w:val="both"/>
              <w:rPr>
                <w:color w:val="000000"/>
              </w:rPr>
              <w:pPrChange w:id="64" w:author="Mateus Berardo de Souza Terra" w:date="2016-02-09T11:46:00Z">
                <w:pPr>
                  <w:pStyle w:val="NormalWeb"/>
                  <w:spacing w:before="0" w:beforeAutospacing="0" w:after="160" w:afterAutospacing="0"/>
                  <w:jc w:val="both"/>
                </w:pPr>
              </w:pPrChange>
            </w:pPr>
            <w:r>
              <w:rPr>
                <w:color w:val="000000"/>
              </w:rPr>
              <w:t xml:space="preserve">Constante </w:t>
            </w:r>
            <w:proofErr w:type="gramStart"/>
            <w:ins w:id="65" w:author="Mateus Berardo de Souza Terra" w:date="2016-02-09T11:46:00Z">
              <w:r>
                <w:rPr>
                  <w:color w:val="000000"/>
                </w:rPr>
                <w:t xml:space="preserve">Numero </w:t>
              </w:r>
            </w:ins>
            <w:ins w:id="66" w:author="Mateus Berardo de Souza Terra" w:date="2016-02-09T11:45:00Z">
              <w:r>
                <w:rPr>
                  <w:color w:val="000000"/>
                </w:rPr>
                <w:t xml:space="preserve"> </w:t>
              </w:r>
            </w:ins>
            <w:proofErr w:type="spellStart"/>
            <w:ins w:id="67" w:author="Mateus Berardo de Souza Terra" w:date="2016-02-09T11:46:00Z">
              <w:r>
                <w:rPr>
                  <w:color w:val="000000"/>
                </w:rPr>
                <w:t>botao</w:t>
              </w:r>
              <w:proofErr w:type="spellEnd"/>
              <w:proofErr w:type="gramEnd"/>
              <w:r>
                <w:rPr>
                  <w:color w:val="000000"/>
                </w:rPr>
                <w:t xml:space="preserve"> = 2;</w:t>
              </w:r>
            </w:ins>
          </w:p>
          <w:p w14:paraId="3695D808" w14:textId="77777777" w:rsidR="00732EC2" w:rsidRDefault="00732EC2">
            <w:pPr>
              <w:pStyle w:val="NormalWeb"/>
              <w:spacing w:before="0" w:beforeAutospacing="0" w:after="30" w:afterAutospacing="0"/>
              <w:jc w:val="both"/>
              <w:rPr>
                <w:ins w:id="68" w:author="Mateus Berardo de Souza Terra" w:date="2016-02-09T11:47:00Z"/>
                <w:color w:val="000000"/>
              </w:rPr>
              <w:pPrChange w:id="69"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70" w:author="Mateus Berardo de Souza Terra" w:date="2016-02-09T11:47:00Z"/>
                <w:color w:val="000000"/>
              </w:rPr>
              <w:pPrChange w:id="71" w:author="Mateus Berardo de Souza Terra" w:date="2016-02-09T11:46:00Z">
                <w:pPr>
                  <w:pStyle w:val="NormalWeb"/>
                  <w:spacing w:before="0" w:beforeAutospacing="0" w:after="160" w:afterAutospacing="0"/>
                  <w:jc w:val="both"/>
                </w:pPr>
              </w:pPrChange>
            </w:pPr>
            <w:proofErr w:type="spellStart"/>
            <w:proofErr w:type="gramStart"/>
            <w:ins w:id="72" w:author="Mateus Berardo de Souza Terra" w:date="2016-02-09T11:47:00Z">
              <w:r>
                <w:rPr>
                  <w:color w:val="000000"/>
                </w:rPr>
                <w:t>Configuracao</w:t>
              </w:r>
              <w:proofErr w:type="spellEnd"/>
              <w:r>
                <w:rPr>
                  <w:color w:val="000000"/>
                </w:rPr>
                <w:t>(</w:t>
              </w:r>
              <w:proofErr w:type="gramEnd"/>
              <w:r>
                <w:rPr>
                  <w:color w:val="000000"/>
                </w:rPr>
                <w:t>){</w:t>
              </w:r>
            </w:ins>
          </w:p>
          <w:p w14:paraId="2A3E58A5" w14:textId="77777777" w:rsidR="00732EC2" w:rsidRDefault="00732EC2">
            <w:pPr>
              <w:pStyle w:val="NormalWeb"/>
              <w:spacing w:before="0" w:beforeAutospacing="0" w:after="30" w:afterAutospacing="0"/>
              <w:ind w:left="720"/>
              <w:jc w:val="both"/>
              <w:rPr>
                <w:ins w:id="73" w:author="Mateus Berardo de Souza Terra" w:date="2016-02-09T11:47:00Z"/>
                <w:color w:val="000000"/>
              </w:rPr>
              <w:pPrChange w:id="74" w:author="Mateus Berardo de Souza Terra" w:date="2016-02-09T11:47:00Z">
                <w:pPr>
                  <w:pStyle w:val="NormalWeb"/>
                  <w:spacing w:before="0" w:beforeAutospacing="0" w:after="160" w:afterAutospacing="0"/>
                  <w:jc w:val="both"/>
                </w:pPr>
              </w:pPrChange>
            </w:pPr>
            <w:proofErr w:type="spellStart"/>
            <w:ins w:id="75" w:author="Mateus Berardo de Souza Terra" w:date="2016-02-09T11:47:00Z">
              <w:r>
                <w:rPr>
                  <w:color w:val="000000"/>
                </w:rPr>
                <w:t>Pino.definirModo</w:t>
              </w:r>
              <w:proofErr w:type="spellEnd"/>
              <w:r>
                <w:rPr>
                  <w:color w:val="000000"/>
                </w:rPr>
                <w:t>(</w:t>
              </w:r>
              <w:proofErr w:type="spellStart"/>
              <w:r>
                <w:rPr>
                  <w:color w:val="000000"/>
                </w:rPr>
                <w:t>pinoLed</w:t>
              </w:r>
              <w:proofErr w:type="spellEnd"/>
              <w:r>
                <w:rPr>
                  <w:color w:val="000000"/>
                </w:rPr>
                <w:t xml:space="preserve">, </w:t>
              </w:r>
              <w:proofErr w:type="spellStart"/>
              <w:r>
                <w:rPr>
                  <w:color w:val="000000"/>
                </w:rPr>
                <w:t>Saida</w:t>
              </w:r>
              <w:proofErr w:type="spellEnd"/>
              <w:r>
                <w:rPr>
                  <w:color w:val="000000"/>
                </w:rPr>
                <w:t>);</w:t>
              </w:r>
            </w:ins>
          </w:p>
          <w:p w14:paraId="34DB7F58" w14:textId="3F6D87BF" w:rsidR="00732EC2" w:rsidRDefault="00732EC2">
            <w:pPr>
              <w:pStyle w:val="NormalWeb"/>
              <w:spacing w:before="0" w:beforeAutospacing="0" w:after="30" w:afterAutospacing="0"/>
              <w:ind w:left="720"/>
              <w:jc w:val="both"/>
              <w:rPr>
                <w:color w:val="000000"/>
              </w:rPr>
              <w:pPrChange w:id="76" w:author="Mateus Berardo de Souza Terra" w:date="2016-02-09T11:47:00Z">
                <w:pPr>
                  <w:pStyle w:val="NormalWeb"/>
                  <w:spacing w:before="0" w:beforeAutospacing="0" w:after="160" w:afterAutospacing="0"/>
                  <w:jc w:val="both"/>
                </w:pPr>
              </w:pPrChange>
            </w:pPr>
            <w:proofErr w:type="spellStart"/>
            <w:ins w:id="77" w:author="Mateus Berardo de Souza Terra" w:date="2016-02-09T11:47:00Z">
              <w:r>
                <w:rPr>
                  <w:color w:val="000000"/>
                </w:rPr>
                <w:t>Pino.definirModo</w:t>
              </w:r>
              <w:proofErr w:type="spellEnd"/>
              <w:r>
                <w:rPr>
                  <w:color w:val="000000"/>
                </w:rPr>
                <w:t>(</w:t>
              </w:r>
              <w:proofErr w:type="spellStart"/>
              <w:r>
                <w:rPr>
                  <w:color w:val="000000"/>
                </w:rPr>
                <w:t>botao</w:t>
              </w:r>
              <w:proofErr w:type="spellEnd"/>
              <w:r>
                <w:rPr>
                  <w:color w:val="000000"/>
                </w:rPr>
                <w:t xml:space="preserve">, </w:t>
              </w:r>
              <w:proofErr w:type="spellStart"/>
              <w:r>
                <w:rPr>
                  <w:color w:val="000000"/>
                </w:rPr>
                <w:t>E</w:t>
              </w:r>
            </w:ins>
            <w:ins w:id="78" w:author="Mateus Berardo de Souza Terra" w:date="2016-02-09T11:48:00Z">
              <w:r>
                <w:rPr>
                  <w:color w:val="000000"/>
                </w:rPr>
                <w:t>ntrada</w:t>
              </w:r>
            </w:ins>
            <w:r>
              <w:rPr>
                <w:color w:val="000000"/>
              </w:rPr>
              <w:t>_PULLUP</w:t>
            </w:r>
            <w:proofErr w:type="spellEnd"/>
            <w:ins w:id="79"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proofErr w:type="gramStart"/>
            <w:r>
              <w:rPr>
                <w:color w:val="000000"/>
              </w:rPr>
              <w:t>Principal(</w:t>
            </w:r>
            <w:proofErr w:type="gramEnd"/>
            <w:r>
              <w:rPr>
                <w:color w:val="000000"/>
              </w:rPr>
              <w:t>){</w:t>
            </w:r>
          </w:p>
          <w:p w14:paraId="6D833DB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Numero</w:t>
            </w:r>
            <w:proofErr w:type="spellEnd"/>
            <w:r>
              <w:rPr>
                <w:color w:val="000000"/>
              </w:rPr>
              <w:t xml:space="preserve"> </w:t>
            </w:r>
            <w:proofErr w:type="spellStart"/>
            <w:r>
              <w:rPr>
                <w:color w:val="000000"/>
              </w:rPr>
              <w:t>estadoBotao</w:t>
            </w:r>
            <w:proofErr w:type="spellEnd"/>
            <w:r>
              <w:rPr>
                <w:color w:val="000000"/>
              </w:rPr>
              <w:t xml:space="preserve"> = </w:t>
            </w:r>
            <w:proofErr w:type="spellStart"/>
            <w:proofErr w:type="gramStart"/>
            <w:r>
              <w:rPr>
                <w:color w:val="000000"/>
              </w:rPr>
              <w:t>Pino.ler</w:t>
            </w:r>
            <w:proofErr w:type="spellEnd"/>
            <w:r>
              <w:rPr>
                <w:color w:val="000000"/>
              </w:rPr>
              <w:t>(</w:t>
            </w:r>
            <w:proofErr w:type="spellStart"/>
            <w:proofErr w:type="gramEnd"/>
            <w:r>
              <w:rPr>
                <w:color w:val="000000"/>
              </w:rPr>
              <w:t>Digital.botao</w:t>
            </w:r>
            <w:proofErr w:type="spellEnd"/>
            <w:r>
              <w:rPr>
                <w:color w:val="000000"/>
              </w:rPr>
              <w:t>);</w:t>
            </w:r>
          </w:p>
          <w:p w14:paraId="5EE3DAB1" w14:textId="3AB8BAD3" w:rsidR="00732EC2" w:rsidRDefault="00732EC2" w:rsidP="00732EC2">
            <w:pPr>
              <w:pStyle w:val="NormalWeb"/>
              <w:spacing w:before="0" w:beforeAutospacing="0" w:after="30" w:afterAutospacing="0"/>
              <w:ind w:left="720"/>
              <w:jc w:val="both"/>
              <w:rPr>
                <w:color w:val="000000"/>
              </w:rPr>
            </w:pPr>
            <w:proofErr w:type="gramStart"/>
            <w:r>
              <w:rPr>
                <w:color w:val="000000"/>
              </w:rPr>
              <w:t>se</w:t>
            </w:r>
            <w:proofErr w:type="gramEnd"/>
            <w:r>
              <w:rPr>
                <w:color w:val="000000"/>
              </w:rPr>
              <w:t xml:space="preserve"> (</w:t>
            </w:r>
            <w:proofErr w:type="spellStart"/>
            <w:r>
              <w:rPr>
                <w:color w:val="000000"/>
              </w:rPr>
              <w:t>estadoBotao</w:t>
            </w:r>
            <w:proofErr w:type="spellEnd"/>
            <w:r>
              <w:rPr>
                <w:color w:val="000000"/>
              </w:rPr>
              <w:t xml:space="preserve"> == Desligado){</w:t>
            </w:r>
          </w:p>
          <w:p w14:paraId="66499523" w14:textId="77777777" w:rsidR="00732EC2" w:rsidRDefault="00732EC2" w:rsidP="00732EC2">
            <w:pPr>
              <w:pStyle w:val="NormalWeb"/>
              <w:spacing w:before="0" w:beforeAutospacing="0" w:after="30" w:afterAutospacing="0"/>
              <w:ind w:left="144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proofErr w:type="gramStart"/>
            <w:r>
              <w:rPr>
                <w:color w:val="000000"/>
              </w:rPr>
              <w:t>esperar(</w:t>
            </w:r>
            <w:proofErr w:type="gramEnd"/>
            <w:r>
              <w:rPr>
                <w:color w:val="000000"/>
              </w:rPr>
              <w:t>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proofErr w:type="spellStart"/>
            <w:r>
              <w:rPr>
                <w:color w:val="000000"/>
              </w:rPr>
              <w:t>Pino.escrever</w:t>
            </w:r>
            <w:proofErr w:type="spellEnd"/>
            <w:r>
              <w:rPr>
                <w:color w:val="000000"/>
              </w:rPr>
              <w:t>(</w:t>
            </w:r>
            <w:proofErr w:type="spellStart"/>
            <w:r>
              <w:rPr>
                <w:color w:val="000000"/>
              </w:rPr>
              <w:t>Digital.pinoLed</w:t>
            </w:r>
            <w:proofErr w:type="spellEnd"/>
            <w:r>
              <w:rPr>
                <w:color w:val="000000"/>
              </w:rPr>
              <w:t>,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80"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81" w:author="Mateus Berardo de Souza Terra" w:date="2016-02-08T22:22:00Z"/>
          <w:b/>
          <w:color w:val="000000"/>
          <w:sz w:val="36"/>
          <w:szCs w:val="36"/>
          <w:u w:val="single"/>
        </w:rPr>
        <w:pPrChange w:id="82"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83" w:author="Mateus Berardo de Souza Terra" w:date="2016-02-08T22:22:00Z"/>
          <w:color w:val="000000"/>
        </w:rPr>
        <w:pPrChange w:id="84"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85"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86"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87"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88"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00A7DF0E" w:rsidR="006D32FE" w:rsidRPr="007D7E6F" w:rsidRDefault="00F724A3" w:rsidP="006D32FE">
      <w:pPr>
        <w:pStyle w:val="NormalWeb"/>
        <w:shd w:val="clear" w:color="auto" w:fill="FFFFFF"/>
        <w:spacing w:before="0" w:beforeAutospacing="0" w:after="160" w:afterAutospacing="0"/>
        <w:jc w:val="both"/>
        <w:rPr>
          <w:color w:val="000000"/>
        </w:rPr>
      </w:pPr>
      <w:r>
        <w:rPr>
          <w:color w:val="000000"/>
        </w:rPr>
        <w:t>Nesse cap</w:t>
      </w:r>
      <w:r w:rsidR="00507E45">
        <w:rPr>
          <w:color w:val="000000"/>
        </w:rPr>
        <w:t>í</w:t>
      </w:r>
      <w:r w:rsidR="006D32FE" w:rsidRPr="007D7E6F">
        <w:rPr>
          <w:color w:val="000000"/>
        </w:rPr>
        <w:t xml:space="preserve">tulo </w:t>
      </w:r>
      <w:r w:rsidR="008324AC" w:rsidRPr="007D7E6F">
        <w:rPr>
          <w:color w:val="000000"/>
        </w:rPr>
        <w:t>abordaremos</w:t>
      </w:r>
      <w:r w:rsidR="006D32FE"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89"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461A85FB" w:rsidR="00970BBB" w:rsidRPr="007D7E6F" w:rsidRDefault="0017119E" w:rsidP="00B3171B">
      <w:pPr>
        <w:pStyle w:val="NormalWeb"/>
        <w:numPr>
          <w:ilvl w:val="1"/>
          <w:numId w:val="44"/>
        </w:numPr>
        <w:shd w:val="clear" w:color="auto" w:fill="FFFFFF"/>
        <w:spacing w:before="0" w:beforeAutospacing="0" w:after="160" w:afterAutospacing="0"/>
        <w:jc w:val="both"/>
        <w:rPr>
          <w:b/>
          <w:color w:val="000000"/>
          <w:sz w:val="32"/>
          <w:szCs w:val="32"/>
        </w:rPr>
      </w:pPr>
      <w:r w:rsidRPr="007D7E6F">
        <w:rPr>
          <w:b/>
          <w:color w:val="000000"/>
          <w:sz w:val="32"/>
          <w:szCs w:val="32"/>
        </w:rPr>
        <w:t xml:space="preserve"> </w:t>
      </w:r>
      <w:r w:rsidR="00970BBB" w:rsidRPr="007D7E6F">
        <w:rPr>
          <w:b/>
          <w:color w:val="000000"/>
          <w:sz w:val="32"/>
          <w:szCs w:val="32"/>
        </w:rPr>
        <w:t>Variáveis:</w:t>
      </w:r>
      <w:r w:rsidRPr="007D7E6F">
        <w:rPr>
          <w:b/>
          <w:color w:val="000000"/>
          <w:sz w:val="32"/>
          <w:szCs w:val="32"/>
        </w:rPr>
        <w:t xml:space="preserve"> </w:t>
      </w:r>
    </w:p>
    <w:p w14:paraId="14162DAB" w14:textId="3EC47128"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Variáveis são muito usadas na programação</w:t>
      </w:r>
      <w:r w:rsidR="00507E45">
        <w:rPr>
          <w:color w:val="000000"/>
        </w:rPr>
        <w:t>,</w:t>
      </w:r>
      <w:r w:rsidRPr="007D7E6F">
        <w:rPr>
          <w:color w:val="000000"/>
        </w:rPr>
        <w:t xml:space="preserve"> pois elas são capazes de armazenar dados. Uma das formas mais simples de 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proofErr w:type="spellStart"/>
      <w:r w:rsidRPr="007D7E6F">
        <w:rPr>
          <w:i/>
          <w:color w:val="000000"/>
        </w:rPr>
        <w:t>pinoLED</w:t>
      </w:r>
      <w:proofErr w:type="spellEnd"/>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r w:rsidR="008D4450" w:rsidRPr="007D7E6F">
        <w:rPr>
          <w:color w:val="000000"/>
        </w:rPr>
        <w:t>,</w:t>
      </w:r>
      <w:r w:rsidR="002145E1" w:rsidRPr="007D7E6F">
        <w:rPr>
          <w:color w:val="000000"/>
        </w:rPr>
        <w:t xml:space="preserve"> sendo necessária apenas </w:t>
      </w:r>
      <w:r w:rsidR="00754C99">
        <w:rPr>
          <w:color w:val="000000"/>
        </w:rPr>
        <w:t xml:space="preserve">substituir o </w:t>
      </w:r>
      <w:r w:rsidR="002145E1" w:rsidRPr="007D7E6F">
        <w:rPr>
          <w:color w:val="000000"/>
        </w:rPr>
        <w:t>valor 13 pelo valor 8</w:t>
      </w:r>
      <w:r w:rsidR="00371103">
        <w:rPr>
          <w:color w:val="000000"/>
        </w:rPr>
        <w:t xml:space="preserve"> na declaração do valor da sua</w:t>
      </w:r>
      <w:r w:rsidR="00D02F94">
        <w:rPr>
          <w:color w:val="000000"/>
        </w:rPr>
        <w:t xml:space="preserve"> </w:t>
      </w:r>
      <w:r w:rsidR="0045170F">
        <w:rPr>
          <w:color w:val="000000"/>
        </w:rPr>
        <w:t>variável</w:t>
      </w:r>
      <w:r w:rsidR="002145E1" w:rsidRPr="007D7E6F">
        <w:rPr>
          <w:color w:val="000000"/>
        </w:rPr>
        <w:t>.</w:t>
      </w:r>
    </w:p>
    <w:p w14:paraId="2B122AE0" w14:textId="781861AC" w:rsidR="005C6334" w:rsidRPr="007D7E6F" w:rsidRDefault="002145E1" w:rsidP="00B30890">
      <w:pPr>
        <w:pStyle w:val="NormalWeb"/>
        <w:shd w:val="clear" w:color="auto" w:fill="FFFFFF"/>
        <w:spacing w:before="0" w:beforeAutospacing="0" w:after="160" w:afterAutospacing="0"/>
        <w:ind w:firstLine="720"/>
        <w:jc w:val="both"/>
        <w:rPr>
          <w:color w:val="000000"/>
        </w:rPr>
      </w:pPr>
      <w:r w:rsidRPr="007D7E6F">
        <w:rPr>
          <w:color w:val="000000"/>
        </w:rPr>
        <w:t>Esse exemplo poderia ser</w:t>
      </w:r>
      <w:r w:rsidR="00B30890">
        <w:rPr>
          <w:color w:val="000000"/>
        </w:rPr>
        <w:t xml:space="preserve"> aplicado no segmento a seguir:</w:t>
      </w: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60D03060" w14:textId="0093F008" w:rsidR="002145E1" w:rsidRPr="007D7E6F" w:rsidRDefault="00A97E5F" w:rsidP="00B30890">
            <w:pPr>
              <w:pStyle w:val="NormalWeb"/>
              <w:shd w:val="clear" w:color="auto" w:fill="FFFFFF"/>
              <w:spacing w:before="0" w:beforeAutospacing="0" w:after="30" w:afterAutospacing="0"/>
              <w:jc w:val="both"/>
              <w:rPr>
                <w:color w:val="000000"/>
              </w:rPr>
            </w:pPr>
            <w:proofErr w:type="spellStart"/>
            <w:r w:rsidRPr="007D7E6F">
              <w:rPr>
                <w:color w:val="000000"/>
              </w:rPr>
              <w:t>Numero</w:t>
            </w:r>
            <w:proofErr w:type="spellEnd"/>
            <w:r w:rsidRPr="007D7E6F">
              <w:rPr>
                <w:color w:val="000000"/>
              </w:rPr>
              <w:t xml:space="preserve"> </w:t>
            </w:r>
            <w:proofErr w:type="spellStart"/>
            <w:r w:rsidRPr="007D7E6F">
              <w:rPr>
                <w:color w:val="000000"/>
              </w:rPr>
              <w:t>pinoLED</w:t>
            </w:r>
            <w:proofErr w:type="spellEnd"/>
            <w:r w:rsidRPr="007D7E6F">
              <w:rPr>
                <w:color w:val="000000"/>
              </w:rPr>
              <w:t xml:space="preserve"> = </w:t>
            </w:r>
            <w:proofErr w:type="gramStart"/>
            <w:r w:rsidRPr="007D7E6F">
              <w:rPr>
                <w:color w:val="000000"/>
              </w:rPr>
              <w:t>13</w:t>
            </w:r>
            <w:ins w:id="90" w:author="Mateus Berardo de Souza Terra" w:date="2016-02-08T19:01:00Z">
              <w:r w:rsidR="008D4450" w:rsidRPr="007D7E6F">
                <w:rPr>
                  <w:color w:val="000000"/>
                </w:rPr>
                <w:t>;</w:t>
              </w:r>
            </w:ins>
            <w:r w:rsidRPr="007D7E6F">
              <w:rPr>
                <w:color w:val="000000"/>
              </w:rPr>
              <w:t xml:space="preserve">   </w:t>
            </w:r>
            <w:proofErr w:type="gramEnd"/>
            <w:r w:rsidRPr="007D7E6F">
              <w:rPr>
                <w:color w:val="000000"/>
              </w:rPr>
              <w:t xml:space="preserve">       &lt;= Aqui está a nossa variável!</w:t>
            </w:r>
          </w:p>
          <w:p w14:paraId="12257A3E" w14:textId="77777777" w:rsidR="00B30890" w:rsidRDefault="00B30890" w:rsidP="00B30890">
            <w:pPr>
              <w:pStyle w:val="NormalWeb"/>
              <w:shd w:val="clear" w:color="auto" w:fill="FFFFFF"/>
              <w:spacing w:before="0" w:beforeAutospacing="0" w:after="30" w:afterAutospacing="0"/>
              <w:jc w:val="both"/>
              <w:rPr>
                <w:color w:val="000000"/>
              </w:rPr>
            </w:pPr>
            <w:proofErr w:type="spellStart"/>
            <w:proofErr w:type="gramStart"/>
            <w:r>
              <w:rPr>
                <w:color w:val="000000"/>
              </w:rPr>
              <w:t>Configuracao</w:t>
            </w:r>
            <w:proofErr w:type="spellEnd"/>
            <w:r>
              <w:rPr>
                <w:color w:val="000000"/>
              </w:rPr>
              <w:t>(</w:t>
            </w:r>
            <w:proofErr w:type="gramEnd"/>
            <w:r>
              <w:rPr>
                <w:color w:val="000000"/>
              </w:rPr>
              <w:t>) {</w:t>
            </w:r>
          </w:p>
          <w:p w14:paraId="112B89AE" w14:textId="42CF4D74" w:rsidR="002145E1" w:rsidRPr="007D7E6F" w:rsidRDefault="00A97E5F" w:rsidP="00B30890">
            <w:pPr>
              <w:pStyle w:val="NormalWeb"/>
              <w:shd w:val="clear" w:color="auto" w:fill="FFFFFF"/>
              <w:spacing w:before="0" w:beforeAutospacing="0" w:after="30" w:afterAutospacing="0"/>
              <w:ind w:left="720"/>
              <w:jc w:val="both"/>
              <w:rPr>
                <w:color w:val="000000"/>
              </w:rPr>
            </w:pPr>
            <w:proofErr w:type="spellStart"/>
            <w:r w:rsidRPr="007D7E6F">
              <w:rPr>
                <w:color w:val="000000"/>
              </w:rPr>
              <w:t>Pino.definirModo</w:t>
            </w:r>
            <w:proofErr w:type="spellEnd"/>
            <w:r w:rsidRPr="007D7E6F">
              <w:rPr>
                <w:color w:val="000000"/>
              </w:rPr>
              <w:t>(</w:t>
            </w:r>
            <w:proofErr w:type="spellStart"/>
            <w:r w:rsidRPr="007D7E6F">
              <w:rPr>
                <w:color w:val="000000"/>
              </w:rPr>
              <w:t>pinoLED</w:t>
            </w:r>
            <w:proofErr w:type="spellEnd"/>
            <w:r w:rsidR="002145E1" w:rsidRPr="007D7E6F">
              <w:rPr>
                <w:color w:val="000000"/>
              </w:rPr>
              <w:t xml:space="preserve">, </w:t>
            </w:r>
            <w:proofErr w:type="spellStart"/>
            <w:r w:rsidR="002145E1" w:rsidRPr="007D7E6F">
              <w:rPr>
                <w:color w:val="000000"/>
              </w:rPr>
              <w:t>Saida</w:t>
            </w:r>
            <w:proofErr w:type="spellEnd"/>
            <w:r w:rsidR="002145E1" w:rsidRPr="007D7E6F">
              <w:rPr>
                <w:color w:val="000000"/>
              </w:rPr>
              <w:t>);</w:t>
            </w:r>
            <w:r w:rsidRPr="007D7E6F">
              <w:rPr>
                <w:color w:val="000000"/>
              </w:rPr>
              <w:t xml:space="preserve">     </w:t>
            </w:r>
          </w:p>
          <w:p w14:paraId="4E4D8265" w14:textId="77777777"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p w14:paraId="0E9040A6" w14:textId="77777777" w:rsidR="002145E1" w:rsidRPr="007D7E6F" w:rsidRDefault="002145E1" w:rsidP="00B30890">
            <w:pPr>
              <w:pStyle w:val="NormalWeb"/>
              <w:shd w:val="clear" w:color="auto" w:fill="FFFFFF"/>
              <w:spacing w:before="0" w:beforeAutospacing="0" w:after="30" w:afterAutospacing="0"/>
              <w:jc w:val="both"/>
              <w:rPr>
                <w:color w:val="000000"/>
              </w:rPr>
            </w:pPr>
            <w:proofErr w:type="gramStart"/>
            <w:r w:rsidRPr="007D7E6F">
              <w:rPr>
                <w:color w:val="000000"/>
              </w:rPr>
              <w:t>Principal(</w:t>
            </w:r>
            <w:proofErr w:type="gramEnd"/>
            <w:r w:rsidRPr="007D7E6F">
              <w:rPr>
                <w:color w:val="000000"/>
              </w:rPr>
              <w:t>) {</w:t>
            </w:r>
          </w:p>
          <w:p w14:paraId="4F0CDF9E" w14:textId="25DB2612" w:rsidR="002145E1" w:rsidRPr="007D7E6F"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Pino.ligar</w:t>
            </w:r>
            <w:proofErr w:type="spellEnd"/>
            <w:r w:rsidRPr="007D7E6F">
              <w:rPr>
                <w:color w:val="000000"/>
              </w:rPr>
              <w:t>(</w:t>
            </w:r>
            <w:proofErr w:type="spellStart"/>
            <w:ins w:id="91" w:author="Mateus Berardo de Souza Terra" w:date="2016-02-08T19:01: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63504C97"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11A73C84" w14:textId="23E27E9D" w:rsidR="00B30890" w:rsidRDefault="00A97E5F" w:rsidP="00B30890">
            <w:pPr>
              <w:pStyle w:val="NormalWeb"/>
              <w:shd w:val="clear" w:color="auto" w:fill="FFFFFF"/>
              <w:spacing w:before="0" w:beforeAutospacing="0" w:after="30" w:afterAutospacing="0"/>
              <w:ind w:left="360"/>
              <w:jc w:val="both"/>
              <w:rPr>
                <w:color w:val="000000"/>
              </w:rPr>
            </w:pPr>
            <w:proofErr w:type="spellStart"/>
            <w:r w:rsidRPr="007D7E6F">
              <w:rPr>
                <w:color w:val="000000"/>
              </w:rPr>
              <w:t>Pino.desligar</w:t>
            </w:r>
            <w:proofErr w:type="spellEnd"/>
            <w:r w:rsidRPr="007D7E6F">
              <w:rPr>
                <w:color w:val="000000"/>
              </w:rPr>
              <w:t>(</w:t>
            </w:r>
            <w:proofErr w:type="spellStart"/>
            <w:ins w:id="92" w:author="Mateus Berardo de Souza Terra" w:date="2016-02-08T19:02:00Z">
              <w:r w:rsidR="008D4450" w:rsidRPr="007D7E6F">
                <w:rPr>
                  <w:color w:val="000000"/>
                </w:rPr>
                <w:t>Digital.</w:t>
              </w:r>
            </w:ins>
            <w:r w:rsidRPr="007D7E6F">
              <w:rPr>
                <w:color w:val="000000"/>
              </w:rPr>
              <w:t>pinoLED</w:t>
            </w:r>
            <w:proofErr w:type="spellEnd"/>
            <w:proofErr w:type="gramStart"/>
            <w:r w:rsidR="002145E1" w:rsidRPr="007D7E6F">
              <w:rPr>
                <w:color w:val="000000"/>
              </w:rPr>
              <w:t xml:space="preserve">);   </w:t>
            </w:r>
            <w:proofErr w:type="gramEnd"/>
            <w:r w:rsidR="002145E1" w:rsidRPr="007D7E6F">
              <w:rPr>
                <w:color w:val="000000"/>
              </w:rPr>
              <w:t xml:space="preserve">     </w:t>
            </w:r>
            <w:r w:rsidR="009D1FA1" w:rsidRPr="007D7E6F">
              <w:rPr>
                <w:color w:val="000000"/>
              </w:rPr>
              <w:t xml:space="preserve">       </w:t>
            </w:r>
            <w:r w:rsidR="002145E1" w:rsidRPr="007D7E6F">
              <w:rPr>
                <w:color w:val="000000"/>
              </w:rPr>
              <w:t>// desliga a porta digital apagando o LED</w:t>
            </w:r>
          </w:p>
          <w:p w14:paraId="5DD31E8B" w14:textId="188AFDD1" w:rsidR="002145E1" w:rsidRPr="007D7E6F" w:rsidRDefault="002145E1" w:rsidP="00B30890">
            <w:pPr>
              <w:pStyle w:val="NormalWeb"/>
              <w:shd w:val="clear" w:color="auto" w:fill="FFFFFF"/>
              <w:spacing w:before="0" w:beforeAutospacing="0" w:after="30" w:afterAutospacing="0"/>
              <w:ind w:left="360"/>
              <w:jc w:val="both"/>
              <w:rPr>
                <w:color w:val="000000"/>
              </w:rPr>
            </w:pPr>
            <w:proofErr w:type="gramStart"/>
            <w:r w:rsidRPr="007D7E6F">
              <w:rPr>
                <w:color w:val="000000"/>
              </w:rPr>
              <w:t>esperar(</w:t>
            </w:r>
            <w:proofErr w:type="gramEnd"/>
            <w:r w:rsidRPr="007D7E6F">
              <w:rPr>
                <w:color w:val="000000"/>
              </w:rPr>
              <w:t xml:space="preserve">1000);   </w:t>
            </w:r>
            <w:r w:rsidRPr="007D7E6F">
              <w:rPr>
                <w:color w:val="000000"/>
              </w:rPr>
              <w:tab/>
            </w:r>
            <w:r w:rsidRPr="007D7E6F">
              <w:rPr>
                <w:color w:val="000000"/>
              </w:rPr>
              <w:tab/>
            </w:r>
            <w:r w:rsidRPr="007D7E6F">
              <w:rPr>
                <w:color w:val="000000"/>
              </w:rPr>
              <w:tab/>
            </w:r>
            <w:r w:rsidR="00806C81">
              <w:rPr>
                <w:color w:val="000000"/>
              </w:rPr>
              <w:t xml:space="preserve">             </w:t>
            </w:r>
            <w:r w:rsidRPr="007D7E6F">
              <w:rPr>
                <w:color w:val="000000"/>
              </w:rPr>
              <w:t>// espera por um segundo</w:t>
            </w:r>
          </w:p>
          <w:p w14:paraId="605C10C8" w14:textId="5A67EDCE" w:rsidR="002145E1" w:rsidRPr="007D7E6F" w:rsidRDefault="002145E1" w:rsidP="00B30890">
            <w:pPr>
              <w:pStyle w:val="NormalWeb"/>
              <w:shd w:val="clear" w:color="auto" w:fill="FFFFFF"/>
              <w:spacing w:before="0" w:beforeAutospacing="0" w:after="30" w:afterAutospacing="0"/>
              <w:jc w:val="both"/>
              <w:rPr>
                <w:color w:val="000000"/>
              </w:rPr>
            </w:pPr>
            <w:r w:rsidRPr="007D7E6F">
              <w:rPr>
                <w:color w:val="000000"/>
              </w:rPr>
              <w:t>}</w:t>
            </w: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0AB895CF"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Variáveis</w:t>
      </w:r>
      <w:r w:rsidR="009E1979" w:rsidRPr="007D7E6F">
        <w:rPr>
          <w:color w:val="000000"/>
        </w:rPr>
        <w:t xml:space="preserve"> </w:t>
      </w:r>
      <w:r w:rsidR="003778BF">
        <w:rPr>
          <w:color w:val="000000"/>
        </w:rPr>
        <w:t>são divididas em</w:t>
      </w:r>
      <w:r w:rsidR="005F2EA3">
        <w:rPr>
          <w:color w:val="000000"/>
        </w:rPr>
        <w:t xml:space="preserve"> </w:t>
      </w:r>
      <w:r w:rsidR="00B30890">
        <w:rPr>
          <w:color w:val="000000"/>
        </w:rPr>
        <w:t>locais</w:t>
      </w:r>
      <w:r w:rsidR="009E1979" w:rsidRPr="007D7E6F">
        <w:rPr>
          <w:color w:val="000000"/>
        </w:rPr>
        <w:t xml:space="preserve"> </w:t>
      </w:r>
      <w:r w:rsidR="005F2EA3">
        <w:rPr>
          <w:color w:val="000000"/>
        </w:rPr>
        <w:t xml:space="preserve">e </w:t>
      </w:r>
      <w:r w:rsidR="009E1979" w:rsidRPr="007D7E6F">
        <w:rPr>
          <w:color w:val="000000"/>
        </w:rPr>
        <w:t xml:space="preserve">globais, dependendo da parte do código em que ela for declarada. </w:t>
      </w:r>
      <w:r w:rsidR="00AC39A2" w:rsidRPr="007D7E6F">
        <w:rPr>
          <w:color w:val="000000"/>
        </w:rPr>
        <w:t>As</w:t>
      </w:r>
      <w:r w:rsidR="009E1979" w:rsidRPr="007D7E6F">
        <w:rPr>
          <w:color w:val="000000"/>
        </w:rPr>
        <w:t xml:space="preserve"> locais são </w:t>
      </w:r>
      <w:r w:rsidR="00297356">
        <w:rPr>
          <w:color w:val="000000"/>
        </w:rPr>
        <w:t xml:space="preserve">aquelas </w:t>
      </w:r>
      <w:r w:rsidR="009E1979" w:rsidRPr="007D7E6F">
        <w:rPr>
          <w:color w:val="000000"/>
        </w:rPr>
        <w:t>declaradas dentro de uma função (</w:t>
      </w:r>
      <w:proofErr w:type="gramStart"/>
      <w:r w:rsidR="009E1979" w:rsidRPr="007D7E6F">
        <w:rPr>
          <w:color w:val="000000"/>
        </w:rPr>
        <w:t>Principal(</w:t>
      </w:r>
      <w:proofErr w:type="gramEnd"/>
      <w:r w:rsidR="009E1979" w:rsidRPr="007D7E6F">
        <w:rPr>
          <w:color w:val="000000"/>
        </w:rPr>
        <w:t xml:space="preserve">), para(), </w:t>
      </w:r>
      <w:proofErr w:type="spellStart"/>
      <w:r w:rsidR="009E1979" w:rsidRPr="007D7E6F">
        <w:rPr>
          <w:color w:val="000000"/>
        </w:rPr>
        <w:t>if</w:t>
      </w:r>
      <w:proofErr w:type="spellEnd"/>
      <w:r w:rsidR="009E1979" w:rsidRPr="007D7E6F">
        <w:rPr>
          <w:color w:val="000000"/>
        </w:rPr>
        <w:t>(), etc.)</w:t>
      </w:r>
      <w:r w:rsidR="00297356">
        <w:rPr>
          <w:color w:val="000000"/>
        </w:rPr>
        <w:t xml:space="preserve">, enquanto </w:t>
      </w:r>
      <w:r w:rsidRPr="007D7E6F">
        <w:rPr>
          <w:color w:val="000000"/>
        </w:rPr>
        <w:t>as</w:t>
      </w:r>
      <w:r w:rsidR="009E1979" w:rsidRPr="007D7E6F">
        <w:rPr>
          <w:color w:val="000000"/>
        </w:rPr>
        <w:t xml:space="preserve"> globais</w:t>
      </w:r>
      <w:r w:rsidRPr="007D7E6F">
        <w:rPr>
          <w:color w:val="000000"/>
        </w:rPr>
        <w:t xml:space="preserve"> são declaradas fora delas</w:t>
      </w:r>
      <w:r w:rsidR="009E1979" w:rsidRPr="007D7E6F">
        <w:rPr>
          <w:color w:val="000000"/>
        </w:rPr>
        <w:t xml:space="preserve">. </w:t>
      </w:r>
      <w:r w:rsidR="00B30890">
        <w:rPr>
          <w:color w:val="000000"/>
        </w:rPr>
        <w:t>V</w:t>
      </w:r>
      <w:r w:rsidR="009E1979" w:rsidRPr="007D7E6F">
        <w:rPr>
          <w:color w:val="000000"/>
        </w:rPr>
        <w:t>ariáveis locais só podem ser usadas dentro de suas funções</w:t>
      </w:r>
      <w:r w:rsidR="0091249D">
        <w:rPr>
          <w:color w:val="000000"/>
        </w:rPr>
        <w:t>, já</w:t>
      </w:r>
      <w:r w:rsidR="009E1979" w:rsidRPr="007D7E6F">
        <w:rPr>
          <w:color w:val="000000"/>
        </w:rPr>
        <w:t xml:space="preserve"> as globais podem ser usadas em qualquer parte do programa.</w:t>
      </w:r>
    </w:p>
    <w:p w14:paraId="73F4C32A" w14:textId="572B6DD7"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F26D3DF"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w:t>
      </w:r>
      <w:proofErr w:type="gramStart"/>
      <w:r w:rsidRPr="007D7E6F">
        <w:rPr>
          <w:color w:val="000000"/>
        </w:rPr>
        <w:t xml:space="preserve">tipo </w:t>
      </w:r>
      <w:r w:rsidR="007F69FA" w:rsidRPr="007D7E6F">
        <w:rPr>
          <w:color w:val="000000"/>
        </w:rPr>
        <w:t>Numero</w:t>
      </w:r>
      <w:proofErr w:type="gramEnd"/>
      <w:r w:rsidR="007F69FA" w:rsidRPr="007D7E6F">
        <w:rPr>
          <w:color w:val="000000"/>
        </w:rPr>
        <w:t xml:space="preserve"> (deve ser escrito dessa forma para ser entendido pelo compilador, sem acento e com letra maiúscula. Isso se aplica a diversas palavras que serão abordadas no capítulo</w:t>
      </w:r>
      <w:r w:rsidR="007F69FA" w:rsidRPr="00E64E0B">
        <w:rPr>
          <w:strike/>
          <w:color w:val="C00000"/>
        </w:rPr>
        <w:t>!</w:t>
      </w:r>
      <w:r w:rsidR="007F69FA" w:rsidRPr="007D7E6F">
        <w:rPr>
          <w:color w:val="000000"/>
        </w:rPr>
        <w:t>)</w:t>
      </w:r>
      <w:r w:rsidR="00B30890">
        <w:rPr>
          <w:color w:val="000000"/>
        </w:rPr>
        <w:t xml:space="preserve"> </w:t>
      </w:r>
      <w:proofErr w:type="gramStart"/>
      <w:r w:rsidR="00B30890">
        <w:rPr>
          <w:color w:val="000000"/>
        </w:rPr>
        <w:t>são</w:t>
      </w:r>
      <w:proofErr w:type="gramEnd"/>
      <w:r w:rsidR="00B30890">
        <w:rPr>
          <w:color w:val="000000"/>
        </w:rPr>
        <w:t xml:space="preserve"> muito usadas pois</w:t>
      </w:r>
      <w:r w:rsidRPr="007D7E6F">
        <w:rPr>
          <w:color w:val="000000"/>
        </w:rPr>
        <w:t xml:space="preserve"> são capazes de, como o próprio nome sugere, armazenar números inteiros entre</w:t>
      </w:r>
    </w:p>
    <w:p w14:paraId="02B9E28F" w14:textId="0D3CEB36"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EB481C">
        <w:rPr>
          <w:color w:val="000000"/>
        </w:rPr>
        <w:t xml:space="preserve"> a 32.767, ou seja, um nú</w:t>
      </w:r>
      <w:r w:rsidR="00A97E5F" w:rsidRPr="007D7E6F">
        <w:rPr>
          <w:color w:val="000000"/>
        </w:rPr>
        <w:t>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 xml:space="preserve">Ex.: Numero </w:t>
      </w:r>
      <w:proofErr w:type="spellStart"/>
      <w:r w:rsidRPr="007D7E6F">
        <w:rPr>
          <w:color w:val="000000"/>
        </w:rPr>
        <w:t>minhaVariavel</w:t>
      </w:r>
      <w:proofErr w:type="spellEnd"/>
      <w:r w:rsidRPr="007D7E6F">
        <w:rPr>
          <w:color w:val="000000"/>
        </w:rPr>
        <w:t xml:space="preserve">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NumeroDecimal</w:t>
      </w:r>
      <w:proofErr w:type="spellEnd"/>
      <w:r w:rsidRPr="007D7E6F">
        <w:rPr>
          <w:color w:val="000000"/>
        </w:rPr>
        <w:t>:</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Numero</w:t>
      </w:r>
      <w:r w:rsidR="00D15BF2" w:rsidRPr="007D7E6F">
        <w:rPr>
          <w:color w:val="000000"/>
        </w:rPr>
        <w:t>Decimal</w:t>
      </w:r>
      <w:proofErr w:type="spellEnd"/>
      <w:r w:rsidR="00D15BF2" w:rsidRPr="007D7E6F">
        <w:rPr>
          <w:color w:val="000000"/>
        </w:rPr>
        <w:t xml:space="preserve">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0DD2EB3"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w:t>
      </w:r>
      <w:proofErr w:type="gramStart"/>
      <w:r w:rsidR="00D5643C" w:rsidRPr="007D7E6F">
        <w:rPr>
          <w:color w:val="000000"/>
        </w:rPr>
        <w:t>comparada</w:t>
      </w:r>
      <w:proofErr w:type="gramEnd"/>
      <w:r w:rsidR="00D5643C" w:rsidRPr="007D7E6F">
        <w:rPr>
          <w:color w:val="000000"/>
        </w:rPr>
        <w:t xml:space="preserve"> a uma serie</w:t>
      </w:r>
      <w:r w:rsidR="00EC5F23" w:rsidRPr="007D7E6F">
        <w:rPr>
          <w:color w:val="000000"/>
        </w:rPr>
        <w:t xml:space="preserve"> de caracteres. Ela é usada para armazenar palavras e frases. Seu dado deve vir entre aspas </w:t>
      </w:r>
      <w:r w:rsidR="00B4777A" w:rsidRPr="007D7E6F">
        <w:rPr>
          <w:color w:val="000000"/>
        </w:rPr>
        <w:t>simples</w:t>
      </w:r>
      <w:r w:rsidR="001508B9">
        <w:rPr>
          <w:color w:val="000000"/>
        </w:rPr>
        <w:t xml:space="preserve"> ou duplas</w:t>
      </w:r>
      <w:r w:rsidR="00606AE5" w:rsidRPr="007D7E6F">
        <w:rPr>
          <w:color w:val="000000"/>
        </w:rPr>
        <w:t xml:space="preserve"> </w:t>
      </w:r>
      <w:r w:rsidR="00EC5F23" w:rsidRPr="007D7E6F">
        <w:rPr>
          <w:color w:val="000000"/>
        </w:rPr>
        <w:t>(</w:t>
      </w:r>
      <w:r w:rsidR="00B4777A" w:rsidRPr="007D7E6F">
        <w:rPr>
          <w:color w:val="000000"/>
        </w:rPr>
        <w:t>‘’</w:t>
      </w:r>
      <w:r w:rsidR="001508B9">
        <w:rPr>
          <w:color w:val="000000"/>
        </w:rPr>
        <w:t xml:space="preserve"> ou “”</w:t>
      </w:r>
      <w:r w:rsidR="00EC5F23" w:rsidRPr="007D7E6F">
        <w:rPr>
          <w:color w:val="000000"/>
        </w:rPr>
        <w:t>).</w:t>
      </w:r>
    </w:p>
    <w:p w14:paraId="2246A7B3" w14:textId="11E9E209"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w:t>
      </w:r>
      <w:proofErr w:type="spellStart"/>
      <w:r w:rsidRPr="007D7E6F">
        <w:rPr>
          <w:color w:val="000000"/>
        </w:rPr>
        <w:t>saudacao</w:t>
      </w:r>
      <w:proofErr w:type="spellEnd"/>
      <w:r w:rsidRPr="007D7E6F">
        <w:rPr>
          <w:color w:val="000000"/>
        </w:rPr>
        <w:t xml:space="preserve"> = </w:t>
      </w:r>
      <w:r w:rsidR="00B4777A" w:rsidRPr="007D7E6F">
        <w:rPr>
          <w:color w:val="000000"/>
        </w:rPr>
        <w:t>‘</w:t>
      </w:r>
      <w:r w:rsidRPr="007D7E6F">
        <w:rPr>
          <w:color w:val="000000"/>
        </w:rPr>
        <w:t>oi</w:t>
      </w:r>
      <w:r w:rsidR="00B4777A" w:rsidRPr="007D7E6F">
        <w:rPr>
          <w:color w:val="000000"/>
        </w:rPr>
        <w:t>’</w:t>
      </w:r>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78E80811"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proofErr w:type="spellStart"/>
      <w:r w:rsidRPr="007D7E6F">
        <w:rPr>
          <w:color w:val="000000"/>
        </w:rPr>
        <w:t>Condicao</w:t>
      </w:r>
      <w:proofErr w:type="spellEnd"/>
      <w:r w:rsidRPr="007D7E6F">
        <w:rPr>
          <w:color w:val="000000"/>
        </w:rPr>
        <w:t>:</w:t>
      </w:r>
      <w:r w:rsidR="00EC5F23" w:rsidRPr="007D7E6F">
        <w:rPr>
          <w:color w:val="000000"/>
        </w:rPr>
        <w:t xml:space="preserve"> A menor variável que vamos estudar é usada para guardar apenas dois valores, Verdadeiro ou Falso, e será muito usada em operações </w:t>
      </w:r>
      <w:r w:rsidR="00A15970" w:rsidRPr="007D7E6F">
        <w:rPr>
          <w:color w:val="000000"/>
        </w:rPr>
        <w:t>lógicas</w:t>
      </w:r>
      <w:r w:rsidR="00EC5F23" w:rsidRPr="007D7E6F">
        <w:rPr>
          <w:color w:val="000000"/>
        </w:rPr>
        <w:t xml:space="preserve">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w:t>
      </w:r>
      <w:proofErr w:type="spellStart"/>
      <w:r w:rsidRPr="007D7E6F">
        <w:rPr>
          <w:color w:val="000000"/>
        </w:rPr>
        <w:t>Condicao</w:t>
      </w:r>
      <w:proofErr w:type="spellEnd"/>
      <w:r w:rsidRPr="007D7E6F">
        <w:rPr>
          <w:color w:val="000000"/>
        </w:rPr>
        <w:t xml:space="preserve"> chovendo </w:t>
      </w:r>
      <w:proofErr w:type="gramStart"/>
      <w:r w:rsidRPr="007D7E6F">
        <w:rPr>
          <w:color w:val="000000"/>
        </w:rPr>
        <w:t xml:space="preserve">= </w:t>
      </w:r>
      <w:r w:rsidR="00606AE5" w:rsidRPr="007D7E6F">
        <w:rPr>
          <w:color w:val="000000"/>
        </w:rPr>
        <w:t xml:space="preserve"> </w:t>
      </w:r>
      <w:r w:rsidRPr="007D7E6F">
        <w:rPr>
          <w:color w:val="000000"/>
        </w:rPr>
        <w:t>Falso</w:t>
      </w:r>
      <w:proofErr w:type="gramEnd"/>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5E9D028E"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w:t>
      </w:r>
      <w:r w:rsidR="00B30890">
        <w:rPr>
          <w:color w:val="000000"/>
        </w:rPr>
        <w:t>. Salvo</w:t>
      </w:r>
      <w:r w:rsidR="0017002B">
        <w:rPr>
          <w:color w:val="000000" w:themeColor="text1"/>
        </w:rPr>
        <w:t xml:space="preserve"> as palavras chave predefinidas pela linguagem de programação</w:t>
      </w:r>
      <w:r w:rsidR="00E52097">
        <w:rPr>
          <w:color w:val="000000" w:themeColor="text1"/>
        </w:rPr>
        <w:t xml:space="preserve"> vigente</w:t>
      </w:r>
      <w:r w:rsidR="0017002B">
        <w:rPr>
          <w:color w:val="000000" w:themeColor="text1"/>
        </w:rPr>
        <w:t>,</w:t>
      </w:r>
      <w:r w:rsidR="00E52097">
        <w:rPr>
          <w:color w:val="000000" w:themeColor="text1"/>
        </w:rPr>
        <w:t xml:space="preserve"> variáveis podem</w:t>
      </w:r>
      <w:r w:rsidR="00967D4D">
        <w:rPr>
          <w:color w:val="000000" w:themeColor="text1"/>
        </w:rPr>
        <w:t xml:space="preserve"> </w:t>
      </w:r>
      <w:r w:rsidR="00624156">
        <w:rPr>
          <w:color w:val="000000" w:themeColor="text1"/>
        </w:rPr>
        <w:t>ter qualquer nome</w:t>
      </w:r>
      <w:r w:rsidRPr="007D7E6F">
        <w:rPr>
          <w:color w:val="000000"/>
        </w:rPr>
        <w:t>. Mesmo com toda essa liberdade</w:t>
      </w:r>
      <w:r w:rsidR="008D4450" w:rsidRPr="007D7E6F">
        <w:rPr>
          <w:color w:val="000000"/>
        </w:rPr>
        <w:t>,</w:t>
      </w:r>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w:t>
      </w:r>
      <w:r w:rsidR="00310D2A">
        <w:rPr>
          <w:color w:val="000000"/>
        </w:rPr>
        <w:t xml:space="preserve"> especiais, como ç, @, etc.</w:t>
      </w:r>
      <w:r w:rsidR="00F0423D" w:rsidRPr="007D7E6F">
        <w:rPr>
          <w:color w:val="000000"/>
        </w:rPr>
        <w:t xml:space="preserve"> </w:t>
      </w:r>
      <w:r w:rsidR="00B52CE2">
        <w:rPr>
          <w:color w:val="000000"/>
        </w:rPr>
        <w:t>A</w:t>
      </w:r>
      <w:r w:rsidR="00E06E47">
        <w:rPr>
          <w:color w:val="000000"/>
        </w:rPr>
        <w:t>lém</w:t>
      </w:r>
      <w:r w:rsidR="00B81A0A">
        <w:rPr>
          <w:color w:val="000000"/>
        </w:rPr>
        <w:t xml:space="preserve"> de preferir, sempre que possível, </w:t>
      </w:r>
      <w:r w:rsidR="00F0423D" w:rsidRPr="007D7E6F">
        <w:rPr>
          <w:color w:val="000000"/>
        </w:rPr>
        <w:t>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r w:rsidR="008D4450" w:rsidRPr="007D7E6F">
        <w:rPr>
          <w:color w:val="000000"/>
        </w:rPr>
        <w:t xml:space="preserve"> </w:t>
      </w:r>
      <w:r w:rsidR="00B52CE2">
        <w:rPr>
          <w:color w:val="000000"/>
        </w:rPr>
        <w:t>T</w:t>
      </w:r>
      <w:r w:rsidR="004A6A67">
        <w:rPr>
          <w:color w:val="000000"/>
        </w:rPr>
        <w:t xml:space="preserve">ais nomes </w:t>
      </w:r>
      <w:r w:rsidR="008D4450" w:rsidRPr="00B52CE2">
        <w:rPr>
          <w:color w:val="000000"/>
        </w:rPr>
        <w:t>devem</w:t>
      </w:r>
      <w:r w:rsidR="008D4450" w:rsidRPr="007D7E6F">
        <w:rPr>
          <w:color w:val="000000"/>
        </w:rPr>
        <w:t xml:space="preserve"> </w:t>
      </w:r>
      <w:r w:rsidR="008D4450" w:rsidRPr="00EE4B6B">
        <w:rPr>
          <w:color w:val="000000"/>
        </w:rPr>
        <w:t>começar</w:t>
      </w:r>
      <w:r w:rsidR="00EE4B6B">
        <w:rPr>
          <w:color w:val="000000"/>
        </w:rPr>
        <w:t xml:space="preserve"> </w:t>
      </w:r>
      <w:r w:rsidR="00A6570B" w:rsidRPr="00EE4B6B">
        <w:rPr>
          <w:color w:val="000000"/>
        </w:rPr>
        <w:t>comecem</w:t>
      </w:r>
      <w:r w:rsidR="008D4450" w:rsidRPr="007D7E6F">
        <w:rPr>
          <w:color w:val="000000"/>
        </w:rPr>
        <w:t xml:space="preserve"> com uma letra ou uma </w:t>
      </w:r>
      <w:proofErr w:type="spellStart"/>
      <w:r w:rsidR="008D4450" w:rsidRPr="007D7E6F">
        <w:rPr>
          <w:color w:val="000000"/>
        </w:rPr>
        <w:t>underline</w:t>
      </w:r>
      <w:proofErr w:type="spellEnd"/>
      <w:r w:rsidR="008D4450" w:rsidRPr="007D7E6F">
        <w:rPr>
          <w:color w:val="000000"/>
        </w:rPr>
        <w:t>.</w:t>
      </w:r>
      <w:r w:rsidR="00F0423D" w:rsidRPr="007D7E6F">
        <w:rPr>
          <w:color w:val="000000"/>
        </w:rPr>
        <w:t xml:space="preserve"> São exemplos de bons nomes: </w:t>
      </w:r>
      <w:proofErr w:type="spellStart"/>
      <w:r w:rsidR="00F0423D" w:rsidRPr="007D7E6F">
        <w:rPr>
          <w:color w:val="000000"/>
        </w:rPr>
        <w:t>valorSensor</w:t>
      </w:r>
      <w:proofErr w:type="spellEnd"/>
      <w:r w:rsidR="00F0423D" w:rsidRPr="007D7E6F">
        <w:rPr>
          <w:color w:val="000000"/>
        </w:rPr>
        <w:t xml:space="preserve">, </w:t>
      </w:r>
      <w:proofErr w:type="spellStart"/>
      <w:r w:rsidR="00F0423D" w:rsidRPr="007D7E6F">
        <w:rPr>
          <w:color w:val="000000"/>
        </w:rPr>
        <w:t>motorDireito</w:t>
      </w:r>
      <w:proofErr w:type="spellEnd"/>
      <w:r w:rsidR="00F0423D" w:rsidRPr="007D7E6F">
        <w:rPr>
          <w:color w:val="000000"/>
        </w:rPr>
        <w:t xml:space="preserve">, </w:t>
      </w:r>
      <w:proofErr w:type="spellStart"/>
      <w:r w:rsidR="00F0423D" w:rsidRPr="007D7E6F">
        <w:rPr>
          <w:color w:val="000000"/>
        </w:rPr>
        <w:t>porta</w:t>
      </w:r>
      <w:ins w:id="93" w:author="Mateus Berardo de Souza Terra" w:date="2016-02-08T19:03:00Z">
        <w:r w:rsidR="008D4450" w:rsidRPr="007D7E6F">
          <w:rPr>
            <w:color w:val="000000"/>
          </w:rPr>
          <w:t>_</w:t>
        </w:r>
      </w:ins>
      <w:r w:rsidR="00F0423D" w:rsidRPr="007D7E6F">
        <w:rPr>
          <w:color w:val="000000"/>
        </w:rPr>
        <w:t>LED</w:t>
      </w:r>
      <w:proofErr w:type="spellEnd"/>
      <w:r w:rsidR="00F0423D" w:rsidRPr="007D7E6F">
        <w:rPr>
          <w:color w:val="000000"/>
        </w:rPr>
        <w:t xml:space="preserve"> e </w:t>
      </w:r>
      <w:proofErr w:type="spellStart"/>
      <w:r w:rsidR="00F0423D" w:rsidRPr="007D7E6F">
        <w:rPr>
          <w:color w:val="000000"/>
        </w:rPr>
        <w:t>leituraDistancia</w:t>
      </w:r>
      <w:proofErr w:type="spellEnd"/>
      <w:r w:rsidR="00F0423D" w:rsidRPr="007D7E6F">
        <w:rPr>
          <w:color w:val="000000"/>
        </w:rPr>
        <w:t>.</w:t>
      </w:r>
    </w:p>
    <w:p w14:paraId="418E2D90" w14:textId="654580F0"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w:t>
      </w:r>
      <w:r w:rsidR="00717E42">
        <w:rPr>
          <w:color w:val="000000"/>
        </w:rPr>
        <w:t>,</w:t>
      </w:r>
      <w:r w:rsidRPr="007D7E6F">
        <w:rPr>
          <w:color w:val="000000"/>
        </w:rPr>
        <w:t xml:space="preserv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 xml:space="preserve">Ex.: Constante Numero </w:t>
      </w:r>
      <w:proofErr w:type="spellStart"/>
      <w:r w:rsidRPr="007D7E6F">
        <w:rPr>
          <w:color w:val="000000"/>
        </w:rPr>
        <w:t>minhaVariavel</w:t>
      </w:r>
      <w:proofErr w:type="spellEnd"/>
      <w:r w:rsidRPr="007D7E6F">
        <w:rPr>
          <w:color w:val="000000"/>
        </w:rPr>
        <w:t xml:space="preserve">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w:t>
      </w:r>
      <w:proofErr w:type="spellStart"/>
      <w:r w:rsidRPr="007D7E6F">
        <w:rPr>
          <w:i/>
          <w:color w:val="000000"/>
        </w:rPr>
        <w:t>roll</w:t>
      </w:r>
      <w:proofErr w:type="spellEnd"/>
      <w:r w:rsidRPr="007D7E6F">
        <w:rPr>
          <w:i/>
          <w:color w:val="000000"/>
        </w:rPr>
        <w:t xml:space="preserve">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w:t>
      </w:r>
      <w:proofErr w:type="gramStart"/>
      <w:r w:rsidRPr="007D7E6F">
        <w:rPr>
          <w:color w:val="000000"/>
        </w:rPr>
        <w:t>tipo Numero</w:t>
      </w:r>
      <w:proofErr w:type="gramEnd"/>
      <w:r w:rsidRPr="007D7E6F">
        <w:rPr>
          <w:color w:val="000000"/>
        </w:rPr>
        <w:t xml:space="preserve"> com o valor armazenado de 32.767 e somamos 1 a ela. O valor resultante dessa operação será de -32.768 e não 32.768.</w:t>
      </w:r>
    </w:p>
    <w:p w14:paraId="154026F7" w14:textId="50099070" w:rsidR="00D15BF2" w:rsidRDefault="00D15BF2"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Comentários:</w:t>
      </w:r>
    </w:p>
    <w:p w14:paraId="3F9225A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noProof/>
          <w:color w:val="000000"/>
          <w:lang w:eastAsia="pt-BR"/>
        </w:rPr>
        <mc:AlternateContent>
          <mc:Choice Requires="wpi">
            <w:drawing>
              <wp:anchor distT="0" distB="0" distL="114300" distR="114300" simplePos="0" relativeHeight="251676672" behindDoc="0" locked="0" layoutInCell="1" allowOverlap="1" wp14:anchorId="6F62ECC2" wp14:editId="4121C743">
                <wp:simplePos x="0" y="0"/>
                <wp:positionH relativeFrom="column">
                  <wp:posOffset>2311320</wp:posOffset>
                </wp:positionH>
                <wp:positionV relativeFrom="paragraph">
                  <wp:posOffset>1473150</wp:posOffset>
                </wp:positionV>
                <wp:extent cx="6840" cy="12960"/>
                <wp:effectExtent l="50800" t="50800" r="44450" b="63500"/>
                <wp:wrapNone/>
                <wp:docPr id="39" name="Tinta 39"/>
                <wp:cNvGraphicFramePr/>
                <a:graphic xmlns:a="http://schemas.openxmlformats.org/drawingml/2006/main">
                  <a:graphicData uri="http://schemas.microsoft.com/office/word/2010/wordprocessingInk">
                    <w14:contentPart bwMode="auto" r:id="rId17">
                      <w14:nvContentPartPr>
                        <w14:cNvContentPartPr/>
                      </w14:nvContentPartPr>
                      <w14:xfrm>
                        <a:off x="0" y="0"/>
                        <a:ext cx="6840" cy="12960"/>
                      </w14:xfrm>
                    </w14:contentPart>
                  </a:graphicData>
                </a:graphic>
              </wp:anchor>
            </w:drawing>
          </mc:Choice>
          <mc:Fallback>
            <w:pict>
              <v:shapetype w14:anchorId="3133A0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9" o:spid="_x0000_s1026" type="#_x0000_t75" style="position:absolute;margin-left:180.9pt;margin-top:114.95pt;width:2.75pt;height:3.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">
                <v:imagedata r:id="rId18" o:title=""/>
              </v:shape>
            </w:pict>
          </mc:Fallback>
        </mc:AlternateContent>
      </w:r>
      <w:r w:rsidRPr="007D7E6F">
        <w:rPr>
          <w:color w:val="000000"/>
        </w:rPr>
        <w:t>Comentários são um recurso muito utilizado</w:t>
      </w:r>
      <w:r>
        <w:rPr>
          <w:color w:val="000000"/>
        </w:rPr>
        <w:t xml:space="preserve"> na programação, uma vez que,</w:t>
      </w:r>
      <w:r w:rsidRPr="00C039C3">
        <w:rPr>
          <w:color w:val="000000"/>
        </w:rPr>
        <w:t xml:space="preserve"> </w:t>
      </w:r>
      <w:r w:rsidRPr="007D7E6F">
        <w:rPr>
          <w:color w:val="000000"/>
        </w:rPr>
        <w:t>por meio de “notas do autor”</w:t>
      </w:r>
      <w:r>
        <w:rPr>
          <w:color w:val="000000"/>
        </w:rPr>
        <w:t>, contribuem para um melhor</w:t>
      </w:r>
      <w:r w:rsidRPr="007D7E6F">
        <w:rPr>
          <w:color w:val="000000"/>
        </w:rPr>
        <w:t xml:space="preserve"> entendimento</w:t>
      </w:r>
      <w:r>
        <w:rPr>
          <w:color w:val="000000"/>
        </w:rPr>
        <w:t xml:space="preserve"> e organização </w:t>
      </w:r>
      <w:r w:rsidRPr="007D7E6F">
        <w:rPr>
          <w:color w:val="000000"/>
        </w:rPr>
        <w:t>do código</w:t>
      </w:r>
      <w:r>
        <w:rPr>
          <w:color w:val="000000"/>
        </w:rPr>
        <w:t>, pelo autor e por outros. Na</w:t>
      </w:r>
      <w:r>
        <w:rPr>
          <w:color w:val="000000" w:themeColor="text1"/>
        </w:rPr>
        <w:t xml:space="preserve"> hora da compilação, essas linhas são ignoradas pela máquina, fato que não desmerece a relevância dessa ferramenta</w:t>
      </w:r>
      <w:r>
        <w:rPr>
          <w:color w:val="000000"/>
        </w:rPr>
        <w:t xml:space="preserve">. Enquanto trabalham em algoritmos extensos e complexos, é de suma importância que os programadores deixem notas explicando o que está sendo feito e qual o objetivo de cada bloco. Tal processo dinamiza o desenvolvimento. </w:t>
      </w:r>
      <w:r w:rsidRPr="007D7E6F">
        <w:rPr>
          <w:color w:val="000000"/>
        </w:rPr>
        <w:t>Imagine procurar um bug, ou consertar um erro em um código com 500 linhas</w:t>
      </w:r>
      <w:ins w:id="94" w:author="Mateus Berardo de Souza Terra" w:date="2016-02-07T16:34:00Z">
        <w:r w:rsidRPr="007D7E6F">
          <w:rPr>
            <w:color w:val="000000"/>
          </w:rPr>
          <w:t xml:space="preserve"> </w:t>
        </w:r>
      </w:ins>
      <w:r w:rsidRPr="007D7E6F">
        <w:rPr>
          <w:color w:val="000000"/>
        </w:rPr>
        <w:t>(marc</w:t>
      </w:r>
      <w:r>
        <w:rPr>
          <w:color w:val="000000"/>
        </w:rPr>
        <w:t>o</w:t>
      </w:r>
      <w:r w:rsidRPr="003B0BB0">
        <w:rPr>
          <w:color w:val="000000" w:themeColor="text1"/>
        </w:rPr>
        <w:t xml:space="preserve"> </w:t>
      </w:r>
      <w:r>
        <w:rPr>
          <w:color w:val="000000" w:themeColor="text1"/>
        </w:rPr>
        <w:t xml:space="preserve">não </w:t>
      </w:r>
      <w:r w:rsidRPr="007D7E6F">
        <w:rPr>
          <w:color w:val="000000"/>
        </w:rPr>
        <w:t>muito difícil de ser alcançad</w:t>
      </w:r>
      <w:r>
        <w:rPr>
          <w:color w:val="000000"/>
        </w:rPr>
        <w:t>o</w:t>
      </w:r>
      <w:r w:rsidRPr="007D7E6F">
        <w:rPr>
          <w:color w:val="000000"/>
        </w:rPr>
        <w:t>) sem te</w:t>
      </w:r>
      <w:r>
        <w:rPr>
          <w:color w:val="000000"/>
        </w:rPr>
        <w:t>r a menor ideia de onde procurá-lo</w:t>
      </w:r>
      <w:r w:rsidRPr="007D7E6F">
        <w:rPr>
          <w:color w:val="000000"/>
        </w:rPr>
        <w:t>...</w:t>
      </w:r>
    </w:p>
    <w:p w14:paraId="64BC6923"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Pr>
          <w:color w:val="000000"/>
        </w:rPr>
        <w:t xml:space="preserve"> No</w:t>
      </w:r>
      <w:r w:rsidRPr="007D7E6F">
        <w:rPr>
          <w:color w:val="000000"/>
        </w:rPr>
        <w:t xml:space="preserve"> Brino</w:t>
      </w:r>
      <w:r>
        <w:rPr>
          <w:color w:val="000000"/>
        </w:rPr>
        <w:t>,</w:t>
      </w:r>
      <w:r w:rsidRPr="007D7E6F">
        <w:rPr>
          <w:color w:val="000000"/>
        </w:rPr>
        <w:t xml:space="preserve"> os comentários podem ser introduzidos por meio de uma barra dupla na frente da linha (//) fazendo com que essa linha em e</w:t>
      </w:r>
      <w:r>
        <w:rPr>
          <w:color w:val="000000"/>
        </w:rPr>
        <w:t>specí</w:t>
      </w:r>
      <w:r w:rsidRPr="007D7E6F">
        <w:rPr>
          <w:color w:val="000000"/>
        </w:rPr>
        <w:t xml:space="preserve">fico seja um comentário. Outra </w:t>
      </w:r>
      <w:r>
        <w:rPr>
          <w:color w:val="000000"/>
        </w:rPr>
        <w:t>forma de usar essa ferramenta é</w:t>
      </w:r>
      <w:r w:rsidRPr="007D7E6F">
        <w:rPr>
          <w:color w:val="000000"/>
        </w:rPr>
        <w:t xml:space="preserve"> </w:t>
      </w:r>
      <w:r>
        <w:rPr>
          <w:color w:val="000000"/>
        </w:rPr>
        <w:t xml:space="preserve">utilizar </w:t>
      </w:r>
      <w:r w:rsidRPr="007D7E6F">
        <w:rPr>
          <w:color w:val="000000"/>
        </w:rPr>
        <w:t>uma barra acompanhada por um asterisco (/*) abrindo um bloco de comentário que só terminará em um asterisco seguido por uma barra (*/).</w:t>
      </w:r>
    </w:p>
    <w:p w14:paraId="2B1A5742"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2C9235E7"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w:t>
      </w:r>
      <w:proofErr w:type="gramStart"/>
      <w:r w:rsidRPr="007D7E6F">
        <w:rPr>
          <w:color w:val="000000"/>
        </w:rPr>
        <w:tab/>
        <w:t>// Isso</w:t>
      </w:r>
      <w:proofErr w:type="gramEnd"/>
      <w:r w:rsidRPr="007D7E6F">
        <w:rPr>
          <w:color w:val="000000"/>
        </w:rPr>
        <w:t xml:space="preserve"> e um </w:t>
      </w:r>
      <w:proofErr w:type="spellStart"/>
      <w:r w:rsidRPr="007D7E6F">
        <w:rPr>
          <w:color w:val="000000"/>
        </w:rPr>
        <w:t>comentario</w:t>
      </w:r>
      <w:proofErr w:type="spellEnd"/>
      <w:r w:rsidRPr="007D7E6F">
        <w:rPr>
          <w:color w:val="000000"/>
        </w:rPr>
        <w:t>.</w:t>
      </w:r>
    </w:p>
    <w:p w14:paraId="002A97DE"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 xml:space="preserve">Ex. 2: </w:t>
      </w:r>
      <w:r w:rsidRPr="007D7E6F">
        <w:rPr>
          <w:color w:val="000000"/>
        </w:rPr>
        <w:tab/>
        <w:t>/*</w:t>
      </w:r>
    </w:p>
    <w:p w14:paraId="7D10D4EB" w14:textId="77777777" w:rsidR="006A1FB3" w:rsidRPr="007D7E6F" w:rsidRDefault="006A1FB3" w:rsidP="006A1FB3">
      <w:pPr>
        <w:pStyle w:val="NormalWeb"/>
        <w:shd w:val="clear" w:color="auto" w:fill="FFFFFF"/>
        <w:spacing w:before="0" w:beforeAutospacing="0" w:after="160" w:afterAutospacing="0"/>
        <w:ind w:left="360"/>
        <w:jc w:val="both"/>
        <w:rPr>
          <w:color w:val="000000"/>
        </w:rPr>
      </w:pPr>
      <w:r w:rsidRPr="007D7E6F">
        <w:rPr>
          <w:color w:val="000000"/>
        </w:rPr>
        <w:tab/>
        <w:t xml:space="preserve">     </w:t>
      </w:r>
      <w:r w:rsidRPr="007D7E6F">
        <w:rPr>
          <w:color w:val="000000"/>
        </w:rPr>
        <w:tab/>
        <w:t xml:space="preserve"> *</w:t>
      </w:r>
      <w:ins w:id="95" w:author="granix pacheco" w:date="2016-02-07T08:37:00Z">
        <w:r w:rsidRPr="007D7E6F">
          <w:rPr>
            <w:color w:val="000000"/>
          </w:rPr>
          <w:t xml:space="preserve"> </w:t>
        </w:r>
      </w:ins>
      <w:r w:rsidRPr="007D7E6F">
        <w:rPr>
          <w:color w:val="000000"/>
        </w:rPr>
        <w:t xml:space="preserve">Isso e um </w:t>
      </w:r>
      <w:proofErr w:type="spellStart"/>
      <w:r w:rsidRPr="007D7E6F">
        <w:rPr>
          <w:color w:val="000000"/>
        </w:rPr>
        <w:t>comentario</w:t>
      </w:r>
      <w:proofErr w:type="spellEnd"/>
      <w:r w:rsidRPr="007D7E6F">
        <w:rPr>
          <w:color w:val="000000"/>
        </w:rPr>
        <w:t xml:space="preserve"> de bloco</w:t>
      </w:r>
    </w:p>
    <w:p w14:paraId="12AB8666" w14:textId="74B8EC1C" w:rsidR="006A1FB3" w:rsidRDefault="006A1FB3" w:rsidP="006A1FB3">
      <w:pPr>
        <w:pStyle w:val="NormalWeb"/>
        <w:shd w:val="clear" w:color="auto" w:fill="FFFFFF"/>
        <w:spacing w:before="0" w:beforeAutospacing="0" w:after="160" w:afterAutospacing="0"/>
        <w:ind w:left="360"/>
        <w:jc w:val="both"/>
        <w:rPr>
          <w:b/>
          <w:color w:val="000000"/>
          <w:sz w:val="32"/>
          <w:szCs w:val="32"/>
        </w:rPr>
      </w:pPr>
      <w:r w:rsidRPr="007D7E6F">
        <w:rPr>
          <w:color w:val="000000"/>
        </w:rPr>
        <w:tab/>
      </w:r>
      <w:r w:rsidRPr="007D7E6F">
        <w:rPr>
          <w:color w:val="000000"/>
        </w:rPr>
        <w:tab/>
        <w:t xml:space="preserve"> */</w:t>
      </w:r>
    </w:p>
    <w:p w14:paraId="419A80F9" w14:textId="470BA99F" w:rsidR="006A1FB3" w:rsidRPr="007D7E6F" w:rsidRDefault="006A1FB3"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Pr>
          <w:b/>
          <w:color w:val="000000"/>
          <w:sz w:val="32"/>
          <w:szCs w:val="32"/>
        </w:rPr>
        <w:lastRenderedPageBreak/>
        <w:t>Incrementadores:</w:t>
      </w:r>
    </w:p>
    <w:p w14:paraId="22DD124E" w14:textId="3D20ECD0" w:rsidR="003E483A" w:rsidRPr="007D7E6F" w:rsidRDefault="003E483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143881">
        <w:rPr>
          <w:color w:val="000000"/>
        </w:rPr>
        <w:t xml:space="preserve"> Além daqueles</w:t>
      </w:r>
      <w:r w:rsidR="00306065">
        <w:rPr>
          <w:color w:val="000000"/>
        </w:rPr>
        <w:t xml:space="preserve"> </w:t>
      </w:r>
      <w:r w:rsidR="005A121E">
        <w:rPr>
          <w:color w:val="000000"/>
        </w:rPr>
        <w:t xml:space="preserve">a </w:t>
      </w:r>
      <w:r w:rsidR="00C23A32" w:rsidRPr="007D7E6F">
        <w:rPr>
          <w:color w:val="000000"/>
        </w:rPr>
        <w:t>que estamos acostumados (+, -, *, /</w:t>
      </w:r>
      <w:r w:rsidR="00F03805" w:rsidRPr="007D7E6F">
        <w:rPr>
          <w:color w:val="000000"/>
        </w:rPr>
        <w:t>),</w:t>
      </w:r>
      <w:r w:rsidR="00C23A32" w:rsidRPr="007D7E6F">
        <w:rPr>
          <w:color w:val="000000"/>
        </w:rPr>
        <w:t xml:space="preserve"> </w:t>
      </w:r>
      <w:r w:rsidR="00A20AA1">
        <w:rPr>
          <w:color w:val="000000"/>
        </w:rPr>
        <w:t xml:space="preserve">há também incrementadores </w:t>
      </w:r>
      <w:r w:rsidR="00C23A32" w:rsidRPr="007D7E6F">
        <w:rPr>
          <w:color w:val="000000"/>
        </w:rPr>
        <w:t>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96"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97"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98"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99"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incrementado em </w:t>
            </w:r>
            <w:proofErr w:type="gramStart"/>
            <w:r w:rsidRPr="007D7E6F">
              <w:rPr>
                <w:color w:val="000000"/>
              </w:rPr>
              <w:t>n</w:t>
            </w:r>
            <w:proofErr w:type="gramEnd"/>
            <w:r w:rsidRPr="007D7E6F">
              <w:rPr>
                <w:color w:val="000000"/>
              </w:rPr>
              <w:t xml:space="preserve"> unidades</w:t>
            </w:r>
            <w:ins w:id="100"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101"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102"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 xml:space="preserve">O valor da variável será decrementado em </w:t>
            </w:r>
            <w:proofErr w:type="gramStart"/>
            <w:r w:rsidRPr="007D7E6F">
              <w:rPr>
                <w:color w:val="000000"/>
              </w:rPr>
              <w:t>n</w:t>
            </w:r>
            <w:proofErr w:type="gramEnd"/>
            <w:r w:rsidRPr="007D7E6F">
              <w:rPr>
                <w:color w:val="000000"/>
              </w:rPr>
              <w:t xml:space="preserve">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103"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104"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rsidP="009F3506">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Quando estamos falando de programação os símbolos da divisão e da multiplicação costumam ser substituídos por uma barra simples (/) e por um asterisco (*) respectivamente.</w:t>
      </w:r>
    </w:p>
    <w:p w14:paraId="7DCD21E3" w14:textId="10B8CAB9"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b/>
          <w:color w:val="000000"/>
        </w:rPr>
        <w:t>Nota:</w:t>
      </w:r>
      <w:r w:rsidRPr="007D7E6F">
        <w:rPr>
          <w:color w:val="000000"/>
        </w:rPr>
        <w:t xml:space="preserve"> Quando atribuímos o valor por meio de uma igualdade (=), o valor da direita é atribuído ao lado esquerdo.</w:t>
      </w:r>
    </w:p>
    <w:p w14:paraId="1C45CB63" w14:textId="3C9866F0" w:rsidR="00344057" w:rsidRPr="007D7E6F" w:rsidRDefault="00344057" w:rsidP="009F3506">
      <w:pPr>
        <w:pStyle w:val="NormalWeb"/>
        <w:shd w:val="clear" w:color="auto" w:fill="FFFFFF"/>
        <w:spacing w:before="0" w:beforeAutospacing="0" w:after="160" w:afterAutospacing="0"/>
        <w:ind w:firstLine="720"/>
        <w:rPr>
          <w:color w:val="000000"/>
        </w:rPr>
      </w:pPr>
      <w:r w:rsidRPr="007D7E6F">
        <w:rPr>
          <w:color w:val="000000"/>
        </w:rPr>
        <w:t>Ex.: X = 2 * 5</w:t>
      </w:r>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5BBE18C9"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DA5E8F">
        <w:rPr>
          <w:color w:val="000000"/>
        </w:rPr>
        <w:t>s, as m</w:t>
      </w:r>
      <w:r w:rsidR="00F015B6">
        <w:rPr>
          <w:color w:val="000000"/>
        </w:rPr>
        <w:t>á</w:t>
      </w:r>
      <w:r w:rsidR="00F00845" w:rsidRPr="007D7E6F">
        <w:rPr>
          <w:color w:val="000000"/>
        </w:rPr>
        <w:t>quinas são capazes de tomar decisões, porém de maneira muito mais simples. Os códigos fazem decisões por meio das chamadas operações booleanas.</w:t>
      </w:r>
      <w:r w:rsidR="00143881">
        <w:rPr>
          <w:color w:val="000000"/>
        </w:rPr>
        <w:t xml:space="preserve"> </w:t>
      </w:r>
      <w:r w:rsidR="00BE03AF">
        <w:rPr>
          <w:color w:val="000000"/>
        </w:rPr>
        <w:t>E</w:t>
      </w:r>
      <w:r w:rsidR="000A4FCC" w:rsidRPr="007D7E6F">
        <w:rPr>
          <w:color w:val="000000"/>
        </w:rPr>
        <w:t xml:space="preserve">ssas operações </w:t>
      </w:r>
      <w:r w:rsidR="00FA76AF">
        <w:rPr>
          <w:color w:val="000000"/>
        </w:rPr>
        <w:t xml:space="preserve">aceitam </w:t>
      </w:r>
      <w:r w:rsidR="000A4FCC" w:rsidRPr="007D7E6F">
        <w:rPr>
          <w:color w:val="000000"/>
        </w:rPr>
        <w:t>apenas dois resultados</w:t>
      </w:r>
      <w:r w:rsidR="00FA76AF">
        <w:rPr>
          <w:color w:val="000000"/>
        </w:rPr>
        <w:t>, o verdadeiro e o falso</w:t>
      </w:r>
      <w:r w:rsidR="000A4FCC" w:rsidRPr="007D7E6F">
        <w:rPr>
          <w:color w:val="000000"/>
        </w:rPr>
        <w:t xml:space="preserve">. Uma forma de pensar quanto a isso </w:t>
      </w:r>
      <w:r w:rsidR="00143881">
        <w:rPr>
          <w:color w:val="000000"/>
        </w:rPr>
        <w:t>é</w:t>
      </w:r>
      <w:r w:rsidR="000A4FCC" w:rsidRPr="007D7E6F">
        <w:rPr>
          <w:color w:val="000000"/>
        </w:rPr>
        <w:t xml:space="preserve"> </w:t>
      </w:r>
      <w:r w:rsidR="0080000A">
        <w:rPr>
          <w:color w:val="000000"/>
        </w:rPr>
        <w:t>rel</w:t>
      </w:r>
      <w:r w:rsidR="00A571AA">
        <w:rPr>
          <w:color w:val="000000"/>
        </w:rPr>
        <w:t xml:space="preserve">acionar esse recurso a situações </w:t>
      </w:r>
      <w:r w:rsidRPr="007D7E6F">
        <w:rPr>
          <w:color w:val="000000"/>
        </w:rPr>
        <w:t>d</w:t>
      </w:r>
      <w:r w:rsidR="000A4FCC" w:rsidRPr="007D7E6F">
        <w:rPr>
          <w:color w:val="000000"/>
        </w:rPr>
        <w:t>o cotidiano. Por exemplo, se estiver chovendo</w:t>
      </w:r>
      <w:r w:rsidR="001D02DB">
        <w:rPr>
          <w:color w:val="000000"/>
        </w:rPr>
        <w:t>,</w:t>
      </w:r>
      <w:r w:rsidR="000A4FCC" w:rsidRPr="007D7E6F">
        <w:rPr>
          <w:color w:val="000000"/>
        </w:rPr>
        <w:t xml:space="preserve"> devo </w:t>
      </w:r>
      <w:r w:rsidR="000A4FCC" w:rsidRPr="007D7E6F">
        <w:rPr>
          <w:color w:val="000000"/>
        </w:rPr>
        <w:lastRenderedPageBreak/>
        <w:t xml:space="preserve">pegar o guarda-chuva, </w:t>
      </w:r>
      <w:r w:rsidRPr="007D7E6F">
        <w:rPr>
          <w:color w:val="000000"/>
        </w:rPr>
        <w:t>caso contrário, não preciso pegá</w:t>
      </w:r>
      <w:r w:rsidR="000A4FCC" w:rsidRPr="007D7E6F">
        <w:rPr>
          <w:color w:val="000000"/>
        </w:rPr>
        <w:t xml:space="preserve">-lo.  </w:t>
      </w:r>
      <w:r w:rsidR="00533593">
        <w:rPr>
          <w:color w:val="000000"/>
        </w:rPr>
        <w:t xml:space="preserve">Aqui, </w:t>
      </w:r>
      <w:r w:rsidR="000A4FCC" w:rsidRPr="007D7E6F">
        <w:rPr>
          <w:color w:val="000000"/>
        </w:rPr>
        <w:t xml:space="preserve">a expressão booleana seria o </w:t>
      </w:r>
      <w:r w:rsidR="00AB3007" w:rsidRPr="00AB3007">
        <w:rPr>
          <w:color w:val="000000" w:themeColor="text1"/>
        </w:rPr>
        <w:t>fato</w:t>
      </w:r>
      <w:r w:rsidR="00AB3007" w:rsidRPr="00AB3007">
        <w:rPr>
          <w:color w:val="C00000"/>
        </w:rPr>
        <w:t xml:space="preserve"> </w:t>
      </w:r>
      <w:r w:rsidR="000A4FCC" w:rsidRPr="001D02DB">
        <w:rPr>
          <w:color w:val="000000" w:themeColor="text1"/>
        </w:rPr>
        <w:t xml:space="preserve">de estar </w:t>
      </w:r>
      <w:r w:rsidR="00AB3007">
        <w:rPr>
          <w:color w:val="000000" w:themeColor="text1"/>
        </w:rPr>
        <w:t xml:space="preserve">ou não </w:t>
      </w:r>
      <w:r w:rsidR="000A4FCC" w:rsidRPr="001D02DB">
        <w:rPr>
          <w:color w:val="000000" w:themeColor="text1"/>
        </w:rPr>
        <w:t>chovendo</w:t>
      </w:r>
      <w:r w:rsidR="00143881">
        <w:rPr>
          <w:color w:val="000000" w:themeColor="text1"/>
        </w:rPr>
        <w:t xml:space="preserve"> </w:t>
      </w:r>
      <w:r w:rsidR="000A4FCC" w:rsidRPr="007D7E6F">
        <w:rPr>
          <w:color w:val="000000"/>
        </w:rPr>
        <w:t>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708432D2" w14:textId="06373E22"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r w:rsidR="00B4777A" w:rsidRPr="007D7E6F">
        <w:rPr>
          <w:color w:val="000000"/>
        </w:rPr>
        <w:t xml:space="preserve"> </w:t>
      </w: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proofErr w:type="gramStart"/>
            <w:r w:rsidRPr="007D7E6F">
              <w:rPr>
                <w:color w:val="000000"/>
              </w:rPr>
              <w:t>A !</w:t>
            </w:r>
            <w:proofErr w:type="gramEnd"/>
            <w:r w:rsidRPr="007D7E6F">
              <w:rPr>
                <w:color w:val="000000"/>
              </w:rPr>
              <w:t>=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rsidP="009F3506">
      <w:pPr>
        <w:pStyle w:val="NormalWeb"/>
        <w:shd w:val="clear" w:color="auto" w:fill="FFFFFF"/>
        <w:spacing w:before="0" w:beforeAutospacing="0" w:after="160" w:afterAutospacing="0"/>
        <w:ind w:firstLine="720"/>
        <w:jc w:val="both"/>
        <w:rPr>
          <w:color w:val="000000"/>
        </w:rPr>
      </w:pPr>
      <w:r w:rsidRPr="007D7E6F">
        <w:rPr>
          <w:b/>
          <w:color w:val="000000"/>
        </w:rPr>
        <w:lastRenderedPageBreak/>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 xml:space="preserve">Veremos a seguir como usar os operadores se, </w:t>
      </w:r>
      <w:proofErr w:type="spellStart"/>
      <w:r w:rsidR="00556FCB" w:rsidRPr="007D7E6F">
        <w:rPr>
          <w:color w:val="000000"/>
        </w:rPr>
        <w:t>senao</w:t>
      </w:r>
      <w:proofErr w:type="spellEnd"/>
      <w:r w:rsidR="00556FCB" w:rsidRPr="007D7E6F">
        <w:rPr>
          <w:color w:val="000000"/>
        </w:rPr>
        <w:t xml:space="preserve"> e o </w:t>
      </w:r>
      <w:proofErr w:type="spellStart"/>
      <w:r w:rsidR="00556FCB" w:rsidRPr="007D7E6F">
        <w:rPr>
          <w:color w:val="000000"/>
        </w:rPr>
        <w:t>senao</w:t>
      </w:r>
      <w:proofErr w:type="spellEnd"/>
      <w:r w:rsidR="00556FCB" w:rsidRPr="007D7E6F">
        <w:rPr>
          <w:color w:val="000000"/>
        </w:rPr>
        <w:t xml:space="preserve"> se.</w:t>
      </w:r>
    </w:p>
    <w:p w14:paraId="68EA2157" w14:textId="1B3B7DB4" w:rsidR="00556FCB" w:rsidRPr="007D7E6F" w:rsidRDefault="00556FCB" w:rsidP="009F3506">
      <w:pPr>
        <w:pStyle w:val="NormalWeb"/>
        <w:shd w:val="clear" w:color="auto" w:fill="FFFFFF"/>
        <w:spacing w:before="0" w:beforeAutospacing="0" w:after="160" w:afterAutospacing="0"/>
        <w:ind w:firstLine="720"/>
        <w:jc w:val="both"/>
        <w:rPr>
          <w:color w:val="000000"/>
        </w:rPr>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A164E9" w14:paraId="59CC801E" w14:textId="77777777" w:rsidTr="00B52CE2">
        <w:trPr>
          <w:trHeight w:val="1405"/>
        </w:trPr>
        <w:tc>
          <w:tcPr>
            <w:tcW w:w="0" w:type="auto"/>
          </w:tcPr>
          <w:p w14:paraId="3A31EC3D" w14:textId="04A7FAC0"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553AEE89" w14:textId="1ED09D41"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3678097C"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77BAF16B" w14:textId="0FA09714" w:rsidR="00556FCB" w:rsidRPr="007D7E6F" w:rsidRDefault="00556FCB" w:rsidP="00B52CE2">
            <w:pPr>
              <w:pStyle w:val="NormalWeb"/>
              <w:spacing w:before="0" w:beforeAutospacing="0" w:after="30" w:afterAutospacing="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o bloco será ignorado.</w:t>
            </w:r>
          </w:p>
        </w:tc>
      </w:tr>
    </w:tbl>
    <w:p w14:paraId="389ED0F5" w14:textId="77777777" w:rsidR="00DC3764" w:rsidRPr="007D7E6F" w:rsidRDefault="00DC3764" w:rsidP="00806C81">
      <w:pPr>
        <w:pStyle w:val="NormalWeb"/>
        <w:shd w:val="clear" w:color="auto" w:fill="FFFFFF"/>
        <w:spacing w:before="0" w:beforeAutospacing="0" w:after="160" w:afterAutospacing="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54B36784" w14:textId="77777777" w:rsidTr="005C6334">
        <w:tc>
          <w:tcPr>
            <w:tcW w:w="0" w:type="auto"/>
          </w:tcPr>
          <w:p w14:paraId="25EF599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A4DC30F" w14:textId="49424D69"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44410D4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BDFECA9" w14:textId="01BC9EC9"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5A41286C" w14:textId="72A1EE5D"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ela </w:t>
            </w:r>
            <w:proofErr w:type="gramStart"/>
            <w:r w:rsidRPr="007D7E6F">
              <w:rPr>
                <w:color w:val="000000"/>
              </w:rPr>
              <w:t>for Falsa</w:t>
            </w:r>
            <w:proofErr w:type="gramEnd"/>
            <w:r w:rsidRPr="007D7E6F">
              <w:rPr>
                <w:color w:val="000000"/>
              </w:rPr>
              <w:t xml:space="preserve"> esse bloco será executado.</w:t>
            </w:r>
          </w:p>
          <w:p w14:paraId="32612ACA" w14:textId="3F140D18"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6601"/>
      </w:tblGrid>
      <w:tr w:rsidR="00556FCB" w:rsidRPr="007D7E6F" w14:paraId="75BCE418" w14:textId="77777777" w:rsidTr="005C6334">
        <w:tc>
          <w:tcPr>
            <w:tcW w:w="0" w:type="auto"/>
          </w:tcPr>
          <w:p w14:paraId="285F0BFE" w14:textId="77777777" w:rsidR="00556FCB" w:rsidRPr="007D7E6F" w:rsidRDefault="00556FCB" w:rsidP="00B52CE2">
            <w:pPr>
              <w:pStyle w:val="NormalWeb"/>
              <w:spacing w:before="0" w:beforeAutospacing="0" w:after="30" w:afterAutospacing="0"/>
              <w:jc w:val="both"/>
              <w:rPr>
                <w:color w:val="000000"/>
              </w:rPr>
            </w:pPr>
            <w:proofErr w:type="gramStart"/>
            <w:r w:rsidRPr="007D7E6F">
              <w:rPr>
                <w:color w:val="000000"/>
              </w:rPr>
              <w:t>se(</w:t>
            </w:r>
            <w:proofErr w:type="gramEnd"/>
            <w:r w:rsidRPr="007D7E6F">
              <w:rPr>
                <w:color w:val="000000"/>
              </w:rPr>
              <w:t>expressão booleana){</w:t>
            </w:r>
          </w:p>
          <w:p w14:paraId="615BC66B" w14:textId="3F2B13C3"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expressão </w:t>
            </w:r>
            <w:proofErr w:type="gramStart"/>
            <w:r w:rsidRPr="007D7E6F">
              <w:rPr>
                <w:color w:val="000000"/>
              </w:rPr>
              <w:t>for Verdadeira</w:t>
            </w:r>
            <w:proofErr w:type="gramEnd"/>
            <w:r w:rsidRPr="007D7E6F">
              <w:rPr>
                <w:color w:val="000000"/>
              </w:rPr>
              <w:t xml:space="preserve"> esse bloco será executado.</w:t>
            </w:r>
          </w:p>
          <w:p w14:paraId="18D7EB16"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2E627A45" w14:textId="1C3EE43F"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proofErr w:type="gramEnd"/>
            <w:r w:rsidRPr="007D7E6F">
              <w:rPr>
                <w:color w:val="000000"/>
              </w:rPr>
              <w:t xml:space="preserve"> se(outra expressão booleana){</w:t>
            </w:r>
          </w:p>
          <w:p w14:paraId="442D88ED"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xml:space="preserve">// Se a segunda expressão </w:t>
            </w:r>
            <w:proofErr w:type="gramStart"/>
            <w:r w:rsidRPr="007D7E6F">
              <w:rPr>
                <w:color w:val="000000"/>
              </w:rPr>
              <w:t>for Verdadeira</w:t>
            </w:r>
            <w:proofErr w:type="gramEnd"/>
            <w:r w:rsidRPr="007D7E6F">
              <w:rPr>
                <w:color w:val="000000"/>
              </w:rPr>
              <w:t xml:space="preserve"> </w:t>
            </w:r>
          </w:p>
          <w:p w14:paraId="12F9634A" w14:textId="454B4A4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bloco será executado.</w:t>
            </w:r>
          </w:p>
          <w:p w14:paraId="32D8E1D9" w14:textId="77777777" w:rsidR="00556FCB" w:rsidRPr="007D7E6F" w:rsidRDefault="00556FCB" w:rsidP="00B52CE2">
            <w:pPr>
              <w:pStyle w:val="NormalWeb"/>
              <w:spacing w:before="0" w:beforeAutospacing="0" w:after="30" w:afterAutospacing="0"/>
              <w:jc w:val="both"/>
              <w:rPr>
                <w:color w:val="000000"/>
              </w:rPr>
            </w:pPr>
            <w:r w:rsidRPr="007D7E6F">
              <w:rPr>
                <w:color w:val="000000"/>
              </w:rPr>
              <w:t>}</w:t>
            </w:r>
          </w:p>
          <w:p w14:paraId="4A8BF192" w14:textId="0C3EADB4" w:rsidR="00556FCB" w:rsidRPr="007D7E6F" w:rsidRDefault="00556FCB" w:rsidP="00B52CE2">
            <w:pPr>
              <w:pStyle w:val="NormalWeb"/>
              <w:spacing w:before="0" w:beforeAutospacing="0" w:after="30" w:afterAutospacing="0"/>
              <w:jc w:val="both"/>
              <w:rPr>
                <w:color w:val="000000"/>
              </w:rPr>
            </w:pPr>
            <w:proofErr w:type="spellStart"/>
            <w:proofErr w:type="gramStart"/>
            <w:r w:rsidRPr="007D7E6F">
              <w:rPr>
                <w:color w:val="000000"/>
              </w:rPr>
              <w:t>senao</w:t>
            </w:r>
            <w:proofErr w:type="spellEnd"/>
            <w:r w:rsidRPr="007D7E6F">
              <w:rPr>
                <w:color w:val="000000"/>
              </w:rPr>
              <w:t>{</w:t>
            </w:r>
            <w:proofErr w:type="gramEnd"/>
          </w:p>
          <w:p w14:paraId="746D9E32" w14:textId="77777777" w:rsidR="00556FCB" w:rsidRPr="007D7E6F" w:rsidRDefault="00556FCB" w:rsidP="00B52CE2">
            <w:pPr>
              <w:pStyle w:val="NormalWeb"/>
              <w:spacing w:before="0" w:beforeAutospacing="0" w:after="30" w:afterAutospacing="0"/>
              <w:ind w:left="720"/>
              <w:jc w:val="both"/>
              <w:rPr>
                <w:color w:val="000000"/>
              </w:rPr>
            </w:pPr>
            <w:r w:rsidRPr="007D7E6F">
              <w:rPr>
                <w:color w:val="000000"/>
              </w:rPr>
              <w:t>// Se nenhuma dos blocos anteriores forem executados,</w:t>
            </w:r>
          </w:p>
          <w:p w14:paraId="75BF5729" w14:textId="32D89FD9" w:rsidR="00556FCB" w:rsidRPr="007D7E6F" w:rsidRDefault="00556FCB" w:rsidP="00B52CE2">
            <w:pPr>
              <w:pStyle w:val="NormalWeb"/>
              <w:spacing w:before="0" w:beforeAutospacing="0" w:after="30" w:afterAutospacing="0"/>
              <w:ind w:left="720"/>
              <w:jc w:val="both"/>
              <w:rPr>
                <w:color w:val="000000"/>
              </w:rPr>
            </w:pPr>
            <w:r w:rsidRPr="007D7E6F">
              <w:rPr>
                <w:color w:val="000000"/>
              </w:rPr>
              <w:t>// esse será.</w:t>
            </w:r>
          </w:p>
          <w:p w14:paraId="710C08DC" w14:textId="487FBA07" w:rsidR="00556FCB" w:rsidRPr="007D7E6F" w:rsidRDefault="00556FCB" w:rsidP="00B52CE2">
            <w:pPr>
              <w:pStyle w:val="NormalWeb"/>
              <w:spacing w:before="0" w:beforeAutospacing="0" w:after="3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Além do </w:t>
      </w:r>
      <w:r w:rsidRPr="007D7E6F">
        <w:rPr>
          <w:i/>
          <w:color w:val="000000"/>
        </w:rPr>
        <w:t xml:space="preserve">se </w:t>
      </w:r>
      <w:r w:rsidRPr="007D7E6F">
        <w:rPr>
          <w:color w:val="000000"/>
        </w:rPr>
        <w:t xml:space="preserve">e do </w:t>
      </w:r>
      <w:proofErr w:type="spellStart"/>
      <w:r w:rsidRPr="007D7E6F">
        <w:rPr>
          <w:i/>
        </w:rPr>
        <w:t>senao</w:t>
      </w:r>
      <w:proofErr w:type="spellEnd"/>
      <w:r w:rsidRPr="007D7E6F">
        <w:rPr>
          <w:i/>
        </w:rPr>
        <w:t xml:space="preserve">, </w:t>
      </w:r>
      <w:r w:rsidRPr="007D7E6F">
        <w:t xml:space="preserve">existe a instrução </w:t>
      </w:r>
      <w:proofErr w:type="gramStart"/>
      <w:r w:rsidRPr="007D7E6F">
        <w:t>enquanto</w:t>
      </w:r>
      <w:r w:rsidRPr="007D7E6F">
        <w:rPr>
          <w:color w:val="000000"/>
        </w:rPr>
        <w:t>(</w:t>
      </w:r>
      <w:proofErr w:type="gramEnd"/>
      <w:r w:rsidRPr="007D7E6F">
        <w:rPr>
          <w:color w:val="000000"/>
        </w:rPr>
        <w:t>).</w:t>
      </w:r>
      <w:r w:rsidR="003E483A" w:rsidRPr="007D7E6F">
        <w:rPr>
          <w:color w:val="000000"/>
        </w:rPr>
        <w:t xml:space="preserve"> O laço</w:t>
      </w:r>
      <w:r w:rsidRPr="007D7E6F">
        <w:rPr>
          <w:color w:val="000000"/>
        </w:rPr>
        <w:t xml:space="preserve"> </w:t>
      </w:r>
      <w:proofErr w:type="gramStart"/>
      <w:r w:rsidRPr="007D7E6F">
        <w:rPr>
          <w:color w:val="000000"/>
        </w:rPr>
        <w:t>enquanto(</w:t>
      </w:r>
      <w:proofErr w:type="gramEnd"/>
      <w:r w:rsidRPr="007D7E6F">
        <w:rPr>
          <w:color w:val="000000"/>
        </w:rPr>
        <w:t>),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6368"/>
      </w:tblGrid>
      <w:tr w:rsidR="001B6C03" w:rsidRPr="007D7E6F" w14:paraId="50F2A8FB" w14:textId="77777777" w:rsidTr="003B25A9">
        <w:tc>
          <w:tcPr>
            <w:tcW w:w="0" w:type="auto"/>
          </w:tcPr>
          <w:p w14:paraId="5B255424" w14:textId="39FA9C07" w:rsidR="001B6C03" w:rsidRPr="007D7E6F" w:rsidRDefault="00A76C84" w:rsidP="003B25A9">
            <w:pPr>
              <w:pStyle w:val="PargrafodaLista"/>
              <w:ind w:left="0"/>
              <w:rPr>
                <w:color w:val="000000"/>
              </w:rPr>
            </w:pPr>
            <w:proofErr w:type="gramStart"/>
            <w:ins w:id="105" w:author="Mateus Berardo de Souza Terra" w:date="2016-02-08T22:04:00Z">
              <w:r>
                <w:rPr>
                  <w:color w:val="000000"/>
                </w:rPr>
                <w:t>e</w:t>
              </w:r>
            </w:ins>
            <w:r w:rsidR="003E483A" w:rsidRPr="007D7E6F">
              <w:rPr>
                <w:color w:val="000000"/>
              </w:rPr>
              <w:t>nquanto(</w:t>
            </w:r>
            <w:proofErr w:type="spellStart"/>
            <w:proofErr w:type="gramEnd"/>
            <w:r w:rsidR="003E483A" w:rsidRPr="007D7E6F">
              <w:rPr>
                <w:color w:val="000000"/>
              </w:rPr>
              <w:t>Condicao</w:t>
            </w:r>
            <w:proofErr w:type="spellEnd"/>
            <w:r w:rsidR="001B6C03" w:rsidRPr="007D7E6F">
              <w:rPr>
                <w:color w:val="000000"/>
              </w:rPr>
              <w:t>){</w:t>
            </w:r>
          </w:p>
          <w:p w14:paraId="4219C95C" w14:textId="77777777" w:rsidR="001B6C03" w:rsidRPr="007D7E6F" w:rsidRDefault="001B6C03" w:rsidP="00B52CE2">
            <w:pPr>
              <w:pStyle w:val="PargrafodaLista"/>
              <w:rPr>
                <w:color w:val="000000"/>
              </w:rPr>
            </w:pPr>
            <w:r w:rsidRPr="007D7E6F">
              <w:rPr>
                <w:color w:val="000000"/>
              </w:rPr>
              <w:lastRenderedPageBreak/>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color w:val="000000"/>
        </w:rPr>
      </w:pPr>
      <w:r w:rsidRPr="007D7E6F">
        <w:rPr>
          <w:color w:val="000000"/>
        </w:rPr>
        <w:t>O laço</w:t>
      </w:r>
      <w:r w:rsidR="001B6C03" w:rsidRPr="007D7E6F">
        <w:rPr>
          <w:color w:val="000000"/>
        </w:rPr>
        <w:t xml:space="preserve"> </w:t>
      </w:r>
      <w:proofErr w:type="gramStart"/>
      <w:r w:rsidR="001B6C03" w:rsidRPr="007D7E6F">
        <w:rPr>
          <w:color w:val="000000"/>
        </w:rPr>
        <w:t>para(</w:t>
      </w:r>
      <w:proofErr w:type="gramEnd"/>
      <w:r w:rsidR="001B6C03" w:rsidRPr="007D7E6F">
        <w:rPr>
          <w:color w:val="000000"/>
        </w:rPr>
        <w:t>)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 xml:space="preserve">rio dos outros anteriormente citados, o </w:t>
      </w:r>
      <w:proofErr w:type="gramStart"/>
      <w:r w:rsidR="001B6C03" w:rsidRPr="007D7E6F">
        <w:rPr>
          <w:color w:val="000000"/>
        </w:rPr>
        <w:t>para(</w:t>
      </w:r>
      <w:proofErr w:type="gramEnd"/>
      <w:r w:rsidR="001B6C03" w:rsidRPr="007D7E6F">
        <w:rPr>
          <w:color w:val="000000"/>
        </w:rPr>
        <w:t>)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Tipo &lt;nome&gt; = &lt;valor&gt;; &lt;nome&gt; &lt;operador&gt; &lt;</w:t>
            </w:r>
            <w:proofErr w:type="spellStart"/>
            <w:r w:rsidRPr="007D7E6F">
              <w:rPr>
                <w:color w:val="000000"/>
              </w:rPr>
              <w:t>valorReferencia</w:t>
            </w:r>
            <w:proofErr w:type="spellEnd"/>
            <w:r w:rsidRPr="007D7E6F">
              <w:rPr>
                <w:color w:val="000000"/>
              </w:rPr>
              <w:t>&gt;; &lt;incremento&gt;){</w:t>
            </w:r>
          </w:p>
          <w:p w14:paraId="0F12A3BB" w14:textId="51D718F5" w:rsidR="003E483A" w:rsidRPr="007D7E6F" w:rsidRDefault="003E483A" w:rsidP="003E483A">
            <w:pPr>
              <w:pStyle w:val="NormalWeb"/>
              <w:spacing w:before="0" w:beforeAutospacing="0" w:after="160" w:afterAutospacing="0"/>
              <w:rPr>
                <w:color w:val="000000"/>
              </w:rPr>
            </w:pPr>
            <w:r w:rsidRPr="007D7E6F">
              <w:rPr>
                <w:color w:val="000000"/>
              </w:rPr>
              <w:t xml:space="preserve">     //</w:t>
            </w:r>
            <w:r w:rsidR="00344057" w:rsidRPr="007D7E6F">
              <w:rPr>
                <w:color w:val="000000"/>
              </w:rPr>
              <w:t xml:space="preserve"> B</w:t>
            </w:r>
            <w:r w:rsidRPr="007D7E6F">
              <w:rPr>
                <w:color w:val="000000"/>
              </w:rPr>
              <w:t>loco que será repetido</w:t>
            </w:r>
            <w:ins w:id="106"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proofErr w:type="gramStart"/>
            <w:r w:rsidRPr="007D7E6F">
              <w:rPr>
                <w:color w:val="000000"/>
              </w:rPr>
              <w:t>para(</w:t>
            </w:r>
            <w:proofErr w:type="gramEnd"/>
            <w:r w:rsidRPr="007D7E6F">
              <w:rPr>
                <w:color w:val="000000"/>
              </w:rPr>
              <w:t>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1ED2489A" w14:textId="77777777" w:rsidR="00F97CF1" w:rsidRPr="007D7E6F" w:rsidRDefault="00F97CF1" w:rsidP="00806C81">
      <w:pPr>
        <w:pStyle w:val="NormalWeb"/>
        <w:shd w:val="clear" w:color="auto" w:fill="FFFFFF"/>
        <w:spacing w:before="0" w:beforeAutospacing="0" w:after="160" w:afterAutospacing="0"/>
        <w:rPr>
          <w:b/>
          <w:color w:val="000000"/>
          <w:sz w:val="32"/>
          <w:szCs w:val="32"/>
        </w:rPr>
      </w:pPr>
    </w:p>
    <w:p w14:paraId="1F2B8C71" w14:textId="64B01AE5" w:rsidR="00CC2AAE" w:rsidRPr="007D7E6F" w:rsidRDefault="00CC2AAE"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 xml:space="preserve">Operadores lógicos: </w:t>
      </w:r>
    </w:p>
    <w:p w14:paraId="7CC55D3E" w14:textId="258717CA" w:rsidR="00467F98" w:rsidRPr="007D7E6F" w:rsidRDefault="00344057" w:rsidP="009F3506">
      <w:pPr>
        <w:pStyle w:val="NormalWeb"/>
        <w:shd w:val="clear" w:color="auto" w:fill="FFFFFF"/>
        <w:spacing w:before="0" w:beforeAutospacing="0" w:after="160" w:afterAutospacing="0"/>
        <w:ind w:firstLine="720"/>
        <w:jc w:val="both"/>
        <w:rPr>
          <w:color w:val="000000"/>
        </w:rPr>
      </w:pPr>
      <w:r w:rsidRPr="007D7E6F">
        <w:rPr>
          <w:color w:val="000000"/>
        </w:rPr>
        <w:t xml:space="preserve">Os operadores lógicos são usados quando uma expressão booleana não é o suficiente para a tomada de decisões, </w:t>
      </w:r>
      <w:r w:rsidR="00467F98" w:rsidRPr="007D7E6F">
        <w:rPr>
          <w:color w:val="000000"/>
        </w:rPr>
        <w:t>então</w:t>
      </w:r>
      <w:r w:rsidRPr="007D7E6F">
        <w:rPr>
          <w:color w:val="000000"/>
        </w:rPr>
        <w:t xml:space="preserve">, por meio deles, </w:t>
      </w:r>
      <w:r w:rsidR="00467F98" w:rsidRPr="007D7E6F">
        <w:rPr>
          <w:color w:val="000000"/>
        </w:rPr>
        <w:t>nós</w:t>
      </w:r>
      <w:r w:rsidRPr="007D7E6F">
        <w:rPr>
          <w:color w:val="000000"/>
        </w:rPr>
        <w:t xml:space="preserve"> podemos ter mais do que uma expressão booleana com apenas uma saída.</w:t>
      </w:r>
      <w:r w:rsidR="00467F98" w:rsidRPr="007D7E6F">
        <w:rPr>
          <w:color w:val="000000"/>
        </w:rPr>
        <w:t xml:space="preserve"> Um jeito interessante de pensar nesses problemas é voltando ao exemplo do guarda-chuva. Eu estou saindo de casa, se estiver ensolarado eu não irei pegar o guarda-chuva, mas caso esteja chovendo ou pareça que vai chover, devo pega-lo. A seguir estão representados os operadores:</w:t>
      </w:r>
    </w:p>
    <w:p w14:paraId="71E23131" w14:textId="7AF193BA" w:rsidR="00467F98" w:rsidRPr="009F3506" w:rsidRDefault="00467F98" w:rsidP="009F3506">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1182D931"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r w:rsidR="002F0B8B" w:rsidRPr="007D7E6F">
              <w:rPr>
                <w:color w:val="000000"/>
              </w:rPr>
              <w:t xml:space="preserve">e </w:t>
            </w:r>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b/>
          <w:color w:val="000000"/>
          <w:sz w:val="32"/>
          <w:szCs w:val="32"/>
        </w:rPr>
      </w:pPr>
    </w:p>
    <w:p w14:paraId="4AA87008" w14:textId="56FF3869" w:rsidR="00467F98" w:rsidRPr="007D7E6F" w:rsidRDefault="00467F98" w:rsidP="00DC3764">
      <w:pPr>
        <w:pStyle w:val="NormalWeb"/>
        <w:shd w:val="clear" w:color="auto" w:fill="FFFFFF"/>
        <w:spacing w:before="0" w:beforeAutospacing="0" w:after="160" w:afterAutospacing="0"/>
        <w:jc w:val="both"/>
        <w:rPr>
          <w:color w:val="000000"/>
        </w:rPr>
      </w:pPr>
      <w:r w:rsidRPr="007D7E6F">
        <w:rPr>
          <w:b/>
          <w:color w:val="000000"/>
          <w:sz w:val="32"/>
          <w:szCs w:val="32"/>
        </w:rPr>
        <w:tab/>
      </w:r>
      <w:r w:rsidRPr="007D7E6F">
        <w:rPr>
          <w:color w:val="000000"/>
        </w:rPr>
        <w:t>Repare nos exemplos, para saber a saída, devemos fazer essa operação por etapas. N</w:t>
      </w:r>
      <w:r w:rsidR="002F0B8B" w:rsidRPr="007D7E6F">
        <w:rPr>
          <w:color w:val="000000"/>
        </w:rPr>
        <w:t>o caso 2 &gt; 1 e 2&gt;=2 podemos observar duas expressões booleanas. Como já sabemos resolv</w:t>
      </w:r>
      <w:r w:rsidR="008D4450" w:rsidRPr="007D7E6F">
        <w:rPr>
          <w:color w:val="000000"/>
        </w:rPr>
        <w:t>ê</w:t>
      </w:r>
      <w:r w:rsidR="002F0B8B" w:rsidRPr="007D7E6F">
        <w:rPr>
          <w:color w:val="000000"/>
        </w:rPr>
        <w:t xml:space="preserve">-las podemos </w:t>
      </w:r>
      <w:r w:rsidR="002F0B8B" w:rsidRPr="007D7E6F">
        <w:rPr>
          <w:color w:val="000000"/>
        </w:rPr>
        <w:lastRenderedPageBreak/>
        <w:t xml:space="preserve">dizer que o problema fica Verdadeiro e Verdadeiro. Podemos observar que, ambas </w:t>
      </w:r>
      <w:r w:rsidR="009F3506" w:rsidRPr="007D7E6F">
        <w:rPr>
          <w:color w:val="000000"/>
        </w:rPr>
        <w:t>as expressões têm</w:t>
      </w:r>
      <w:r w:rsidR="002F0B8B" w:rsidRPr="007D7E6F">
        <w:rPr>
          <w:color w:val="000000"/>
        </w:rPr>
        <w:t xml:space="preserve"> uma saída verdadeira e estão ligadas pelo operador </w:t>
      </w:r>
      <w:r w:rsidR="002F0B8B" w:rsidRPr="007D7E6F">
        <w:rPr>
          <w:i/>
          <w:color w:val="000000"/>
        </w:rPr>
        <w:t>e</w:t>
      </w:r>
      <w:r w:rsidR="002F0B8B" w:rsidRPr="007D7E6F">
        <w:rPr>
          <w:color w:val="000000"/>
        </w:rPr>
        <w:t xml:space="preserve">, logo o resultado </w:t>
      </w:r>
      <w:proofErr w:type="gramStart"/>
      <w:r w:rsidR="002F0B8B" w:rsidRPr="007D7E6F">
        <w:rPr>
          <w:color w:val="000000"/>
        </w:rPr>
        <w:t>será Verdadeiro</w:t>
      </w:r>
      <w:proofErr w:type="gramEnd"/>
      <w:r w:rsidR="002F0B8B" w:rsidRPr="007D7E6F">
        <w:rPr>
          <w:color w:val="000000"/>
        </w:rPr>
        <w:t>.</w:t>
      </w:r>
    </w:p>
    <w:p w14:paraId="7E88073D" w14:textId="77777777" w:rsidR="002F0B8B" w:rsidRPr="009F3506" w:rsidRDefault="002F0B8B" w:rsidP="00DC3764">
      <w:pPr>
        <w:pStyle w:val="NormalWeb"/>
        <w:shd w:val="clear" w:color="auto" w:fill="FFFFFF"/>
        <w:spacing w:before="0" w:beforeAutospacing="0" w:after="160" w:afterAutospacing="0"/>
        <w:jc w:val="both"/>
        <w:rPr>
          <w:color w:val="000000"/>
        </w:rPr>
      </w:pPr>
    </w:p>
    <w:p w14:paraId="236C24F5" w14:textId="00995295" w:rsidR="00CC2AAE" w:rsidRPr="007D7E6F" w:rsidRDefault="008D4450" w:rsidP="009F3506">
      <w:pPr>
        <w:pStyle w:val="NormalWeb"/>
        <w:numPr>
          <w:ilvl w:val="1"/>
          <w:numId w:val="44"/>
        </w:numPr>
        <w:shd w:val="clear" w:color="auto" w:fill="FFFFFF"/>
        <w:spacing w:before="0" w:beforeAutospacing="0" w:after="160" w:afterAutospacing="0"/>
        <w:ind w:left="993" w:hanging="633"/>
        <w:jc w:val="both"/>
        <w:rPr>
          <w:b/>
          <w:color w:val="000000"/>
          <w:sz w:val="32"/>
          <w:szCs w:val="32"/>
        </w:rPr>
      </w:pPr>
      <w:r w:rsidRPr="007D7E6F">
        <w:rPr>
          <w:b/>
          <w:color w:val="000000"/>
          <w:sz w:val="32"/>
          <w:szCs w:val="32"/>
        </w:rPr>
        <w:t>Funções</w:t>
      </w:r>
      <w:ins w:id="107"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108"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proofErr w:type="spellStart"/>
      <w:r w:rsidR="00E53A05" w:rsidRPr="007D7E6F">
        <w:rPr>
          <w:i/>
          <w:color w:val="000000"/>
        </w:rPr>
        <w:t>SemRetorno</w:t>
      </w:r>
      <w:proofErr w:type="spellEnd"/>
      <w:r w:rsidR="00E53A05" w:rsidRPr="007D7E6F">
        <w:rPr>
          <w:i/>
          <w:color w:val="000000"/>
        </w:rPr>
        <w:t xml:space="preserve">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proofErr w:type="spellStart"/>
            <w:r w:rsidRPr="007D7E6F">
              <w:rPr>
                <w:color w:val="000000"/>
              </w:rPr>
              <w:t>TipoDeRetorno</w:t>
            </w:r>
            <w:proofErr w:type="spellEnd"/>
            <w:r w:rsidRPr="007D7E6F">
              <w:rPr>
                <w:color w:val="000000"/>
              </w:rPr>
              <w:t xml:space="preserve"> &lt;nome</w:t>
            </w:r>
            <w:proofErr w:type="gramStart"/>
            <w:r w:rsidRPr="007D7E6F">
              <w:rPr>
                <w:color w:val="000000"/>
              </w:rPr>
              <w:t>&gt;(</w:t>
            </w:r>
            <w:proofErr w:type="spellStart"/>
            <w:proofErr w:type="gramEnd"/>
            <w:r w:rsidRPr="007D7E6F">
              <w:rPr>
                <w:color w:val="000000"/>
              </w:rPr>
              <w:t>TipoDeVariável</w:t>
            </w:r>
            <w:proofErr w:type="spellEnd"/>
            <w:r w:rsidRPr="007D7E6F">
              <w:rPr>
                <w:color w:val="000000"/>
              </w:rPr>
              <w:t xml:space="preserve"> &lt;nome_argumento_1&gt;, ..., argumento n){</w:t>
            </w:r>
          </w:p>
          <w:p w14:paraId="2C378309" w14:textId="4B92A2D1" w:rsidR="00E53A05" w:rsidRPr="007D7E6F" w:rsidRDefault="00E53A05" w:rsidP="00E53A05">
            <w:pPr>
              <w:pStyle w:val="NormalWeb"/>
              <w:spacing w:before="0" w:beforeAutospacing="0" w:after="160" w:afterAutospacing="0"/>
              <w:rPr>
                <w:color w:val="000000"/>
              </w:rPr>
            </w:pPr>
            <w:r w:rsidRPr="007D7E6F">
              <w:rPr>
                <w:color w:val="000000"/>
              </w:rPr>
              <w:t xml:space="preserve">     //</w:t>
            </w:r>
            <w:r w:rsidR="002E0F1F" w:rsidRPr="007D7E6F">
              <w:rPr>
                <w:color w:val="000000"/>
              </w:rPr>
              <w:t xml:space="preserve"> Bl</w:t>
            </w:r>
            <w:r w:rsidRPr="007D7E6F">
              <w:rPr>
                <w:color w:val="000000"/>
              </w:rPr>
              <w:t>oco de instruções da função ou método</w:t>
            </w:r>
            <w:r w:rsidR="006220FC" w:rsidRPr="007D7E6F">
              <w:rPr>
                <w:color w:val="000000"/>
              </w:rPr>
              <w:t>.</w:t>
            </w:r>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6B8F1990"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spellStart"/>
      <w:proofErr w:type="gramStart"/>
      <w:r w:rsidRPr="007D7E6F">
        <w:rPr>
          <w:color w:val="000000"/>
        </w:rPr>
        <w:t>Configuraç</w:t>
      </w:r>
      <w:r w:rsidR="009F3506">
        <w:rPr>
          <w:color w:val="000000"/>
        </w:rPr>
        <w:t>a</w:t>
      </w:r>
      <w:r w:rsidRPr="007D7E6F">
        <w:rPr>
          <w:color w:val="000000"/>
        </w:rPr>
        <w:t>o</w:t>
      </w:r>
      <w:proofErr w:type="spellEnd"/>
      <w:r w:rsidR="009733F6" w:rsidRPr="007D7E6F">
        <w:rPr>
          <w:color w:val="000000"/>
        </w:rPr>
        <w:t>(</w:t>
      </w:r>
      <w:proofErr w:type="gramEnd"/>
      <w:r w:rsidR="009733F6" w:rsidRPr="007D7E6F">
        <w:rPr>
          <w:color w:val="000000"/>
        </w:rPr>
        <w:t>):</w:t>
      </w:r>
      <w:r w:rsidRPr="007D7E6F">
        <w:rPr>
          <w:color w:val="000000"/>
        </w:rPr>
        <w:t xml:space="preserve"> </w:t>
      </w:r>
    </w:p>
    <w:p w14:paraId="46246A4C" w14:textId="393F4210" w:rsidR="001B6C03"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 xml:space="preserve">O método de </w:t>
      </w:r>
      <w:proofErr w:type="spellStart"/>
      <w:proofErr w:type="gramStart"/>
      <w:r w:rsidR="001B6C03" w:rsidRPr="007D7E6F">
        <w:rPr>
          <w:color w:val="000000"/>
        </w:rPr>
        <w:t>Configuracao</w:t>
      </w:r>
      <w:proofErr w:type="spellEnd"/>
      <w:r w:rsidR="001B6C03" w:rsidRPr="007D7E6F">
        <w:rPr>
          <w:color w:val="000000"/>
        </w:rPr>
        <w:t>(</w:t>
      </w:r>
      <w:proofErr w:type="gramEnd"/>
      <w:r w:rsidR="001B6C03" w:rsidRPr="007D7E6F">
        <w:rPr>
          <w:color w:val="000000"/>
        </w:rPr>
        <w:t xml:space="preserve">) é executado uma única vez quando o Arduino é ligado e é ignorado </w:t>
      </w:r>
      <w:r w:rsidR="009F3506" w:rsidRPr="007D7E6F">
        <w:rPr>
          <w:color w:val="000000"/>
        </w:rPr>
        <w:t>até</w:t>
      </w:r>
      <w:r w:rsidR="001B6C03" w:rsidRPr="007D7E6F">
        <w:rPr>
          <w:color w:val="000000"/>
        </w:rPr>
        <w:t xml:space="preserv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proofErr w:type="spellStart"/>
            <w:proofErr w:type="gramStart"/>
            <w:r w:rsidRPr="007D7E6F">
              <w:rPr>
                <w:color w:val="000000"/>
              </w:rPr>
              <w:t>Configuracao</w:t>
            </w:r>
            <w:proofErr w:type="spellEnd"/>
            <w:r w:rsidRPr="007D7E6F">
              <w:rPr>
                <w:color w:val="000000"/>
              </w:rPr>
              <w:t>(</w:t>
            </w:r>
            <w:proofErr w:type="gramEnd"/>
            <w:r w:rsidRPr="007D7E6F">
              <w:rPr>
                <w:color w:val="000000"/>
              </w:rPr>
              <w:t>){</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proofErr w:type="gramStart"/>
      <w:r w:rsidRPr="007D7E6F">
        <w:rPr>
          <w:color w:val="000000"/>
        </w:rPr>
        <w:t>Principal(</w:t>
      </w:r>
      <w:proofErr w:type="gramEnd"/>
      <w:r w:rsidRPr="007D7E6F">
        <w:rPr>
          <w:color w:val="000000"/>
        </w:rPr>
        <w:t>)</w:t>
      </w:r>
      <w:r w:rsidR="001B6C03" w:rsidRPr="007D7E6F">
        <w:rPr>
          <w:color w:val="000000"/>
        </w:rPr>
        <w:t>:</w:t>
      </w:r>
    </w:p>
    <w:p w14:paraId="7BB27EF6" w14:textId="275CF8DD" w:rsidR="00691175" w:rsidRPr="007D7E6F" w:rsidRDefault="00E53A05" w:rsidP="009F3506">
      <w:pPr>
        <w:pStyle w:val="NormalWeb"/>
        <w:shd w:val="clear" w:color="auto" w:fill="FFFFFF"/>
        <w:spacing w:before="0" w:beforeAutospacing="0" w:after="160" w:afterAutospacing="0"/>
        <w:ind w:firstLine="720"/>
        <w:jc w:val="both"/>
        <w:rPr>
          <w:color w:val="000000"/>
        </w:rPr>
      </w:pPr>
      <w:r w:rsidRPr="007D7E6F">
        <w:rPr>
          <w:color w:val="000000"/>
        </w:rPr>
        <w:t>O método</w:t>
      </w:r>
      <w:r w:rsidR="001760BC" w:rsidRPr="007D7E6F">
        <w:rPr>
          <w:color w:val="000000"/>
        </w:rPr>
        <w:t xml:space="preserve"> </w:t>
      </w:r>
      <w:proofErr w:type="gramStart"/>
      <w:r w:rsidR="001760BC" w:rsidRPr="007D7E6F">
        <w:rPr>
          <w:color w:val="000000"/>
        </w:rPr>
        <w:t>Principal(</w:t>
      </w:r>
      <w:proofErr w:type="gramEnd"/>
      <w:r w:rsidR="001760BC" w:rsidRPr="007D7E6F">
        <w:rPr>
          <w:color w:val="000000"/>
        </w:rPr>
        <w:t>)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proofErr w:type="gramStart"/>
            <w:r w:rsidRPr="007D7E6F">
              <w:rPr>
                <w:color w:val="000000"/>
              </w:rPr>
              <w:lastRenderedPageBreak/>
              <w:t>Principal(</w:t>
            </w:r>
            <w:proofErr w:type="gramEnd"/>
            <w:r w:rsidRPr="007D7E6F">
              <w:rPr>
                <w:color w:val="000000"/>
              </w:rPr>
              <w:t>){</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b/>
          <w:color w:val="000000"/>
          <w:sz w:val="36"/>
          <w:szCs w:val="36"/>
          <w:u w:val="single"/>
        </w:rPr>
      </w:pPr>
    </w:p>
    <w:p w14:paraId="77E968D8" w14:textId="77777777" w:rsidR="006220FC" w:rsidRPr="009F3506" w:rsidRDefault="006220FC" w:rsidP="009F3506">
      <w:pPr>
        <w:pStyle w:val="NormalWeb"/>
        <w:shd w:val="clear" w:color="auto" w:fill="FFFFFF"/>
        <w:spacing w:before="0" w:beforeAutospacing="0" w:after="160" w:afterAutospacing="0"/>
        <w:jc w:val="center"/>
        <w:rPr>
          <w:b/>
          <w:sz w:val="36"/>
          <w:szCs w:val="36"/>
          <w:u w:val="single"/>
        </w:rPr>
      </w:pPr>
    </w:p>
    <w:p w14:paraId="50683090" w14:textId="6C47A56A" w:rsidR="006220FC" w:rsidRPr="007D7E6F" w:rsidRDefault="0017119E" w:rsidP="009F3506">
      <w:pPr>
        <w:pStyle w:val="NormalWeb"/>
        <w:numPr>
          <w:ilvl w:val="0"/>
          <w:numId w:val="44"/>
        </w:numPr>
        <w:shd w:val="clear" w:color="auto" w:fill="FFFFFF"/>
        <w:spacing w:before="0" w:beforeAutospacing="0" w:after="160" w:afterAutospacing="0"/>
        <w:rPr>
          <w:b/>
          <w:sz w:val="36"/>
          <w:szCs w:val="36"/>
          <w:u w:val="single"/>
        </w:rPr>
      </w:pPr>
      <w:r w:rsidRPr="007D7E6F">
        <w:rPr>
          <w:b/>
          <w:sz w:val="36"/>
          <w:szCs w:val="36"/>
          <w:u w:val="single"/>
        </w:rPr>
        <w:t>In</w:t>
      </w:r>
      <w:r w:rsidR="006220FC" w:rsidRPr="009F3506">
        <w:rPr>
          <w:b/>
          <w:sz w:val="36"/>
          <w:szCs w:val="36"/>
          <w:u w:val="single"/>
        </w:rPr>
        <w:t>trodução a eletrônica básica</w:t>
      </w:r>
    </w:p>
    <w:p w14:paraId="48DBA821" w14:textId="77777777" w:rsidR="0030141A" w:rsidRPr="007D7E6F" w:rsidRDefault="0030141A" w:rsidP="009F3506">
      <w:pPr>
        <w:pStyle w:val="NormalWeb"/>
        <w:shd w:val="clear" w:color="auto" w:fill="FFFFFF"/>
        <w:spacing w:before="0" w:beforeAutospacing="0" w:after="160" w:afterAutospacing="0"/>
        <w:jc w:val="center"/>
        <w:rPr>
          <w:b/>
          <w:sz w:val="36"/>
          <w:szCs w:val="36"/>
          <w:u w:val="single"/>
        </w:rPr>
      </w:pPr>
    </w:p>
    <w:p w14:paraId="1DAF026D" w14:textId="3D04C66F" w:rsidR="006220FC" w:rsidRPr="00385CC7" w:rsidRDefault="006220FC" w:rsidP="006220FC">
      <w:pPr>
        <w:pStyle w:val="NormalWeb"/>
        <w:shd w:val="clear" w:color="auto" w:fill="FFFFFF"/>
        <w:spacing w:before="0" w:beforeAutospacing="0" w:after="160" w:afterAutospacing="0"/>
        <w:jc w:val="both"/>
      </w:pPr>
      <w:r w:rsidRPr="007D7E6F">
        <w:tab/>
        <w:t>Uma parte muito importante da robótica é a parte da eletrônica</w:t>
      </w:r>
      <w:ins w:id="109" w:author="Mateus Berardo de Souza Terra" w:date="2016-02-08T19:07:00Z">
        <w:r w:rsidR="008D4450" w:rsidRPr="007D7E6F">
          <w:t>, ou o hardware,</w:t>
        </w:r>
      </w:ins>
      <w:r w:rsidRPr="007D7E6F">
        <w:t xml:space="preserve"> pois ela que é capaz de interagir com o meio externo ao robô. É por meio de atuadores (motores e </w:t>
      </w:r>
      <w:proofErr w:type="spellStart"/>
      <w:r w:rsidRPr="007D7E6F">
        <w:t>servomotores</w:t>
      </w:r>
      <w:proofErr w:type="spellEnd"/>
      <w:r w:rsidRPr="007D7E6F">
        <w:t>) e sensores que ele será capaz de analisar e se locomover interagindo com o ambiente a sua volta. Esse é um assunto muito amplo e que pode requerer muitos cálculos, mas como esse material possui apenas caráter introdutório iremos abordar apenas as partes realmente necessárias como:</w:t>
      </w:r>
    </w:p>
    <w:p w14:paraId="0169349B" w14:textId="6DB31C96" w:rsidR="006220FC" w:rsidRDefault="00D336ED" w:rsidP="009F3506">
      <w:pPr>
        <w:pStyle w:val="NormalWeb"/>
        <w:numPr>
          <w:ilvl w:val="0"/>
          <w:numId w:val="5"/>
        </w:numPr>
        <w:shd w:val="clear" w:color="auto" w:fill="FFFFFF"/>
        <w:spacing w:before="0" w:beforeAutospacing="0" w:after="160" w:afterAutospacing="0"/>
        <w:jc w:val="both"/>
      </w:pPr>
      <w:r>
        <w:t>Unidades</w:t>
      </w:r>
      <w:ins w:id="110" w:author="granix pacheco" w:date="2016-02-07T09:46:00Z">
        <w:r w:rsidR="006220FC" w:rsidRPr="007D7E6F">
          <w:t>;</w:t>
        </w:r>
      </w:ins>
      <w:r w:rsidR="00806C81">
        <w:t xml:space="preserve"> </w:t>
      </w:r>
    </w:p>
    <w:p w14:paraId="4DA254CC" w14:textId="487A3255" w:rsidR="001E34F4" w:rsidRDefault="001E34F4" w:rsidP="001E34F4">
      <w:pPr>
        <w:pStyle w:val="NormalWeb"/>
        <w:numPr>
          <w:ilvl w:val="1"/>
          <w:numId w:val="5"/>
        </w:numPr>
        <w:shd w:val="clear" w:color="auto" w:fill="FFFFFF"/>
        <w:spacing w:before="0" w:beforeAutospacing="0" w:after="160" w:afterAutospacing="0"/>
        <w:jc w:val="both"/>
      </w:pPr>
      <w:r>
        <w:t>Corrente Elétrica (I);</w:t>
      </w:r>
    </w:p>
    <w:p w14:paraId="12E9C451" w14:textId="71E2711C" w:rsidR="001E34F4" w:rsidRDefault="001E34F4" w:rsidP="001E34F4">
      <w:pPr>
        <w:pStyle w:val="NormalWeb"/>
        <w:numPr>
          <w:ilvl w:val="1"/>
          <w:numId w:val="5"/>
        </w:numPr>
        <w:shd w:val="clear" w:color="auto" w:fill="FFFFFF"/>
        <w:spacing w:before="0" w:beforeAutospacing="0" w:after="160" w:afterAutospacing="0"/>
        <w:jc w:val="both"/>
      </w:pPr>
      <w:r>
        <w:t>Resistência (R);</w:t>
      </w:r>
    </w:p>
    <w:p w14:paraId="171A3962" w14:textId="6DC0D224" w:rsidR="001E34F4" w:rsidRDefault="001E34F4" w:rsidP="001E34F4">
      <w:pPr>
        <w:pStyle w:val="NormalWeb"/>
        <w:numPr>
          <w:ilvl w:val="1"/>
          <w:numId w:val="5"/>
        </w:numPr>
        <w:shd w:val="clear" w:color="auto" w:fill="FFFFFF"/>
        <w:spacing w:before="0" w:beforeAutospacing="0" w:after="160" w:afterAutospacing="0"/>
        <w:jc w:val="both"/>
      </w:pPr>
      <w:r>
        <w:t>Tensão (U);</w:t>
      </w:r>
    </w:p>
    <w:p w14:paraId="60DDF1D3" w14:textId="3D930E8F" w:rsidR="001E34F4" w:rsidRDefault="001E34F4" w:rsidP="009F3506">
      <w:pPr>
        <w:pStyle w:val="NormalWeb"/>
        <w:numPr>
          <w:ilvl w:val="0"/>
          <w:numId w:val="5"/>
        </w:numPr>
        <w:shd w:val="clear" w:color="auto" w:fill="FFFFFF"/>
        <w:spacing w:before="0" w:beforeAutospacing="0" w:after="160" w:afterAutospacing="0"/>
        <w:jc w:val="both"/>
      </w:pPr>
      <w:r>
        <w:t>Componentes:</w:t>
      </w:r>
    </w:p>
    <w:p w14:paraId="213964F8" w14:textId="31E336D1" w:rsidR="00D336ED" w:rsidRPr="007D7E6F" w:rsidRDefault="00D336ED" w:rsidP="001E34F4">
      <w:pPr>
        <w:pStyle w:val="NormalWeb"/>
        <w:numPr>
          <w:ilvl w:val="1"/>
          <w:numId w:val="5"/>
        </w:numPr>
        <w:shd w:val="clear" w:color="auto" w:fill="FFFFFF"/>
        <w:spacing w:before="0" w:beforeAutospacing="0" w:after="160" w:afterAutospacing="0"/>
        <w:jc w:val="both"/>
      </w:pPr>
      <w:r>
        <w:t>Resistores;</w:t>
      </w:r>
    </w:p>
    <w:p w14:paraId="440D9E59" w14:textId="59809845" w:rsidR="00FB6808" w:rsidRPr="007D7E6F" w:rsidRDefault="00FB6808" w:rsidP="001E34F4">
      <w:pPr>
        <w:pStyle w:val="NormalWeb"/>
        <w:numPr>
          <w:ilvl w:val="2"/>
          <w:numId w:val="5"/>
        </w:numPr>
        <w:shd w:val="clear" w:color="auto" w:fill="FFFFFF"/>
        <w:spacing w:before="0" w:beforeAutospacing="0" w:after="160" w:afterAutospacing="0"/>
        <w:jc w:val="both"/>
      </w:pPr>
      <w:r w:rsidRPr="007D7E6F">
        <w:t>LDR;</w:t>
      </w:r>
    </w:p>
    <w:p w14:paraId="19533761" w14:textId="28804AE6" w:rsidR="00FB6808" w:rsidRPr="007D7E6F" w:rsidRDefault="00FB6808" w:rsidP="001E34F4">
      <w:pPr>
        <w:pStyle w:val="NormalWeb"/>
        <w:numPr>
          <w:ilvl w:val="1"/>
          <w:numId w:val="5"/>
        </w:numPr>
        <w:shd w:val="clear" w:color="auto" w:fill="FFFFFF"/>
        <w:spacing w:before="0" w:beforeAutospacing="0" w:after="160" w:afterAutospacing="0"/>
        <w:jc w:val="both"/>
      </w:pPr>
      <w:proofErr w:type="spellStart"/>
      <w:r w:rsidRPr="007D7E6F">
        <w:t>Buzzer</w:t>
      </w:r>
      <w:proofErr w:type="spellEnd"/>
      <w:r w:rsidRPr="007D7E6F">
        <w:t>;</w:t>
      </w:r>
    </w:p>
    <w:p w14:paraId="2DA1A817" w14:textId="2DBA4A8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Interruptores;</w:t>
      </w:r>
    </w:p>
    <w:p w14:paraId="775F74B3" w14:textId="3DB5552A"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Capacitores;</w:t>
      </w:r>
    </w:p>
    <w:p w14:paraId="1FF12A22" w14:textId="05AFA0B8" w:rsidR="006220FC" w:rsidRPr="007D7E6F" w:rsidRDefault="006220FC" w:rsidP="001E34F4">
      <w:pPr>
        <w:pStyle w:val="NormalWeb"/>
        <w:numPr>
          <w:ilvl w:val="1"/>
          <w:numId w:val="5"/>
        </w:numPr>
        <w:shd w:val="clear" w:color="auto" w:fill="FFFFFF"/>
        <w:spacing w:before="0" w:beforeAutospacing="0" w:after="160" w:afterAutospacing="0"/>
        <w:jc w:val="both"/>
      </w:pPr>
      <w:r w:rsidRPr="007D7E6F">
        <w:t>Diodos;</w:t>
      </w:r>
    </w:p>
    <w:p w14:paraId="355E6409" w14:textId="068D6003" w:rsidR="00FB6808" w:rsidRDefault="006220FC" w:rsidP="001E34F4">
      <w:pPr>
        <w:pStyle w:val="NormalWeb"/>
        <w:numPr>
          <w:ilvl w:val="2"/>
          <w:numId w:val="5"/>
        </w:numPr>
        <w:shd w:val="clear" w:color="auto" w:fill="FFFFFF"/>
        <w:spacing w:before="0" w:beforeAutospacing="0" w:after="160" w:afterAutospacing="0"/>
        <w:jc w:val="both"/>
      </w:pPr>
      <w:proofErr w:type="spellStart"/>
      <w:r w:rsidRPr="007D7E6F">
        <w:t>LEDs</w:t>
      </w:r>
      <w:proofErr w:type="spellEnd"/>
      <w:r w:rsidR="001E34F4">
        <w:t>;</w:t>
      </w:r>
    </w:p>
    <w:p w14:paraId="194AAEC2" w14:textId="0A141BD5" w:rsidR="001E34F4" w:rsidRDefault="001E34F4" w:rsidP="001E34F4">
      <w:pPr>
        <w:pStyle w:val="NormalWeb"/>
        <w:numPr>
          <w:ilvl w:val="0"/>
          <w:numId w:val="5"/>
        </w:numPr>
        <w:shd w:val="clear" w:color="auto" w:fill="FFFFFF"/>
        <w:spacing w:before="0" w:beforeAutospacing="0" w:after="160" w:afterAutospacing="0"/>
        <w:jc w:val="both"/>
      </w:pPr>
      <w:r>
        <w:t>Associação de componentes;</w:t>
      </w:r>
    </w:p>
    <w:p w14:paraId="407C6011" w14:textId="5122EE87"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Unidades:</w:t>
      </w:r>
    </w:p>
    <w:p w14:paraId="20DCC94A" w14:textId="32B17CC0" w:rsidR="001E34F4" w:rsidRPr="001E34F4" w:rsidRDefault="001E34F4" w:rsidP="001E34F4">
      <w:pPr>
        <w:pStyle w:val="NormalWeb"/>
        <w:shd w:val="clear" w:color="auto" w:fill="FFFFFF"/>
        <w:spacing w:before="0" w:beforeAutospacing="0" w:after="160" w:afterAutospacing="0"/>
        <w:ind w:firstLine="360"/>
        <w:jc w:val="both"/>
      </w:pPr>
      <w:r>
        <w:t>A seguir iremos ver as principais unidades usadas na eletrônica.</w:t>
      </w:r>
    </w:p>
    <w:p w14:paraId="150C04C5" w14:textId="77777777" w:rsidR="00806C81" w:rsidRDefault="00806C81" w:rsidP="001E34F4">
      <w:pPr>
        <w:pStyle w:val="NormalWeb"/>
        <w:numPr>
          <w:ilvl w:val="2"/>
          <w:numId w:val="44"/>
        </w:numPr>
        <w:shd w:val="clear" w:color="auto" w:fill="FFFFFF"/>
        <w:tabs>
          <w:tab w:val="left" w:pos="3449"/>
        </w:tabs>
        <w:spacing w:before="0" w:beforeAutospacing="0" w:after="160" w:afterAutospacing="0"/>
        <w:ind w:left="1560" w:hanging="840"/>
        <w:rPr>
          <w:b/>
          <w:sz w:val="32"/>
          <w:szCs w:val="32"/>
        </w:rPr>
      </w:pPr>
      <w:bookmarkStart w:id="111" w:name="_GoBack"/>
      <w:bookmarkEnd w:id="111"/>
      <w:r>
        <w:rPr>
          <w:b/>
          <w:sz w:val="32"/>
          <w:szCs w:val="32"/>
        </w:rPr>
        <w:t>Corrente Elétrica (I):</w:t>
      </w:r>
    </w:p>
    <w:p w14:paraId="091FC0AD" w14:textId="77777777" w:rsidR="00806C81" w:rsidRDefault="00806C81" w:rsidP="00806C81">
      <w:pPr>
        <w:pStyle w:val="NormalWeb"/>
        <w:shd w:val="clear" w:color="auto" w:fill="FFFFFF"/>
        <w:tabs>
          <w:tab w:val="left" w:pos="3449"/>
        </w:tabs>
        <w:spacing w:before="0" w:beforeAutospacing="0" w:after="160" w:afterAutospacing="0"/>
        <w:ind w:firstLine="426"/>
        <w:jc w:val="both"/>
      </w:pPr>
      <w:r>
        <w:lastRenderedPageBreak/>
        <w:t xml:space="preserve">A corrente elétrica é o fluxo ordenado de cargas por um condutor, ou seja, para os nossos </w:t>
      </w:r>
      <w:proofErr w:type="gramStart"/>
      <w:r>
        <w:t>estudos</w:t>
      </w:r>
      <w:proofErr w:type="gramEnd"/>
      <w:r>
        <w:t xml:space="preserve"> ela pode ser definida o fluxo de elétrons por materiais como fios e componentes. Ela ocorre </w:t>
      </w:r>
      <w:proofErr w:type="gramStart"/>
      <w:r>
        <w:t>entre</w:t>
      </w:r>
      <w:proofErr w:type="gramEnd"/>
      <w:r>
        <w:t xml:space="preserve"> dois pontos com potenciais diferentes e pode ser medida em Ampere (A). Uma forma de pensar nela é comparando-a com a agua. A corrente seria a quantidade de água que passa pelo cano, e o cano o seu condutor. Essa corrente pode ser dividia nos seguintes tipos:</w:t>
      </w:r>
    </w:p>
    <w:p w14:paraId="10B9E8DE" w14:textId="289F7BB8" w:rsidR="00806C81" w:rsidRDefault="00806C81" w:rsidP="001E34F4">
      <w:pPr>
        <w:pStyle w:val="NormalWeb"/>
        <w:numPr>
          <w:ilvl w:val="3"/>
          <w:numId w:val="44"/>
        </w:numPr>
        <w:shd w:val="clear" w:color="auto" w:fill="FFFFFF"/>
        <w:tabs>
          <w:tab w:val="left" w:pos="2410"/>
          <w:tab w:val="left" w:pos="3449"/>
        </w:tabs>
        <w:spacing w:before="0" w:beforeAutospacing="0" w:after="160" w:afterAutospacing="0"/>
        <w:ind w:left="2268" w:hanging="1188"/>
        <w:jc w:val="both"/>
        <w:rPr>
          <w:b/>
          <w:sz w:val="32"/>
          <w:szCs w:val="32"/>
        </w:rPr>
      </w:pPr>
      <w:r>
        <w:rPr>
          <w:b/>
          <w:sz w:val="32"/>
          <w:szCs w:val="32"/>
        </w:rPr>
        <w:t>Corrente Continua (C.C.):</w:t>
      </w:r>
    </w:p>
    <w:p w14:paraId="472749F1" w14:textId="77777777" w:rsidR="00806C81" w:rsidRDefault="00806C81" w:rsidP="00806C81">
      <w:pPr>
        <w:pStyle w:val="NormalWeb"/>
        <w:shd w:val="clear" w:color="auto" w:fill="FFFFFF"/>
        <w:tabs>
          <w:tab w:val="left" w:pos="3449"/>
        </w:tabs>
        <w:spacing w:before="0" w:beforeAutospacing="0" w:after="160" w:afterAutospacing="0"/>
        <w:ind w:firstLine="556"/>
        <w:jc w:val="both"/>
      </w:pPr>
      <w:r>
        <w:t xml:space="preserve">A corrente continua ocorre quando o fluxo das cargas ocorre sempre na mesma direção, ou seja, quando os polos se mantem constantes. Ela é constituída pelos polos positivo e negativo e é usada em baterias e pilhas. Abaixo isso </w:t>
      </w:r>
      <w:proofErr w:type="spellStart"/>
      <w:r>
        <w:t>esta</w:t>
      </w:r>
      <w:proofErr w:type="spellEnd"/>
      <w:r>
        <w:t xml:space="preserve"> representado em um gráfico da corrente em relação com o tempo:</w:t>
      </w:r>
    </w:p>
    <w:p w14:paraId="494C6C5B" w14:textId="77777777" w:rsidR="00806C81" w:rsidRDefault="00806C81" w:rsidP="00806C81">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B6A2EBA" wp14:editId="138F8D4F">
            <wp:extent cx="2059588" cy="1216550"/>
            <wp:effectExtent l="0" t="0" r="0" b="3175"/>
            <wp:docPr id="31" name="Imagem 31" descr="http://www.sofisica.com.br/conteudos/Eletromagnetismo/Eletrodinamica/figuras/ccca1.gif">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13E5B5AE" w14:textId="77777777" w:rsidR="00806C81" w:rsidRPr="004F396B" w:rsidRDefault="00806C81" w:rsidP="00806C81">
      <w:pPr>
        <w:pStyle w:val="NormalWeb"/>
        <w:shd w:val="clear" w:color="auto" w:fill="FFFFFF"/>
        <w:tabs>
          <w:tab w:val="left" w:pos="3449"/>
        </w:tabs>
        <w:spacing w:before="0" w:beforeAutospacing="0" w:after="160" w:afterAutospacing="0"/>
        <w:ind w:left="720"/>
        <w:jc w:val="center"/>
      </w:pPr>
    </w:p>
    <w:p w14:paraId="6E7786C9" w14:textId="77777777" w:rsidR="00806C81" w:rsidRDefault="00806C81" w:rsidP="001E34F4">
      <w:pPr>
        <w:pStyle w:val="NormalWeb"/>
        <w:numPr>
          <w:ilvl w:val="3"/>
          <w:numId w:val="44"/>
        </w:numPr>
        <w:shd w:val="clear" w:color="auto" w:fill="FFFFFF"/>
        <w:tabs>
          <w:tab w:val="left" w:pos="3449"/>
        </w:tabs>
        <w:spacing w:before="0" w:beforeAutospacing="0" w:after="160" w:afterAutospacing="0"/>
        <w:ind w:left="2268" w:hanging="1188"/>
        <w:rPr>
          <w:b/>
          <w:sz w:val="32"/>
          <w:szCs w:val="32"/>
        </w:rPr>
      </w:pPr>
      <w:r>
        <w:rPr>
          <w:b/>
          <w:sz w:val="32"/>
          <w:szCs w:val="32"/>
        </w:rPr>
        <w:t>PWM:</w:t>
      </w:r>
    </w:p>
    <w:p w14:paraId="7A7ABE28" w14:textId="51F45015" w:rsidR="00806C81" w:rsidRDefault="00806C81" w:rsidP="00806C81">
      <w:pPr>
        <w:pStyle w:val="NormalWeb"/>
        <w:shd w:val="clear" w:color="auto" w:fill="FFFFFF"/>
        <w:tabs>
          <w:tab w:val="left" w:pos="3449"/>
        </w:tabs>
        <w:spacing w:before="0" w:beforeAutospacing="0" w:after="160" w:afterAutospacing="0"/>
        <w:jc w:val="both"/>
        <w:rPr>
          <w:iCs/>
          <w:lang w:val="pt-PT"/>
        </w:rPr>
      </w:pPr>
      <w:r>
        <w:t xml:space="preserve">         PWM (</w:t>
      </w:r>
      <w:r w:rsidRPr="0077632E">
        <w:rPr>
          <w:iCs/>
          <w:lang w:val="pt-PT"/>
        </w:rPr>
        <w:t>Pulse-Width Modulation) si</w:t>
      </w:r>
      <w:r>
        <w:rPr>
          <w:iCs/>
          <w:lang w:val="pt-PT"/>
        </w:rPr>
        <w:t>gnifica 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51DE0F86" w14:textId="77777777" w:rsidR="00806C81" w:rsidRDefault="00806C81" w:rsidP="00806C81">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052CCD38" wp14:editId="22C995B1">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4F065F6C" w14:textId="77777777" w:rsidR="00806C81" w:rsidRPr="0077632E" w:rsidRDefault="00806C81" w:rsidP="00806C81">
      <w:pPr>
        <w:pStyle w:val="NormalWeb"/>
        <w:shd w:val="clear" w:color="auto" w:fill="FFFFFF"/>
        <w:tabs>
          <w:tab w:val="left" w:pos="3449"/>
        </w:tabs>
        <w:spacing w:before="0" w:beforeAutospacing="0" w:after="160" w:afterAutospacing="0"/>
        <w:jc w:val="both"/>
      </w:pPr>
    </w:p>
    <w:p w14:paraId="4287809C" w14:textId="18F8B4FA" w:rsidR="00806C81" w:rsidRPr="00A32611" w:rsidRDefault="00806C81" w:rsidP="001E34F4">
      <w:pPr>
        <w:pStyle w:val="NormalWeb"/>
        <w:numPr>
          <w:ilvl w:val="3"/>
          <w:numId w:val="44"/>
        </w:numPr>
        <w:shd w:val="clear" w:color="auto" w:fill="FFFFFF"/>
        <w:tabs>
          <w:tab w:val="left" w:pos="3449"/>
        </w:tabs>
        <w:spacing w:before="0" w:beforeAutospacing="0" w:after="160" w:afterAutospacing="0"/>
        <w:ind w:left="2127" w:hanging="1047"/>
        <w:rPr>
          <w:ins w:id="112" w:author="granix pacheco" w:date="2016-02-07T09:49:00Z"/>
          <w:b/>
          <w:sz w:val="32"/>
          <w:szCs w:val="32"/>
        </w:rPr>
      </w:pPr>
      <w:r>
        <w:rPr>
          <w:b/>
          <w:sz w:val="32"/>
          <w:szCs w:val="32"/>
        </w:rPr>
        <w:t>Corrente Alternada (C.A.):</w:t>
      </w:r>
    </w:p>
    <w:p w14:paraId="635DBA5C" w14:textId="77777777" w:rsidR="00806C81" w:rsidRDefault="00806C81" w:rsidP="00806C81">
      <w:pPr>
        <w:pStyle w:val="NormalWeb"/>
        <w:shd w:val="clear" w:color="auto" w:fill="FFFFFF"/>
        <w:spacing w:before="0" w:beforeAutospacing="0" w:after="160" w:afterAutospacing="0"/>
        <w:ind w:firstLine="720"/>
        <w:jc w:val="both"/>
      </w:pPr>
      <w:r>
        <w:t>A corrente alternada, ao contrário da continua, altera o seu sentido com o decorrer com o tempo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1DC34586" w14:textId="77777777" w:rsidR="00806C81" w:rsidRDefault="00806C81" w:rsidP="00806C81">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2A80718E" wp14:editId="1C912EA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674EE0F2" w14:textId="77777777" w:rsidR="00806C81" w:rsidRDefault="00806C81" w:rsidP="001E34F4">
      <w:pPr>
        <w:pStyle w:val="NormalWeb"/>
        <w:numPr>
          <w:ilvl w:val="2"/>
          <w:numId w:val="44"/>
        </w:numPr>
        <w:shd w:val="clear" w:color="auto" w:fill="FFFFFF"/>
        <w:spacing w:before="0" w:beforeAutospacing="0" w:after="160" w:afterAutospacing="0"/>
        <w:ind w:left="1560" w:hanging="788"/>
        <w:jc w:val="both"/>
        <w:rPr>
          <w:b/>
          <w:sz w:val="32"/>
          <w:szCs w:val="32"/>
        </w:rPr>
      </w:pPr>
      <w:r>
        <w:rPr>
          <w:b/>
          <w:sz w:val="32"/>
          <w:szCs w:val="32"/>
        </w:rPr>
        <w:t>Resistê</w:t>
      </w:r>
      <w:r w:rsidRPr="006D2EDB">
        <w:rPr>
          <w:b/>
          <w:sz w:val="32"/>
          <w:szCs w:val="32"/>
        </w:rPr>
        <w:t>ncia</w:t>
      </w:r>
      <w:r>
        <w:rPr>
          <w:b/>
          <w:sz w:val="32"/>
          <w:szCs w:val="32"/>
        </w:rPr>
        <w:t xml:space="preserve"> (R)</w:t>
      </w:r>
      <w:r w:rsidRPr="006D2EDB">
        <w:rPr>
          <w:b/>
          <w:sz w:val="32"/>
          <w:szCs w:val="32"/>
        </w:rPr>
        <w:t>:</w:t>
      </w:r>
    </w:p>
    <w:p w14:paraId="581897C1" w14:textId="77777777" w:rsidR="00806C81" w:rsidRDefault="00806C81" w:rsidP="00806C81">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 Ela é medida em ohm (</w:t>
      </w:r>
      <w:r w:rsidRPr="006B66CB">
        <w:rPr>
          <w:rStyle w:val="tgc"/>
          <w:color w:val="222222"/>
          <w:lang w:val="pt-PT"/>
        </w:rPr>
        <w:t>Ω) e está diretamente relacionada a lei de Ohm, que sera esplicada mais a frente.</w:t>
      </w:r>
    </w:p>
    <w:p w14:paraId="428299E9" w14:textId="77777777" w:rsidR="00806C81" w:rsidRPr="006B66CB" w:rsidRDefault="00806C81" w:rsidP="00806C81">
      <w:pPr>
        <w:pStyle w:val="NormalWeb"/>
        <w:shd w:val="clear" w:color="auto" w:fill="FFFFFF"/>
        <w:spacing w:before="0" w:beforeAutospacing="0" w:after="160" w:afterAutospacing="0"/>
        <w:ind w:firstLine="720"/>
        <w:jc w:val="both"/>
      </w:pPr>
    </w:p>
    <w:p w14:paraId="27574E79" w14:textId="77777777" w:rsidR="00806C81" w:rsidRDefault="00806C81"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6D2EDB">
        <w:rPr>
          <w:b/>
          <w:sz w:val="32"/>
          <w:szCs w:val="32"/>
        </w:rPr>
        <w:t>Tensão:</w:t>
      </w:r>
    </w:p>
    <w:p w14:paraId="249A3069" w14:textId="3224DA8A" w:rsidR="001E34F4" w:rsidRDefault="001E34F4" w:rsidP="001E34F4">
      <w:pPr>
        <w:pStyle w:val="NormalWeb"/>
        <w:numPr>
          <w:ilvl w:val="1"/>
          <w:numId w:val="44"/>
        </w:numPr>
        <w:shd w:val="clear" w:color="auto" w:fill="FFFFFF"/>
        <w:spacing w:before="0" w:beforeAutospacing="0" w:after="160" w:afterAutospacing="0"/>
        <w:ind w:left="1843" w:hanging="566"/>
        <w:jc w:val="both"/>
        <w:rPr>
          <w:b/>
          <w:sz w:val="32"/>
          <w:szCs w:val="32"/>
        </w:rPr>
      </w:pPr>
      <w:r>
        <w:rPr>
          <w:b/>
          <w:sz w:val="32"/>
          <w:szCs w:val="32"/>
        </w:rPr>
        <w:t>Componentes:</w:t>
      </w:r>
    </w:p>
    <w:p w14:paraId="5BE40493" w14:textId="77777777" w:rsidR="00A06F35" w:rsidRPr="007D7E6F" w:rsidRDefault="00A06F35" w:rsidP="00A06F35">
      <w:pPr>
        <w:pStyle w:val="NormalWeb"/>
        <w:shd w:val="clear" w:color="auto" w:fill="FFFFFF"/>
        <w:spacing w:before="0" w:beforeAutospacing="0" w:after="160" w:afterAutospacing="0"/>
        <w:jc w:val="both"/>
      </w:pPr>
    </w:p>
    <w:p w14:paraId="6A3451C4" w14:textId="27311B1B" w:rsidR="00A06F35" w:rsidRPr="007D7E6F" w:rsidRDefault="00A06F35" w:rsidP="001E34F4">
      <w:pPr>
        <w:pStyle w:val="NormalWeb"/>
        <w:numPr>
          <w:ilvl w:val="2"/>
          <w:numId w:val="44"/>
        </w:numPr>
        <w:shd w:val="clear" w:color="auto" w:fill="FFFFFF"/>
        <w:spacing w:before="0" w:beforeAutospacing="0" w:after="160" w:afterAutospacing="0"/>
        <w:ind w:left="1560" w:hanging="840"/>
        <w:jc w:val="both"/>
        <w:rPr>
          <w:b/>
          <w:sz w:val="32"/>
          <w:szCs w:val="32"/>
        </w:rPr>
      </w:pPr>
      <w:r w:rsidRPr="009F3506">
        <w:rPr>
          <w:b/>
          <w:sz w:val="32"/>
          <w:szCs w:val="32"/>
        </w:rPr>
        <w:t>Resistores:</w:t>
      </w:r>
    </w:p>
    <w:p w14:paraId="04A8C5C1" w14:textId="0F16E9D6" w:rsidR="00105911" w:rsidRPr="007D7E6F" w:rsidRDefault="006D3AB1" w:rsidP="009F3506">
      <w:pPr>
        <w:pStyle w:val="NormalWeb"/>
        <w:shd w:val="clear" w:color="auto" w:fill="FFFFFF"/>
        <w:spacing w:before="0" w:beforeAutospacing="0" w:after="160" w:afterAutospacing="0"/>
        <w:ind w:firstLine="720"/>
        <w:jc w:val="both"/>
      </w:pPr>
      <w:r w:rsidRPr="007D7E6F">
        <w:t>Um resistor é um componente que apresenta uma certa dificuldade ou resistência à passagem de corrente. Os resistores são amplamente utilizados em circuitos, seja para regular tensão ou corrente. A resistência de um resistor é medida em ohms. Para identificar os diferentes resistores de acordo com a resistência são utilizada</w:t>
      </w:r>
      <w:r w:rsidR="00703792">
        <w:t>//</w:t>
      </w:r>
      <w:r w:rsidRPr="007D7E6F">
        <w:t>s listras coloridas de acordo com</w:t>
      </w:r>
      <w:r w:rsidR="00105911" w:rsidRPr="007D7E6F">
        <w:t xml:space="preserve"> um código de cores tabelado. </w:t>
      </w:r>
    </w:p>
    <w:p w14:paraId="3D503B3B" w14:textId="69CFA430" w:rsidR="00105911" w:rsidRPr="007D7E6F" w:rsidRDefault="00105911" w:rsidP="009F3506">
      <w:pPr>
        <w:pStyle w:val="NormalWeb"/>
        <w:shd w:val="clear" w:color="auto" w:fill="FFFFFF"/>
        <w:spacing w:before="0" w:beforeAutospacing="0" w:after="160" w:afterAutospacing="0"/>
        <w:ind w:firstLine="720"/>
        <w:jc w:val="both"/>
      </w:pPr>
      <w:r w:rsidRPr="007D7E6F">
        <w:rPr>
          <w:b/>
        </w:rPr>
        <w:t>Nota</w:t>
      </w:r>
      <w:r w:rsidRPr="007D7E6F">
        <w:t>: A tabela está localizada no capítulo 8 para consulta.</w:t>
      </w:r>
    </w:p>
    <w:p w14:paraId="1CA3829E" w14:textId="77777777" w:rsidR="00A76C84" w:rsidRDefault="00A76C84" w:rsidP="00B52CE2">
      <w:pPr>
        <w:pStyle w:val="NormalWeb"/>
        <w:shd w:val="clear" w:color="auto" w:fill="FFFFFF"/>
        <w:ind w:firstLine="720"/>
        <w:jc w:val="both"/>
      </w:pPr>
      <w:r>
        <w:t xml:space="preserve">Os resistores podem ser associados para obter valores não disponíveis comercialmente, ou específicos para o projeto. Eles podem ser associados de três formas: </w:t>
      </w:r>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pPr>
      <w:r>
        <w:t xml:space="preserve">Em série: os resistores são conectados um na frente do outro de forma que a corrente percorre todos. A resistência equivalente é igual à </w:t>
      </w:r>
      <w:proofErr w:type="gramStart"/>
      <w:r>
        <w:t>soma das n</w:t>
      </w:r>
      <w:proofErr w:type="gramEnd"/>
      <w:r>
        <w:t xml:space="preserve"> resistências em série.</w:t>
      </w:r>
    </w:p>
    <w:p w14:paraId="11F1732B" w14:textId="7F2CA35C" w:rsidR="00A76C84" w:rsidRDefault="00A76C84" w:rsidP="00A76C84">
      <w:pPr>
        <w:pStyle w:val="NormalWeb"/>
        <w:shd w:val="clear" w:color="auto" w:fill="FFFFFF"/>
        <w:ind w:left="1800"/>
        <w:jc w:val="both"/>
      </w:pPr>
      <w:r>
        <w:rPr>
          <w:noProof/>
          <w:lang w:eastAsia="pt-BR"/>
        </w:rPr>
        <w:lastRenderedPageBreak/>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p>
    <w:p w14:paraId="76DBE619" w14:textId="77777777" w:rsidR="00A76C84" w:rsidRDefault="00A76C84" w:rsidP="00A76C84">
      <w:pPr>
        <w:pStyle w:val="NormalWeb"/>
        <w:shd w:val="clear" w:color="auto" w:fill="FFFFFF"/>
        <w:ind w:firstLine="720"/>
        <w:jc w:val="both"/>
      </w:pPr>
      <w:r>
        <w:t xml:space="preserve">                                                                                              </w:t>
      </w:r>
    </w:p>
    <w:p w14:paraId="6D175719" w14:textId="77777777" w:rsidR="00A76C84" w:rsidRDefault="00A76C84" w:rsidP="00A76C84">
      <w:pPr>
        <w:pStyle w:val="NormalWeb"/>
        <w:shd w:val="clear" w:color="auto" w:fill="FFFFFF"/>
        <w:ind w:firstLine="720"/>
        <w:jc w:val="both"/>
      </w:pPr>
    </w:p>
    <w:p w14:paraId="33754A67" w14:textId="77777777" w:rsidR="00A76C84" w:rsidRDefault="00A76C84" w:rsidP="00A76C84">
      <w:pPr>
        <w:pStyle w:val="NormalWeb"/>
        <w:shd w:val="clear" w:color="auto" w:fill="FFFFFF"/>
        <w:ind w:firstLine="720"/>
        <w:jc w:val="both"/>
      </w:pPr>
    </w:p>
    <w:p w14:paraId="35B40FAF" w14:textId="77777777" w:rsidR="00A76C84" w:rsidRDefault="00A76C84">
      <w:pPr>
        <w:pStyle w:val="NormalWeb"/>
        <w:shd w:val="clear" w:color="auto" w:fill="FFFFFF"/>
        <w:ind w:left="1440"/>
        <w:jc w:val="both"/>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pPr>
      <w:r>
        <w:t>Em paralelo: os resistores são conectados paralelamente, dessa forma, a corrente se divide entre eles. A resistência equivalente segue a fórmula a seguir:</w:t>
      </w:r>
    </w:p>
    <w:p w14:paraId="0F4005EF" w14:textId="696CA642" w:rsidR="00A76C84" w:rsidRDefault="00A76C84" w:rsidP="00A76C84">
      <w:pPr>
        <w:pStyle w:val="NormalWeb"/>
        <w:shd w:val="clear" w:color="auto" w:fill="FFFFFF"/>
        <w:ind w:left="1800"/>
        <w:jc w:val="both"/>
      </w:pPr>
      <w:r>
        <w:rPr>
          <w:noProof/>
          <w:lang w:eastAsia="pt-BR"/>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p>
    <w:p w14:paraId="26305946" w14:textId="77777777" w:rsidR="00A76C84" w:rsidRDefault="00A76C84" w:rsidP="00A76C84">
      <w:pPr>
        <w:pStyle w:val="NormalWeb"/>
        <w:shd w:val="clear" w:color="auto" w:fill="FFFFFF"/>
        <w:ind w:firstLine="720"/>
        <w:jc w:val="both"/>
      </w:pPr>
    </w:p>
    <w:p w14:paraId="27DD95CB" w14:textId="77777777" w:rsidR="00A76C84" w:rsidRDefault="00A76C84" w:rsidP="00A76C84">
      <w:pPr>
        <w:pStyle w:val="NormalWeb"/>
        <w:shd w:val="clear" w:color="auto" w:fill="FFFFFF"/>
        <w:ind w:firstLine="720"/>
        <w:jc w:val="both"/>
      </w:pPr>
    </w:p>
    <w:p w14:paraId="7AC84B88" w14:textId="77777777" w:rsidR="00A76C84" w:rsidRDefault="00A76C84">
      <w:pPr>
        <w:pStyle w:val="NormalWeb"/>
        <w:shd w:val="clear" w:color="auto" w:fill="FFFFFF"/>
        <w:ind w:firstLine="720"/>
        <w:jc w:val="both"/>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pPr>
      <w:r>
        <w:t>Mista: os resistores são conectados tanto em paralelo quanto em série. A resistência equivalente será calculada utilizando as fórmulas de associações em série e em paralelo.</w:t>
      </w:r>
    </w:p>
    <w:p w14:paraId="27888432" w14:textId="77777777" w:rsidR="00A76C84" w:rsidRDefault="00A76C84" w:rsidP="00B52CE2">
      <w:pPr>
        <w:pStyle w:val="NormalWeb"/>
        <w:shd w:val="clear" w:color="auto" w:fill="FFFFFF"/>
        <w:ind w:left="1800"/>
        <w:jc w:val="both"/>
      </w:pPr>
    </w:p>
    <w:p w14:paraId="3B443347" w14:textId="77BB0FA3" w:rsidR="00A76C84" w:rsidRDefault="00A76C84" w:rsidP="00A76C84">
      <w:pPr>
        <w:pStyle w:val="NormalWeb"/>
        <w:shd w:val="clear" w:color="auto" w:fill="FFFFFF"/>
        <w:ind w:firstLine="720"/>
        <w:jc w:val="both"/>
      </w:pPr>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p>
    <w:p w14:paraId="426FFEB6" w14:textId="77777777" w:rsidR="00A76C84" w:rsidRDefault="00A76C84" w:rsidP="00A76C84">
      <w:pPr>
        <w:pStyle w:val="NormalWeb"/>
        <w:shd w:val="clear" w:color="auto" w:fill="FFFFFF"/>
        <w:ind w:firstLine="720"/>
        <w:jc w:val="both"/>
      </w:pPr>
    </w:p>
    <w:p w14:paraId="5D8B76BD" w14:textId="77777777" w:rsidR="00A76C84" w:rsidRDefault="00A76C84" w:rsidP="00A76C84">
      <w:pPr>
        <w:pStyle w:val="NormalWeb"/>
        <w:shd w:val="clear" w:color="auto" w:fill="FFFFFF"/>
        <w:ind w:firstLine="720"/>
        <w:jc w:val="both"/>
      </w:pPr>
    </w:p>
    <w:p w14:paraId="4A571CB5" w14:textId="77777777" w:rsidR="00A76C84" w:rsidRDefault="00A76C84">
      <w:pPr>
        <w:pStyle w:val="NormalWeb"/>
        <w:shd w:val="clear" w:color="auto" w:fill="FFFFFF"/>
        <w:ind w:firstLine="720"/>
        <w:jc w:val="both"/>
      </w:pPr>
    </w:p>
    <w:p w14:paraId="558F2A1E" w14:textId="77777777" w:rsidR="00A76C84" w:rsidRDefault="00A76C84" w:rsidP="009F3506">
      <w:pPr>
        <w:pStyle w:val="NormalWeb"/>
        <w:shd w:val="clear" w:color="auto" w:fill="FFFFFF"/>
        <w:spacing w:before="0" w:beforeAutospacing="0" w:after="160" w:afterAutospacing="0"/>
        <w:ind w:firstLine="720"/>
        <w:jc w:val="both"/>
      </w:pPr>
    </w:p>
    <w:p w14:paraId="26DF9EEC" w14:textId="77777777" w:rsidR="00A76C84" w:rsidRDefault="00A76C84" w:rsidP="009F3506">
      <w:pPr>
        <w:pStyle w:val="NormalWeb"/>
        <w:shd w:val="clear" w:color="auto" w:fill="FFFFFF"/>
        <w:spacing w:before="0" w:beforeAutospacing="0" w:after="160" w:afterAutospacing="0"/>
        <w:ind w:firstLine="720"/>
        <w:jc w:val="both"/>
      </w:pPr>
    </w:p>
    <w:p w14:paraId="7D8CD3AE" w14:textId="2F609277" w:rsidR="00105911" w:rsidRPr="009F3506" w:rsidRDefault="00105911" w:rsidP="009F3506">
      <w:pPr>
        <w:pStyle w:val="NormalWeb"/>
        <w:shd w:val="clear" w:color="auto" w:fill="FFFFFF"/>
        <w:spacing w:before="0" w:beforeAutospacing="0" w:after="160" w:afterAutospacing="0"/>
        <w:ind w:firstLine="720"/>
        <w:jc w:val="both"/>
      </w:pPr>
      <w:r w:rsidRPr="007D7E6F">
        <w:t xml:space="preserve">Além dos resistores comuns, existem resistores que variam a sua resistência de acordo com fenômenos físicos como a luminosidade, no caso do LDR, ou a temperatura, no caso do </w:t>
      </w:r>
      <w:proofErr w:type="spellStart"/>
      <w:r w:rsidRPr="007D7E6F">
        <w:t>Termistor</w:t>
      </w:r>
      <w:proofErr w:type="spellEnd"/>
      <w:r w:rsidRPr="007D7E6F">
        <w:t>. Devido a suas propriedades, tais resistores são utilizados como sensores na robótica. Depois de alguns capítulos, você perceberá que grande parte dos sensores são resistivos. Agora falaremos um pouco sobre o LDR e sobre o potenciômetro, os resistores variáveis mais utilizados:</w:t>
      </w:r>
    </w:p>
    <w:p w14:paraId="2F9D10EE" w14:textId="1FDC20E4" w:rsidR="008A7B70" w:rsidRPr="007D7E6F" w:rsidRDefault="008A7B70">
      <w:pPr>
        <w:pStyle w:val="NormalWeb"/>
        <w:shd w:val="clear" w:color="auto" w:fill="FFFFFF"/>
        <w:spacing w:before="0" w:beforeAutospacing="0" w:after="160" w:afterAutospacing="0"/>
        <w:jc w:val="both"/>
        <w:rPr>
          <w:b/>
          <w:sz w:val="32"/>
          <w:szCs w:val="32"/>
        </w:rPr>
      </w:pPr>
    </w:p>
    <w:p w14:paraId="50C6A895" w14:textId="703E4314" w:rsidR="00FB6808" w:rsidRPr="007D7E6F" w:rsidRDefault="00FB6808" w:rsidP="001E34F4">
      <w:pPr>
        <w:pStyle w:val="NormalWeb"/>
        <w:numPr>
          <w:ilvl w:val="3"/>
          <w:numId w:val="44"/>
        </w:numPr>
        <w:shd w:val="clear" w:color="auto" w:fill="FFFFFF"/>
        <w:spacing w:before="0" w:beforeAutospacing="0" w:after="160" w:afterAutospacing="0"/>
        <w:jc w:val="both"/>
        <w:rPr>
          <w:b/>
          <w:sz w:val="32"/>
          <w:szCs w:val="32"/>
        </w:rPr>
      </w:pPr>
      <w:r w:rsidRPr="007D7E6F">
        <w:rPr>
          <w:b/>
          <w:sz w:val="32"/>
          <w:szCs w:val="32"/>
        </w:rPr>
        <w:lastRenderedPageBreak/>
        <w:t>LDR:</w:t>
      </w:r>
    </w:p>
    <w:p w14:paraId="2A490940" w14:textId="5CA6D2BE" w:rsidR="0059787C" w:rsidRPr="009F3506" w:rsidRDefault="0059787C" w:rsidP="009F3506">
      <w:pPr>
        <w:ind w:firstLine="720"/>
        <w:jc w:val="both"/>
        <w:rPr>
          <w:rFonts w:ascii="Times New Roman" w:eastAsia="Times New Roman" w:hAnsi="Times New Roman" w:cs="Times New Roman"/>
          <w:color w:val="222222"/>
          <w:sz w:val="24"/>
          <w:szCs w:val="24"/>
          <w:lang w:eastAsia="pt-BR"/>
        </w:rPr>
      </w:pPr>
      <w:r w:rsidRPr="009F3506">
        <w:rPr>
          <w:rFonts w:ascii="Times New Roman" w:eastAsia="Times New Roman" w:hAnsi="Times New Roman" w:cs="Times New Roman"/>
          <w:color w:val="222222"/>
          <w:sz w:val="24"/>
          <w:szCs w:val="24"/>
          <w:lang w:eastAsia="pt-BR"/>
        </w:rPr>
        <w:t>Um LDR (</w:t>
      </w:r>
      <w:r w:rsidRPr="009F3506">
        <w:rPr>
          <w:rFonts w:ascii="Times New Roman" w:hAnsi="Times New Roman" w:cs="Times New Roman"/>
          <w:bCs/>
          <w:iCs/>
          <w:sz w:val="24"/>
          <w:szCs w:val="24"/>
        </w:rPr>
        <w:t>L</w:t>
      </w:r>
      <w:r w:rsidRPr="009F3506">
        <w:rPr>
          <w:rFonts w:ascii="Times New Roman" w:hAnsi="Times New Roman" w:cs="Times New Roman"/>
          <w:iCs/>
          <w:sz w:val="24"/>
          <w:szCs w:val="24"/>
        </w:rPr>
        <w:t xml:space="preserve">ight </w:t>
      </w:r>
      <w:del w:id="113" w:author="Mateus Berardo de Souza Terra" w:date="2016-02-08T19:26:00Z">
        <w:r w:rsidRPr="009F3506" w:rsidDel="00105911">
          <w:rPr>
            <w:rFonts w:ascii="Times New Roman" w:hAnsi="Times New Roman" w:cs="Times New Roman"/>
            <w:bCs/>
            <w:iCs/>
            <w:sz w:val="24"/>
            <w:szCs w:val="24"/>
          </w:rPr>
          <w:delText>D</w:delText>
        </w:r>
        <w:r w:rsidRPr="009F3506" w:rsidDel="00105911">
          <w:rPr>
            <w:rFonts w:ascii="Times New Roman" w:hAnsi="Times New Roman" w:cs="Times New Roman"/>
            <w:iCs/>
            <w:sz w:val="24"/>
            <w:szCs w:val="24"/>
          </w:rPr>
          <w:delText>ependent</w:delText>
        </w:r>
      </w:del>
      <w:proofErr w:type="spellStart"/>
      <w:ins w:id="114"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proofErr w:type="spellEnd"/>
      <w:r w:rsidRPr="009F3506">
        <w:rPr>
          <w:rFonts w:ascii="Times New Roman" w:hAnsi="Times New Roman" w:cs="Times New Roman"/>
          <w:iCs/>
          <w:sz w:val="24"/>
          <w:szCs w:val="24"/>
        </w:rPr>
        <w:t xml:space="preserve"> </w:t>
      </w:r>
      <w:r w:rsidRPr="009F3506">
        <w:rPr>
          <w:rFonts w:ascii="Times New Roman" w:hAnsi="Times New Roman" w:cs="Times New Roman"/>
          <w:bCs/>
          <w:iCs/>
          <w:sz w:val="24"/>
          <w:szCs w:val="24"/>
        </w:rPr>
        <w:t>R</w:t>
      </w:r>
      <w:r w:rsidRPr="009F3506">
        <w:rPr>
          <w:rFonts w:ascii="Times New Roman" w:hAnsi="Times New Roman" w:cs="Times New Roman"/>
          <w:iCs/>
          <w:sz w:val="24"/>
          <w:szCs w:val="24"/>
        </w:rPr>
        <w:t xml:space="preserve">esistor) é um </w:t>
      </w:r>
      <w:r w:rsidRPr="009F3506">
        <w:rPr>
          <w:rStyle w:val="no-conversion"/>
          <w:rFonts w:ascii="Times New Roman" w:hAnsi="Times New Roman" w:cs="Times New Roman"/>
          <w:bCs/>
          <w:sz w:val="24"/>
          <w:szCs w:val="24"/>
        </w:rPr>
        <w:t>Resistor Dependente de Luz</w:t>
      </w:r>
      <w:r w:rsidRPr="009F3506">
        <w:rPr>
          <w:rStyle w:val="no-conversion"/>
          <w:rFonts w:ascii="Times New Roman" w:hAnsi="Times New Roman" w:cs="Times New Roman"/>
          <w:sz w:val="24"/>
          <w:szCs w:val="24"/>
        </w:rPr>
        <w:t xml:space="preserve"> ou </w:t>
      </w:r>
      <w:del w:id="115" w:author="Mateus Berardo de Souza Terra" w:date="2016-02-08T19:17:00Z">
        <w:r w:rsidRPr="009F3506" w:rsidDel="006D3AB1">
          <w:rPr>
            <w:rStyle w:val="no-conversion"/>
            <w:rFonts w:ascii="Times New Roman" w:hAnsi="Times New Roman" w:cs="Times New Roman"/>
            <w:bCs/>
            <w:sz w:val="24"/>
            <w:szCs w:val="24"/>
          </w:rPr>
          <w:delText>Fotoresistência</w:delText>
        </w:r>
      </w:del>
      <w:proofErr w:type="spellStart"/>
      <w:ins w:id="116" w:author="Mateus Berardo de Souza Terra" w:date="2016-02-08T19:17:00Z">
        <w:r w:rsidR="006D3AB1" w:rsidRPr="007D7E6F">
          <w:rPr>
            <w:rStyle w:val="no-conversion"/>
            <w:rFonts w:ascii="Times New Roman" w:hAnsi="Times New Roman" w:cs="Times New Roman"/>
            <w:bCs/>
            <w:sz w:val="24"/>
            <w:szCs w:val="24"/>
          </w:rPr>
          <w:t>Fotoresistência</w:t>
        </w:r>
      </w:ins>
      <w:proofErr w:type="spellEnd"/>
      <w:r w:rsidRPr="009F3506">
        <w:rPr>
          <w:rStyle w:val="no-conversion"/>
          <w:rFonts w:ascii="Times New Roman" w:hAnsi="Times New Roman" w:cs="Times New Roman"/>
          <w:bCs/>
          <w:sz w:val="24"/>
          <w:szCs w:val="24"/>
        </w:rPr>
        <w:t xml:space="preserve">. Ele tem a capacidade de variar </w:t>
      </w:r>
      <w:r w:rsidR="00E96E41" w:rsidRPr="009F3506">
        <w:rPr>
          <w:rStyle w:val="no-conversion"/>
          <w:rFonts w:ascii="Times New Roman" w:hAnsi="Times New Roman" w:cs="Times New Roman"/>
          <w:bCs/>
          <w:sz w:val="24"/>
          <w:szCs w:val="24"/>
        </w:rPr>
        <w:t xml:space="preserve">a sua </w:t>
      </w:r>
      <w:r w:rsidR="006D3AB1" w:rsidRPr="007D7E6F">
        <w:rPr>
          <w:rStyle w:val="no-conversion"/>
          <w:rFonts w:ascii="Times New Roman" w:hAnsi="Times New Roman" w:cs="Times New Roman"/>
          <w:bCs/>
          <w:sz w:val="24"/>
          <w:szCs w:val="24"/>
        </w:rPr>
        <w:t>resistência</w:t>
      </w:r>
      <w:r w:rsidR="00E96E41" w:rsidRPr="009F3506">
        <w:rPr>
          <w:rStyle w:val="no-conversion"/>
          <w:rFonts w:ascii="Times New Roman" w:hAnsi="Times New Roman" w:cs="Times New Roman"/>
          <w:bCs/>
          <w:sz w:val="24"/>
          <w:szCs w:val="24"/>
        </w:rPr>
        <w:t xml:space="preserve"> em funçã</w:t>
      </w:r>
      <w:r w:rsidRPr="009F3506">
        <w:rPr>
          <w:rStyle w:val="no-conversion"/>
          <w:rFonts w:ascii="Times New Roman" w:hAnsi="Times New Roman" w:cs="Times New Roman"/>
          <w:bCs/>
          <w:sz w:val="24"/>
          <w:szCs w:val="24"/>
        </w:rPr>
        <w:t xml:space="preserve">o da luz que incide sobre ele. </w:t>
      </w:r>
      <w:r w:rsidR="00E96E41" w:rsidRPr="009F3506">
        <w:rPr>
          <w:rFonts w:ascii="Times New Roman" w:hAnsi="Times New Roman" w:cs="Times New Roman"/>
          <w:sz w:val="24"/>
          <w:szCs w:val="24"/>
        </w:rPr>
        <w:t>Tipicamente, à medida que a intensidade da luz aumenta, a sua resistência diminui</w:t>
      </w:r>
      <w:r w:rsidR="00105911" w:rsidRPr="007D7E6F">
        <w:rPr>
          <w:rFonts w:ascii="Times New Roman" w:hAnsi="Times New Roman" w:cs="Times New Roman"/>
          <w:sz w:val="24"/>
          <w:szCs w:val="24"/>
        </w:rPr>
        <w:t>, permitindo que mais corrente flua por ele</w:t>
      </w:r>
      <w:r w:rsidR="00E96E41" w:rsidRPr="009F3506">
        <w:rPr>
          <w:rFonts w:ascii="Times New Roman" w:hAnsi="Times New Roman" w:cs="Times New Roman"/>
          <w:sz w:val="24"/>
          <w:szCs w:val="24"/>
        </w:rPr>
        <w:t>. Ele pode ser usado para confecç</w:t>
      </w:r>
      <w:r w:rsidR="008D4450" w:rsidRPr="009F3506">
        <w:rPr>
          <w:rFonts w:ascii="Times New Roman" w:hAnsi="Times New Roman" w:cs="Times New Roman"/>
          <w:sz w:val="24"/>
          <w:szCs w:val="24"/>
        </w:rPr>
        <w:t>ã</w:t>
      </w:r>
      <w:r w:rsidR="00E96E41" w:rsidRPr="009F3506">
        <w:rPr>
          <w:rFonts w:ascii="Times New Roman" w:hAnsi="Times New Roman" w:cs="Times New Roman"/>
          <w:sz w:val="24"/>
          <w:szCs w:val="24"/>
        </w:rPr>
        <w:t>o de sensores</w:t>
      </w:r>
      <w:r w:rsidR="008D4450" w:rsidRPr="007D7E6F">
        <w:rPr>
          <w:rFonts w:ascii="Times New Roman" w:hAnsi="Times New Roman" w:cs="Times New Roman"/>
          <w:sz w:val="24"/>
          <w:szCs w:val="24"/>
        </w:rPr>
        <w:t xml:space="preserve"> de luminosidade ou de reflexão</w:t>
      </w:r>
      <w:ins w:id="117" w:author="granix pacheco" w:date="2016-02-08T14:35:00Z">
        <w:r w:rsidR="00E96E41" w:rsidRPr="009F3506">
          <w:rPr>
            <w:rFonts w:ascii="Times New Roman" w:hAnsi="Times New Roman" w:cs="Times New Roman"/>
            <w:sz w:val="24"/>
            <w:szCs w:val="24"/>
          </w:rPr>
          <w:t>.</w:t>
        </w:r>
      </w:ins>
      <w:r w:rsidR="008D4450" w:rsidRPr="007D7E6F">
        <w:rPr>
          <w:rFonts w:ascii="Times New Roman" w:hAnsi="Times New Roman" w:cs="Times New Roman"/>
          <w:sz w:val="24"/>
          <w:szCs w:val="24"/>
        </w:rPr>
        <w:t xml:space="preserve"> Abaixo podemos ver uma imagem de um LDR e seu símbolo esquemático.</w:t>
      </w:r>
    </w:p>
    <w:p w14:paraId="7151661F" w14:textId="74245E99" w:rsidR="0059787C" w:rsidRPr="009F3506" w:rsidRDefault="0059787C"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p>
    <w:p w14:paraId="36954A91" w14:textId="3EE7E0ED" w:rsidR="00FB6808" w:rsidRPr="004A7414" w:rsidRDefault="00FB6808" w:rsidP="009F3506">
      <w:pPr>
        <w:pStyle w:val="PargrafodaLista"/>
        <w:rPr>
          <w:b/>
          <w:sz w:val="32"/>
          <w:szCs w:val="32"/>
        </w:rPr>
      </w:pPr>
    </w:p>
    <w:p w14:paraId="60ACB8B1" w14:textId="77777777" w:rsidR="0059787C" w:rsidRPr="00F40228" w:rsidRDefault="0059787C" w:rsidP="009F3506">
      <w:pPr>
        <w:pStyle w:val="PargrafodaLista"/>
        <w:rPr>
          <w:b/>
          <w:sz w:val="32"/>
          <w:szCs w:val="32"/>
        </w:rPr>
      </w:pPr>
    </w:p>
    <w:p w14:paraId="5CC6180B" w14:textId="185A7E16" w:rsidR="00FB6808" w:rsidRPr="007D7E6F" w:rsidRDefault="00FB6808" w:rsidP="001E34F4">
      <w:pPr>
        <w:pStyle w:val="NormalWeb"/>
        <w:numPr>
          <w:ilvl w:val="2"/>
          <w:numId w:val="44"/>
        </w:numPr>
        <w:shd w:val="clear" w:color="auto" w:fill="FFFFFF"/>
        <w:spacing w:before="0" w:beforeAutospacing="0" w:after="160" w:afterAutospacing="0"/>
        <w:jc w:val="both"/>
        <w:rPr>
          <w:b/>
          <w:sz w:val="32"/>
          <w:szCs w:val="32"/>
        </w:rPr>
      </w:pPr>
      <w:proofErr w:type="spellStart"/>
      <w:r w:rsidRPr="007D7E6F">
        <w:rPr>
          <w:b/>
          <w:sz w:val="32"/>
          <w:szCs w:val="32"/>
        </w:rPr>
        <w:t>Buzzer</w:t>
      </w:r>
      <w:proofErr w:type="spellEnd"/>
      <w:r w:rsidRPr="007D7E6F">
        <w:rPr>
          <w:b/>
          <w:sz w:val="32"/>
          <w:szCs w:val="32"/>
        </w:rPr>
        <w:t>:</w:t>
      </w:r>
    </w:p>
    <w:p w14:paraId="090DE46B" w14:textId="4A883600" w:rsidR="00FB6808" w:rsidRPr="007D7E6F" w:rsidRDefault="00FB6808" w:rsidP="009F3506">
      <w:pPr>
        <w:pStyle w:val="NormalWeb"/>
        <w:shd w:val="clear" w:color="auto" w:fill="FFFFFF"/>
        <w:spacing w:before="0" w:beforeAutospacing="0" w:after="160" w:afterAutospacing="0"/>
        <w:ind w:firstLine="720"/>
        <w:jc w:val="both"/>
        <w:rPr>
          <w:rStyle w:val="ya-q-full-text"/>
        </w:rPr>
      </w:pPr>
      <w:r w:rsidRPr="007D7E6F">
        <w:rPr>
          <w:rFonts w:eastAsiaTheme="minorHAnsi"/>
        </w:rPr>
        <w:t xml:space="preserve">Um </w:t>
      </w:r>
      <w:proofErr w:type="spellStart"/>
      <w:r w:rsidRPr="007D7E6F">
        <w:rPr>
          <w:rFonts w:eastAsiaTheme="minorHAnsi"/>
        </w:rPr>
        <w:t>buzzer</w:t>
      </w:r>
      <w:proofErr w:type="spellEnd"/>
      <w:r w:rsidRPr="007D7E6F">
        <w:rPr>
          <w:rFonts w:eastAsiaTheme="minorHAnsi"/>
        </w:rPr>
        <w:t xml:space="preserve"> é um componente capaz de produzir sons na frequência recebida atuando de maneira semelhante a uma caixa de som, porem com um consumo menor. Ele possui polaridade </w:t>
      </w:r>
      <w:r w:rsidR="00463E0F" w:rsidRPr="007D7E6F">
        <w:rPr>
          <w:rFonts w:eastAsiaTheme="minorHAnsi"/>
        </w:rPr>
        <w:t>definida (a perna mais longa é o positivo)</w:t>
      </w:r>
      <w:r w:rsidRPr="007D7E6F">
        <w:rPr>
          <w:rFonts w:eastAsiaTheme="minorHAnsi"/>
        </w:rPr>
        <w:t xml:space="preserve"> e é composto </w:t>
      </w:r>
      <w:r w:rsidRPr="007D7E6F">
        <w:rPr>
          <w:rStyle w:val="ya-q-full-text"/>
        </w:rPr>
        <w:t>2 camadas de metal e uma camada interna de cristal piezoeléctrico.</w:t>
      </w:r>
    </w:p>
    <w:p w14:paraId="37B2CE9B" w14:textId="77777777" w:rsidR="00FB6808" w:rsidRPr="009F3506" w:rsidRDefault="00FB6808" w:rsidP="009F3506">
      <w:pPr>
        <w:pStyle w:val="NormalWeb"/>
        <w:shd w:val="clear" w:color="auto" w:fill="FFFFFF"/>
        <w:spacing w:before="0" w:beforeAutospacing="0" w:after="160" w:afterAutospacing="0"/>
        <w:ind w:firstLine="720"/>
        <w:jc w:val="both"/>
      </w:pPr>
    </w:p>
    <w:p w14:paraId="2D263420" w14:textId="52E25038" w:rsidR="00FB6808" w:rsidRPr="009F3506" w:rsidRDefault="00FB6808" w:rsidP="009F3506">
      <w:pPr>
        <w:jc w:val="center"/>
        <w:rPr>
          <w:rFonts w:ascii="Arial" w:eastAsia="Times New Roman" w:hAnsi="Arial" w:cs="Arial"/>
          <w:color w:val="222222"/>
          <w:sz w:val="27"/>
          <w:szCs w:val="27"/>
          <w:lang w:eastAsia="pt-BR"/>
        </w:rPr>
      </w:pPr>
      <w:r w:rsidRPr="009F3506">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r w:rsidRPr="009F3506">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p>
    <w:p w14:paraId="6A5E8CAB" w14:textId="64937C21" w:rsidR="00FF083D" w:rsidRPr="007D7E6F" w:rsidRDefault="00FF083D">
      <w:pPr>
        <w:pStyle w:val="NormalWeb"/>
        <w:shd w:val="clear" w:color="auto" w:fill="FFFFFF"/>
        <w:spacing w:before="0" w:beforeAutospacing="0" w:after="160" w:afterAutospacing="0"/>
        <w:jc w:val="both"/>
        <w:rPr>
          <w:b/>
          <w:sz w:val="32"/>
          <w:szCs w:val="32"/>
        </w:rPr>
      </w:pPr>
    </w:p>
    <w:p w14:paraId="61ACD05F" w14:textId="77777777" w:rsidR="00FB6808" w:rsidRPr="009F3506" w:rsidRDefault="00FB6808">
      <w:pPr>
        <w:pStyle w:val="NormalWeb"/>
        <w:shd w:val="clear" w:color="auto" w:fill="FFFFFF"/>
        <w:spacing w:before="0" w:beforeAutospacing="0" w:after="160" w:afterAutospacing="0"/>
        <w:jc w:val="both"/>
        <w:rPr>
          <w:b/>
          <w:sz w:val="32"/>
          <w:szCs w:val="32"/>
        </w:rPr>
      </w:pPr>
    </w:p>
    <w:p w14:paraId="7431C4E9" w14:textId="492F0B86" w:rsidR="00A06F35" w:rsidRPr="007D7E6F" w:rsidRDefault="00A06F35" w:rsidP="001E34F4">
      <w:pPr>
        <w:pStyle w:val="NormalWeb"/>
        <w:numPr>
          <w:ilvl w:val="2"/>
          <w:numId w:val="44"/>
        </w:numPr>
        <w:shd w:val="clear" w:color="auto" w:fill="FFFFFF"/>
        <w:spacing w:before="0" w:beforeAutospacing="0" w:after="160" w:afterAutospacing="0"/>
        <w:jc w:val="both"/>
        <w:rPr>
          <w:b/>
          <w:sz w:val="32"/>
          <w:szCs w:val="32"/>
        </w:rPr>
      </w:pPr>
      <w:r w:rsidRPr="009F3506">
        <w:rPr>
          <w:b/>
          <w:sz w:val="32"/>
          <w:szCs w:val="32"/>
        </w:rPr>
        <w:t>Interruptores</w:t>
      </w:r>
      <w:r w:rsidR="00887086" w:rsidRPr="007D7E6F">
        <w:rPr>
          <w:b/>
          <w:sz w:val="32"/>
          <w:szCs w:val="32"/>
        </w:rPr>
        <w:t xml:space="preserve"> e botões</w:t>
      </w:r>
      <w:r w:rsidRPr="009F3506">
        <w:rPr>
          <w:b/>
          <w:sz w:val="32"/>
          <w:szCs w:val="32"/>
        </w:rPr>
        <w:t>:</w:t>
      </w:r>
    </w:p>
    <w:p w14:paraId="7A5B085D" w14:textId="60C15C3A" w:rsidR="00895C46" w:rsidRPr="007D7E6F" w:rsidRDefault="00887086" w:rsidP="009F3506">
      <w:pPr>
        <w:pStyle w:val="NormalWeb"/>
        <w:shd w:val="clear" w:color="auto" w:fill="FFFFFF"/>
        <w:spacing w:before="0" w:beforeAutospacing="0" w:after="160" w:afterAutospacing="0"/>
        <w:ind w:firstLine="720"/>
        <w:jc w:val="both"/>
      </w:pPr>
      <w:r w:rsidRPr="007D7E6F">
        <w:t>Componente responsável por manter o circuito aberto ou fechado, quando acionado, fecha o circuito e permite a passagem de corrente.</w:t>
      </w:r>
    </w:p>
    <w:p w14:paraId="62DF9453" w14:textId="6A620767" w:rsidR="00887086" w:rsidRDefault="00FB6808" w:rsidP="00143881">
      <w:pPr>
        <w:pStyle w:val="NormalWeb"/>
        <w:shd w:val="clear" w:color="auto" w:fill="FFFFFF"/>
        <w:spacing w:before="0" w:beforeAutospacing="0" w:after="160" w:afterAutospacing="0"/>
        <w:ind w:firstLine="720"/>
        <w:jc w:val="both"/>
      </w:pPr>
      <w:r w:rsidRPr="007D7E6F">
        <w:lastRenderedPageBreak/>
        <w:t xml:space="preserve">                     </w:t>
      </w:r>
      <w:r w:rsidRPr="009F3506">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r w:rsidR="00895C46" w:rsidRPr="009F3506">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8F36C" w14:textId="77777777" w:rsidR="00143881" w:rsidRPr="00806C81" w:rsidRDefault="00143881" w:rsidP="00806C81">
      <w:pPr>
        <w:pStyle w:val="PargrafodaLista"/>
        <w:shd w:val="clear" w:color="auto" w:fill="FFFFFF"/>
        <w:spacing w:line="240" w:lineRule="auto"/>
        <w:ind w:left="1800"/>
        <w:contextualSpacing w:val="0"/>
        <w:jc w:val="both"/>
        <w:rPr>
          <w:b/>
          <w:sz w:val="32"/>
          <w:szCs w:val="32"/>
        </w:rPr>
      </w:pPr>
    </w:p>
    <w:p w14:paraId="5EE05CF0" w14:textId="54E79B5B" w:rsidR="00F53875" w:rsidRDefault="00F53875" w:rsidP="001E34F4">
      <w:pPr>
        <w:pStyle w:val="NormalWeb"/>
        <w:numPr>
          <w:ilvl w:val="3"/>
          <w:numId w:val="83"/>
        </w:numPr>
        <w:shd w:val="clear" w:color="auto" w:fill="FFFFFF"/>
        <w:spacing w:before="0" w:beforeAutospacing="0" w:after="160" w:afterAutospacing="0"/>
        <w:jc w:val="both"/>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t xml:space="preserve">Um relé é um interruptor eletromecânico que é acionado por uma corrente elétrica mudando </w:t>
      </w:r>
      <w:proofErr w:type="gramStart"/>
      <w:r>
        <w:t>a</w:t>
      </w:r>
      <w:proofErr w:type="gramEnd"/>
      <w:r>
        <w:t xml:space="preserve">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rsidP="009F3506">
      <w:pPr>
        <w:pStyle w:val="NormalWeb"/>
        <w:shd w:val="clear" w:color="auto" w:fill="FFFFFF"/>
        <w:spacing w:before="0" w:beforeAutospacing="0" w:after="160" w:afterAutospacing="0"/>
        <w:ind w:left="720" w:hanging="11"/>
        <w:jc w:val="both"/>
        <w:rPr>
          <w:ins w:id="118" w:author="granix pacheco" w:date="2016-02-08T12:45:00Z"/>
        </w:rPr>
      </w:pPr>
    </w:p>
    <w:p w14:paraId="364A24B2" w14:textId="77777777" w:rsidR="00887086" w:rsidRPr="007D7E6F" w:rsidRDefault="00887086" w:rsidP="009F3506">
      <w:pPr>
        <w:pStyle w:val="NormalWeb"/>
        <w:shd w:val="clear" w:color="auto" w:fill="FFFFFF"/>
        <w:spacing w:before="0" w:beforeAutospacing="0" w:after="160" w:afterAutospacing="0"/>
        <w:ind w:left="720" w:hanging="11"/>
        <w:jc w:val="both"/>
        <w:rPr>
          <w:ins w:id="119" w:author="granix pacheco" w:date="2016-02-08T08:36:00Z"/>
        </w:rPr>
      </w:pPr>
    </w:p>
    <w:p w14:paraId="26226E85" w14:textId="77777777" w:rsidR="00AF1060" w:rsidRPr="00AF1060" w:rsidRDefault="00A06F35" w:rsidP="001E34F4">
      <w:pPr>
        <w:pStyle w:val="NormalWeb"/>
        <w:numPr>
          <w:ilvl w:val="2"/>
          <w:numId w:val="44"/>
        </w:numPr>
        <w:shd w:val="clear" w:color="auto" w:fill="FFFFFF"/>
        <w:spacing w:before="0" w:beforeAutospacing="0" w:after="160" w:afterAutospacing="0"/>
        <w:jc w:val="both"/>
        <w:rPr>
          <w:rFonts w:ascii="Arial" w:hAnsi="Arial" w:cs="Arial"/>
          <w:b/>
        </w:rPr>
      </w:pPr>
      <w:ins w:id="120" w:author="granix pacheco" w:date="2016-02-08T08:36:00Z">
        <w:r w:rsidRPr="009F3506">
          <w:rPr>
            <w:b/>
            <w:sz w:val="32"/>
            <w:szCs w:val="32"/>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lastRenderedPageBreak/>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46"/>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E34F4">
      <w:pPr>
        <w:pStyle w:val="NormalWeb"/>
        <w:numPr>
          <w:ilvl w:val="3"/>
          <w:numId w:val="44"/>
        </w:numPr>
        <w:shd w:val="clear" w:color="auto" w:fill="FFFFFF"/>
        <w:spacing w:before="0" w:beforeAutospacing="0" w:after="160" w:afterAutospacing="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1E34F4">
      <w:pPr>
        <w:pStyle w:val="NormalWeb"/>
        <w:numPr>
          <w:ilvl w:val="3"/>
          <w:numId w:val="44"/>
        </w:numPr>
        <w:shd w:val="clear" w:color="auto" w:fill="FFFFFF"/>
        <w:spacing w:before="0" w:beforeAutospacing="0" w:after="160" w:afterAutospacing="0"/>
        <w:jc w:val="both"/>
        <w:rPr>
          <w:b/>
          <w:sz w:val="32"/>
          <w:szCs w:val="32"/>
        </w:rPr>
      </w:pPr>
      <w:r w:rsidRPr="00FD346D">
        <w:rPr>
          <w:b/>
          <w:sz w:val="32"/>
          <w:szCs w:val="32"/>
        </w:rPr>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p>
    <w:p w14:paraId="379F567A" w14:textId="77777777" w:rsidR="008A7B70" w:rsidRPr="007D7E6F" w:rsidRDefault="008A7B70">
      <w:pPr>
        <w:pStyle w:val="NormalWeb"/>
        <w:shd w:val="clear" w:color="auto" w:fill="FFFFFF"/>
        <w:spacing w:before="0" w:beforeAutospacing="0" w:after="160" w:afterAutospacing="0"/>
        <w:jc w:val="both"/>
        <w:rPr>
          <w:b/>
          <w:sz w:val="32"/>
          <w:szCs w:val="32"/>
          <w:rPrChange w:id="121" w:author="Mateus Berardo de Souza Terra" w:date="2016-02-08T20:05:00Z">
            <w:rPr/>
          </w:rPrChange>
        </w:rPr>
      </w:pPr>
    </w:p>
    <w:p w14:paraId="7074DCB6" w14:textId="6D976CBF" w:rsidR="00A06F35" w:rsidRPr="007D7E6F" w:rsidRDefault="00A06F35" w:rsidP="001E34F4">
      <w:pPr>
        <w:pStyle w:val="NormalWeb"/>
        <w:numPr>
          <w:ilvl w:val="2"/>
          <w:numId w:val="44"/>
        </w:numPr>
        <w:shd w:val="clear" w:color="auto" w:fill="FFFFFF"/>
        <w:spacing w:before="0" w:beforeAutospacing="0" w:after="160" w:afterAutospacing="0"/>
        <w:jc w:val="both"/>
        <w:rPr>
          <w:b/>
          <w:sz w:val="32"/>
          <w:szCs w:val="32"/>
        </w:rPr>
        <w:pPrChange w:id="1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r w:rsidRPr="007D7E6F">
        <w:rPr>
          <w:b/>
          <w:sz w:val="32"/>
          <w:szCs w:val="32"/>
          <w:rPrChange w:id="123" w:author="Mateus Berardo de Souza Terra" w:date="2016-02-08T20:05:00Z">
            <w:rPr/>
          </w:rPrChange>
        </w:rPr>
        <w:t>Diodos:</w:t>
      </w:r>
    </w:p>
    <w:p w14:paraId="4333D1F7" w14:textId="744BF952" w:rsidR="00FF083D" w:rsidRPr="007D7E6F" w:rsidRDefault="00FF083D">
      <w:pPr>
        <w:pStyle w:val="NormalWeb"/>
        <w:shd w:val="clear" w:color="auto" w:fill="FFFFFF"/>
        <w:spacing w:before="0" w:beforeAutospacing="0" w:after="160" w:afterAutospacing="0"/>
        <w:ind w:firstLine="720"/>
        <w:jc w:val="both"/>
        <w:rPr>
          <w:bCs/>
        </w:rPr>
        <w:pPrChange w:id="124" w:author="granix pacheco" w:date="2016-02-08T13:11:00Z">
          <w:pPr>
            <w:pStyle w:val="NormalWeb"/>
            <w:numPr>
              <w:numId w:val="25"/>
            </w:numPr>
            <w:shd w:val="clear" w:color="auto" w:fill="FFFFFF"/>
            <w:spacing w:before="0" w:beforeAutospacing="0" w:after="160" w:afterAutospacing="0"/>
            <w:ind w:left="720" w:hanging="360"/>
            <w:jc w:val="both"/>
          </w:pPr>
        </w:pPrChange>
      </w:pPr>
      <w:r w:rsidRPr="009F3506">
        <w:rPr>
          <w:bCs/>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r w:rsidR="006D3AB1" w:rsidRPr="007D7E6F">
        <w:rPr>
          <w:bCs/>
        </w:rPr>
        <w:t>tensão</w:t>
      </w:r>
      <w:r w:rsidRPr="007D7E6F">
        <w:rPr>
          <w:bCs/>
          <w:rPrChange w:id="125" w:author="Mateus Berardo de Souza Terra" w:date="2016-02-08T20:05:00Z">
            <w:rPr>
              <w:rFonts w:ascii="Arial" w:hAnsi="Arial" w:cs="Arial"/>
              <w:b/>
              <w:bCs/>
              <w:color w:val="555555"/>
              <w:sz w:val="19"/>
              <w:szCs w:val="19"/>
            </w:rPr>
          </w:rPrChange>
        </w:rPr>
        <w:t xml:space="preserve"> e existem diversos modelos com diversas funções.</w:t>
      </w:r>
    </w:p>
    <w:p w14:paraId="59367F82" w14:textId="77777777" w:rsidR="00FF083D" w:rsidRPr="007D7E6F" w:rsidRDefault="00FF083D" w:rsidP="00FF083D">
      <w:pPr>
        <w:rPr>
          <w:rFonts w:ascii="Arial" w:hAnsi="Arial" w:cs="Arial"/>
          <w:color w:val="222222"/>
          <w:sz w:val="27"/>
          <w:szCs w:val="27"/>
          <w:rPrChange w:id="126" w:author="Mateus Berardo de Souza Terra" w:date="2016-02-08T20:05:00Z">
            <w:rPr>
              <w:rFonts w:ascii="Arial" w:hAnsi="Arial" w:cs="Arial"/>
              <w:color w:val="222222"/>
              <w:sz w:val="27"/>
              <w:szCs w:val="27"/>
              <w:lang w:val="pt-PT"/>
            </w:rPr>
          </w:rPrChange>
        </w:rPr>
      </w:pPr>
      <w:r w:rsidRPr="009F3506">
        <w:rPr>
          <w:rFonts w:ascii="Arial" w:hAnsi="Arial" w:cs="Arial"/>
          <w:color w:val="222222"/>
          <w:sz w:val="27"/>
          <w:szCs w:val="27"/>
        </w:rPr>
        <w:t xml:space="preserve">                         </w:t>
      </w:r>
      <w:r w:rsidRPr="009F3506">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r w:rsidRPr="007D7E6F">
        <w:rPr>
          <w:rFonts w:ascii="Arial" w:hAnsi="Arial" w:cs="Arial"/>
          <w:color w:val="222222"/>
          <w:sz w:val="27"/>
          <w:szCs w:val="27"/>
          <w:rPrChange w:id="127" w:author="Mateus Berardo de Souza Terra" w:date="2016-02-08T20:05:00Z">
            <w:rPr>
              <w:rFonts w:ascii="Arial" w:hAnsi="Arial" w:cs="Arial"/>
              <w:color w:val="222222"/>
              <w:sz w:val="27"/>
              <w:szCs w:val="27"/>
              <w:lang w:val="pt-PT"/>
            </w:rPr>
          </w:rPrChange>
        </w:rPr>
        <w:t xml:space="preserve"> </w:t>
      </w:r>
      <w:r w:rsidRPr="009F3506">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p>
    <w:p w14:paraId="62E3A5EF" w14:textId="1AC67393" w:rsidR="00FF083D" w:rsidRPr="007D7E6F" w:rsidRDefault="00FF083D" w:rsidP="00FF083D">
      <w:pPr>
        <w:rPr>
          <w:rFonts w:ascii="Arial" w:eastAsia="Times New Roman" w:hAnsi="Arial" w:cs="Arial"/>
          <w:vanish/>
          <w:color w:val="222222"/>
          <w:sz w:val="27"/>
          <w:szCs w:val="27"/>
          <w:lang w:eastAsia="pt-BR"/>
          <w:rPrChange w:id="128"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29"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0" w:author="Unknown">
            <w:rPr>
              <w:noProof/>
              <w:lang w:eastAsia="pt-BR"/>
            </w:rPr>
          </w:rPrChange>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9"/>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04690C8D" w14:textId="5C9F438F" w:rsidR="00FF083D" w:rsidRPr="007D7E6F" w:rsidRDefault="00FF083D" w:rsidP="00FF083D">
      <w:pPr>
        <w:rPr>
          <w:rFonts w:ascii="Arial" w:eastAsia="Times New Roman" w:hAnsi="Arial" w:cs="Arial"/>
          <w:vanish/>
          <w:color w:val="222222"/>
          <w:sz w:val="27"/>
          <w:szCs w:val="27"/>
          <w:lang w:eastAsia="pt-BR"/>
          <w:rPrChange w:id="131" w:author="Mateus Berardo de Souza Terra" w:date="2016-02-08T20:05:00Z">
            <w:rPr>
              <w:rFonts w:ascii="Arial" w:eastAsia="Times New Roman" w:hAnsi="Arial" w:cs="Arial"/>
              <w:vanish/>
              <w:color w:val="222222"/>
              <w:sz w:val="27"/>
              <w:szCs w:val="27"/>
              <w:lang w:val="pt-PT" w:eastAsia="pt-BR"/>
            </w:rPr>
          </w:rPrChange>
        </w:rPr>
      </w:pPr>
      <w:r w:rsidRPr="007D7E6F">
        <w:rPr>
          <w:rFonts w:ascii="Arial" w:hAnsi="Arial" w:cs="Arial"/>
          <w:vanish/>
          <w:color w:val="222222"/>
          <w:sz w:val="27"/>
          <w:szCs w:val="27"/>
          <w:rPrChange w:id="13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Change w:id="133" w:author="Unknown">
            <w:rPr>
              <w:noProof/>
              <w:lang w:eastAsia="pt-BR"/>
            </w:rPr>
          </w:rPrChange>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9"/>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134" w:author="Mateus Berardo de Souza Terra" w:date="2016-02-08T22:27:00Z"/>
          <w:b/>
          <w:sz w:val="32"/>
          <w:szCs w:val="32"/>
        </w:rPr>
        <w:pPrChange w:id="135"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136" w:author="Mateus Berardo de Souza Terra" w:date="2016-02-08T22:27:00Z"/>
        </w:rPr>
        <w:pPrChange w:id="137"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25C3475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14E9C91E"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99A90F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072DE64"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5D2ACD7" w14:textId="77777777" w:rsidR="001E34F4" w:rsidRPr="001E34F4" w:rsidRDefault="001E34F4" w:rsidP="001E34F4">
      <w:pPr>
        <w:pStyle w:val="PargrafodaLista"/>
        <w:numPr>
          <w:ilvl w:val="0"/>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6AA683A6"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AA5C0CC" w14:textId="77777777" w:rsidR="001E34F4" w:rsidRPr="001E34F4" w:rsidRDefault="001E34F4" w:rsidP="001E34F4">
      <w:pPr>
        <w:pStyle w:val="PargrafodaLista"/>
        <w:numPr>
          <w:ilvl w:val="1"/>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DF247F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2CDE7B6A"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43BA45"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53F50E12"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09805B4F" w14:textId="77777777" w:rsidR="001E34F4" w:rsidRPr="001E34F4" w:rsidRDefault="001E34F4" w:rsidP="001E34F4">
      <w:pPr>
        <w:pStyle w:val="PargrafodaLista"/>
        <w:numPr>
          <w:ilvl w:val="2"/>
          <w:numId w:val="52"/>
        </w:numPr>
        <w:shd w:val="clear" w:color="auto" w:fill="FFFFFF"/>
        <w:tabs>
          <w:tab w:val="left" w:pos="3449"/>
        </w:tabs>
        <w:spacing w:line="240" w:lineRule="auto"/>
        <w:contextualSpacing w:val="0"/>
        <w:jc w:val="both"/>
        <w:rPr>
          <w:rFonts w:ascii="Times New Roman" w:eastAsia="Times New Roman" w:hAnsi="Times New Roman" w:cs="Times New Roman"/>
          <w:b/>
          <w:vanish/>
          <w:sz w:val="32"/>
          <w:szCs w:val="32"/>
        </w:rPr>
      </w:pPr>
    </w:p>
    <w:p w14:paraId="770E4D27" w14:textId="7B29B136" w:rsidR="00A06F35" w:rsidRPr="007D7E6F" w:rsidRDefault="00A06F35" w:rsidP="001E34F4">
      <w:pPr>
        <w:pStyle w:val="NormalWeb"/>
        <w:numPr>
          <w:ilvl w:val="3"/>
          <w:numId w:val="52"/>
        </w:numPr>
        <w:shd w:val="clear" w:color="auto" w:fill="FFFFFF"/>
        <w:tabs>
          <w:tab w:val="left" w:pos="3449"/>
        </w:tabs>
        <w:spacing w:before="0" w:beforeAutospacing="0" w:after="160" w:afterAutospacing="0"/>
        <w:jc w:val="both"/>
        <w:rPr>
          <w:b/>
          <w:sz w:val="32"/>
          <w:szCs w:val="32"/>
        </w:rPr>
        <w:pPrChange w:id="138" w:author="Mateus Berardo de Souza Terra" w:date="2016-02-08T22:28:00Z">
          <w:pPr>
            <w:pStyle w:val="NormalWeb"/>
            <w:shd w:val="clear" w:color="auto" w:fill="FFFFFF"/>
            <w:spacing w:before="0" w:beforeAutospacing="0" w:after="160" w:afterAutospacing="0"/>
            <w:jc w:val="both"/>
          </w:pPr>
        </w:pPrChange>
      </w:pPr>
      <w:proofErr w:type="spellStart"/>
      <w:r w:rsidRPr="007D7E6F">
        <w:rPr>
          <w:b/>
          <w:sz w:val="32"/>
          <w:szCs w:val="32"/>
          <w:rPrChange w:id="139" w:author="Mateus Berardo de Souza Terra" w:date="2016-02-08T20:05:00Z">
            <w:rPr/>
          </w:rPrChange>
        </w:rPr>
        <w:t>LEDs</w:t>
      </w:r>
      <w:proofErr w:type="spellEnd"/>
      <w:r w:rsidRPr="007D7E6F">
        <w:rPr>
          <w:b/>
          <w:sz w:val="32"/>
          <w:szCs w:val="32"/>
          <w:rPrChange w:id="140" w:author="Mateus Berardo de Souza Terra" w:date="2016-02-08T20:05:00Z">
            <w:rPr/>
          </w:rPrChange>
        </w:rPr>
        <w:t>:</w:t>
      </w:r>
      <w:r w:rsidR="003B4769" w:rsidRPr="007D7E6F">
        <w:rPr>
          <w:b/>
          <w:sz w:val="32"/>
          <w:szCs w:val="32"/>
        </w:rPr>
        <w:tab/>
      </w:r>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rStyle w:val="Forte"/>
          <w:b w:val="0"/>
        </w:rPr>
        <w:pPrChange w:id="141" w:author="granix pacheco" w:date="2016-02-08T12:11:00Z">
          <w:pPr>
            <w:pStyle w:val="NormalWeb"/>
            <w:shd w:val="clear" w:color="auto" w:fill="FFFFFF"/>
            <w:spacing w:before="0" w:beforeAutospacing="0" w:after="160" w:afterAutospacing="0"/>
            <w:jc w:val="both"/>
          </w:pPr>
        </w:pPrChange>
      </w:pPr>
      <w:r w:rsidRPr="007D7E6F">
        <w:rPr>
          <w:rPrChange w:id="142" w:author="Mateus Berardo de Souza Terra" w:date="2016-02-08T20:05:00Z">
            <w:rPr>
              <w:b/>
              <w:bCs/>
            </w:rPr>
          </w:rPrChange>
        </w:rPr>
        <w:t xml:space="preserve">Um </w:t>
      </w:r>
      <w:r w:rsidRPr="007D7E6F">
        <w:t>LED (</w:t>
      </w:r>
      <w:ins w:id="143" w:author="Mateus Berardo de Souza Terra" w:date="2016-02-08T19:11:00Z">
        <w:r w:rsidR="006D3AB1" w:rsidRPr="007D7E6F">
          <w:rPr>
            <w:rStyle w:val="Forte"/>
            <w:b w:val="0"/>
          </w:rPr>
          <w:t>L</w:t>
        </w:r>
      </w:ins>
      <w:ins w:id="144" w:author="granix pacheco" w:date="2016-02-08T11:48:00Z">
        <w:del w:id="145" w:author="Mateus Berardo de Souza Terra" w:date="2016-02-08T19:11:00Z">
          <w:r w:rsidRPr="007D7E6F" w:rsidDel="006D3AB1">
            <w:rPr>
              <w:rStyle w:val="Forte"/>
              <w:b w:val="0"/>
              <w:rPrChange w:id="146" w:author="Mateus Berardo de Souza Terra" w:date="2016-02-08T20:05:00Z">
                <w:rPr>
                  <w:rStyle w:val="Forte"/>
                </w:rPr>
              </w:rPrChange>
            </w:rPr>
            <w:delText>l</w:delText>
          </w:r>
        </w:del>
        <w:r w:rsidRPr="007D7E6F">
          <w:rPr>
            <w:rStyle w:val="Forte"/>
            <w:b w:val="0"/>
            <w:rPrChange w:id="147" w:author="Mateus Berardo de Souza Terra" w:date="2016-02-08T20:05:00Z">
              <w:rPr>
                <w:rStyle w:val="Forte"/>
              </w:rPr>
            </w:rPrChange>
          </w:rPr>
          <w:t xml:space="preserve">ight </w:t>
        </w:r>
      </w:ins>
      <w:proofErr w:type="spellStart"/>
      <w:ins w:id="148" w:author="Mateus Berardo de Souza Terra" w:date="2016-02-08T19:11:00Z">
        <w:r w:rsidR="006D3AB1" w:rsidRPr="007D7E6F">
          <w:rPr>
            <w:rStyle w:val="Forte"/>
            <w:b w:val="0"/>
          </w:rPr>
          <w:t>E</w:t>
        </w:r>
      </w:ins>
      <w:ins w:id="149" w:author="granix pacheco" w:date="2016-02-08T11:48:00Z">
        <w:del w:id="150" w:author="Mateus Berardo de Souza Terra" w:date="2016-02-08T19:11:00Z">
          <w:r w:rsidRPr="007D7E6F" w:rsidDel="006D3AB1">
            <w:rPr>
              <w:rStyle w:val="Forte"/>
              <w:b w:val="0"/>
              <w:rPrChange w:id="151" w:author="Mateus Berardo de Souza Terra" w:date="2016-02-08T20:05:00Z">
                <w:rPr>
                  <w:rStyle w:val="Forte"/>
                </w:rPr>
              </w:rPrChange>
            </w:rPr>
            <w:delText>e</w:delText>
          </w:r>
        </w:del>
        <w:r w:rsidRPr="007D7E6F">
          <w:rPr>
            <w:rStyle w:val="Forte"/>
            <w:b w:val="0"/>
            <w:rPrChange w:id="152" w:author="Mateus Berardo de Souza Terra" w:date="2016-02-08T20:05:00Z">
              <w:rPr>
                <w:rStyle w:val="Forte"/>
              </w:rPr>
            </w:rPrChange>
          </w:rPr>
          <w:t>mitting</w:t>
        </w:r>
        <w:proofErr w:type="spellEnd"/>
        <w:r w:rsidRPr="007D7E6F">
          <w:rPr>
            <w:rStyle w:val="Forte"/>
            <w:b w:val="0"/>
            <w:rPrChange w:id="153" w:author="Mateus Berardo de Souza Terra" w:date="2016-02-08T20:05:00Z">
              <w:rPr>
                <w:rStyle w:val="Forte"/>
              </w:rPr>
            </w:rPrChange>
          </w:rPr>
          <w:t xml:space="preserve"> </w:t>
        </w:r>
      </w:ins>
      <w:proofErr w:type="spellStart"/>
      <w:ins w:id="154" w:author="Mateus Berardo de Souza Terra" w:date="2016-02-08T19:11:00Z">
        <w:r w:rsidR="006D3AB1" w:rsidRPr="007D7E6F">
          <w:rPr>
            <w:rStyle w:val="Forte"/>
            <w:b w:val="0"/>
          </w:rPr>
          <w:t>D</w:t>
        </w:r>
      </w:ins>
      <w:del w:id="155" w:author="Mateus Berardo de Souza Terra" w:date="2016-02-08T19:11:00Z">
        <w:r w:rsidRPr="007D7E6F" w:rsidDel="006D3AB1">
          <w:rPr>
            <w:rStyle w:val="Forte"/>
            <w:b w:val="0"/>
            <w:rPrChange w:id="156" w:author="Mateus Berardo de Souza Terra" w:date="2016-02-08T20:05:00Z">
              <w:rPr>
                <w:rStyle w:val="Forte"/>
              </w:rPr>
            </w:rPrChange>
          </w:rPr>
          <w:delText>d</w:delText>
        </w:r>
      </w:del>
      <w:r w:rsidRPr="007D7E6F">
        <w:rPr>
          <w:rStyle w:val="Forte"/>
          <w:b w:val="0"/>
          <w:rPrChange w:id="157" w:author="Mateus Berardo de Souza Terra" w:date="2016-02-08T20:05:00Z">
            <w:rPr>
              <w:rStyle w:val="Forte"/>
            </w:rPr>
          </w:rPrChange>
        </w:rPr>
        <w:t>iode</w:t>
      </w:r>
      <w:proofErr w:type="spellEnd"/>
      <w:r w:rsidRPr="007D7E6F">
        <w:rPr>
          <w:rStyle w:val="Forte"/>
          <w:b w:val="0"/>
          <w:rPrChange w:id="158" w:author="Mateus Berardo de Souza Terra" w:date="2016-02-08T20:05:00Z">
            <w:rPr>
              <w:rStyle w:val="Forte"/>
            </w:rPr>
          </w:rPrChange>
        </w:rPr>
        <w:t>) é um diodo</w:t>
      </w:r>
      <w:r w:rsidRPr="007D7E6F">
        <w:rPr>
          <w:rStyle w:val="Forte"/>
        </w:rPr>
        <w:t xml:space="preserve"> </w:t>
      </w:r>
      <w:r w:rsidRPr="007D7E6F">
        <w:rPr>
          <w:rStyle w:val="Forte"/>
          <w:b w:val="0"/>
        </w:rPr>
        <w:t>emissor de luz. Isso significa que ele tem as propriedades de um diodo (descrito acima) e é capaz de emitir luz própria como uma pequena lâmpada. Ele é um semicondutor e a sua simbologia está representada a seguir junto a uma imagem identificando os seus polos:</w:t>
      </w:r>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lastRenderedPageBreak/>
        <w:t>/</w:t>
      </w:r>
      <w:ins w:id="159" w:author="granix pacheco" w:date="2016-02-08T12:11:00Z">
        <w:r w:rsidR="002308BC" w:rsidRPr="007D7E6F">
          <w:rPr>
            <w:noProof/>
            <w:lang w:eastAsia="pt-BR"/>
            <w:rPrChange w:id="160"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615B174A" w:rsidR="00857923" w:rsidRPr="00806C81" w:rsidRDefault="00806C81" w:rsidP="00806C81">
      <w:pPr>
        <w:pStyle w:val="NormalWeb"/>
        <w:shd w:val="clear" w:color="auto" w:fill="FFFFFF"/>
        <w:tabs>
          <w:tab w:val="left" w:pos="3449"/>
        </w:tabs>
        <w:spacing w:before="0" w:beforeAutospacing="0" w:after="160" w:afterAutospacing="0"/>
        <w:ind w:firstLine="792"/>
      </w:pPr>
      <w:r>
        <w:rPr>
          <w:b/>
        </w:rPr>
        <w:t>Nota:</w:t>
      </w:r>
      <w:r>
        <w:t xml:space="preserve"> O valor de tensão e corrente de cada LED pode ser consultado no capitulo 9, na parte de </w:t>
      </w:r>
      <w:proofErr w:type="spellStart"/>
      <w:r>
        <w:t>LEDs</w:t>
      </w:r>
      <w:proofErr w:type="spellEnd"/>
      <w:r>
        <w:t>.</w:t>
      </w:r>
    </w:p>
    <w:p w14:paraId="3682C6AF" w14:textId="77777777" w:rsidR="006D2EDB" w:rsidRPr="006D2EDB" w:rsidRDefault="006D2EDB" w:rsidP="006D2EDB">
      <w:pPr>
        <w:pStyle w:val="NormalWeb"/>
        <w:shd w:val="clear" w:color="auto" w:fill="FFFFFF"/>
        <w:spacing w:before="0" w:beforeAutospacing="0" w:after="160" w:afterAutospacing="0"/>
        <w:jc w:val="both"/>
        <w:rPr>
          <w:ins w:id="161" w:author="granix pacheco" w:date="2016-02-07T09:49:00Z"/>
          <w:b/>
          <w:sz w:val="32"/>
          <w:szCs w:val="32"/>
        </w:rPr>
      </w:pPr>
    </w:p>
    <w:p w14:paraId="33080F7C" w14:textId="7EF9BFC9" w:rsidR="002A01B2" w:rsidRPr="00A044A9" w:rsidRDefault="002A01B2" w:rsidP="002A01B2">
      <w:pPr>
        <w:pStyle w:val="NormalWeb"/>
        <w:numPr>
          <w:ilvl w:val="0"/>
          <w:numId w:val="35"/>
        </w:numPr>
        <w:shd w:val="clear" w:color="auto" w:fill="FFFFFF"/>
        <w:spacing w:before="0" w:beforeAutospacing="0" w:after="160" w:afterAutospacing="0"/>
        <w:rPr>
          <w:b/>
          <w:sz w:val="36"/>
          <w:szCs w:val="36"/>
        </w:rPr>
      </w:pPr>
      <w:r w:rsidRPr="00A044A9">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proofErr w:type="gramStart"/>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roofErr w:type="gramEnd"/>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806C81">
      <w:pPr>
        <w:pStyle w:val="Standard"/>
        <w:numPr>
          <w:ilvl w:val="1"/>
          <w:numId w:val="69"/>
        </w:numPr>
        <w:ind w:left="1276" w:hanging="567"/>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806C81">
      <w:pPr>
        <w:pStyle w:val="Standard"/>
        <w:numPr>
          <w:ilvl w:val="2"/>
          <w:numId w:val="69"/>
        </w:numPr>
        <w:ind w:left="2127"/>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w:t>
      </w:r>
      <w:r w:rsidRPr="002A01B2">
        <w:rPr>
          <w:rFonts w:ascii="Times New Roman" w:hAnsi="Times New Roman" w:cs="Times New Roman"/>
        </w:rPr>
        <w:lastRenderedPageBreak/>
        <w:t xml:space="preserve">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806C81">
      <w:pPr>
        <w:pStyle w:val="Standard"/>
        <w:numPr>
          <w:ilvl w:val="2"/>
          <w:numId w:val="69"/>
        </w:numPr>
        <w:ind w:left="2127"/>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143881">
      <w:pPr>
        <w:pStyle w:val="Standard"/>
        <w:numPr>
          <w:ilvl w:val="1"/>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162" w:author="Mateus Berardo de Souza Terra" w:date="2016-02-08T22:28:00Z"/>
          <w:b/>
          <w:sz w:val="36"/>
          <w:szCs w:val="36"/>
          <w:u w:val="single"/>
        </w:rPr>
      </w:pPr>
      <w:r w:rsidRPr="007D7E6F">
        <w:rPr>
          <w:b/>
          <w:sz w:val="36"/>
          <w:szCs w:val="36"/>
          <w:u w:val="single"/>
        </w:rPr>
        <w:t>Materiais importantes</w:t>
      </w:r>
    </w:p>
    <w:p w14:paraId="03BC2F92" w14:textId="77777777" w:rsidR="00887086" w:rsidRPr="007D7E6F" w:rsidRDefault="00887086">
      <w:pPr>
        <w:pStyle w:val="NormalWeb"/>
        <w:shd w:val="clear" w:color="auto" w:fill="FFFFFF"/>
        <w:spacing w:before="0" w:beforeAutospacing="0" w:after="160" w:afterAutospacing="0"/>
        <w:jc w:val="both"/>
      </w:pPr>
    </w:p>
    <w:p w14:paraId="594D81D6" w14:textId="76C0DDAC" w:rsidR="001C7BBA" w:rsidRPr="007D7E6F" w:rsidRDefault="001C7BBA" w:rsidP="009F3506">
      <w:pPr>
        <w:pStyle w:val="NormalWeb"/>
        <w:numPr>
          <w:ilvl w:val="1"/>
          <w:numId w:val="66"/>
        </w:numPr>
        <w:shd w:val="clear" w:color="auto" w:fill="FFFFFF"/>
        <w:spacing w:before="0" w:beforeAutospacing="0" w:after="160" w:afterAutospacing="0"/>
        <w:ind w:left="1560" w:hanging="480"/>
        <w:rPr>
          <w:sz w:val="32"/>
          <w:szCs w:val="32"/>
        </w:rPr>
      </w:pPr>
      <w:proofErr w:type="spellStart"/>
      <w:r w:rsidRPr="009F3506">
        <w:rPr>
          <w:b/>
          <w:sz w:val="32"/>
          <w:szCs w:val="32"/>
        </w:rPr>
        <w:t>Protoboard</w:t>
      </w:r>
      <w:proofErr w:type="spellEnd"/>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pPr>
      <w:r w:rsidRPr="007D7E6F">
        <w:rPr>
          <w:sz w:val="32"/>
          <w:szCs w:val="32"/>
        </w:rPr>
        <w:tab/>
      </w:r>
      <w:r w:rsidRPr="009F3506">
        <w:t xml:space="preserve">Também conhecida como </w:t>
      </w:r>
      <w:proofErr w:type="spellStart"/>
      <w:r w:rsidRPr="009F3506">
        <w:t>brea</w:t>
      </w:r>
      <w:r w:rsidR="00385CC7">
        <w:t>d</w:t>
      </w:r>
      <w:r w:rsidRPr="007D7E6F">
        <w:t>board</w:t>
      </w:r>
      <w:proofErr w:type="spellEnd"/>
      <w:r w:rsidRPr="007D7E6F">
        <w:t>, é uma maneira simples e eficaz de se realizar simulações de circuitos sem o uso de soldas, recomendada para prototipagem. Caracteriza-se como uma placa de plástico com diversos orifícios, abaixo desses orifícios encontra-se uma malha metálica que realiza as ligações como é indicado no diagrama abaixo</w:t>
      </w:r>
      <w:r w:rsidR="00887086" w:rsidRPr="007D7E6F">
        <w:t>:</w:t>
      </w:r>
    </w:p>
    <w:p w14:paraId="7B5F163D" w14:textId="0EF0A5B7" w:rsidR="00887086" w:rsidRPr="007D7E6F" w:rsidRDefault="00887086">
      <w:pPr>
        <w:pStyle w:val="NormalWeb"/>
        <w:shd w:val="clear" w:color="auto" w:fill="FFFFFF"/>
        <w:spacing w:before="0" w:beforeAutospacing="0" w:after="160" w:afterAutospacing="0"/>
        <w:jc w:val="both"/>
      </w:pPr>
      <w:r w:rsidRPr="009F3506">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61"/>
                    </pic:cNvPr>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171B">
        <w:rPr>
          <w:rFonts w:ascii="Arial" w:hAnsi="Arial" w:cs="Arial"/>
          <w:noProof/>
          <w:color w:val="0000FF"/>
          <w:sz w:val="27"/>
          <w:szCs w:val="27"/>
          <w:lang w:eastAsia="pt-BR"/>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p>
    <w:p w14:paraId="45C06DC3" w14:textId="10DF0543" w:rsidR="00887086" w:rsidRPr="007D7E6F" w:rsidRDefault="00887086">
      <w:pPr>
        <w:pStyle w:val="NormalWeb"/>
        <w:shd w:val="clear" w:color="auto" w:fill="FFFFFF"/>
        <w:spacing w:before="0" w:beforeAutospacing="0" w:after="160" w:afterAutospacing="0"/>
        <w:jc w:val="both"/>
      </w:pPr>
    </w:p>
    <w:p w14:paraId="023F9D5F" w14:textId="5CF5A840" w:rsidR="00887086" w:rsidRPr="007D7E6F" w:rsidRDefault="00887086">
      <w:pPr>
        <w:pStyle w:val="NormalWeb"/>
        <w:shd w:val="clear" w:color="auto" w:fill="FFFFFF"/>
        <w:spacing w:before="0" w:beforeAutospacing="0" w:after="160" w:afterAutospacing="0"/>
        <w:jc w:val="both"/>
      </w:pPr>
    </w:p>
    <w:p w14:paraId="5D84FC95" w14:textId="2FB55118" w:rsidR="00887086" w:rsidRPr="007D7E6F" w:rsidRDefault="00887086">
      <w:pPr>
        <w:pStyle w:val="NormalWeb"/>
        <w:shd w:val="clear" w:color="auto" w:fill="FFFFFF"/>
        <w:spacing w:before="0" w:beforeAutospacing="0" w:after="160" w:afterAutospacing="0"/>
        <w:jc w:val="both"/>
      </w:pPr>
    </w:p>
    <w:p w14:paraId="3F8355C4" w14:textId="35C470DD" w:rsidR="00887086" w:rsidRPr="007D7E6F" w:rsidRDefault="00887086">
      <w:pPr>
        <w:pStyle w:val="NormalWeb"/>
        <w:shd w:val="clear" w:color="auto" w:fill="FFFFFF"/>
        <w:spacing w:before="0" w:beforeAutospacing="0" w:after="160" w:afterAutospacing="0"/>
        <w:jc w:val="both"/>
        <w:rPr>
          <w:rFonts w:ascii="Arial" w:hAnsi="Arial" w:cs="Arial"/>
          <w:noProof/>
          <w:color w:val="0000FF"/>
          <w:sz w:val="27"/>
          <w:szCs w:val="27"/>
          <w:lang w:eastAsia="pt-BR"/>
        </w:rPr>
      </w:pPr>
    </w:p>
    <w:p w14:paraId="0B189235" w14:textId="42281F12" w:rsidR="00887086" w:rsidRPr="009F3506" w:rsidRDefault="00887086">
      <w:pPr>
        <w:pStyle w:val="NormalWeb"/>
        <w:shd w:val="clear" w:color="auto" w:fill="FFFFFF"/>
        <w:spacing w:before="0" w:beforeAutospacing="0" w:after="160" w:afterAutospacing="0"/>
        <w:jc w:val="both"/>
        <w:rPr>
          <w:rFonts w:ascii="Arial" w:hAnsi="Arial" w:cs="Arial"/>
          <w:color w:val="222222"/>
          <w:sz w:val="27"/>
          <w:szCs w:val="27"/>
        </w:rPr>
      </w:pPr>
      <w:r w:rsidRPr="009F3506">
        <w:rPr>
          <w:rFonts w:ascii="Arial" w:hAnsi="Arial" w:cs="Arial"/>
          <w:color w:val="222222"/>
          <w:sz w:val="27"/>
          <w:szCs w:val="27"/>
        </w:rPr>
        <w:lastRenderedPageBreak/>
        <w:t xml:space="preserve"> </w:t>
      </w:r>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 xml:space="preserve">Jumpers são fios usados para fazer ligações, como as realizadas na </w:t>
      </w:r>
      <w:proofErr w:type="spellStart"/>
      <w:r>
        <w:t>protoboard</w:t>
      </w:r>
      <w:proofErr w:type="spellEnd"/>
      <w:r>
        <w:t xml:space="preserve">. Caracterizados como fios convencionais com segmentos de fios rígidos em suas extremidades para facilitar o seu uso para prototipagem, como numa </w:t>
      </w:r>
      <w:proofErr w:type="spellStart"/>
      <w:proofErr w:type="gramStart"/>
      <w:r>
        <w:t>protoboard</w:t>
      </w:r>
      <w:proofErr w:type="spellEnd"/>
      <w:r>
        <w:t xml:space="preserve"> .</w:t>
      </w:r>
      <w:proofErr w:type="gramEnd"/>
      <w:r>
        <w:t xml:space="preserve"> Eles podem ser facilmente conectados aos furos da </w:t>
      </w:r>
      <w:proofErr w:type="spellStart"/>
      <w:r>
        <w:t>protoboard</w:t>
      </w:r>
      <w:proofErr w:type="spellEnd"/>
      <w:r>
        <w:t xml:space="preserve"> ou de alguns</w:t>
      </w:r>
      <w:r w:rsidR="00A164E9">
        <w:t xml:space="preserve"> </w:t>
      </w:r>
      <w:proofErr w:type="spellStart"/>
      <w:r w:rsidR="00A164E9">
        <w:t>A</w:t>
      </w:r>
      <w:r>
        <w:t>rduinos</w:t>
      </w:r>
      <w:proofErr w:type="spellEnd"/>
      <w:r>
        <w:t>.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rPrChange w:id="163" w:author="Mateus Berardo de Souza Terra" w:date="2016-02-08T20:05:00Z">
            <w:rPr>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b/>
          <w:sz w:val="32"/>
          <w:szCs w:val="32"/>
          <w:rPrChange w:id="164" w:author="Mateus Berardo de Souza Terra" w:date="2016-02-08T20:05:00Z">
            <w:rPr>
              <w:sz w:val="32"/>
              <w:szCs w:val="32"/>
            </w:rPr>
          </w:rPrChange>
        </w:rPr>
        <w:pPrChange w:id="165" w:author="Mateus Berardo de Souza Terra" w:date="2016-02-08T22:29:00Z">
          <w:pPr>
            <w:pStyle w:val="NormalWeb"/>
            <w:shd w:val="clear" w:color="auto" w:fill="FFFFFF"/>
            <w:spacing w:before="0" w:beforeAutospacing="0" w:after="160" w:afterAutospacing="0"/>
            <w:jc w:val="both"/>
          </w:pPr>
        </w:pPrChange>
      </w:pPr>
      <w:r w:rsidRPr="007D7E6F">
        <w:rPr>
          <w:b/>
          <w:sz w:val="32"/>
          <w:szCs w:val="32"/>
          <w:rPrChange w:id="166" w:author="Mateus Berardo de Souza Terra" w:date="2016-02-08T20:05:00Z">
            <w:rPr>
              <w:sz w:val="32"/>
              <w:szCs w:val="32"/>
            </w:rPr>
          </w:rPrChange>
        </w:rPr>
        <w:t>Fonte de alimentação</w:t>
      </w:r>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pPrChange w:id="167" w:author="granix pacheco" w:date="2016-02-08T12:33:00Z">
          <w:pPr>
            <w:pStyle w:val="NormalWeb"/>
            <w:shd w:val="clear" w:color="auto" w:fill="FFFFFF"/>
            <w:spacing w:before="0" w:beforeAutospacing="0" w:after="160" w:afterAutospacing="0"/>
            <w:jc w:val="both"/>
          </w:pPr>
        </w:pPrChange>
      </w:pPr>
      <w:r w:rsidRPr="004A7414">
        <w:rPr>
          <w:rFonts w:ascii="Arial" w:hAnsi="Arial" w:cs="Arial"/>
          <w:noProof/>
          <w:color w:val="0000FF"/>
          <w:sz w:val="27"/>
          <w:szCs w:val="27"/>
          <w:lang w:eastAsia="pt-BR"/>
          <w:rPrChange w:id="168" w:author="Unknown">
            <w:rPr>
              <w:noProof/>
              <w:lang w:eastAsia="pt-BR"/>
            </w:rPr>
          </w:rPrChange>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7"/>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7E6F">
        <w:rPr>
          <w:rPrChange w:id="169" w:author="Mateus Berardo de Souza Terra" w:date="2016-02-08T20:05:00Z">
            <w:rPr>
              <w:sz w:val="32"/>
              <w:szCs w:val="32"/>
            </w:rPr>
          </w:rPrChange>
        </w:rPr>
        <w:t>É um ap</w:t>
      </w:r>
      <w:r w:rsidRPr="007D7E6F">
        <w:t>arelho</w:t>
      </w:r>
      <w:r w:rsidRPr="007D7E6F">
        <w:rPr>
          <w:rPrChange w:id="170" w:author="Mateus Berardo de Souza Terra" w:date="2016-02-08T20:05:00Z">
            <w:rPr>
              <w:sz w:val="32"/>
              <w:szCs w:val="32"/>
            </w:rPr>
          </w:rPrChange>
        </w:rPr>
        <w:t xml:space="preserve"> capaz de gera</w:t>
      </w:r>
      <w:r w:rsidRPr="007D7E6F">
        <w:t>r corrente continua (CC) a partir da corrente alternada (AC) de uma tomada. É possível regular a voltagem e a corrente a partir de potenciômetros normalmente localizados na parte dianteira do aparelho.</w:t>
      </w:r>
    </w:p>
    <w:p w14:paraId="4EF766EA" w14:textId="3EC89AC0" w:rsidR="00887086" w:rsidRPr="007D7E6F" w:rsidRDefault="00887086">
      <w:pPr>
        <w:pStyle w:val="NormalWeb"/>
        <w:shd w:val="clear" w:color="auto" w:fill="FFFFFF"/>
        <w:spacing w:before="0" w:beforeAutospacing="0" w:after="160" w:afterAutospacing="0"/>
        <w:ind w:firstLine="720"/>
        <w:rPr>
          <w:rPrChange w:id="171" w:author="Mateus Berardo de Souza Terra" w:date="2016-02-08T20:05:00Z">
            <w:rPr>
              <w:sz w:val="32"/>
              <w:szCs w:val="32"/>
            </w:rPr>
          </w:rPrChange>
        </w:rPr>
        <w:pPrChange w:id="17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rFonts w:ascii="Arial" w:hAnsi="Arial" w:cs="Arial"/>
          <w:noProof/>
          <w:color w:val="0000FF"/>
          <w:sz w:val="27"/>
          <w:szCs w:val="27"/>
          <w:lang w:eastAsia="pt-BR"/>
        </w:rPr>
        <w:pPrChange w:id="173" w:author="granix pacheco" w:date="2016-02-08T08:28:00Z">
          <w:pPr>
            <w:pStyle w:val="NormalWeb"/>
            <w:shd w:val="clear" w:color="auto" w:fill="FFFFFF"/>
            <w:spacing w:before="0" w:beforeAutospacing="0" w:after="160" w:afterAutospacing="0"/>
            <w:jc w:val="both"/>
          </w:pPr>
        </w:pPrChange>
      </w:pPr>
      <w:r w:rsidRPr="007D7E6F">
        <w:rPr>
          <w:sz w:val="32"/>
          <w:szCs w:val="32"/>
        </w:rPr>
        <w:tab/>
      </w:r>
    </w:p>
    <w:p w14:paraId="4697EE6F" w14:textId="2E85A333" w:rsidR="001C7BBA" w:rsidRPr="007D7E6F" w:rsidRDefault="001C7BBA">
      <w:pPr>
        <w:pStyle w:val="NormalWeb"/>
        <w:shd w:val="clear" w:color="auto" w:fill="FFFFFF"/>
        <w:spacing w:before="0" w:beforeAutospacing="0" w:after="160" w:afterAutospacing="0"/>
        <w:rPr>
          <w:sz w:val="32"/>
          <w:szCs w:val="32"/>
          <w:rPrChange w:id="174" w:author="Mateus Berardo de Souza Terra" w:date="2016-02-08T20:05:00Z">
            <w:rPr>
              <w:b/>
              <w:sz w:val="36"/>
              <w:szCs w:val="36"/>
              <w:u w:val="single"/>
            </w:rPr>
          </w:rPrChange>
        </w:rPr>
        <w:pPrChange w:id="175"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b/>
          <w:sz w:val="36"/>
          <w:szCs w:val="36"/>
          <w:u w:val="single"/>
        </w:rPr>
        <w:pPrChange w:id="176"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b/>
          <w:sz w:val="36"/>
          <w:szCs w:val="36"/>
          <w:u w:val="single"/>
        </w:rPr>
        <w:pPrChange w:id="177"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b/>
          <w:sz w:val="36"/>
          <w:szCs w:val="36"/>
          <w:u w:val="single"/>
        </w:rPr>
        <w:pPrChange w:id="178"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r w:rsidRPr="007D7E6F">
        <w:rPr>
          <w:b/>
          <w:sz w:val="36"/>
          <w:szCs w:val="36"/>
          <w:u w:val="single"/>
        </w:rPr>
        <w:t>Tabelas importantes</w:t>
      </w:r>
    </w:p>
    <w:p w14:paraId="18193DCA" w14:textId="77777777" w:rsidR="005A71A9" w:rsidRPr="005A71A9" w:rsidRDefault="005A71A9" w:rsidP="005A71A9">
      <w:pPr>
        <w:pStyle w:val="NormalWeb"/>
        <w:shd w:val="clear" w:color="auto" w:fill="FFFFFF"/>
        <w:spacing w:before="0" w:beforeAutospacing="0" w:after="160" w:afterAutospacing="0"/>
        <w:ind w:left="720"/>
        <w:rPr>
          <w:ins w:id="179"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80" w:author="granix pacheco" w:date="2016-02-08T08:59:00Z"/>
          <w:b/>
          <w:sz w:val="32"/>
          <w:szCs w:val="32"/>
          <w:rPrChange w:id="181" w:author="Mateus Berardo de Souza Terra" w:date="2016-02-08T20:05:00Z">
            <w:rPr>
              <w:ins w:id="182" w:author="granix pacheco" w:date="2016-02-08T08:59:00Z"/>
              <w:b/>
              <w:sz w:val="36"/>
              <w:szCs w:val="36"/>
              <w:u w:val="single"/>
            </w:rPr>
          </w:rPrChange>
        </w:rPr>
        <w:pPrChange w:id="183" w:author="Mateus Berardo de Souza Terra" w:date="2016-02-08T22:30:00Z">
          <w:pPr>
            <w:pStyle w:val="NormalWeb"/>
            <w:shd w:val="clear" w:color="auto" w:fill="FFFFFF"/>
            <w:spacing w:before="0" w:beforeAutospacing="0" w:after="160" w:afterAutospacing="0"/>
            <w:jc w:val="both"/>
          </w:pPr>
        </w:pPrChange>
      </w:pPr>
      <w:ins w:id="184" w:author="granix pacheco" w:date="2016-02-08T08:59:00Z">
        <w:r w:rsidRPr="007D7E6F">
          <w:rPr>
            <w:b/>
            <w:sz w:val="32"/>
            <w:szCs w:val="32"/>
            <w:rPrChange w:id="185" w:author="Mateus Berardo de Souza Terra" w:date="2016-02-08T20:05:00Z">
              <w:rPr>
                <w:b/>
                <w:sz w:val="36"/>
                <w:szCs w:val="36"/>
                <w:u w:val="single"/>
              </w:rPr>
            </w:rPrChange>
          </w:rPr>
          <w:lastRenderedPageBreak/>
          <w:t xml:space="preserve">Valor </w:t>
        </w:r>
      </w:ins>
      <w:ins w:id="186" w:author="granix pacheco" w:date="2016-02-08T11:31:00Z">
        <w:r w:rsidR="0017119E" w:rsidRPr="007D7E6F">
          <w:rPr>
            <w:b/>
            <w:sz w:val="32"/>
            <w:szCs w:val="32"/>
            <w:rPrChange w:id="187" w:author="Mateus Berardo de Souza Terra" w:date="2016-02-08T20:05:00Z">
              <w:rPr>
                <w:b/>
                <w:sz w:val="32"/>
                <w:szCs w:val="32"/>
                <w:u w:val="single"/>
              </w:rPr>
            </w:rPrChange>
          </w:rPr>
          <w:t xml:space="preserve">de </w:t>
        </w:r>
      </w:ins>
      <w:ins w:id="188" w:author="granix pacheco" w:date="2016-02-08T08:59:00Z">
        <w:r w:rsidRPr="007D7E6F">
          <w:rPr>
            <w:b/>
            <w:sz w:val="32"/>
            <w:szCs w:val="32"/>
            <w:rPrChange w:id="189"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190" w:author="granix pacheco" w:date="2016-02-08T09:52:00Z"/>
        </w:rPr>
        <w:pPrChange w:id="191" w:author="granix pacheco" w:date="2016-02-08T09:55:00Z">
          <w:pPr>
            <w:pStyle w:val="NormalWeb"/>
            <w:shd w:val="clear" w:color="auto" w:fill="FFFFFF"/>
            <w:spacing w:before="0" w:beforeAutospacing="0" w:after="160" w:afterAutospacing="0"/>
            <w:jc w:val="both"/>
          </w:pPr>
        </w:pPrChange>
      </w:pPr>
      <w:ins w:id="192" w:author="granix pacheco" w:date="2016-02-08T09:51:00Z">
        <w:r w:rsidRPr="007D7E6F">
          <w:t>A unidade de medida de resistência é o ohm</w:t>
        </w:r>
      </w:ins>
      <w:ins w:id="193" w:author="granix pacheco" w:date="2016-02-08T09:53:00Z">
        <w:r w:rsidR="0070445C" w:rsidRPr="007D7E6F">
          <w:t>, representado pelo símbolo grego Ômega</w:t>
        </w:r>
      </w:ins>
      <w:ins w:id="194" w:author="granix pacheco" w:date="2016-02-08T09:51:00Z">
        <w:r w:rsidRPr="007D7E6F">
          <w:t>.</w:t>
        </w:r>
      </w:ins>
      <w:ins w:id="195" w:author="granix pacheco" w:date="2016-02-08T09:52:00Z">
        <w:r w:rsidRPr="007D7E6F">
          <w:t xml:space="preserve"> Para saber a resistência de um resistor basta </w:t>
        </w:r>
      </w:ins>
      <w:ins w:id="196" w:author="granix pacheco" w:date="2016-02-08T09:54:00Z">
        <w:r w:rsidR="0070445C" w:rsidRPr="007D7E6F">
          <w:t>ler as duas primeiras faixas e multiplicar esse valor pela terceira. A quarta mostra a tolerância do resistor</w:t>
        </w:r>
      </w:ins>
      <w:ins w:id="197" w:author="granix pacheco" w:date="2016-02-08T10:05:00Z">
        <w:r w:rsidR="00FA772E" w:rsidRPr="007D7E6F">
          <w:t xml:space="preserve"> que </w:t>
        </w:r>
      </w:ins>
      <w:ins w:id="198" w:author="granix pacheco" w:date="2016-02-08T10:06:00Z">
        <w:r w:rsidR="00FA772E" w:rsidRPr="007D7E6F">
          <w:t>é o valor de sua variação em relação ao valor nominal</w:t>
        </w:r>
      </w:ins>
      <w:ins w:id="199" w:author="granix pacheco" w:date="2016-02-08T09:54:00Z">
        <w:r w:rsidR="0070445C" w:rsidRPr="007D7E6F">
          <w:t>.</w:t>
        </w:r>
      </w:ins>
      <w:ins w:id="200" w:author="granix pacheco" w:date="2016-02-08T12:24:00Z">
        <w:r w:rsidR="001C7BBA" w:rsidRPr="007D7E6F">
          <w:t xml:space="preserve"> Alguns resistores </w:t>
        </w:r>
      </w:ins>
      <w:ins w:id="201" w:author="granix pacheco" w:date="2016-02-08T12:25:00Z">
        <w:r w:rsidR="001C7BBA" w:rsidRPr="007D7E6F">
          <w:t>possuem 5 cores, sendo a quarta o multiplicador e a quinta a tolerância.</w:t>
        </w:r>
      </w:ins>
    </w:p>
    <w:p w14:paraId="52D35B77" w14:textId="48D1DF65" w:rsidR="0070445C" w:rsidRDefault="0070445C">
      <w:pPr>
        <w:pStyle w:val="NormalWeb"/>
        <w:shd w:val="clear" w:color="auto" w:fill="FFFFFF"/>
        <w:spacing w:before="0" w:beforeAutospacing="0" w:after="160" w:afterAutospacing="0"/>
        <w:ind w:left="720"/>
        <w:jc w:val="both"/>
        <w:pPrChange w:id="202" w:author="granix pacheco" w:date="2016-02-08T09:51:00Z">
          <w:pPr>
            <w:pStyle w:val="NormalWeb"/>
            <w:shd w:val="clear" w:color="auto" w:fill="FFFFFF"/>
            <w:spacing w:before="0" w:beforeAutospacing="0" w:after="160" w:afterAutospacing="0"/>
            <w:jc w:val="both"/>
          </w:pPr>
        </w:pPrChange>
      </w:pPr>
      <w:ins w:id="203" w:author="granix pacheco" w:date="2016-02-08T09:55:00Z">
        <w:r w:rsidRPr="004A7414">
          <w:rPr>
            <w:rFonts w:ascii="Arial" w:hAnsi="Arial" w:cs="Arial"/>
            <w:noProof/>
            <w:lang w:eastAsia="pt-BR"/>
            <w:rPrChange w:id="204" w:author="Unknown">
              <w:rPr>
                <w:noProof/>
                <w:lang w:eastAsia="pt-BR"/>
              </w:rPr>
            </w:rPrChange>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p w14:paraId="09728A5E" w14:textId="77777777" w:rsidR="00B52CE2" w:rsidRDefault="00B52CE2" w:rsidP="00B52CE2">
      <w:pPr>
        <w:pStyle w:val="NormalWeb"/>
        <w:shd w:val="clear" w:color="auto" w:fill="FFFFFF"/>
        <w:spacing w:before="0" w:beforeAutospacing="0" w:after="160" w:afterAutospacing="0"/>
        <w:ind w:left="720"/>
        <w:jc w:val="both"/>
      </w:pPr>
    </w:p>
    <w:p w14:paraId="0A32F91D" w14:textId="77777777" w:rsidR="00B52CE2" w:rsidRPr="007D7E6F" w:rsidRDefault="00B52CE2" w:rsidP="00B52CE2">
      <w:pPr>
        <w:pStyle w:val="NormalWeb"/>
        <w:shd w:val="clear" w:color="auto" w:fill="FFFFFF"/>
        <w:spacing w:before="0" w:beforeAutospacing="0" w:after="160" w:afterAutospacing="0"/>
        <w:ind w:left="720"/>
        <w:jc w:val="both"/>
        <w:rPr>
          <w:ins w:id="205" w:author="granix pacheco" w:date="2016-02-08T09:55:00Z"/>
        </w:rPr>
      </w:pPr>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206"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207" w:author="granix pacheco" w:date="2016-02-08T09:56:00Z"/>
              </w:rPr>
              <w:pPrChange w:id="208" w:author="Mateus Berardo de Souza Terra" w:date="2016-02-08T22:31:00Z">
                <w:pPr>
                  <w:pStyle w:val="NormalWeb"/>
                  <w:spacing w:before="0" w:beforeAutospacing="0" w:after="160" w:afterAutospacing="0"/>
                  <w:jc w:val="both"/>
                </w:pPr>
              </w:pPrChange>
            </w:pPr>
            <w:ins w:id="209"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210" w:author="granix pacheco" w:date="2016-02-08T09:56:00Z"/>
              </w:rPr>
              <w:pPrChange w:id="211" w:author="Mateus Berardo de Souza Terra" w:date="2016-02-08T22:31:00Z">
                <w:pPr>
                  <w:pStyle w:val="NormalWeb"/>
                  <w:spacing w:before="0" w:beforeAutospacing="0" w:after="160" w:afterAutospacing="0"/>
                  <w:jc w:val="both"/>
                </w:pPr>
              </w:pPrChange>
            </w:pPr>
            <w:ins w:id="212"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213" w:author="granix pacheco" w:date="2016-02-08T09:56:00Z"/>
              </w:rPr>
              <w:pPrChange w:id="214" w:author="Mateus Berardo de Souza Terra" w:date="2016-02-08T22:31:00Z">
                <w:pPr>
                  <w:pStyle w:val="NormalWeb"/>
                  <w:spacing w:before="0" w:beforeAutospacing="0" w:after="160" w:afterAutospacing="0"/>
                  <w:jc w:val="both"/>
                </w:pPr>
              </w:pPrChange>
            </w:pPr>
            <w:ins w:id="215"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216" w:author="granix pacheco" w:date="2016-02-08T10:01:00Z"/>
              </w:rPr>
              <w:pPrChange w:id="217" w:author="Mateus Berardo de Souza Terra" w:date="2016-02-08T22:31:00Z">
                <w:pPr>
                  <w:pStyle w:val="NormalWeb"/>
                  <w:spacing w:before="0" w:beforeAutospacing="0" w:after="160" w:afterAutospacing="0"/>
                  <w:jc w:val="both"/>
                </w:pPr>
              </w:pPrChange>
            </w:pPr>
            <w:ins w:id="218"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219" w:author="granix pacheco" w:date="2016-02-08T09:56:00Z"/>
              </w:rPr>
              <w:pPrChange w:id="220" w:author="Mateus Berardo de Souza Terra" w:date="2016-02-08T22:31:00Z">
                <w:pPr>
                  <w:pStyle w:val="NormalWeb"/>
                  <w:spacing w:before="0" w:beforeAutospacing="0" w:after="160" w:afterAutospacing="0"/>
                  <w:jc w:val="both"/>
                </w:pPr>
              </w:pPrChange>
            </w:pPr>
            <w:ins w:id="221" w:author="granix pacheco" w:date="2016-02-08T09:56:00Z">
              <w:r w:rsidRPr="007D7E6F">
                <w:t>Tolerância</w:t>
              </w:r>
            </w:ins>
          </w:p>
        </w:tc>
      </w:tr>
      <w:tr w:rsidR="0070445C" w:rsidRPr="007D7E6F" w14:paraId="155231DB" w14:textId="77777777" w:rsidTr="003B25A9">
        <w:trPr>
          <w:ins w:id="222"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223" w:author="granix pacheco" w:date="2016-02-08T10:01:00Z"/>
              </w:rPr>
              <w:pPrChange w:id="224" w:author="Mateus Berardo de Souza Terra" w:date="2016-02-08T22:31:00Z">
                <w:pPr>
                  <w:pStyle w:val="NormalWeb"/>
                  <w:spacing w:before="0" w:beforeAutospacing="0" w:after="160" w:afterAutospacing="0"/>
                  <w:jc w:val="both"/>
                </w:pPr>
              </w:pPrChange>
            </w:pPr>
            <w:ins w:id="225"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226" w:author="granix pacheco" w:date="2016-02-08T10:01:00Z"/>
              </w:rPr>
              <w:pPrChange w:id="227" w:author="Mateus Berardo de Souza Terra" w:date="2016-02-08T22:31:00Z">
                <w:pPr>
                  <w:pStyle w:val="NormalWeb"/>
                  <w:spacing w:before="0" w:beforeAutospacing="0" w:after="160" w:afterAutospacing="0"/>
                  <w:jc w:val="both"/>
                </w:pPr>
              </w:pPrChange>
            </w:pPr>
            <w:ins w:id="228"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229" w:author="granix pacheco" w:date="2016-02-08T10:01:00Z"/>
              </w:rPr>
              <w:pPrChange w:id="230" w:author="Mateus Berardo de Souza Terra" w:date="2016-02-08T22:31:00Z">
                <w:pPr>
                  <w:pStyle w:val="NormalWeb"/>
                  <w:spacing w:before="0" w:beforeAutospacing="0" w:after="160" w:afterAutospacing="0"/>
                  <w:jc w:val="both"/>
                </w:pPr>
              </w:pPrChange>
            </w:pPr>
            <w:ins w:id="231"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232" w:author="granix pacheco" w:date="2016-02-08T10:01:00Z"/>
              </w:rPr>
              <w:pPrChange w:id="233" w:author="Mateus Berardo de Souza Terra" w:date="2016-02-08T22:31:00Z">
                <w:pPr>
                  <w:pStyle w:val="NormalWeb"/>
                  <w:spacing w:before="0" w:beforeAutospacing="0" w:after="160" w:afterAutospacing="0"/>
                  <w:jc w:val="both"/>
                </w:pPr>
              </w:pPrChange>
            </w:pPr>
            <w:ins w:id="234"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235" w:author="granix pacheco" w:date="2016-02-08T10:01:00Z"/>
              </w:rPr>
              <w:pPrChange w:id="236" w:author="Mateus Berardo de Souza Terra" w:date="2016-02-08T22:31:00Z">
                <w:pPr>
                  <w:pStyle w:val="NormalWeb"/>
                  <w:spacing w:before="0" w:beforeAutospacing="0" w:after="160" w:afterAutospacing="0"/>
                  <w:jc w:val="both"/>
                </w:pPr>
              </w:pPrChange>
            </w:pPr>
            <w:ins w:id="237" w:author="granix pacheco" w:date="2016-02-08T10:04:00Z">
              <w:r w:rsidRPr="007D7E6F">
                <w:t>10%</w:t>
              </w:r>
            </w:ins>
          </w:p>
        </w:tc>
      </w:tr>
      <w:tr w:rsidR="0070445C" w:rsidRPr="007D7E6F" w14:paraId="48118C94" w14:textId="77777777" w:rsidTr="003B25A9">
        <w:trPr>
          <w:ins w:id="238"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239" w:author="granix pacheco" w:date="2016-02-08T09:56:00Z"/>
              </w:rPr>
              <w:pPrChange w:id="240" w:author="Mateus Berardo de Souza Terra" w:date="2016-02-08T22:31:00Z">
                <w:pPr>
                  <w:pStyle w:val="NormalWeb"/>
                  <w:spacing w:before="0" w:beforeAutospacing="0" w:after="160" w:afterAutospacing="0"/>
                  <w:jc w:val="both"/>
                </w:pPr>
              </w:pPrChange>
            </w:pPr>
            <w:ins w:id="241"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242" w:author="granix pacheco" w:date="2016-02-08T09:56:00Z"/>
              </w:rPr>
              <w:pPrChange w:id="243" w:author="Mateus Berardo de Souza Terra" w:date="2016-02-08T22:31:00Z">
                <w:pPr>
                  <w:pStyle w:val="NormalWeb"/>
                  <w:spacing w:before="0" w:beforeAutospacing="0" w:after="160" w:afterAutospacing="0"/>
                  <w:jc w:val="both"/>
                </w:pPr>
              </w:pPrChange>
            </w:pPr>
            <w:ins w:id="244"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245" w:author="granix pacheco" w:date="2016-02-08T09:56:00Z"/>
              </w:rPr>
              <w:pPrChange w:id="246" w:author="Mateus Berardo de Souza Terra" w:date="2016-02-08T22:31:00Z">
                <w:pPr>
                  <w:pStyle w:val="NormalWeb"/>
                  <w:spacing w:before="0" w:beforeAutospacing="0" w:after="160" w:afterAutospacing="0"/>
                  <w:jc w:val="both"/>
                </w:pPr>
              </w:pPrChange>
            </w:pPr>
            <w:ins w:id="247"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248" w:author="granix pacheco" w:date="2016-02-08T10:01:00Z"/>
              </w:rPr>
              <w:pPrChange w:id="249" w:author="Mateus Berardo de Souza Terra" w:date="2016-02-08T22:31:00Z">
                <w:pPr>
                  <w:pStyle w:val="NormalWeb"/>
                  <w:spacing w:before="0" w:beforeAutospacing="0" w:after="160" w:afterAutospacing="0"/>
                  <w:jc w:val="both"/>
                </w:pPr>
              </w:pPrChange>
            </w:pPr>
            <w:ins w:id="250"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251" w:author="granix pacheco" w:date="2016-02-08T09:56:00Z"/>
              </w:rPr>
              <w:pPrChange w:id="252" w:author="Mateus Berardo de Souza Terra" w:date="2016-02-08T22:31:00Z">
                <w:pPr>
                  <w:pStyle w:val="NormalWeb"/>
                  <w:spacing w:before="0" w:beforeAutospacing="0" w:after="160" w:afterAutospacing="0"/>
                  <w:jc w:val="both"/>
                </w:pPr>
              </w:pPrChange>
            </w:pPr>
            <w:ins w:id="253" w:author="granix pacheco" w:date="2016-02-08T10:04:00Z">
              <w:r w:rsidRPr="007D7E6F">
                <w:t>5%</w:t>
              </w:r>
            </w:ins>
          </w:p>
        </w:tc>
      </w:tr>
      <w:tr w:rsidR="0070445C" w:rsidRPr="007D7E6F" w14:paraId="163158D9" w14:textId="77777777" w:rsidTr="003B25A9">
        <w:trPr>
          <w:ins w:id="254"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255" w:author="granix pacheco" w:date="2016-02-08T09:56:00Z"/>
              </w:rPr>
              <w:pPrChange w:id="256" w:author="Mateus Berardo de Souza Terra" w:date="2016-02-08T22:31:00Z">
                <w:pPr>
                  <w:pStyle w:val="NormalWeb"/>
                  <w:spacing w:before="0" w:beforeAutospacing="0" w:after="160" w:afterAutospacing="0"/>
                  <w:jc w:val="both"/>
                </w:pPr>
              </w:pPrChange>
            </w:pPr>
            <w:ins w:id="257"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258" w:author="granix pacheco" w:date="2016-02-08T09:56:00Z"/>
              </w:rPr>
              <w:pPrChange w:id="259" w:author="Mateus Berardo de Souza Terra" w:date="2016-02-08T22:31:00Z">
                <w:pPr>
                  <w:pStyle w:val="NormalWeb"/>
                  <w:spacing w:before="0" w:beforeAutospacing="0" w:after="160" w:afterAutospacing="0"/>
                  <w:jc w:val="both"/>
                </w:pPr>
              </w:pPrChange>
            </w:pPr>
            <w:ins w:id="260"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261" w:author="granix pacheco" w:date="2016-02-08T09:56:00Z"/>
              </w:rPr>
              <w:pPrChange w:id="262" w:author="Mateus Berardo de Souza Terra" w:date="2016-02-08T22:31:00Z">
                <w:pPr>
                  <w:pStyle w:val="NormalWeb"/>
                  <w:spacing w:before="0" w:beforeAutospacing="0" w:after="160" w:afterAutospacing="0"/>
                  <w:jc w:val="both"/>
                </w:pPr>
              </w:pPrChange>
            </w:pPr>
            <w:ins w:id="263"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264" w:author="granix pacheco" w:date="2016-02-08T10:01:00Z"/>
              </w:rPr>
              <w:pPrChange w:id="265" w:author="Mateus Berardo de Souza Terra" w:date="2016-02-08T22:31:00Z">
                <w:pPr>
                  <w:pStyle w:val="NormalWeb"/>
                  <w:spacing w:before="0" w:beforeAutospacing="0" w:after="160" w:afterAutospacing="0"/>
                  <w:jc w:val="both"/>
                </w:pPr>
              </w:pPrChange>
            </w:pPr>
            <w:ins w:id="266"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267" w:author="granix pacheco" w:date="2016-02-08T09:56:00Z"/>
              </w:rPr>
              <w:pPrChange w:id="268" w:author="Mateus Berardo de Souza Terra" w:date="2016-02-08T22:31:00Z">
                <w:pPr>
                  <w:pStyle w:val="NormalWeb"/>
                  <w:spacing w:before="0" w:beforeAutospacing="0" w:after="160" w:afterAutospacing="0"/>
                  <w:jc w:val="both"/>
                </w:pPr>
              </w:pPrChange>
            </w:pPr>
            <w:ins w:id="269" w:author="granix pacheco" w:date="2016-02-08T10:04:00Z">
              <w:r w:rsidRPr="007D7E6F">
                <w:t>4%</w:t>
              </w:r>
            </w:ins>
          </w:p>
        </w:tc>
      </w:tr>
      <w:tr w:rsidR="0070445C" w:rsidRPr="007D7E6F" w14:paraId="46EC4489" w14:textId="77777777" w:rsidTr="003B25A9">
        <w:trPr>
          <w:ins w:id="270"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271" w:author="granix pacheco" w:date="2016-02-08T09:56:00Z"/>
              </w:rPr>
              <w:pPrChange w:id="272" w:author="Mateus Berardo de Souza Terra" w:date="2016-02-08T22:31:00Z">
                <w:pPr>
                  <w:pStyle w:val="NormalWeb"/>
                  <w:spacing w:before="0" w:beforeAutospacing="0" w:after="160" w:afterAutospacing="0"/>
                  <w:jc w:val="both"/>
                </w:pPr>
              </w:pPrChange>
            </w:pPr>
            <w:ins w:id="273"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274" w:author="granix pacheco" w:date="2016-02-08T09:56:00Z"/>
              </w:rPr>
              <w:pPrChange w:id="275" w:author="Mateus Berardo de Souza Terra" w:date="2016-02-08T22:31:00Z">
                <w:pPr>
                  <w:pStyle w:val="NormalWeb"/>
                  <w:spacing w:before="0" w:beforeAutospacing="0" w:after="160" w:afterAutospacing="0"/>
                  <w:jc w:val="both"/>
                </w:pPr>
              </w:pPrChange>
            </w:pPr>
            <w:ins w:id="276"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277" w:author="granix pacheco" w:date="2016-02-08T09:56:00Z"/>
              </w:rPr>
              <w:pPrChange w:id="278" w:author="Mateus Berardo de Souza Terra" w:date="2016-02-08T22:31:00Z">
                <w:pPr>
                  <w:pStyle w:val="NormalWeb"/>
                  <w:spacing w:before="0" w:beforeAutospacing="0" w:after="160" w:afterAutospacing="0"/>
                  <w:jc w:val="both"/>
                </w:pPr>
              </w:pPrChange>
            </w:pPr>
            <w:ins w:id="279"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280" w:author="granix pacheco" w:date="2016-02-08T10:01:00Z"/>
              </w:rPr>
              <w:pPrChange w:id="281" w:author="Mateus Berardo de Souza Terra" w:date="2016-02-08T22:31:00Z">
                <w:pPr>
                  <w:pStyle w:val="NormalWeb"/>
                  <w:spacing w:before="0" w:beforeAutospacing="0" w:after="160" w:afterAutospacing="0"/>
                  <w:jc w:val="both"/>
                </w:pPr>
              </w:pPrChange>
            </w:pPr>
            <w:ins w:id="282"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283" w:author="granix pacheco" w:date="2016-02-08T09:56:00Z"/>
              </w:rPr>
              <w:pPrChange w:id="284" w:author="Mateus Berardo de Souza Terra" w:date="2016-02-08T22:31:00Z">
                <w:pPr>
                  <w:pStyle w:val="NormalWeb"/>
                  <w:spacing w:before="0" w:beforeAutospacing="0" w:after="160" w:afterAutospacing="0"/>
                  <w:jc w:val="both"/>
                </w:pPr>
              </w:pPrChange>
            </w:pPr>
            <w:ins w:id="285" w:author="granix pacheco" w:date="2016-02-08T10:04:00Z">
              <w:r w:rsidRPr="007D7E6F">
                <w:t>3%</w:t>
              </w:r>
            </w:ins>
          </w:p>
        </w:tc>
      </w:tr>
      <w:tr w:rsidR="0070445C" w:rsidRPr="007D7E6F" w14:paraId="3EA9F942" w14:textId="77777777" w:rsidTr="003B25A9">
        <w:trPr>
          <w:ins w:id="286"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287" w:author="granix pacheco" w:date="2016-02-08T09:56:00Z"/>
              </w:rPr>
              <w:pPrChange w:id="288" w:author="Mateus Berardo de Souza Terra" w:date="2016-02-08T22:31:00Z">
                <w:pPr>
                  <w:pStyle w:val="NormalWeb"/>
                  <w:spacing w:before="0" w:beforeAutospacing="0" w:after="160" w:afterAutospacing="0"/>
                  <w:jc w:val="both"/>
                </w:pPr>
              </w:pPrChange>
            </w:pPr>
            <w:ins w:id="289"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290" w:author="granix pacheco" w:date="2016-02-08T09:56:00Z"/>
              </w:rPr>
              <w:pPrChange w:id="291" w:author="Mateus Berardo de Souza Terra" w:date="2016-02-08T22:31:00Z">
                <w:pPr>
                  <w:pStyle w:val="NormalWeb"/>
                  <w:spacing w:before="0" w:beforeAutospacing="0" w:after="160" w:afterAutospacing="0"/>
                  <w:jc w:val="both"/>
                </w:pPr>
              </w:pPrChange>
            </w:pPr>
            <w:ins w:id="292"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293" w:author="granix pacheco" w:date="2016-02-08T09:56:00Z"/>
              </w:rPr>
              <w:pPrChange w:id="294" w:author="Mateus Berardo de Souza Terra" w:date="2016-02-08T22:31:00Z">
                <w:pPr>
                  <w:pStyle w:val="NormalWeb"/>
                  <w:spacing w:before="0" w:beforeAutospacing="0" w:after="160" w:afterAutospacing="0"/>
                  <w:jc w:val="both"/>
                </w:pPr>
              </w:pPrChange>
            </w:pPr>
            <w:ins w:id="295" w:author="granix pacheco" w:date="2016-02-08T10:02:00Z">
              <w:r w:rsidRPr="007D7E6F">
                <w:t>1</w:t>
              </w:r>
            </w:ins>
            <w:ins w:id="296" w:author="granix pacheco" w:date="2016-02-08T10:03:00Z">
              <w:r w:rsidR="00892EE5" w:rsidRPr="007D7E6F">
                <w:t>.</w:t>
              </w:r>
            </w:ins>
            <w:ins w:id="297"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298" w:author="granix pacheco" w:date="2016-02-08T10:01:00Z"/>
              </w:rPr>
              <w:pPrChange w:id="299" w:author="Mateus Berardo de Souza Terra" w:date="2016-02-08T22:31:00Z">
                <w:pPr>
                  <w:pStyle w:val="NormalWeb"/>
                  <w:spacing w:before="0" w:beforeAutospacing="0" w:after="160" w:afterAutospacing="0"/>
                  <w:jc w:val="both"/>
                </w:pPr>
              </w:pPrChange>
            </w:pPr>
            <w:ins w:id="300"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301" w:author="granix pacheco" w:date="2016-02-08T09:56:00Z"/>
              </w:rPr>
              <w:pPrChange w:id="302" w:author="Mateus Berardo de Souza Terra" w:date="2016-02-08T22:31:00Z">
                <w:pPr>
                  <w:pStyle w:val="NormalWeb"/>
                  <w:spacing w:before="0" w:beforeAutospacing="0" w:after="160" w:afterAutospacing="0"/>
                  <w:jc w:val="both"/>
                </w:pPr>
              </w:pPrChange>
            </w:pPr>
            <w:ins w:id="303" w:author="granix pacheco" w:date="2016-02-08T10:04:00Z">
              <w:r w:rsidRPr="007D7E6F">
                <w:t>2%</w:t>
              </w:r>
            </w:ins>
          </w:p>
        </w:tc>
      </w:tr>
      <w:tr w:rsidR="0070445C" w:rsidRPr="007D7E6F" w14:paraId="70D378A2" w14:textId="77777777" w:rsidTr="003B25A9">
        <w:trPr>
          <w:ins w:id="304"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305" w:author="granix pacheco" w:date="2016-02-08T09:56:00Z"/>
              </w:rPr>
              <w:pPrChange w:id="306" w:author="Mateus Berardo de Souza Terra" w:date="2016-02-08T22:31:00Z">
                <w:pPr>
                  <w:pStyle w:val="NormalWeb"/>
                  <w:spacing w:before="0" w:beforeAutospacing="0" w:after="160" w:afterAutospacing="0"/>
                  <w:jc w:val="both"/>
                </w:pPr>
              </w:pPrChange>
            </w:pPr>
            <w:ins w:id="307"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308" w:author="granix pacheco" w:date="2016-02-08T09:56:00Z"/>
              </w:rPr>
              <w:pPrChange w:id="309" w:author="Mateus Berardo de Souza Terra" w:date="2016-02-08T22:31:00Z">
                <w:pPr>
                  <w:pStyle w:val="NormalWeb"/>
                  <w:spacing w:before="0" w:beforeAutospacing="0" w:after="160" w:afterAutospacing="0"/>
                  <w:jc w:val="both"/>
                </w:pPr>
              </w:pPrChange>
            </w:pPr>
            <w:ins w:id="310"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311" w:author="granix pacheco" w:date="2016-02-08T09:56:00Z"/>
              </w:rPr>
              <w:pPrChange w:id="312" w:author="Mateus Berardo de Souza Terra" w:date="2016-02-08T22:31:00Z">
                <w:pPr>
                  <w:pStyle w:val="NormalWeb"/>
                  <w:spacing w:before="0" w:beforeAutospacing="0" w:after="160" w:afterAutospacing="0"/>
                  <w:jc w:val="both"/>
                </w:pPr>
              </w:pPrChange>
            </w:pPr>
            <w:ins w:id="313" w:author="granix pacheco" w:date="2016-02-08T10:02:00Z">
              <w:r w:rsidRPr="007D7E6F">
                <w:t>10</w:t>
              </w:r>
            </w:ins>
            <w:ins w:id="314" w:author="granix pacheco" w:date="2016-02-08T10:03:00Z">
              <w:r w:rsidR="00892EE5" w:rsidRPr="007D7E6F">
                <w:t>.</w:t>
              </w:r>
            </w:ins>
            <w:ins w:id="315"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316" w:author="granix pacheco" w:date="2016-02-08T10:01:00Z"/>
              </w:rPr>
              <w:pPrChange w:id="317" w:author="Mateus Berardo de Souza Terra" w:date="2016-02-08T22:31:00Z">
                <w:pPr>
                  <w:pStyle w:val="NormalWeb"/>
                  <w:spacing w:before="0" w:beforeAutospacing="0" w:after="160" w:afterAutospacing="0"/>
                  <w:jc w:val="both"/>
                </w:pPr>
              </w:pPrChange>
            </w:pPr>
            <w:ins w:id="318"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319" w:author="granix pacheco" w:date="2016-02-08T09:56:00Z"/>
              </w:rPr>
              <w:pPrChange w:id="320" w:author="Mateus Berardo de Souza Terra" w:date="2016-02-08T22:31:00Z">
                <w:pPr>
                  <w:pStyle w:val="NormalWeb"/>
                  <w:spacing w:before="0" w:beforeAutospacing="0" w:after="160" w:afterAutospacing="0"/>
                  <w:jc w:val="both"/>
                </w:pPr>
              </w:pPrChange>
            </w:pPr>
            <w:ins w:id="321" w:author="granix pacheco" w:date="2016-02-08T10:04:00Z">
              <w:r w:rsidRPr="007D7E6F">
                <w:t>1%</w:t>
              </w:r>
            </w:ins>
          </w:p>
        </w:tc>
      </w:tr>
      <w:tr w:rsidR="0070445C" w:rsidRPr="007D7E6F" w14:paraId="6B57D16F" w14:textId="77777777" w:rsidTr="003B25A9">
        <w:trPr>
          <w:ins w:id="322"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323" w:author="granix pacheco" w:date="2016-02-08T09:56:00Z"/>
              </w:rPr>
              <w:pPrChange w:id="324" w:author="Mateus Berardo de Souza Terra" w:date="2016-02-08T22:31:00Z">
                <w:pPr>
                  <w:pStyle w:val="NormalWeb"/>
                  <w:spacing w:before="0" w:beforeAutospacing="0" w:after="160" w:afterAutospacing="0"/>
                  <w:jc w:val="both"/>
                </w:pPr>
              </w:pPrChange>
            </w:pPr>
            <w:ins w:id="325"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326" w:author="granix pacheco" w:date="2016-02-08T09:56:00Z"/>
              </w:rPr>
              <w:pPrChange w:id="327" w:author="Mateus Berardo de Souza Terra" w:date="2016-02-08T22:31:00Z">
                <w:pPr>
                  <w:pStyle w:val="NormalWeb"/>
                  <w:spacing w:before="0" w:beforeAutospacing="0" w:after="160" w:afterAutospacing="0"/>
                  <w:jc w:val="both"/>
                </w:pPr>
              </w:pPrChange>
            </w:pPr>
            <w:ins w:id="328"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329" w:author="granix pacheco" w:date="2016-02-08T09:56:00Z"/>
              </w:rPr>
              <w:pPrChange w:id="330" w:author="Mateus Berardo de Souza Terra" w:date="2016-02-08T22:31:00Z">
                <w:pPr>
                  <w:pStyle w:val="NormalWeb"/>
                  <w:spacing w:before="0" w:beforeAutospacing="0" w:after="160" w:afterAutospacing="0"/>
                  <w:jc w:val="both"/>
                </w:pPr>
              </w:pPrChange>
            </w:pPr>
            <w:ins w:id="331"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332" w:author="granix pacheco" w:date="2016-02-08T10:01:00Z"/>
              </w:rPr>
              <w:pPrChange w:id="333" w:author="Mateus Berardo de Souza Terra" w:date="2016-02-08T22:31:00Z">
                <w:pPr>
                  <w:pStyle w:val="NormalWeb"/>
                  <w:spacing w:before="0" w:beforeAutospacing="0" w:after="160" w:afterAutospacing="0"/>
                  <w:jc w:val="both"/>
                </w:pPr>
              </w:pPrChange>
            </w:pPr>
            <w:ins w:id="334"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335" w:author="granix pacheco" w:date="2016-02-08T09:56:00Z"/>
              </w:rPr>
              <w:pPrChange w:id="336" w:author="Mateus Berardo de Souza Terra" w:date="2016-02-08T22:31:00Z">
                <w:pPr>
                  <w:pStyle w:val="NormalWeb"/>
                  <w:spacing w:before="0" w:beforeAutospacing="0" w:after="160" w:afterAutospacing="0"/>
                  <w:jc w:val="both"/>
                </w:pPr>
              </w:pPrChange>
            </w:pPr>
            <w:ins w:id="337" w:author="granix pacheco" w:date="2016-02-08T10:07:00Z">
              <w:r w:rsidRPr="007D7E6F">
                <w:t>-</w:t>
              </w:r>
            </w:ins>
          </w:p>
        </w:tc>
      </w:tr>
      <w:tr w:rsidR="0070445C" w:rsidRPr="007D7E6F" w14:paraId="0A6C8C92" w14:textId="77777777" w:rsidTr="003B25A9">
        <w:trPr>
          <w:ins w:id="338"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339" w:author="granix pacheco" w:date="2016-02-08T09:56:00Z"/>
              </w:rPr>
              <w:pPrChange w:id="340" w:author="Mateus Berardo de Souza Terra" w:date="2016-02-08T22:31:00Z">
                <w:pPr>
                  <w:pStyle w:val="NormalWeb"/>
                  <w:spacing w:before="0" w:beforeAutospacing="0" w:after="160" w:afterAutospacing="0"/>
                  <w:jc w:val="both"/>
                </w:pPr>
              </w:pPrChange>
            </w:pPr>
            <w:ins w:id="341"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342" w:author="granix pacheco" w:date="2016-02-08T09:56:00Z"/>
              </w:rPr>
              <w:pPrChange w:id="343" w:author="Mateus Berardo de Souza Terra" w:date="2016-02-08T22:31:00Z">
                <w:pPr>
                  <w:pStyle w:val="NormalWeb"/>
                  <w:spacing w:before="0" w:beforeAutospacing="0" w:after="160" w:afterAutospacing="0"/>
                  <w:jc w:val="both"/>
                </w:pPr>
              </w:pPrChange>
            </w:pPr>
            <w:ins w:id="344"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345" w:author="granix pacheco" w:date="2016-02-08T09:56:00Z"/>
              </w:rPr>
              <w:pPrChange w:id="346" w:author="Mateus Berardo de Souza Terra" w:date="2016-02-08T22:31:00Z">
                <w:pPr>
                  <w:pStyle w:val="NormalWeb"/>
                  <w:spacing w:before="0" w:beforeAutospacing="0" w:after="160" w:afterAutospacing="0"/>
                  <w:jc w:val="both"/>
                </w:pPr>
              </w:pPrChange>
            </w:pPr>
            <w:ins w:id="347" w:author="granix pacheco" w:date="2016-02-08T10:02:00Z">
              <w:r w:rsidRPr="007D7E6F">
                <w:t>1000</w:t>
              </w:r>
            </w:ins>
            <w:ins w:id="348" w:author="granix pacheco" w:date="2016-02-08T10:03:00Z">
              <w:r w:rsidRPr="007D7E6F">
                <w:t>.</w:t>
              </w:r>
            </w:ins>
            <w:ins w:id="349"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350" w:author="granix pacheco" w:date="2016-02-08T10:01:00Z"/>
              </w:rPr>
              <w:pPrChange w:id="351" w:author="Mateus Berardo de Souza Terra" w:date="2016-02-08T22:31:00Z">
                <w:pPr>
                  <w:pStyle w:val="NormalWeb"/>
                  <w:spacing w:before="0" w:beforeAutospacing="0" w:after="160" w:afterAutospacing="0"/>
                  <w:jc w:val="both"/>
                </w:pPr>
              </w:pPrChange>
            </w:pPr>
            <w:ins w:id="352"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353" w:author="granix pacheco" w:date="2016-02-08T09:56:00Z"/>
              </w:rPr>
              <w:pPrChange w:id="354" w:author="Mateus Berardo de Souza Terra" w:date="2016-02-08T22:31:00Z">
                <w:pPr>
                  <w:pStyle w:val="NormalWeb"/>
                  <w:spacing w:before="0" w:beforeAutospacing="0" w:after="160" w:afterAutospacing="0"/>
                  <w:jc w:val="both"/>
                </w:pPr>
              </w:pPrChange>
            </w:pPr>
            <w:ins w:id="355" w:author="granix pacheco" w:date="2016-02-08T10:07:00Z">
              <w:r w:rsidRPr="007D7E6F">
                <w:t>-</w:t>
              </w:r>
            </w:ins>
          </w:p>
        </w:tc>
      </w:tr>
      <w:tr w:rsidR="0070445C" w:rsidRPr="007D7E6F" w14:paraId="259C0E32" w14:textId="77777777" w:rsidTr="003B25A9">
        <w:trPr>
          <w:ins w:id="356"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357" w:author="granix pacheco" w:date="2016-02-08T09:56:00Z"/>
              </w:rPr>
              <w:pPrChange w:id="358" w:author="Mateus Berardo de Souza Terra" w:date="2016-02-08T22:31:00Z">
                <w:pPr>
                  <w:pStyle w:val="NormalWeb"/>
                  <w:spacing w:before="0" w:beforeAutospacing="0" w:after="160" w:afterAutospacing="0"/>
                  <w:jc w:val="both"/>
                </w:pPr>
              </w:pPrChange>
            </w:pPr>
            <w:ins w:id="359"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360" w:author="granix pacheco" w:date="2016-02-08T09:56:00Z"/>
              </w:rPr>
              <w:pPrChange w:id="361" w:author="Mateus Berardo de Souza Terra" w:date="2016-02-08T22:31:00Z">
                <w:pPr>
                  <w:pStyle w:val="NormalWeb"/>
                  <w:spacing w:before="0" w:beforeAutospacing="0" w:after="160" w:afterAutospacing="0"/>
                  <w:jc w:val="both"/>
                </w:pPr>
              </w:pPrChange>
            </w:pPr>
            <w:ins w:id="362"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363" w:author="granix pacheco" w:date="2016-02-08T09:56:00Z"/>
              </w:rPr>
              <w:pPrChange w:id="364" w:author="Mateus Berardo de Souza Terra" w:date="2016-02-08T22:31:00Z">
                <w:pPr>
                  <w:pStyle w:val="NormalWeb"/>
                  <w:spacing w:before="0" w:beforeAutospacing="0" w:after="160" w:afterAutospacing="0"/>
                  <w:jc w:val="both"/>
                </w:pPr>
              </w:pPrChange>
            </w:pPr>
            <w:ins w:id="365"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366" w:author="granix pacheco" w:date="2016-02-08T10:01:00Z"/>
              </w:rPr>
              <w:pPrChange w:id="367" w:author="Mateus Berardo de Souza Terra" w:date="2016-02-08T22:31:00Z">
                <w:pPr>
                  <w:pStyle w:val="NormalWeb"/>
                  <w:spacing w:before="0" w:beforeAutospacing="0" w:after="160" w:afterAutospacing="0"/>
                  <w:jc w:val="both"/>
                </w:pPr>
              </w:pPrChange>
            </w:pPr>
            <w:ins w:id="368"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369" w:author="granix pacheco" w:date="2016-02-08T09:56:00Z"/>
              </w:rPr>
              <w:pPrChange w:id="370" w:author="Mateus Berardo de Souza Terra" w:date="2016-02-08T22:31:00Z">
                <w:pPr>
                  <w:pStyle w:val="NormalWeb"/>
                  <w:spacing w:before="0" w:beforeAutospacing="0" w:after="160" w:afterAutospacing="0"/>
                  <w:jc w:val="both"/>
                </w:pPr>
              </w:pPrChange>
            </w:pPr>
            <w:ins w:id="371" w:author="granix pacheco" w:date="2016-02-08T10:07:00Z">
              <w:r w:rsidRPr="007D7E6F">
                <w:t>-</w:t>
              </w:r>
            </w:ins>
          </w:p>
        </w:tc>
      </w:tr>
      <w:tr w:rsidR="0070445C" w:rsidRPr="007D7E6F" w14:paraId="0F136FC9" w14:textId="77777777" w:rsidTr="003B25A9">
        <w:trPr>
          <w:ins w:id="372"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373" w:author="granix pacheco" w:date="2016-02-08T09:56:00Z"/>
              </w:rPr>
              <w:pPrChange w:id="374" w:author="Mateus Berardo de Souza Terra" w:date="2016-02-08T22:31:00Z">
                <w:pPr>
                  <w:pStyle w:val="NormalWeb"/>
                  <w:spacing w:before="0" w:beforeAutospacing="0" w:after="160" w:afterAutospacing="0"/>
                  <w:jc w:val="both"/>
                </w:pPr>
              </w:pPrChange>
            </w:pPr>
            <w:ins w:id="375"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376" w:author="granix pacheco" w:date="2016-02-08T09:56:00Z"/>
              </w:rPr>
              <w:pPrChange w:id="377" w:author="Mateus Berardo de Souza Terra" w:date="2016-02-08T22:31:00Z">
                <w:pPr>
                  <w:pStyle w:val="NormalWeb"/>
                  <w:spacing w:before="0" w:beforeAutospacing="0" w:after="160" w:afterAutospacing="0"/>
                  <w:jc w:val="both"/>
                </w:pPr>
              </w:pPrChange>
            </w:pPr>
            <w:ins w:id="378"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379" w:author="granix pacheco" w:date="2016-02-08T09:56:00Z"/>
              </w:rPr>
              <w:pPrChange w:id="380" w:author="Mateus Berardo de Souza Terra" w:date="2016-02-08T22:31:00Z">
                <w:pPr>
                  <w:pStyle w:val="NormalWeb"/>
                  <w:spacing w:before="0" w:beforeAutospacing="0" w:after="160" w:afterAutospacing="0"/>
                  <w:jc w:val="both"/>
                </w:pPr>
              </w:pPrChange>
            </w:pPr>
            <w:ins w:id="381"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382" w:author="granix pacheco" w:date="2016-02-08T10:01:00Z"/>
              </w:rPr>
              <w:pPrChange w:id="383" w:author="Mateus Berardo de Souza Terra" w:date="2016-02-08T22:31:00Z">
                <w:pPr>
                  <w:pStyle w:val="NormalWeb"/>
                  <w:spacing w:before="0" w:beforeAutospacing="0" w:after="160" w:afterAutospacing="0"/>
                  <w:jc w:val="both"/>
                </w:pPr>
              </w:pPrChange>
            </w:pPr>
            <w:ins w:id="384"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385" w:author="granix pacheco" w:date="2016-02-08T09:56:00Z"/>
              </w:rPr>
              <w:pPrChange w:id="386" w:author="Mateus Berardo de Souza Terra" w:date="2016-02-08T22:31:00Z">
                <w:pPr>
                  <w:pStyle w:val="NormalWeb"/>
                  <w:spacing w:before="0" w:beforeAutospacing="0" w:after="160" w:afterAutospacing="0"/>
                  <w:jc w:val="both"/>
                </w:pPr>
              </w:pPrChange>
            </w:pPr>
            <w:ins w:id="387" w:author="granix pacheco" w:date="2016-02-08T10:07:00Z">
              <w:r w:rsidRPr="007D7E6F">
                <w:t>-</w:t>
              </w:r>
            </w:ins>
          </w:p>
        </w:tc>
      </w:tr>
      <w:tr w:rsidR="0070445C" w:rsidRPr="007D7E6F" w14:paraId="48B2C436" w14:textId="77777777" w:rsidTr="003B25A9">
        <w:trPr>
          <w:ins w:id="388"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389" w:author="granix pacheco" w:date="2016-02-08T09:56:00Z"/>
              </w:rPr>
              <w:pPrChange w:id="390" w:author="Mateus Berardo de Souza Terra" w:date="2016-02-08T22:31:00Z">
                <w:pPr>
                  <w:pStyle w:val="NormalWeb"/>
                  <w:spacing w:before="0" w:beforeAutospacing="0" w:after="160" w:afterAutospacing="0"/>
                  <w:jc w:val="both"/>
                </w:pPr>
              </w:pPrChange>
            </w:pPr>
            <w:ins w:id="391"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392" w:author="granix pacheco" w:date="2016-02-08T09:56:00Z"/>
              </w:rPr>
              <w:pPrChange w:id="393" w:author="Mateus Berardo de Souza Terra" w:date="2016-02-08T22:31:00Z">
                <w:pPr>
                  <w:pStyle w:val="NormalWeb"/>
                  <w:spacing w:before="0" w:beforeAutospacing="0" w:after="160" w:afterAutospacing="0"/>
                  <w:jc w:val="both"/>
                </w:pPr>
              </w:pPrChange>
            </w:pPr>
            <w:ins w:id="394"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395" w:author="granix pacheco" w:date="2016-02-08T09:56:00Z"/>
              </w:rPr>
              <w:pPrChange w:id="396" w:author="Mateus Berardo de Souza Terra" w:date="2016-02-08T22:31:00Z">
                <w:pPr>
                  <w:pStyle w:val="NormalWeb"/>
                  <w:spacing w:before="0" w:beforeAutospacing="0" w:after="160" w:afterAutospacing="0"/>
                  <w:jc w:val="both"/>
                </w:pPr>
              </w:pPrChange>
            </w:pPr>
            <w:ins w:id="397"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398" w:author="granix pacheco" w:date="2016-02-08T10:01:00Z"/>
              </w:rPr>
              <w:pPrChange w:id="399" w:author="Mateus Berardo de Souza Terra" w:date="2016-02-08T22:31:00Z">
                <w:pPr>
                  <w:pStyle w:val="NormalWeb"/>
                  <w:spacing w:before="0" w:beforeAutospacing="0" w:after="160" w:afterAutospacing="0"/>
                  <w:jc w:val="both"/>
                </w:pPr>
              </w:pPrChange>
            </w:pPr>
            <w:ins w:id="400"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401" w:author="granix pacheco" w:date="2016-02-08T09:56:00Z"/>
              </w:rPr>
              <w:pPrChange w:id="402" w:author="Mateus Berardo de Souza Terra" w:date="2016-02-08T22:31:00Z">
                <w:pPr>
                  <w:pStyle w:val="NormalWeb"/>
                  <w:spacing w:before="0" w:beforeAutospacing="0" w:after="160" w:afterAutospacing="0"/>
                  <w:jc w:val="both"/>
                </w:pPr>
              </w:pPrChange>
            </w:pPr>
            <w:ins w:id="403" w:author="granix pacheco" w:date="2016-02-08T10:07:00Z">
              <w:r w:rsidRPr="007D7E6F">
                <w:t>-</w:t>
              </w:r>
            </w:ins>
          </w:p>
        </w:tc>
      </w:tr>
    </w:tbl>
    <w:p w14:paraId="1168D407" w14:textId="77777777" w:rsidR="0070445C" w:rsidRDefault="0070445C" w:rsidP="008B1F1D">
      <w:pPr>
        <w:pStyle w:val="NormalWeb"/>
        <w:shd w:val="clear" w:color="auto" w:fill="FFFFFF"/>
        <w:spacing w:before="0" w:beforeAutospacing="0" w:after="160" w:afterAutospacing="0"/>
        <w:jc w:val="both"/>
      </w:pPr>
    </w:p>
    <w:p w14:paraId="608B9384" w14:textId="77777777" w:rsidR="00B52CE2" w:rsidRDefault="00B52CE2" w:rsidP="008B1F1D">
      <w:pPr>
        <w:pStyle w:val="NormalWeb"/>
        <w:shd w:val="clear" w:color="auto" w:fill="FFFFFF"/>
        <w:spacing w:before="0" w:beforeAutospacing="0" w:after="160" w:afterAutospacing="0"/>
        <w:jc w:val="both"/>
      </w:pPr>
    </w:p>
    <w:p w14:paraId="65A721D1" w14:textId="77777777" w:rsidR="00B52CE2" w:rsidRPr="00844636" w:rsidRDefault="00B52CE2" w:rsidP="008B1F1D">
      <w:pPr>
        <w:pStyle w:val="NormalWeb"/>
        <w:shd w:val="clear" w:color="auto" w:fill="FFFFFF"/>
        <w:spacing w:before="0" w:beforeAutospacing="0" w:after="160" w:afterAutospacing="0"/>
        <w:jc w:val="both"/>
        <w:rPr>
          <w:ins w:id="404" w:author="granix pacheco" w:date="2016-02-08T08:59:00Z"/>
          <w:u w:val="single"/>
          <w:rPrChange w:id="405" w:author="Mateus Berardo de Souza Terra" w:date="2016-02-08T20:05:00Z">
            <w:rPr>
              <w:ins w:id="406"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407" w:author="granix pacheco" w:date="2016-02-08T08:59:00Z"/>
          <w:b/>
          <w:sz w:val="32"/>
          <w:szCs w:val="32"/>
          <w:rPrChange w:id="408" w:author="Mateus Berardo de Souza Terra" w:date="2016-02-08T20:05:00Z">
            <w:rPr>
              <w:ins w:id="409" w:author="granix pacheco" w:date="2016-02-08T08:59:00Z"/>
              <w:b/>
              <w:sz w:val="36"/>
              <w:szCs w:val="36"/>
              <w:u w:val="single"/>
            </w:rPr>
          </w:rPrChange>
        </w:rPr>
        <w:pPrChange w:id="410"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411" w:author="granix pacheco" w:date="2016-02-08T08:59:00Z">
        <w:r w:rsidRPr="007D7E6F">
          <w:rPr>
            <w:b/>
            <w:sz w:val="32"/>
            <w:szCs w:val="32"/>
            <w:rPrChange w:id="412"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413" w:author="granix pacheco" w:date="2016-02-08T09:13:00Z"/>
        </w:rPr>
        <w:pPrChange w:id="414" w:author="granix pacheco" w:date="2016-02-08T09:02:00Z">
          <w:pPr>
            <w:pStyle w:val="NormalWeb"/>
            <w:shd w:val="clear" w:color="auto" w:fill="FFFFFF"/>
            <w:spacing w:before="0" w:beforeAutospacing="0" w:after="160" w:afterAutospacing="0"/>
            <w:jc w:val="both"/>
          </w:pPr>
        </w:pPrChange>
      </w:pPr>
      <w:ins w:id="415" w:author="granix pacheco" w:date="2016-02-08T09:00:00Z">
        <w:r w:rsidRPr="007D7E6F">
          <w:t xml:space="preserve">A </w:t>
        </w:r>
      </w:ins>
      <w:ins w:id="416" w:author="granix pacheco" w:date="2016-02-08T09:02:00Z">
        <w:r w:rsidRPr="007D7E6F">
          <w:t>memória</w:t>
        </w:r>
      </w:ins>
      <w:ins w:id="417" w:author="granix pacheco" w:date="2016-02-08T09:00:00Z">
        <w:r w:rsidRPr="007D7E6F">
          <w:t xml:space="preserve"> do computador </w:t>
        </w:r>
      </w:ins>
      <w:ins w:id="418" w:author="granix pacheco" w:date="2016-02-08T09:01:00Z">
        <w:r w:rsidRPr="007D7E6F">
          <w:t>não</w:t>
        </w:r>
      </w:ins>
      <w:ins w:id="419" w:author="granix pacheco" w:date="2016-02-08T09:00:00Z">
        <w:r w:rsidRPr="007D7E6F">
          <w:t xml:space="preserve"> </w:t>
        </w:r>
      </w:ins>
      <w:ins w:id="420" w:author="granix pacheco" w:date="2016-02-08T09:01:00Z">
        <w:r w:rsidRPr="007D7E6F">
          <w:t xml:space="preserve">é capaz de armazenar diretamente caracteres, tendo que </w:t>
        </w:r>
      </w:ins>
      <w:ins w:id="421" w:author="granix pacheco" w:date="2016-02-08T09:08:00Z">
        <w:r w:rsidRPr="007D7E6F">
          <w:t>os armazena</w:t>
        </w:r>
      </w:ins>
      <w:ins w:id="422" w:author="Mateus Berardo de Souza Terra" w:date="2016-02-08T19:13:00Z">
        <w:r w:rsidR="006D3AB1" w:rsidRPr="007D7E6F">
          <w:t>r</w:t>
        </w:r>
      </w:ins>
      <w:ins w:id="423" w:author="granix pacheco" w:date="2016-02-08T09:08:00Z">
        <w:del w:id="424" w:author="Mateus Berardo de Souza Terra" w:date="2016-02-08T19:13:00Z">
          <w:r w:rsidRPr="007D7E6F" w:rsidDel="006D3AB1">
            <w:delText>s</w:delText>
          </w:r>
        </w:del>
      </w:ins>
      <w:ins w:id="425" w:author="granix pacheco" w:date="2016-02-08T09:01:00Z">
        <w:r w:rsidRPr="007D7E6F">
          <w:t xml:space="preserve"> na forma de </w:t>
        </w:r>
      </w:ins>
      <w:ins w:id="426" w:author="granix pacheco" w:date="2016-02-08T09:02:00Z">
        <w:r w:rsidRPr="007D7E6F">
          <w:t>números</w:t>
        </w:r>
      </w:ins>
      <w:ins w:id="427" w:author="granix pacheco" w:date="2016-02-08T09:08:00Z">
        <w:r w:rsidRPr="007D7E6F">
          <w:t xml:space="preserve">. </w:t>
        </w:r>
      </w:ins>
      <w:ins w:id="428" w:author="granix pacheco" w:date="2016-02-08T09:09:00Z">
        <w:r w:rsidRPr="007D7E6F">
          <w:rPr>
            <w:color w:val="303030"/>
            <w:rPrChange w:id="429" w:author="Mateus Berardo de Souza Terra" w:date="2016-02-08T20:05:00Z">
              <w:rPr>
                <w:rFonts w:ascii="Arial" w:hAnsi="Arial" w:cs="Arial"/>
                <w:color w:val="303030"/>
                <w:sz w:val="19"/>
                <w:szCs w:val="19"/>
                <w:lang w:val="pt-PT"/>
              </w:rPr>
            </w:rPrChange>
          </w:rPr>
          <w:t xml:space="preserve">Cada </w:t>
        </w:r>
        <w:del w:id="430" w:author="Mateus Berardo de Souza Terra" w:date="2016-02-08T19:13:00Z">
          <w:r w:rsidRPr="007D7E6F" w:rsidDel="006D3AB1">
            <w:rPr>
              <w:color w:val="303030"/>
              <w:rPrChange w:id="431" w:author="Mateus Berardo de Souza Terra" w:date="2016-02-08T20:05:00Z">
                <w:rPr>
                  <w:rFonts w:ascii="Arial" w:hAnsi="Arial" w:cs="Arial"/>
                  <w:color w:val="303030"/>
                  <w:sz w:val="19"/>
                  <w:szCs w:val="19"/>
                  <w:lang w:val="pt-PT"/>
                </w:rPr>
              </w:rPrChange>
            </w:rPr>
            <w:delText>caracter</w:delText>
          </w:r>
        </w:del>
      </w:ins>
      <w:ins w:id="432" w:author="Mateus Berardo de Souza Terra" w:date="2016-02-08T19:13:00Z">
        <w:r w:rsidR="006D3AB1" w:rsidRPr="007D7E6F">
          <w:rPr>
            <w:color w:val="303030"/>
          </w:rPr>
          <w:t>caractere</w:t>
        </w:r>
      </w:ins>
      <w:ins w:id="433" w:author="granix pacheco" w:date="2016-02-08T09:09:00Z">
        <w:r w:rsidRPr="007D7E6F">
          <w:rPr>
            <w:color w:val="303030"/>
            <w:rPrChange w:id="434" w:author="Mateus Berardo de Souza Terra" w:date="2016-02-08T20:05:00Z">
              <w:rPr>
                <w:rFonts w:ascii="Arial" w:hAnsi="Arial" w:cs="Arial"/>
                <w:color w:val="303030"/>
                <w:sz w:val="19"/>
                <w:szCs w:val="19"/>
                <w:lang w:val="pt-PT"/>
              </w:rPr>
            </w:rPrChange>
          </w:rPr>
          <w:t xml:space="preserve"> </w:t>
        </w:r>
        <w:proofErr w:type="gramStart"/>
        <w:r w:rsidRPr="007D7E6F">
          <w:rPr>
            <w:color w:val="303030"/>
            <w:rPrChange w:id="435" w:author="Mateus Berardo de Souza Terra" w:date="2016-02-08T20:05:00Z">
              <w:rPr>
                <w:rFonts w:ascii="Arial" w:hAnsi="Arial" w:cs="Arial"/>
                <w:color w:val="303030"/>
                <w:sz w:val="19"/>
                <w:szCs w:val="19"/>
                <w:lang w:val="pt-PT"/>
              </w:rPr>
            </w:rPrChange>
          </w:rPr>
          <w:t>possui</w:t>
        </w:r>
        <w:proofErr w:type="gramEnd"/>
        <w:r w:rsidRPr="007D7E6F">
          <w:rPr>
            <w:color w:val="303030"/>
            <w:rPrChange w:id="436" w:author="Mateus Berardo de Souza Terra" w:date="2016-02-08T20:05:00Z">
              <w:rPr>
                <w:rFonts w:ascii="Arial" w:hAnsi="Arial" w:cs="Arial"/>
                <w:color w:val="303030"/>
                <w:sz w:val="19"/>
                <w:szCs w:val="19"/>
                <w:lang w:val="pt-PT"/>
              </w:rPr>
            </w:rPrChange>
          </w:rPr>
          <w:t xml:space="preserve"> por conseguinte o seu equivalente em código numérico: é o </w:t>
        </w:r>
        <w:r w:rsidRPr="007D7E6F">
          <w:rPr>
            <w:b/>
            <w:bCs/>
            <w:color w:val="303030"/>
            <w:rPrChange w:id="437" w:author="Mateus Berardo de Souza Terra" w:date="2016-02-08T20:05:00Z">
              <w:rPr>
                <w:rFonts w:ascii="Arial" w:hAnsi="Arial" w:cs="Arial"/>
                <w:b/>
                <w:bCs/>
                <w:color w:val="303030"/>
                <w:sz w:val="19"/>
                <w:szCs w:val="19"/>
                <w:lang w:val="pt-PT"/>
              </w:rPr>
            </w:rPrChange>
          </w:rPr>
          <w:t>código ASCII</w:t>
        </w:r>
        <w:r w:rsidRPr="007D7E6F">
          <w:rPr>
            <w:color w:val="303030"/>
            <w:rPrChange w:id="438" w:author="Mateus Berardo de Souza Terra" w:date="2016-02-08T20:05:00Z">
              <w:rPr>
                <w:rFonts w:ascii="Arial" w:hAnsi="Arial" w:cs="Arial"/>
                <w:color w:val="303030"/>
                <w:sz w:val="19"/>
                <w:szCs w:val="19"/>
                <w:lang w:val="pt-PT"/>
              </w:rPr>
            </w:rPrChange>
          </w:rPr>
          <w:t xml:space="preserve"> (</w:t>
        </w:r>
        <w:r w:rsidRPr="007D7E6F">
          <w:rPr>
            <w:i/>
            <w:iCs/>
            <w:color w:val="303030"/>
            <w:rPrChange w:id="439" w:author="Mateus Berardo de Souza Terra" w:date="2016-02-08T20:05:00Z">
              <w:rPr>
                <w:rFonts w:ascii="Arial" w:hAnsi="Arial" w:cs="Arial"/>
                <w:i/>
                <w:iCs/>
                <w:color w:val="303030"/>
                <w:sz w:val="19"/>
                <w:szCs w:val="19"/>
                <w:lang w:val="pt-PT"/>
              </w:rPr>
            </w:rPrChange>
          </w:rPr>
          <w:t xml:space="preserve">American Standard </w:t>
        </w:r>
        <w:proofErr w:type="spellStart"/>
        <w:r w:rsidRPr="007D7E6F">
          <w:rPr>
            <w:i/>
            <w:iCs/>
            <w:color w:val="303030"/>
            <w:rPrChange w:id="440" w:author="Mateus Berardo de Souza Terra" w:date="2016-02-08T20:05:00Z">
              <w:rPr>
                <w:rFonts w:ascii="Arial" w:hAnsi="Arial" w:cs="Arial"/>
                <w:i/>
                <w:iCs/>
                <w:color w:val="303030"/>
                <w:sz w:val="19"/>
                <w:szCs w:val="19"/>
                <w:lang w:val="pt-PT"/>
              </w:rPr>
            </w:rPrChange>
          </w:rPr>
          <w:t>Code</w:t>
        </w:r>
        <w:proofErr w:type="spellEnd"/>
        <w:r w:rsidRPr="007D7E6F">
          <w:rPr>
            <w:i/>
            <w:iCs/>
            <w:color w:val="303030"/>
            <w:rPrChange w:id="441" w:author="Mateus Berardo de Souza Terra" w:date="2016-02-08T20:05:00Z">
              <w:rPr>
                <w:rFonts w:ascii="Arial" w:hAnsi="Arial" w:cs="Arial"/>
                <w:i/>
                <w:iCs/>
                <w:color w:val="303030"/>
                <w:sz w:val="19"/>
                <w:szCs w:val="19"/>
                <w:lang w:val="pt-PT"/>
              </w:rPr>
            </w:rPrChange>
          </w:rPr>
          <w:t xml:space="preserve"> for </w:t>
        </w:r>
        <w:proofErr w:type="spellStart"/>
        <w:r w:rsidRPr="007D7E6F">
          <w:rPr>
            <w:i/>
            <w:iCs/>
            <w:color w:val="303030"/>
            <w:rPrChange w:id="442" w:author="Mateus Berardo de Souza Terra" w:date="2016-02-08T20:05:00Z">
              <w:rPr>
                <w:rFonts w:ascii="Arial" w:hAnsi="Arial" w:cs="Arial"/>
                <w:i/>
                <w:iCs/>
                <w:color w:val="303030"/>
                <w:sz w:val="19"/>
                <w:szCs w:val="19"/>
                <w:lang w:val="pt-PT"/>
              </w:rPr>
            </w:rPrChange>
          </w:rPr>
          <w:t>Information</w:t>
        </w:r>
        <w:proofErr w:type="spellEnd"/>
        <w:r w:rsidRPr="007D7E6F">
          <w:rPr>
            <w:i/>
            <w:iCs/>
            <w:color w:val="303030"/>
            <w:rPrChange w:id="443" w:author="Mateus Berardo de Souza Terra" w:date="2016-02-08T20:05:00Z">
              <w:rPr>
                <w:rFonts w:ascii="Arial" w:hAnsi="Arial" w:cs="Arial"/>
                <w:i/>
                <w:iCs/>
                <w:color w:val="303030"/>
                <w:sz w:val="19"/>
                <w:szCs w:val="19"/>
                <w:lang w:val="pt-PT"/>
              </w:rPr>
            </w:rPrChange>
          </w:rPr>
          <w:t xml:space="preserve"> </w:t>
        </w:r>
        <w:proofErr w:type="spellStart"/>
        <w:r w:rsidRPr="007D7E6F">
          <w:rPr>
            <w:i/>
            <w:iCs/>
            <w:color w:val="303030"/>
            <w:rPrChange w:id="444" w:author="Mateus Berardo de Souza Terra" w:date="2016-02-08T20:05:00Z">
              <w:rPr>
                <w:rFonts w:ascii="Arial" w:hAnsi="Arial" w:cs="Arial"/>
                <w:i/>
                <w:iCs/>
                <w:color w:val="303030"/>
                <w:sz w:val="19"/>
                <w:szCs w:val="19"/>
                <w:lang w:val="pt-PT"/>
              </w:rPr>
            </w:rPrChange>
          </w:rPr>
          <w:t>Interchange</w:t>
        </w:r>
        <w:proofErr w:type="spellEnd"/>
        <w:r w:rsidRPr="007D7E6F">
          <w:rPr>
            <w:color w:val="303030"/>
            <w:rPrChange w:id="445" w:author="Mateus Berardo de Souza Terra" w:date="2016-02-08T20:05:00Z">
              <w:rPr>
                <w:rFonts w:ascii="Arial" w:hAnsi="Arial" w:cs="Arial"/>
                <w:color w:val="303030"/>
                <w:sz w:val="19"/>
                <w:szCs w:val="19"/>
                <w:lang w:val="pt-PT"/>
              </w:rPr>
            </w:rPrChange>
          </w:rPr>
          <w:t xml:space="preserve"> - Código Americano </w:t>
        </w:r>
      </w:ins>
      <w:ins w:id="446" w:author="Mateus Berardo de Souza Terra" w:date="2016-02-08T19:13:00Z">
        <w:r w:rsidR="006D3AB1" w:rsidRPr="007D7E6F">
          <w:rPr>
            <w:color w:val="303030"/>
          </w:rPr>
          <w:t>Padrão</w:t>
        </w:r>
      </w:ins>
      <w:ins w:id="447" w:author="granix pacheco" w:date="2016-02-08T09:09:00Z">
        <w:del w:id="448" w:author="Mateus Berardo de Souza Terra" w:date="2016-02-08T19:13:00Z">
          <w:r w:rsidRPr="007D7E6F" w:rsidDel="006D3AB1">
            <w:rPr>
              <w:color w:val="303030"/>
              <w:rPrChange w:id="44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450" w:author="Mateus Berardo de Souza Terra" w:date="2016-02-08T20:05:00Z">
                <w:rPr>
                  <w:color w:val="303030"/>
                  <w:lang w:val="pt-PT"/>
                </w:rPr>
              </w:rPrChange>
            </w:rPr>
            <w:delText>ard</w:delText>
          </w:r>
        </w:del>
        <w:r w:rsidR="005979C4" w:rsidRPr="007D7E6F">
          <w:rPr>
            <w:color w:val="303030"/>
            <w:rPrChange w:id="451" w:author="Mateus Berardo de Souza Terra" w:date="2016-02-08T20:05:00Z">
              <w:rPr>
                <w:color w:val="303030"/>
                <w:lang w:val="pt-PT"/>
              </w:rPr>
            </w:rPrChange>
          </w:rPr>
          <w:t xml:space="preserve"> para a Troca de Informações</w:t>
        </w:r>
        <w:r w:rsidRPr="007D7E6F">
          <w:rPr>
            <w:color w:val="303030"/>
            <w:rPrChange w:id="45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453" w:author="Mateus Berardo de Souza Terra" w:date="2016-02-08T20:05:00Z">
              <w:rPr>
                <w:rFonts w:ascii="Arial" w:hAnsi="Arial" w:cs="Arial"/>
                <w:color w:val="303030"/>
                <w:sz w:val="19"/>
                <w:szCs w:val="19"/>
                <w:lang w:val="pt-PT"/>
              </w:rPr>
            </w:rPrChange>
          </w:rPr>
          <w:t xml:space="preserve"> </w:t>
        </w:r>
      </w:ins>
      <w:ins w:id="454" w:author="granix pacheco" w:date="2016-02-08T09:01:00Z">
        <w:r w:rsidRPr="007D7E6F">
          <w:t xml:space="preserve"> </w:t>
        </w:r>
      </w:ins>
      <w:ins w:id="455" w:author="granix pacheco" w:date="2016-02-08T09:10:00Z">
        <w:r w:rsidR="005979C4" w:rsidRPr="007D7E6F">
          <w:t>Existem versões estendidas desse código, mas aqui trataremos da sua versão básica que possui 7 bits</w:t>
        </w:r>
      </w:ins>
      <w:ins w:id="45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457" w:author="granix pacheco" w:date="2016-02-08T09:18:00Z"/>
          <w:color w:val="303030"/>
          <w:rPrChange w:id="458" w:author="Mateus Berardo de Souza Terra" w:date="2016-02-08T20:05:00Z">
            <w:rPr>
              <w:ins w:id="459" w:author="granix pacheco" w:date="2016-02-08T09:18:00Z"/>
              <w:color w:val="303030"/>
              <w:lang w:val="pt-PT"/>
            </w:rPr>
          </w:rPrChange>
        </w:rPr>
        <w:pPrChange w:id="460" w:author="granix pacheco" w:date="2016-02-08T09:02:00Z">
          <w:pPr>
            <w:pStyle w:val="NormalWeb"/>
            <w:shd w:val="clear" w:color="auto" w:fill="FFFFFF"/>
            <w:spacing w:before="0" w:beforeAutospacing="0" w:after="160" w:afterAutospacing="0"/>
            <w:jc w:val="both"/>
          </w:pPr>
        </w:pPrChange>
      </w:pPr>
      <w:ins w:id="461" w:author="granix pacheco" w:date="2016-02-08T09:13:00Z">
        <w:r w:rsidRPr="007D7E6F">
          <w:lastRenderedPageBreak/>
          <w:t xml:space="preserve">Nessa tabela o código 0 a 31 não são realmente caracteres, sendo chamados de </w:t>
        </w:r>
      </w:ins>
      <w:ins w:id="462" w:author="granix pacheco" w:date="2016-02-08T09:14:00Z">
        <w:r w:rsidRPr="007D7E6F">
          <w:rPr>
            <w:i/>
          </w:rPr>
          <w:t>caracteres de controle</w:t>
        </w:r>
        <w:r w:rsidRPr="007D7E6F">
          <w:t xml:space="preserve">. </w:t>
        </w:r>
      </w:ins>
      <w:ins w:id="463" w:author="granix pacheco" w:date="2016-02-08T09:17:00Z">
        <w:r w:rsidRPr="007D7E6F">
          <w:rPr>
            <w:color w:val="303030"/>
            <w:rPrChange w:id="464" w:author="Mateus Berardo de Souza Terra" w:date="2016-02-08T20:05:00Z">
              <w:rPr>
                <w:rFonts w:ascii="Arial" w:hAnsi="Arial" w:cs="Arial"/>
                <w:color w:val="303030"/>
                <w:sz w:val="19"/>
                <w:szCs w:val="19"/>
                <w:lang w:val="pt-PT"/>
              </w:rPr>
            </w:rPrChange>
          </w:rPr>
          <w:t xml:space="preserve">Os códigos 65 a 90 representam as </w:t>
        </w:r>
      </w:ins>
      <w:ins w:id="465" w:author="granix pacheco" w:date="2016-02-08T09:21:00Z">
        <w:r w:rsidR="000A53C1" w:rsidRPr="007D7E6F">
          <w:rPr>
            <w:color w:val="303030"/>
            <w:rPrChange w:id="466" w:author="Mateus Berardo de Souza Terra" w:date="2016-02-08T20:05:00Z">
              <w:rPr>
                <w:color w:val="303030"/>
                <w:lang w:val="pt-PT"/>
              </w:rPr>
            </w:rPrChange>
          </w:rPr>
          <w:t xml:space="preserve">letras </w:t>
        </w:r>
      </w:ins>
      <w:ins w:id="467" w:author="granix pacheco" w:date="2016-02-08T09:17:00Z">
        <w:r w:rsidRPr="007D7E6F">
          <w:rPr>
            <w:color w:val="303030"/>
            <w:rPrChange w:id="468" w:author="Mateus Berardo de Souza Terra" w:date="2016-02-08T20:05:00Z">
              <w:rPr>
                <w:rFonts w:ascii="Arial" w:hAnsi="Arial" w:cs="Arial"/>
                <w:color w:val="303030"/>
                <w:sz w:val="19"/>
                <w:szCs w:val="19"/>
                <w:lang w:val="pt-PT"/>
              </w:rPr>
            </w:rPrChange>
          </w:rPr>
          <w:t xml:space="preserve">maiúsculas e os códigos 97 a 122 representam as </w:t>
        </w:r>
      </w:ins>
      <w:ins w:id="469" w:author="granix pacheco" w:date="2016-02-08T09:21:00Z">
        <w:r w:rsidR="000A53C1" w:rsidRPr="007D7E6F">
          <w:rPr>
            <w:color w:val="303030"/>
            <w:rPrChange w:id="470" w:author="Mateus Berardo de Souza Terra" w:date="2016-02-08T20:05:00Z">
              <w:rPr>
                <w:color w:val="303030"/>
                <w:lang w:val="pt-PT"/>
              </w:rPr>
            </w:rPrChange>
          </w:rPr>
          <w:t xml:space="preserve">letras </w:t>
        </w:r>
      </w:ins>
      <w:ins w:id="471" w:author="granix pacheco" w:date="2016-02-08T09:17:00Z">
        <w:r w:rsidRPr="007D7E6F">
          <w:rPr>
            <w:color w:val="303030"/>
            <w:rPrChange w:id="472" w:author="Mateus Berardo de Souza Terra" w:date="2016-02-08T20:05:00Z">
              <w:rPr>
                <w:rFonts w:ascii="Arial" w:hAnsi="Arial" w:cs="Arial"/>
                <w:color w:val="303030"/>
                <w:sz w:val="19"/>
                <w:szCs w:val="19"/>
                <w:lang w:val="pt-PT"/>
              </w:rPr>
            </w:rPrChange>
          </w:rPr>
          <w:t>minúsculas.</w:t>
        </w:r>
      </w:ins>
      <w:ins w:id="473" w:author="granix pacheco" w:date="2016-02-08T09:25:00Z">
        <w:r w:rsidR="000A53C1" w:rsidRPr="007D7E6F">
          <w:rPr>
            <w:color w:val="303030"/>
            <w:rPrChange w:id="474" w:author="Mateus Berardo de Souza Terra" w:date="2016-02-08T20:05:00Z">
              <w:rPr>
                <w:color w:val="303030"/>
                <w:lang w:val="pt-PT"/>
              </w:rPr>
            </w:rPrChange>
          </w:rPr>
          <w:t xml:space="preserve"> </w:t>
        </w:r>
      </w:ins>
      <w:ins w:id="475" w:author="Mateus Berardo de Souza Terra" w:date="2016-02-08T22:07:00Z">
        <w:r w:rsidR="00A76C84">
          <w:rPr>
            <w:color w:val="303030"/>
          </w:rPr>
          <w:t>Abaixo representamos a tabela a partir do código 32.</w:t>
        </w:r>
      </w:ins>
      <w:ins w:id="476" w:author="granix pacheco" w:date="2016-02-08T09:25:00Z">
        <w:del w:id="477" w:author="Mateus Berardo de Souza Terra" w:date="2016-02-08T22:07:00Z">
          <w:r w:rsidR="000A53C1" w:rsidRPr="007D7E6F" w:rsidDel="00A76C84">
            <w:rPr>
              <w:color w:val="303030"/>
              <w:rPrChange w:id="478" w:author="Mateus Berardo de Souza Terra" w:date="2016-02-08T20:05:00Z">
                <w:rPr>
                  <w:color w:val="303030"/>
                  <w:lang w:val="pt-PT"/>
                </w:rPr>
              </w:rPrChange>
            </w:rPr>
            <w:delText>O</w:delText>
          </w:r>
        </w:del>
        <w:r w:rsidR="000A53C1" w:rsidRPr="007D7E6F">
          <w:rPr>
            <w:color w:val="303030"/>
            <w:rPrChange w:id="479" w:author="Mateus Berardo de Souza Terra" w:date="2016-02-08T20:05:00Z">
              <w:rPr>
                <w:color w:val="303030"/>
                <w:lang w:val="pt-PT"/>
              </w:rPr>
            </w:rPrChange>
          </w:rPr>
          <w:t xml:space="preserve"> </w:t>
        </w:r>
        <w:del w:id="480" w:author="Mateus Berardo de Souza Terra" w:date="2016-02-08T19:14:00Z">
          <w:r w:rsidR="000A53C1" w:rsidRPr="007D7E6F" w:rsidDel="006D3AB1">
            <w:rPr>
              <w:color w:val="303030"/>
              <w:rPrChange w:id="481" w:author="Mateus Berardo de Souza Terra" w:date="2016-02-08T20:05:00Z">
                <w:rPr>
                  <w:color w:val="303030"/>
                  <w:lang w:val="pt-PT"/>
                </w:rPr>
              </w:rPrChange>
            </w:rPr>
            <w:delText>codigo</w:delText>
          </w:r>
        </w:del>
        <w:del w:id="482" w:author="Mateus Berardo de Souza Terra" w:date="2016-02-08T22:07:00Z">
          <w:r w:rsidR="000A53C1" w:rsidRPr="007D7E6F" w:rsidDel="00A76C84">
            <w:rPr>
              <w:color w:val="303030"/>
              <w:rPrChange w:id="483" w:author="Mateus Berardo de Souza Terra" w:date="2016-02-08T20:05:00Z">
                <w:rPr>
                  <w:color w:val="303030"/>
                  <w:lang w:val="pt-PT"/>
                </w:rPr>
              </w:rPrChange>
            </w:rPr>
            <w:delText xml:space="preserve"> 32 representa o espaço.</w:delText>
          </w:r>
        </w:del>
      </w:ins>
      <w:ins w:id="484" w:author="granix pacheco" w:date="2016-02-08T09:26:00Z">
        <w:del w:id="485" w:author="Mateus Berardo de Souza Terra" w:date="2016-02-08T22:07:00Z">
          <w:r w:rsidR="000A53C1" w:rsidRPr="007D7E6F" w:rsidDel="00A76C84">
            <w:rPr>
              <w:color w:val="303030"/>
              <w:rPrChange w:id="486" w:author="Mateus Berardo de Souza Terra" w:date="2016-02-08T20:05:00Z">
                <w:rPr>
                  <w:color w:val="303030"/>
                  <w:lang w:val="pt-PT"/>
                </w:rPr>
              </w:rPrChange>
            </w:rPr>
            <w:delText xml:space="preserve"> </w:delText>
          </w:r>
        </w:del>
        <w:del w:id="487" w:author="Mateus Berardo de Souza Terra" w:date="2016-02-08T19:16:00Z">
          <w:r w:rsidR="000A53C1" w:rsidRPr="007D7E6F" w:rsidDel="006D3AB1">
            <w:rPr>
              <w:color w:val="303030"/>
              <w:rPrChange w:id="488" w:author="Mateus Berardo de Souza Terra" w:date="2016-02-08T20:05:00Z">
                <w:rPr>
                  <w:color w:val="303030"/>
                  <w:lang w:val="pt-PT"/>
                </w:rPr>
              </w:rPrChange>
            </w:rPr>
            <w:delText>Infelizmente pelo tamanho dessa tabela n</w:delText>
          </w:r>
        </w:del>
        <w:del w:id="489" w:author="Mateus Berardo de Souza Terra" w:date="2016-02-08T19:14:00Z">
          <w:r w:rsidR="000A53C1" w:rsidRPr="007D7E6F" w:rsidDel="006D3AB1">
            <w:rPr>
              <w:color w:val="303030"/>
              <w:rPrChange w:id="490" w:author="Mateus Berardo de Souza Terra" w:date="2016-02-08T20:05:00Z">
                <w:rPr>
                  <w:color w:val="303030"/>
                  <w:lang w:val="pt-PT"/>
                </w:rPr>
              </w:rPrChange>
            </w:rPr>
            <w:delText>o</w:delText>
          </w:r>
        </w:del>
        <w:del w:id="491" w:author="Mateus Berardo de Souza Terra" w:date="2016-02-08T19:16:00Z">
          <w:r w:rsidR="000A53C1" w:rsidRPr="007D7E6F" w:rsidDel="006D3AB1">
            <w:rPr>
              <w:color w:val="303030"/>
              <w:rPrChange w:id="492" w:author="Mateus Berardo de Souza Terra" w:date="2016-02-08T20:05:00Z">
                <w:rPr>
                  <w:color w:val="303030"/>
                  <w:lang w:val="pt-PT"/>
                </w:rPr>
              </w:rPrChange>
            </w:rPr>
            <w:delText xml:space="preserve">s iremos </w:delText>
          </w:r>
        </w:del>
        <w:del w:id="493" w:author="Mateus Berardo de Souza Terra" w:date="2016-02-08T19:14:00Z">
          <w:r w:rsidR="000A53C1" w:rsidRPr="007D7E6F" w:rsidDel="006D3AB1">
            <w:rPr>
              <w:color w:val="303030"/>
              <w:rPrChange w:id="494" w:author="Mateus Berardo de Souza Terra" w:date="2016-02-08T20:05:00Z">
                <w:rPr>
                  <w:color w:val="303030"/>
                  <w:lang w:val="pt-PT"/>
                </w:rPr>
              </w:rPrChange>
            </w:rPr>
            <w:delText>reprsentar</w:delText>
          </w:r>
        </w:del>
        <w:del w:id="495" w:author="Mateus Berardo de Souza Terra" w:date="2016-02-08T19:16:00Z">
          <w:r w:rsidR="000A53C1" w:rsidRPr="007D7E6F" w:rsidDel="006D3AB1">
            <w:rPr>
              <w:color w:val="303030"/>
              <w:rPrChange w:id="496"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497" w:author="Mateus Berardo de Souza Terra" w:date="2016-02-08T19:45:00Z"/>
          <w:color w:val="303030"/>
        </w:rPr>
      </w:pPr>
      <w:ins w:id="498" w:author="granix pacheco" w:date="2016-02-08T09:18:00Z">
        <w:r w:rsidRPr="007D7E6F">
          <w:rPr>
            <w:b/>
            <w:color w:val="303030"/>
            <w:rPrChange w:id="499" w:author="Mateus Berardo de Souza Terra" w:date="2016-02-08T20:05:00Z">
              <w:rPr>
                <w:b/>
                <w:color w:val="303030"/>
                <w:lang w:val="pt-PT"/>
              </w:rPr>
            </w:rPrChange>
          </w:rPr>
          <w:t>Nota:</w:t>
        </w:r>
        <w:r w:rsidRPr="007D7E6F">
          <w:rPr>
            <w:color w:val="303030"/>
            <w:rPrChange w:id="500" w:author="Mateus Berardo de Souza Terra" w:date="2016-02-08T20:05:00Z">
              <w:rPr>
                <w:rFonts w:ascii="Arial" w:hAnsi="Arial" w:cs="Arial"/>
                <w:color w:val="303030"/>
                <w:sz w:val="19"/>
                <w:szCs w:val="19"/>
                <w:lang w:val="pt-PT"/>
              </w:rPr>
            </w:rPrChange>
          </w:rPr>
          <w:t xml:space="preserve"> Bastar somar ou subtrair 32 ao código ASCII</w:t>
        </w:r>
      </w:ins>
      <w:ins w:id="501" w:author="granix pacheco" w:date="2016-02-08T09:19:00Z">
        <w:r w:rsidRPr="007D7E6F">
          <w:rPr>
            <w:color w:val="303030"/>
            <w:rPrChange w:id="502" w:author="Mateus Berardo de Souza Terra" w:date="2016-02-08T20:05:00Z">
              <w:rPr>
                <w:color w:val="303030"/>
                <w:lang w:val="pt-PT"/>
              </w:rPr>
            </w:rPrChange>
          </w:rPr>
          <w:t xml:space="preserve"> </w:t>
        </w:r>
        <w:r w:rsidR="000A53C1" w:rsidRPr="007D7E6F">
          <w:rPr>
            <w:color w:val="303030"/>
            <w:rPrChange w:id="503" w:author="Mateus Berardo de Souza Terra" w:date="2016-02-08T20:05:00Z">
              <w:rPr>
                <w:color w:val="303030"/>
                <w:lang w:val="pt-PT"/>
              </w:rPr>
            </w:rPrChange>
          </w:rPr>
          <w:t>para trocar entre as letras mai</w:t>
        </w:r>
      </w:ins>
      <w:ins w:id="504" w:author="granix pacheco" w:date="2016-02-08T09:20:00Z">
        <w:r w:rsidR="000A53C1" w:rsidRPr="007D7E6F">
          <w:rPr>
            <w:color w:val="303030"/>
            <w:rPrChange w:id="505" w:author="Mateus Berardo de Souza Terra" w:date="2016-02-08T20:05:00Z">
              <w:rPr>
                <w:color w:val="303030"/>
                <w:lang w:val="pt-PT"/>
              </w:rPr>
            </w:rPrChange>
          </w:rPr>
          <w:t>ú</w:t>
        </w:r>
      </w:ins>
      <w:ins w:id="506" w:author="granix pacheco" w:date="2016-02-08T09:19:00Z">
        <w:r w:rsidR="000A53C1" w:rsidRPr="007D7E6F">
          <w:rPr>
            <w:color w:val="303030"/>
            <w:rPrChange w:id="507" w:author="Mateus Berardo de Souza Terra" w:date="2016-02-08T20:05:00Z">
              <w:rPr>
                <w:color w:val="303030"/>
                <w:lang w:val="pt-PT"/>
              </w:rPr>
            </w:rPrChange>
          </w:rPr>
          <w:t>sculas e min</w:t>
        </w:r>
      </w:ins>
      <w:ins w:id="508" w:author="granix pacheco" w:date="2016-02-08T09:20:00Z">
        <w:r w:rsidR="000A53C1" w:rsidRPr="007D7E6F">
          <w:rPr>
            <w:color w:val="303030"/>
            <w:rPrChange w:id="509" w:author="Mateus Berardo de Souza Terra" w:date="2016-02-08T20:05:00Z">
              <w:rPr>
                <w:color w:val="303030"/>
                <w:lang w:val="pt-PT"/>
              </w:rPr>
            </w:rPrChange>
          </w:rPr>
          <w:t>ú</w:t>
        </w:r>
      </w:ins>
      <w:ins w:id="510" w:author="granix pacheco" w:date="2016-02-08T09:19:00Z">
        <w:r w:rsidRPr="007D7E6F">
          <w:rPr>
            <w:color w:val="303030"/>
            <w:rPrChange w:id="511" w:author="Mateus Berardo de Souza Terra" w:date="2016-02-08T20:05:00Z">
              <w:rPr>
                <w:color w:val="303030"/>
                <w:lang w:val="pt-PT"/>
              </w:rPr>
            </w:rPrChange>
          </w:rPr>
          <w:t>sculas. Isso representa a troca do 6</w:t>
        </w:r>
        <w:r w:rsidR="000A53C1" w:rsidRPr="007D7E6F">
          <w:rPr>
            <w:color w:val="303030"/>
            <w:rPrChange w:id="512" w:author="Mateus Berardo de Souza Terra" w:date="2016-02-08T20:05:00Z">
              <w:rPr>
                <w:color w:val="303030"/>
                <w:lang w:val="pt-PT"/>
              </w:rPr>
            </w:rPrChange>
          </w:rPr>
          <w:t xml:space="preserve">° bit da </w:t>
        </w:r>
        <w:del w:id="513" w:author="Mateus Berardo de Souza Terra" w:date="2016-02-08T19:14:00Z">
          <w:r w:rsidR="000A53C1" w:rsidRPr="007D7E6F" w:rsidDel="006D3AB1">
            <w:rPr>
              <w:color w:val="303030"/>
              <w:rPrChange w:id="514" w:author="Mateus Berardo de Souza Terra" w:date="2016-02-08T20:05:00Z">
                <w:rPr>
                  <w:color w:val="303030"/>
                  <w:lang w:val="pt-PT"/>
                </w:rPr>
              </w:rPrChange>
            </w:rPr>
            <w:delText>representaçao</w:delText>
          </w:r>
        </w:del>
      </w:ins>
      <w:ins w:id="515" w:author="Mateus Berardo de Souza Terra" w:date="2016-02-08T19:14:00Z">
        <w:r w:rsidR="006D3AB1" w:rsidRPr="007D7E6F">
          <w:rPr>
            <w:color w:val="303030"/>
          </w:rPr>
          <w:t>representação</w:t>
        </w:r>
      </w:ins>
      <w:ins w:id="516" w:author="granix pacheco" w:date="2016-02-08T09:19:00Z">
        <w:r w:rsidR="000A53C1" w:rsidRPr="007D7E6F">
          <w:rPr>
            <w:color w:val="303030"/>
            <w:rPrChange w:id="517" w:author="Mateus Berardo de Souza Terra" w:date="2016-02-08T20:05:00Z">
              <w:rPr>
                <w:color w:val="303030"/>
                <w:lang w:val="pt-PT"/>
              </w:rPr>
            </w:rPrChange>
          </w:rPr>
          <w:t xml:space="preserve"> binaria</w:t>
        </w:r>
      </w:ins>
      <w:ins w:id="518" w:author="granix pacheco" w:date="2016-02-08T09:18:00Z">
        <w:r w:rsidRPr="007D7E6F">
          <w:rPr>
            <w:color w:val="303030"/>
            <w:rPrChange w:id="51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52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521">
          <w:tblGrid>
            <w:gridCol w:w="1558"/>
            <w:gridCol w:w="1558"/>
            <w:gridCol w:w="1558"/>
            <w:gridCol w:w="1558"/>
            <w:gridCol w:w="1559"/>
            <w:gridCol w:w="1559"/>
          </w:tblGrid>
        </w:tblGridChange>
      </w:tblGrid>
      <w:tr w:rsidR="007D7E6F" w:rsidRPr="00A76C84" w14:paraId="63441F2A" w14:textId="77777777" w:rsidTr="00A76C84">
        <w:trPr>
          <w:trHeight w:val="20"/>
          <w:ins w:id="522" w:author="Mateus Berardo de Souza Terra" w:date="2016-02-08T20:04:00Z"/>
        </w:trPr>
        <w:tc>
          <w:tcPr>
            <w:tcW w:w="1558" w:type="dxa"/>
            <w:tcPrChange w:id="52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524" w:author="Mateus Berardo de Souza Terra" w:date="2016-02-08T20:04:00Z"/>
                <w:color w:val="303030"/>
                <w:sz w:val="16"/>
                <w:szCs w:val="16"/>
                <w:rPrChange w:id="525" w:author="Mateus Berardo de Souza Terra" w:date="2016-02-08T22:05:00Z">
                  <w:rPr>
                    <w:ins w:id="526" w:author="Mateus Berardo de Souza Terra" w:date="2016-02-08T20:04:00Z"/>
                    <w:color w:val="303030"/>
                  </w:rPr>
                </w:rPrChange>
              </w:rPr>
              <w:pPrChange w:id="527" w:author="Mateus Berardo de Souza Terra" w:date="2016-02-08T22:05:00Z">
                <w:pPr>
                  <w:pStyle w:val="NormalWeb"/>
                  <w:spacing w:before="0" w:beforeAutospacing="0" w:after="160" w:afterAutospacing="0"/>
                  <w:jc w:val="center"/>
                </w:pPr>
              </w:pPrChange>
            </w:pPr>
            <w:ins w:id="528" w:author="Mateus Berardo de Souza Terra" w:date="2016-02-08T20:05:00Z">
              <w:r w:rsidRPr="00A76C84">
                <w:rPr>
                  <w:b/>
                  <w:color w:val="303030"/>
                  <w:sz w:val="16"/>
                  <w:szCs w:val="16"/>
                  <w:rPrChange w:id="529" w:author="Mateus Berardo de Souza Terra" w:date="2016-02-08T22:05:00Z">
                    <w:rPr>
                      <w:b/>
                      <w:color w:val="303030"/>
                    </w:rPr>
                  </w:rPrChange>
                </w:rPr>
                <w:t>Código</w:t>
              </w:r>
            </w:ins>
          </w:p>
        </w:tc>
        <w:tc>
          <w:tcPr>
            <w:tcW w:w="1558" w:type="dxa"/>
            <w:tcPrChange w:id="53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531" w:author="Mateus Berardo de Souza Terra" w:date="2016-02-08T20:04:00Z"/>
                <w:color w:val="303030"/>
                <w:sz w:val="16"/>
                <w:szCs w:val="16"/>
                <w:rPrChange w:id="532" w:author="Mateus Berardo de Souza Terra" w:date="2016-02-08T22:05:00Z">
                  <w:rPr>
                    <w:ins w:id="533" w:author="Mateus Berardo de Souza Terra" w:date="2016-02-08T20:04:00Z"/>
                    <w:color w:val="303030"/>
                  </w:rPr>
                </w:rPrChange>
              </w:rPr>
              <w:pPrChange w:id="534" w:author="Mateus Berardo de Souza Terra" w:date="2016-02-08T22:05:00Z">
                <w:pPr>
                  <w:pStyle w:val="NormalWeb"/>
                  <w:spacing w:before="0" w:beforeAutospacing="0" w:after="160" w:afterAutospacing="0"/>
                  <w:jc w:val="center"/>
                </w:pPr>
              </w:pPrChange>
            </w:pPr>
            <w:ins w:id="535" w:author="Mateus Berardo de Souza Terra" w:date="2016-02-08T20:05:00Z">
              <w:r w:rsidRPr="00A76C84">
                <w:rPr>
                  <w:b/>
                  <w:color w:val="303030"/>
                  <w:sz w:val="16"/>
                  <w:szCs w:val="16"/>
                  <w:rPrChange w:id="536" w:author="Mateus Berardo de Souza Terra" w:date="2016-02-08T22:05:00Z">
                    <w:rPr>
                      <w:b/>
                      <w:color w:val="303030"/>
                    </w:rPr>
                  </w:rPrChange>
                </w:rPr>
                <w:t>Caractere</w:t>
              </w:r>
            </w:ins>
          </w:p>
        </w:tc>
        <w:tc>
          <w:tcPr>
            <w:tcW w:w="1558" w:type="dxa"/>
            <w:tcPrChange w:id="53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538" w:author="Mateus Berardo de Souza Terra" w:date="2016-02-08T20:04:00Z"/>
                <w:color w:val="303030"/>
                <w:sz w:val="16"/>
                <w:szCs w:val="16"/>
                <w:rPrChange w:id="539" w:author="Mateus Berardo de Souza Terra" w:date="2016-02-08T22:05:00Z">
                  <w:rPr>
                    <w:ins w:id="540" w:author="Mateus Berardo de Souza Terra" w:date="2016-02-08T20:04:00Z"/>
                    <w:color w:val="303030"/>
                  </w:rPr>
                </w:rPrChange>
              </w:rPr>
              <w:pPrChange w:id="541" w:author="Mateus Berardo de Souza Terra" w:date="2016-02-08T22:05:00Z">
                <w:pPr>
                  <w:pStyle w:val="NormalWeb"/>
                  <w:spacing w:before="0" w:beforeAutospacing="0" w:after="160" w:afterAutospacing="0"/>
                  <w:jc w:val="center"/>
                </w:pPr>
              </w:pPrChange>
            </w:pPr>
            <w:ins w:id="542" w:author="Mateus Berardo de Souza Terra" w:date="2016-02-08T20:05:00Z">
              <w:r w:rsidRPr="00A76C84">
                <w:rPr>
                  <w:b/>
                  <w:color w:val="303030"/>
                  <w:sz w:val="16"/>
                  <w:szCs w:val="16"/>
                  <w:rPrChange w:id="543" w:author="Mateus Berardo de Souza Terra" w:date="2016-02-08T22:05:00Z">
                    <w:rPr>
                      <w:b/>
                      <w:color w:val="303030"/>
                    </w:rPr>
                  </w:rPrChange>
                </w:rPr>
                <w:t>Código</w:t>
              </w:r>
            </w:ins>
          </w:p>
        </w:tc>
        <w:tc>
          <w:tcPr>
            <w:tcW w:w="1558" w:type="dxa"/>
            <w:tcPrChange w:id="54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545" w:author="Mateus Berardo de Souza Terra" w:date="2016-02-08T20:04:00Z"/>
                <w:color w:val="303030"/>
                <w:sz w:val="16"/>
                <w:szCs w:val="16"/>
                <w:rPrChange w:id="546" w:author="Mateus Berardo de Souza Terra" w:date="2016-02-08T22:05:00Z">
                  <w:rPr>
                    <w:ins w:id="547" w:author="Mateus Berardo de Souza Terra" w:date="2016-02-08T20:04:00Z"/>
                    <w:color w:val="303030"/>
                  </w:rPr>
                </w:rPrChange>
              </w:rPr>
              <w:pPrChange w:id="548" w:author="Mateus Berardo de Souza Terra" w:date="2016-02-08T22:05:00Z">
                <w:pPr>
                  <w:pStyle w:val="NormalWeb"/>
                  <w:spacing w:before="0" w:beforeAutospacing="0" w:after="160" w:afterAutospacing="0"/>
                  <w:jc w:val="center"/>
                </w:pPr>
              </w:pPrChange>
            </w:pPr>
            <w:ins w:id="549" w:author="Mateus Berardo de Souza Terra" w:date="2016-02-08T20:05:00Z">
              <w:r w:rsidRPr="00A76C84">
                <w:rPr>
                  <w:b/>
                  <w:color w:val="303030"/>
                  <w:sz w:val="16"/>
                  <w:szCs w:val="16"/>
                  <w:rPrChange w:id="550" w:author="Mateus Berardo de Souza Terra" w:date="2016-02-08T22:05:00Z">
                    <w:rPr>
                      <w:b/>
                      <w:color w:val="303030"/>
                    </w:rPr>
                  </w:rPrChange>
                </w:rPr>
                <w:t>Caractere</w:t>
              </w:r>
            </w:ins>
          </w:p>
        </w:tc>
        <w:tc>
          <w:tcPr>
            <w:tcW w:w="1559" w:type="dxa"/>
            <w:tcPrChange w:id="55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552" w:author="Mateus Berardo de Souza Terra" w:date="2016-02-08T20:04:00Z"/>
                <w:color w:val="303030"/>
                <w:sz w:val="16"/>
                <w:szCs w:val="16"/>
                <w:rPrChange w:id="553" w:author="Mateus Berardo de Souza Terra" w:date="2016-02-08T22:05:00Z">
                  <w:rPr>
                    <w:ins w:id="554" w:author="Mateus Berardo de Souza Terra" w:date="2016-02-08T20:04:00Z"/>
                    <w:color w:val="303030"/>
                  </w:rPr>
                </w:rPrChange>
              </w:rPr>
              <w:pPrChange w:id="555" w:author="Mateus Berardo de Souza Terra" w:date="2016-02-08T22:05:00Z">
                <w:pPr>
                  <w:pStyle w:val="NormalWeb"/>
                  <w:spacing w:before="0" w:beforeAutospacing="0" w:after="160" w:afterAutospacing="0"/>
                  <w:jc w:val="center"/>
                </w:pPr>
              </w:pPrChange>
            </w:pPr>
            <w:ins w:id="556" w:author="Mateus Berardo de Souza Terra" w:date="2016-02-08T20:05:00Z">
              <w:r w:rsidRPr="00A76C84">
                <w:rPr>
                  <w:b/>
                  <w:color w:val="303030"/>
                  <w:sz w:val="16"/>
                  <w:szCs w:val="16"/>
                  <w:rPrChange w:id="557" w:author="Mateus Berardo de Souza Terra" w:date="2016-02-08T22:05:00Z">
                    <w:rPr>
                      <w:b/>
                      <w:color w:val="303030"/>
                    </w:rPr>
                  </w:rPrChange>
                </w:rPr>
                <w:t>Código</w:t>
              </w:r>
            </w:ins>
          </w:p>
        </w:tc>
        <w:tc>
          <w:tcPr>
            <w:tcW w:w="1559" w:type="dxa"/>
            <w:tcPrChange w:id="55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559" w:author="Mateus Berardo de Souza Terra" w:date="2016-02-08T20:04:00Z"/>
                <w:color w:val="303030"/>
                <w:sz w:val="16"/>
                <w:szCs w:val="16"/>
                <w:rPrChange w:id="560" w:author="Mateus Berardo de Souza Terra" w:date="2016-02-08T22:05:00Z">
                  <w:rPr>
                    <w:ins w:id="561" w:author="Mateus Berardo de Souza Terra" w:date="2016-02-08T20:04:00Z"/>
                    <w:color w:val="303030"/>
                  </w:rPr>
                </w:rPrChange>
              </w:rPr>
              <w:pPrChange w:id="562" w:author="Mateus Berardo de Souza Terra" w:date="2016-02-08T22:05:00Z">
                <w:pPr>
                  <w:pStyle w:val="NormalWeb"/>
                  <w:spacing w:before="0" w:beforeAutospacing="0" w:after="160" w:afterAutospacing="0"/>
                  <w:jc w:val="center"/>
                </w:pPr>
              </w:pPrChange>
            </w:pPr>
            <w:ins w:id="563" w:author="Mateus Berardo de Souza Terra" w:date="2016-02-08T20:05:00Z">
              <w:r w:rsidRPr="00A76C84">
                <w:rPr>
                  <w:b/>
                  <w:color w:val="303030"/>
                  <w:sz w:val="16"/>
                  <w:szCs w:val="16"/>
                  <w:rPrChange w:id="564" w:author="Mateus Berardo de Souza Terra" w:date="2016-02-08T22:05:00Z">
                    <w:rPr>
                      <w:b/>
                      <w:color w:val="303030"/>
                    </w:rPr>
                  </w:rPrChange>
                </w:rPr>
                <w:t>Caractere</w:t>
              </w:r>
            </w:ins>
          </w:p>
        </w:tc>
      </w:tr>
      <w:tr w:rsidR="00BA6212" w:rsidRPr="00A76C84" w14:paraId="315B0B07" w14:textId="77777777" w:rsidTr="00A76C84">
        <w:trPr>
          <w:trHeight w:val="20"/>
          <w:ins w:id="565" w:author="Mateus Berardo de Souza Terra" w:date="2016-02-08T20:04:00Z"/>
        </w:trPr>
        <w:tc>
          <w:tcPr>
            <w:tcW w:w="1558" w:type="dxa"/>
            <w:tcPrChange w:id="56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567" w:author="Mateus Berardo de Souza Terra" w:date="2016-02-08T20:04:00Z"/>
                <w:color w:val="303030"/>
                <w:sz w:val="16"/>
                <w:szCs w:val="16"/>
                <w:rPrChange w:id="568" w:author="Mateus Berardo de Souza Terra" w:date="2016-02-08T22:05:00Z">
                  <w:rPr>
                    <w:ins w:id="569" w:author="Mateus Berardo de Souza Terra" w:date="2016-02-08T20:04:00Z"/>
                    <w:color w:val="303030"/>
                  </w:rPr>
                </w:rPrChange>
              </w:rPr>
              <w:pPrChange w:id="570" w:author="Mateus Berardo de Souza Terra" w:date="2016-02-08T22:05:00Z">
                <w:pPr>
                  <w:pStyle w:val="NormalWeb"/>
                  <w:spacing w:before="0" w:beforeAutospacing="0" w:after="160" w:afterAutospacing="0"/>
                  <w:jc w:val="center"/>
                </w:pPr>
              </w:pPrChange>
            </w:pPr>
            <w:ins w:id="571" w:author="Mateus Berardo de Souza Terra" w:date="2016-02-08T20:05:00Z">
              <w:r w:rsidRPr="00A76C84">
                <w:rPr>
                  <w:color w:val="303030"/>
                  <w:sz w:val="16"/>
                  <w:szCs w:val="16"/>
                  <w:rPrChange w:id="572" w:author="Mateus Berardo de Souza Terra" w:date="2016-02-08T22:05:00Z">
                    <w:rPr>
                      <w:color w:val="303030"/>
                    </w:rPr>
                  </w:rPrChange>
                </w:rPr>
                <w:t>32</w:t>
              </w:r>
            </w:ins>
          </w:p>
        </w:tc>
        <w:tc>
          <w:tcPr>
            <w:tcW w:w="1558" w:type="dxa"/>
            <w:tcPrChange w:id="57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574" w:author="Mateus Berardo de Souza Terra" w:date="2016-02-08T20:04:00Z"/>
                <w:color w:val="303030"/>
                <w:sz w:val="16"/>
                <w:szCs w:val="16"/>
                <w:rPrChange w:id="575" w:author="Mateus Berardo de Souza Terra" w:date="2016-02-08T22:05:00Z">
                  <w:rPr>
                    <w:ins w:id="576" w:author="Mateus Berardo de Souza Terra" w:date="2016-02-08T20:04:00Z"/>
                    <w:color w:val="303030"/>
                  </w:rPr>
                </w:rPrChange>
              </w:rPr>
              <w:pPrChange w:id="577" w:author="Mateus Berardo de Souza Terra" w:date="2016-02-08T22:05:00Z">
                <w:pPr>
                  <w:pStyle w:val="NormalWeb"/>
                  <w:spacing w:before="0" w:beforeAutospacing="0" w:after="160" w:afterAutospacing="0"/>
                  <w:jc w:val="center"/>
                </w:pPr>
              </w:pPrChange>
            </w:pPr>
            <w:ins w:id="578" w:author="Mateus Berardo de Souza Terra" w:date="2016-02-08T22:10:00Z">
              <w:r>
                <w:rPr>
                  <w:color w:val="303030"/>
                  <w:sz w:val="16"/>
                  <w:szCs w:val="16"/>
                </w:rPr>
                <w:t>ESPAÇO</w:t>
              </w:r>
            </w:ins>
          </w:p>
        </w:tc>
        <w:tc>
          <w:tcPr>
            <w:tcW w:w="1558" w:type="dxa"/>
            <w:tcPrChange w:id="57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580" w:author="Mateus Berardo de Souza Terra" w:date="2016-02-08T20:04:00Z"/>
                <w:color w:val="303030"/>
                <w:sz w:val="16"/>
                <w:szCs w:val="16"/>
                <w:rPrChange w:id="581" w:author="Mateus Berardo de Souza Terra" w:date="2016-02-08T22:05:00Z">
                  <w:rPr>
                    <w:ins w:id="582" w:author="Mateus Berardo de Souza Terra" w:date="2016-02-08T20:04:00Z"/>
                    <w:color w:val="303030"/>
                  </w:rPr>
                </w:rPrChange>
              </w:rPr>
              <w:pPrChange w:id="583" w:author="Mateus Berardo de Souza Terra" w:date="2016-02-08T22:05:00Z">
                <w:pPr>
                  <w:pStyle w:val="NormalWeb"/>
                  <w:spacing w:before="0" w:beforeAutospacing="0" w:after="160" w:afterAutospacing="0"/>
                  <w:jc w:val="center"/>
                </w:pPr>
              </w:pPrChange>
            </w:pPr>
            <w:ins w:id="584" w:author="Mateus Berardo de Souza Terra" w:date="2016-02-08T22:09:00Z">
              <w:r>
                <w:rPr>
                  <w:color w:val="303030"/>
                  <w:sz w:val="16"/>
                  <w:szCs w:val="16"/>
                </w:rPr>
                <w:t>64</w:t>
              </w:r>
            </w:ins>
          </w:p>
        </w:tc>
        <w:tc>
          <w:tcPr>
            <w:tcW w:w="1558" w:type="dxa"/>
            <w:tcPrChange w:id="58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586" w:author="Mateus Berardo de Souza Terra" w:date="2016-02-08T20:04:00Z"/>
                <w:color w:val="303030"/>
                <w:sz w:val="16"/>
                <w:szCs w:val="16"/>
                <w:rPrChange w:id="587" w:author="Mateus Berardo de Souza Terra" w:date="2016-02-08T22:05:00Z">
                  <w:rPr>
                    <w:ins w:id="588" w:author="Mateus Berardo de Souza Terra" w:date="2016-02-08T20:04:00Z"/>
                    <w:color w:val="303030"/>
                  </w:rPr>
                </w:rPrChange>
              </w:rPr>
              <w:pPrChange w:id="589" w:author="Mateus Berardo de Souza Terra" w:date="2016-02-08T22:05:00Z">
                <w:pPr>
                  <w:pStyle w:val="NormalWeb"/>
                  <w:spacing w:before="0" w:beforeAutospacing="0" w:after="160" w:afterAutospacing="0"/>
                  <w:jc w:val="center"/>
                </w:pPr>
              </w:pPrChange>
            </w:pPr>
            <w:ins w:id="590" w:author="Mateus Berardo de Souza Terra" w:date="2016-02-08T22:12:00Z">
              <w:r>
                <w:rPr>
                  <w:color w:val="303030"/>
                  <w:sz w:val="16"/>
                  <w:szCs w:val="16"/>
                </w:rPr>
                <w:t>@</w:t>
              </w:r>
            </w:ins>
          </w:p>
        </w:tc>
        <w:tc>
          <w:tcPr>
            <w:tcW w:w="1559" w:type="dxa"/>
            <w:tcPrChange w:id="59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592" w:author="Mateus Berardo de Souza Terra" w:date="2016-02-08T20:04:00Z"/>
                <w:color w:val="303030"/>
                <w:sz w:val="16"/>
                <w:szCs w:val="16"/>
                <w:rPrChange w:id="593" w:author="Mateus Berardo de Souza Terra" w:date="2016-02-08T22:05:00Z">
                  <w:rPr>
                    <w:ins w:id="594" w:author="Mateus Berardo de Souza Terra" w:date="2016-02-08T20:04:00Z"/>
                    <w:color w:val="303030"/>
                  </w:rPr>
                </w:rPrChange>
              </w:rPr>
              <w:pPrChange w:id="595" w:author="Mateus Berardo de Souza Terra" w:date="2016-02-08T22:05:00Z">
                <w:pPr>
                  <w:pStyle w:val="NormalWeb"/>
                  <w:spacing w:before="0" w:beforeAutospacing="0" w:after="160" w:afterAutospacing="0"/>
                  <w:jc w:val="center"/>
                </w:pPr>
              </w:pPrChange>
            </w:pPr>
            <w:ins w:id="596" w:author="Mateus Berardo de Souza Terra" w:date="2016-02-08T22:09:00Z">
              <w:r>
                <w:rPr>
                  <w:color w:val="303030"/>
                  <w:sz w:val="16"/>
                  <w:szCs w:val="16"/>
                </w:rPr>
                <w:t>96</w:t>
              </w:r>
            </w:ins>
          </w:p>
        </w:tc>
        <w:tc>
          <w:tcPr>
            <w:tcW w:w="1559" w:type="dxa"/>
            <w:tcPrChange w:id="59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598" w:author="Mateus Berardo de Souza Terra" w:date="2016-02-08T20:04:00Z"/>
                <w:color w:val="303030"/>
                <w:sz w:val="16"/>
                <w:szCs w:val="16"/>
                <w:rPrChange w:id="599" w:author="Mateus Berardo de Souza Terra" w:date="2016-02-08T22:05:00Z">
                  <w:rPr>
                    <w:ins w:id="600" w:author="Mateus Berardo de Souza Terra" w:date="2016-02-08T20:04:00Z"/>
                    <w:color w:val="303030"/>
                  </w:rPr>
                </w:rPrChange>
              </w:rPr>
              <w:pPrChange w:id="601" w:author="Mateus Berardo de Souza Terra" w:date="2016-02-08T22:05:00Z">
                <w:pPr>
                  <w:pStyle w:val="NormalWeb"/>
                  <w:spacing w:before="0" w:beforeAutospacing="0" w:after="160" w:afterAutospacing="0"/>
                  <w:jc w:val="center"/>
                </w:pPr>
              </w:pPrChange>
            </w:pPr>
            <w:ins w:id="602" w:author="Mateus Berardo de Souza Terra" w:date="2016-02-08T22:12:00Z">
              <w:r>
                <w:rPr>
                  <w:color w:val="303030"/>
                  <w:sz w:val="16"/>
                  <w:szCs w:val="16"/>
                </w:rPr>
                <w:t>`</w:t>
              </w:r>
            </w:ins>
          </w:p>
        </w:tc>
      </w:tr>
      <w:tr w:rsidR="00BA6212" w:rsidRPr="00A76C84" w14:paraId="446314FF" w14:textId="77777777" w:rsidTr="00A76C84">
        <w:trPr>
          <w:trHeight w:val="20"/>
          <w:ins w:id="603" w:author="Mateus Berardo de Souza Terra" w:date="2016-02-08T20:04:00Z"/>
        </w:trPr>
        <w:tc>
          <w:tcPr>
            <w:tcW w:w="1558" w:type="dxa"/>
            <w:tcPrChange w:id="60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605" w:author="Mateus Berardo de Souza Terra" w:date="2016-02-08T20:04:00Z"/>
                <w:color w:val="303030"/>
                <w:sz w:val="16"/>
                <w:szCs w:val="16"/>
                <w:rPrChange w:id="606" w:author="Mateus Berardo de Souza Terra" w:date="2016-02-08T22:05:00Z">
                  <w:rPr>
                    <w:ins w:id="607" w:author="Mateus Berardo de Souza Terra" w:date="2016-02-08T20:04:00Z"/>
                    <w:color w:val="303030"/>
                  </w:rPr>
                </w:rPrChange>
              </w:rPr>
              <w:pPrChange w:id="608" w:author="Mateus Berardo de Souza Terra" w:date="2016-02-08T22:05:00Z">
                <w:pPr>
                  <w:pStyle w:val="NormalWeb"/>
                  <w:spacing w:before="0" w:beforeAutospacing="0" w:after="160" w:afterAutospacing="0"/>
                  <w:jc w:val="center"/>
                </w:pPr>
              </w:pPrChange>
            </w:pPr>
            <w:ins w:id="609" w:author="Mateus Berardo de Souza Terra" w:date="2016-02-08T20:05:00Z">
              <w:r w:rsidRPr="00A76C84">
                <w:rPr>
                  <w:color w:val="303030"/>
                  <w:sz w:val="16"/>
                  <w:szCs w:val="16"/>
                  <w:rPrChange w:id="610" w:author="Mateus Berardo de Souza Terra" w:date="2016-02-08T22:05:00Z">
                    <w:rPr>
                      <w:color w:val="303030"/>
                    </w:rPr>
                  </w:rPrChange>
                </w:rPr>
                <w:t>33</w:t>
              </w:r>
            </w:ins>
          </w:p>
        </w:tc>
        <w:tc>
          <w:tcPr>
            <w:tcW w:w="1558" w:type="dxa"/>
            <w:tcPrChange w:id="61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612" w:author="Mateus Berardo de Souza Terra" w:date="2016-02-08T20:04:00Z"/>
                <w:color w:val="303030"/>
                <w:sz w:val="16"/>
                <w:szCs w:val="16"/>
                <w:rPrChange w:id="613" w:author="Mateus Berardo de Souza Terra" w:date="2016-02-08T22:05:00Z">
                  <w:rPr>
                    <w:ins w:id="614" w:author="Mateus Berardo de Souza Terra" w:date="2016-02-08T20:04:00Z"/>
                    <w:color w:val="303030"/>
                  </w:rPr>
                </w:rPrChange>
              </w:rPr>
              <w:pPrChange w:id="615" w:author="Mateus Berardo de Souza Terra" w:date="2016-02-08T22:05:00Z">
                <w:pPr>
                  <w:pStyle w:val="NormalWeb"/>
                  <w:spacing w:before="0" w:beforeAutospacing="0" w:after="160" w:afterAutospacing="0"/>
                  <w:jc w:val="center"/>
                </w:pPr>
              </w:pPrChange>
            </w:pPr>
            <w:ins w:id="616" w:author="Mateus Berardo de Souza Terra" w:date="2016-02-08T22:13:00Z">
              <w:r>
                <w:rPr>
                  <w:color w:val="303030"/>
                  <w:sz w:val="16"/>
                  <w:szCs w:val="16"/>
                </w:rPr>
                <w:t>!</w:t>
              </w:r>
            </w:ins>
          </w:p>
        </w:tc>
        <w:tc>
          <w:tcPr>
            <w:tcW w:w="1558" w:type="dxa"/>
            <w:tcPrChange w:id="61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618" w:author="Mateus Berardo de Souza Terra" w:date="2016-02-08T20:04:00Z"/>
                <w:color w:val="303030"/>
                <w:sz w:val="16"/>
                <w:szCs w:val="16"/>
                <w:rPrChange w:id="619" w:author="Mateus Berardo de Souza Terra" w:date="2016-02-08T22:05:00Z">
                  <w:rPr>
                    <w:ins w:id="620" w:author="Mateus Berardo de Souza Terra" w:date="2016-02-08T20:04:00Z"/>
                    <w:color w:val="303030"/>
                  </w:rPr>
                </w:rPrChange>
              </w:rPr>
              <w:pPrChange w:id="621" w:author="Mateus Berardo de Souza Terra" w:date="2016-02-08T22:05:00Z">
                <w:pPr>
                  <w:pStyle w:val="NormalWeb"/>
                  <w:spacing w:before="0" w:beforeAutospacing="0" w:after="160" w:afterAutospacing="0"/>
                  <w:jc w:val="center"/>
                </w:pPr>
              </w:pPrChange>
            </w:pPr>
            <w:ins w:id="622" w:author="Mateus Berardo de Souza Terra" w:date="2016-02-08T22:09:00Z">
              <w:r>
                <w:rPr>
                  <w:color w:val="303030"/>
                  <w:sz w:val="16"/>
                  <w:szCs w:val="16"/>
                </w:rPr>
                <w:t>65</w:t>
              </w:r>
            </w:ins>
          </w:p>
        </w:tc>
        <w:tc>
          <w:tcPr>
            <w:tcW w:w="1558" w:type="dxa"/>
            <w:tcPrChange w:id="62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624" w:author="Mateus Berardo de Souza Terra" w:date="2016-02-08T20:04:00Z"/>
                <w:color w:val="303030"/>
                <w:sz w:val="16"/>
                <w:szCs w:val="16"/>
                <w:rPrChange w:id="625" w:author="Mateus Berardo de Souza Terra" w:date="2016-02-08T22:05:00Z">
                  <w:rPr>
                    <w:ins w:id="626" w:author="Mateus Berardo de Souza Terra" w:date="2016-02-08T20:04:00Z"/>
                    <w:color w:val="303030"/>
                  </w:rPr>
                </w:rPrChange>
              </w:rPr>
              <w:pPrChange w:id="627" w:author="Mateus Berardo de Souza Terra" w:date="2016-02-08T22:05:00Z">
                <w:pPr>
                  <w:pStyle w:val="NormalWeb"/>
                  <w:spacing w:before="0" w:beforeAutospacing="0" w:after="160" w:afterAutospacing="0"/>
                  <w:jc w:val="center"/>
                </w:pPr>
              </w:pPrChange>
            </w:pPr>
            <w:ins w:id="628" w:author="Mateus Berardo de Souza Terra" w:date="2016-02-08T22:10:00Z">
              <w:r>
                <w:rPr>
                  <w:color w:val="303030"/>
                  <w:sz w:val="16"/>
                  <w:szCs w:val="16"/>
                </w:rPr>
                <w:t>A</w:t>
              </w:r>
            </w:ins>
          </w:p>
        </w:tc>
        <w:tc>
          <w:tcPr>
            <w:tcW w:w="1559" w:type="dxa"/>
            <w:tcPrChange w:id="62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630" w:author="Mateus Berardo de Souza Terra" w:date="2016-02-08T20:04:00Z"/>
                <w:color w:val="303030"/>
                <w:sz w:val="16"/>
                <w:szCs w:val="16"/>
                <w:rPrChange w:id="631" w:author="Mateus Berardo de Souza Terra" w:date="2016-02-08T22:05:00Z">
                  <w:rPr>
                    <w:ins w:id="632" w:author="Mateus Berardo de Souza Terra" w:date="2016-02-08T20:04:00Z"/>
                    <w:color w:val="303030"/>
                  </w:rPr>
                </w:rPrChange>
              </w:rPr>
              <w:pPrChange w:id="633" w:author="Mateus Berardo de Souza Terra" w:date="2016-02-08T22:05:00Z">
                <w:pPr>
                  <w:pStyle w:val="NormalWeb"/>
                  <w:spacing w:before="0" w:beforeAutospacing="0" w:after="160" w:afterAutospacing="0"/>
                  <w:jc w:val="center"/>
                </w:pPr>
              </w:pPrChange>
            </w:pPr>
            <w:ins w:id="634" w:author="Mateus Berardo de Souza Terra" w:date="2016-02-08T22:09:00Z">
              <w:r>
                <w:rPr>
                  <w:color w:val="303030"/>
                  <w:sz w:val="16"/>
                  <w:szCs w:val="16"/>
                </w:rPr>
                <w:t>97</w:t>
              </w:r>
            </w:ins>
          </w:p>
        </w:tc>
        <w:tc>
          <w:tcPr>
            <w:tcW w:w="1559" w:type="dxa"/>
            <w:tcPrChange w:id="63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636" w:author="Mateus Berardo de Souza Terra" w:date="2016-02-08T20:04:00Z"/>
                <w:color w:val="303030"/>
                <w:sz w:val="16"/>
                <w:szCs w:val="16"/>
                <w:rPrChange w:id="637" w:author="Mateus Berardo de Souza Terra" w:date="2016-02-08T22:05:00Z">
                  <w:rPr>
                    <w:ins w:id="638" w:author="Mateus Berardo de Souza Terra" w:date="2016-02-08T20:04:00Z"/>
                    <w:color w:val="303030"/>
                  </w:rPr>
                </w:rPrChange>
              </w:rPr>
              <w:pPrChange w:id="639" w:author="Mateus Berardo de Souza Terra" w:date="2016-02-08T22:05:00Z">
                <w:pPr>
                  <w:pStyle w:val="NormalWeb"/>
                  <w:spacing w:before="0" w:beforeAutospacing="0" w:after="160" w:afterAutospacing="0"/>
                  <w:jc w:val="center"/>
                </w:pPr>
              </w:pPrChange>
            </w:pPr>
            <w:proofErr w:type="gramStart"/>
            <w:ins w:id="640" w:author="Mateus Berardo de Souza Terra" w:date="2016-02-08T22:10:00Z">
              <w:r>
                <w:rPr>
                  <w:color w:val="303030"/>
                  <w:sz w:val="16"/>
                  <w:szCs w:val="16"/>
                </w:rPr>
                <w:t>a</w:t>
              </w:r>
            </w:ins>
            <w:proofErr w:type="gramEnd"/>
          </w:p>
        </w:tc>
      </w:tr>
      <w:tr w:rsidR="00BA6212" w:rsidRPr="00A76C84" w14:paraId="1C7F4A89" w14:textId="77777777" w:rsidTr="00A76C84">
        <w:trPr>
          <w:trHeight w:val="20"/>
          <w:ins w:id="641" w:author="Mateus Berardo de Souza Terra" w:date="2016-02-08T20:04:00Z"/>
        </w:trPr>
        <w:tc>
          <w:tcPr>
            <w:tcW w:w="1558" w:type="dxa"/>
            <w:tcPrChange w:id="64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643" w:author="Mateus Berardo de Souza Terra" w:date="2016-02-08T20:04:00Z"/>
                <w:color w:val="303030"/>
                <w:sz w:val="16"/>
                <w:szCs w:val="16"/>
                <w:rPrChange w:id="644" w:author="Mateus Berardo de Souza Terra" w:date="2016-02-08T22:05:00Z">
                  <w:rPr>
                    <w:ins w:id="645" w:author="Mateus Berardo de Souza Terra" w:date="2016-02-08T20:04:00Z"/>
                    <w:color w:val="303030"/>
                  </w:rPr>
                </w:rPrChange>
              </w:rPr>
              <w:pPrChange w:id="646" w:author="Mateus Berardo de Souza Terra" w:date="2016-02-08T22:05:00Z">
                <w:pPr>
                  <w:pStyle w:val="NormalWeb"/>
                  <w:spacing w:before="0" w:beforeAutospacing="0" w:after="160" w:afterAutospacing="0"/>
                  <w:jc w:val="center"/>
                </w:pPr>
              </w:pPrChange>
            </w:pPr>
            <w:ins w:id="647" w:author="Mateus Berardo de Souza Terra" w:date="2016-02-08T20:05:00Z">
              <w:r w:rsidRPr="00A76C84">
                <w:rPr>
                  <w:color w:val="303030"/>
                  <w:sz w:val="16"/>
                  <w:szCs w:val="16"/>
                  <w:rPrChange w:id="648" w:author="Mateus Berardo de Souza Terra" w:date="2016-02-08T22:05:00Z">
                    <w:rPr>
                      <w:color w:val="303030"/>
                    </w:rPr>
                  </w:rPrChange>
                </w:rPr>
                <w:t>34</w:t>
              </w:r>
            </w:ins>
          </w:p>
        </w:tc>
        <w:tc>
          <w:tcPr>
            <w:tcW w:w="1558" w:type="dxa"/>
            <w:tcPrChange w:id="64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650" w:author="Mateus Berardo de Souza Terra" w:date="2016-02-08T20:04:00Z"/>
                <w:color w:val="303030"/>
                <w:sz w:val="16"/>
                <w:szCs w:val="16"/>
                <w:rPrChange w:id="651" w:author="Mateus Berardo de Souza Terra" w:date="2016-02-08T22:05:00Z">
                  <w:rPr>
                    <w:ins w:id="652" w:author="Mateus Berardo de Souza Terra" w:date="2016-02-08T20:04:00Z"/>
                    <w:color w:val="303030"/>
                  </w:rPr>
                </w:rPrChange>
              </w:rPr>
              <w:pPrChange w:id="653" w:author="Mateus Berardo de Souza Terra" w:date="2016-02-08T22:05:00Z">
                <w:pPr>
                  <w:pStyle w:val="NormalWeb"/>
                  <w:spacing w:before="0" w:beforeAutospacing="0" w:after="160" w:afterAutospacing="0"/>
                  <w:jc w:val="center"/>
                </w:pPr>
              </w:pPrChange>
            </w:pPr>
            <w:ins w:id="654" w:author="Mateus Berardo de Souza Terra" w:date="2016-02-08T22:13:00Z">
              <w:r>
                <w:rPr>
                  <w:color w:val="303030"/>
                  <w:sz w:val="16"/>
                  <w:szCs w:val="16"/>
                </w:rPr>
                <w:t>“</w:t>
              </w:r>
            </w:ins>
          </w:p>
        </w:tc>
        <w:tc>
          <w:tcPr>
            <w:tcW w:w="1558" w:type="dxa"/>
            <w:tcPrChange w:id="65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656" w:author="Mateus Berardo de Souza Terra" w:date="2016-02-08T20:04:00Z"/>
                <w:color w:val="303030"/>
                <w:sz w:val="16"/>
                <w:szCs w:val="16"/>
                <w:rPrChange w:id="657" w:author="Mateus Berardo de Souza Terra" w:date="2016-02-08T22:05:00Z">
                  <w:rPr>
                    <w:ins w:id="658" w:author="Mateus Berardo de Souza Terra" w:date="2016-02-08T20:04:00Z"/>
                    <w:color w:val="303030"/>
                  </w:rPr>
                </w:rPrChange>
              </w:rPr>
              <w:pPrChange w:id="659" w:author="Mateus Berardo de Souza Terra" w:date="2016-02-08T22:05:00Z">
                <w:pPr>
                  <w:pStyle w:val="NormalWeb"/>
                  <w:spacing w:before="0" w:beforeAutospacing="0" w:after="160" w:afterAutospacing="0"/>
                  <w:jc w:val="center"/>
                </w:pPr>
              </w:pPrChange>
            </w:pPr>
            <w:ins w:id="660" w:author="Mateus Berardo de Souza Terra" w:date="2016-02-08T22:09:00Z">
              <w:r>
                <w:rPr>
                  <w:color w:val="303030"/>
                  <w:sz w:val="16"/>
                  <w:szCs w:val="16"/>
                </w:rPr>
                <w:t>66</w:t>
              </w:r>
            </w:ins>
          </w:p>
        </w:tc>
        <w:tc>
          <w:tcPr>
            <w:tcW w:w="1558" w:type="dxa"/>
            <w:tcPrChange w:id="66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662" w:author="Mateus Berardo de Souza Terra" w:date="2016-02-08T20:04:00Z"/>
                <w:color w:val="303030"/>
                <w:sz w:val="16"/>
                <w:szCs w:val="16"/>
                <w:rPrChange w:id="663" w:author="Mateus Berardo de Souza Terra" w:date="2016-02-08T22:05:00Z">
                  <w:rPr>
                    <w:ins w:id="664" w:author="Mateus Berardo de Souza Terra" w:date="2016-02-08T20:04:00Z"/>
                    <w:color w:val="303030"/>
                  </w:rPr>
                </w:rPrChange>
              </w:rPr>
              <w:pPrChange w:id="665" w:author="Mateus Berardo de Souza Terra" w:date="2016-02-08T22:05:00Z">
                <w:pPr>
                  <w:pStyle w:val="NormalWeb"/>
                  <w:spacing w:before="0" w:beforeAutospacing="0" w:after="160" w:afterAutospacing="0"/>
                  <w:jc w:val="center"/>
                </w:pPr>
              </w:pPrChange>
            </w:pPr>
            <w:ins w:id="666" w:author="Mateus Berardo de Souza Terra" w:date="2016-02-08T22:10:00Z">
              <w:r>
                <w:rPr>
                  <w:color w:val="303030"/>
                  <w:sz w:val="16"/>
                  <w:szCs w:val="16"/>
                </w:rPr>
                <w:t>B</w:t>
              </w:r>
            </w:ins>
          </w:p>
        </w:tc>
        <w:tc>
          <w:tcPr>
            <w:tcW w:w="1559" w:type="dxa"/>
            <w:tcPrChange w:id="66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668" w:author="Mateus Berardo de Souza Terra" w:date="2016-02-08T20:04:00Z"/>
                <w:color w:val="303030"/>
                <w:sz w:val="16"/>
                <w:szCs w:val="16"/>
                <w:rPrChange w:id="669" w:author="Mateus Berardo de Souza Terra" w:date="2016-02-08T22:05:00Z">
                  <w:rPr>
                    <w:ins w:id="670" w:author="Mateus Berardo de Souza Terra" w:date="2016-02-08T20:04:00Z"/>
                    <w:color w:val="303030"/>
                  </w:rPr>
                </w:rPrChange>
              </w:rPr>
              <w:pPrChange w:id="671" w:author="Mateus Berardo de Souza Terra" w:date="2016-02-08T22:05:00Z">
                <w:pPr>
                  <w:pStyle w:val="NormalWeb"/>
                  <w:spacing w:before="0" w:beforeAutospacing="0" w:after="160" w:afterAutospacing="0"/>
                  <w:jc w:val="center"/>
                </w:pPr>
              </w:pPrChange>
            </w:pPr>
            <w:ins w:id="672" w:author="Mateus Berardo de Souza Terra" w:date="2016-02-08T22:09:00Z">
              <w:r>
                <w:rPr>
                  <w:color w:val="303030"/>
                  <w:sz w:val="16"/>
                  <w:szCs w:val="16"/>
                </w:rPr>
                <w:t>98</w:t>
              </w:r>
            </w:ins>
          </w:p>
        </w:tc>
        <w:tc>
          <w:tcPr>
            <w:tcW w:w="1559" w:type="dxa"/>
            <w:tcPrChange w:id="67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674" w:author="Mateus Berardo de Souza Terra" w:date="2016-02-08T20:04:00Z"/>
                <w:color w:val="303030"/>
                <w:sz w:val="16"/>
                <w:szCs w:val="16"/>
                <w:rPrChange w:id="675" w:author="Mateus Berardo de Souza Terra" w:date="2016-02-08T22:05:00Z">
                  <w:rPr>
                    <w:ins w:id="676" w:author="Mateus Berardo de Souza Terra" w:date="2016-02-08T20:04:00Z"/>
                    <w:color w:val="303030"/>
                  </w:rPr>
                </w:rPrChange>
              </w:rPr>
              <w:pPrChange w:id="677" w:author="Mateus Berardo de Souza Terra" w:date="2016-02-08T22:05:00Z">
                <w:pPr>
                  <w:pStyle w:val="NormalWeb"/>
                  <w:spacing w:before="0" w:beforeAutospacing="0" w:after="160" w:afterAutospacing="0"/>
                  <w:jc w:val="center"/>
                </w:pPr>
              </w:pPrChange>
            </w:pPr>
            <w:proofErr w:type="gramStart"/>
            <w:ins w:id="678" w:author="Mateus Berardo de Souza Terra" w:date="2016-02-08T22:10:00Z">
              <w:r>
                <w:rPr>
                  <w:color w:val="303030"/>
                  <w:sz w:val="16"/>
                  <w:szCs w:val="16"/>
                </w:rPr>
                <w:t>b</w:t>
              </w:r>
            </w:ins>
            <w:proofErr w:type="gramEnd"/>
          </w:p>
        </w:tc>
      </w:tr>
      <w:tr w:rsidR="00BA6212" w:rsidRPr="00A76C84" w14:paraId="04E8A33E" w14:textId="77777777" w:rsidTr="00A76C84">
        <w:trPr>
          <w:trHeight w:val="20"/>
          <w:ins w:id="679" w:author="Mateus Berardo de Souza Terra" w:date="2016-02-08T20:04:00Z"/>
        </w:trPr>
        <w:tc>
          <w:tcPr>
            <w:tcW w:w="1558" w:type="dxa"/>
            <w:tcPrChange w:id="68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681" w:author="Mateus Berardo de Souza Terra" w:date="2016-02-08T20:04:00Z"/>
                <w:color w:val="303030"/>
                <w:sz w:val="16"/>
                <w:szCs w:val="16"/>
                <w:rPrChange w:id="682" w:author="Mateus Berardo de Souza Terra" w:date="2016-02-08T22:05:00Z">
                  <w:rPr>
                    <w:ins w:id="683" w:author="Mateus Berardo de Souza Terra" w:date="2016-02-08T20:04:00Z"/>
                    <w:color w:val="303030"/>
                  </w:rPr>
                </w:rPrChange>
              </w:rPr>
              <w:pPrChange w:id="684" w:author="Mateus Berardo de Souza Terra" w:date="2016-02-08T22:05:00Z">
                <w:pPr>
                  <w:pStyle w:val="NormalWeb"/>
                  <w:spacing w:before="0" w:beforeAutospacing="0" w:after="160" w:afterAutospacing="0"/>
                  <w:jc w:val="center"/>
                </w:pPr>
              </w:pPrChange>
            </w:pPr>
            <w:ins w:id="685" w:author="Mateus Berardo de Souza Terra" w:date="2016-02-08T20:05:00Z">
              <w:r w:rsidRPr="00A76C84">
                <w:rPr>
                  <w:color w:val="303030"/>
                  <w:sz w:val="16"/>
                  <w:szCs w:val="16"/>
                  <w:rPrChange w:id="686" w:author="Mateus Berardo de Souza Terra" w:date="2016-02-08T22:05:00Z">
                    <w:rPr>
                      <w:color w:val="303030"/>
                    </w:rPr>
                  </w:rPrChange>
                </w:rPr>
                <w:t>35</w:t>
              </w:r>
            </w:ins>
          </w:p>
        </w:tc>
        <w:tc>
          <w:tcPr>
            <w:tcW w:w="1558" w:type="dxa"/>
            <w:tcPrChange w:id="68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688" w:author="Mateus Berardo de Souza Terra" w:date="2016-02-08T20:04:00Z"/>
                <w:color w:val="303030"/>
                <w:sz w:val="16"/>
                <w:szCs w:val="16"/>
                <w:rPrChange w:id="689" w:author="Mateus Berardo de Souza Terra" w:date="2016-02-08T22:05:00Z">
                  <w:rPr>
                    <w:ins w:id="690" w:author="Mateus Berardo de Souza Terra" w:date="2016-02-08T20:04:00Z"/>
                    <w:color w:val="303030"/>
                  </w:rPr>
                </w:rPrChange>
              </w:rPr>
              <w:pPrChange w:id="691" w:author="Mateus Berardo de Souza Terra" w:date="2016-02-08T22:05:00Z">
                <w:pPr>
                  <w:pStyle w:val="NormalWeb"/>
                  <w:spacing w:before="0" w:beforeAutospacing="0" w:after="160" w:afterAutospacing="0"/>
                  <w:jc w:val="center"/>
                </w:pPr>
              </w:pPrChange>
            </w:pPr>
            <w:ins w:id="692" w:author="Mateus Berardo de Souza Terra" w:date="2016-02-08T22:13:00Z">
              <w:r>
                <w:rPr>
                  <w:color w:val="303030"/>
                  <w:sz w:val="16"/>
                  <w:szCs w:val="16"/>
                </w:rPr>
                <w:t>#</w:t>
              </w:r>
            </w:ins>
          </w:p>
        </w:tc>
        <w:tc>
          <w:tcPr>
            <w:tcW w:w="1558" w:type="dxa"/>
            <w:tcPrChange w:id="69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694" w:author="Mateus Berardo de Souza Terra" w:date="2016-02-08T20:04:00Z"/>
                <w:color w:val="303030"/>
                <w:sz w:val="16"/>
                <w:szCs w:val="16"/>
                <w:rPrChange w:id="695" w:author="Mateus Berardo de Souza Terra" w:date="2016-02-08T22:05:00Z">
                  <w:rPr>
                    <w:ins w:id="696" w:author="Mateus Berardo de Souza Terra" w:date="2016-02-08T20:04:00Z"/>
                    <w:color w:val="303030"/>
                  </w:rPr>
                </w:rPrChange>
              </w:rPr>
              <w:pPrChange w:id="697" w:author="Mateus Berardo de Souza Terra" w:date="2016-02-08T22:05:00Z">
                <w:pPr>
                  <w:pStyle w:val="NormalWeb"/>
                  <w:spacing w:before="0" w:beforeAutospacing="0" w:after="160" w:afterAutospacing="0"/>
                  <w:jc w:val="center"/>
                </w:pPr>
              </w:pPrChange>
            </w:pPr>
            <w:ins w:id="698" w:author="Mateus Berardo de Souza Terra" w:date="2016-02-08T22:09:00Z">
              <w:r>
                <w:rPr>
                  <w:color w:val="303030"/>
                  <w:sz w:val="16"/>
                  <w:szCs w:val="16"/>
                </w:rPr>
                <w:t>67</w:t>
              </w:r>
            </w:ins>
          </w:p>
        </w:tc>
        <w:tc>
          <w:tcPr>
            <w:tcW w:w="1558" w:type="dxa"/>
            <w:tcPrChange w:id="69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700" w:author="Mateus Berardo de Souza Terra" w:date="2016-02-08T20:04:00Z"/>
                <w:color w:val="303030"/>
                <w:sz w:val="16"/>
                <w:szCs w:val="16"/>
                <w:rPrChange w:id="701" w:author="Mateus Berardo de Souza Terra" w:date="2016-02-08T22:05:00Z">
                  <w:rPr>
                    <w:ins w:id="702" w:author="Mateus Berardo de Souza Terra" w:date="2016-02-08T20:04:00Z"/>
                    <w:color w:val="303030"/>
                  </w:rPr>
                </w:rPrChange>
              </w:rPr>
              <w:pPrChange w:id="703" w:author="Mateus Berardo de Souza Terra" w:date="2016-02-08T22:05:00Z">
                <w:pPr>
                  <w:pStyle w:val="NormalWeb"/>
                  <w:spacing w:before="0" w:beforeAutospacing="0" w:after="160" w:afterAutospacing="0"/>
                  <w:jc w:val="center"/>
                </w:pPr>
              </w:pPrChange>
            </w:pPr>
            <w:ins w:id="704" w:author="Mateus Berardo de Souza Terra" w:date="2016-02-08T22:10:00Z">
              <w:r>
                <w:rPr>
                  <w:color w:val="303030"/>
                  <w:sz w:val="16"/>
                  <w:szCs w:val="16"/>
                </w:rPr>
                <w:t>C</w:t>
              </w:r>
            </w:ins>
          </w:p>
        </w:tc>
        <w:tc>
          <w:tcPr>
            <w:tcW w:w="1559" w:type="dxa"/>
            <w:tcPrChange w:id="70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706" w:author="Mateus Berardo de Souza Terra" w:date="2016-02-08T20:04:00Z"/>
                <w:color w:val="303030"/>
                <w:sz w:val="16"/>
                <w:szCs w:val="16"/>
                <w:rPrChange w:id="707" w:author="Mateus Berardo de Souza Terra" w:date="2016-02-08T22:05:00Z">
                  <w:rPr>
                    <w:ins w:id="708" w:author="Mateus Berardo de Souza Terra" w:date="2016-02-08T20:04:00Z"/>
                    <w:color w:val="303030"/>
                  </w:rPr>
                </w:rPrChange>
              </w:rPr>
              <w:pPrChange w:id="709" w:author="Mateus Berardo de Souza Terra" w:date="2016-02-08T22:05:00Z">
                <w:pPr>
                  <w:pStyle w:val="NormalWeb"/>
                  <w:spacing w:before="0" w:beforeAutospacing="0" w:after="160" w:afterAutospacing="0"/>
                  <w:jc w:val="center"/>
                </w:pPr>
              </w:pPrChange>
            </w:pPr>
            <w:ins w:id="710" w:author="Mateus Berardo de Souza Terra" w:date="2016-02-08T22:09:00Z">
              <w:r>
                <w:rPr>
                  <w:color w:val="303030"/>
                  <w:sz w:val="16"/>
                  <w:szCs w:val="16"/>
                </w:rPr>
                <w:t>99</w:t>
              </w:r>
            </w:ins>
          </w:p>
        </w:tc>
        <w:tc>
          <w:tcPr>
            <w:tcW w:w="1559" w:type="dxa"/>
            <w:tcPrChange w:id="71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712" w:author="Mateus Berardo de Souza Terra" w:date="2016-02-08T20:04:00Z"/>
                <w:color w:val="303030"/>
                <w:sz w:val="16"/>
                <w:szCs w:val="16"/>
                <w:rPrChange w:id="713" w:author="Mateus Berardo de Souza Terra" w:date="2016-02-08T22:05:00Z">
                  <w:rPr>
                    <w:ins w:id="714" w:author="Mateus Berardo de Souza Terra" w:date="2016-02-08T20:04:00Z"/>
                    <w:color w:val="303030"/>
                  </w:rPr>
                </w:rPrChange>
              </w:rPr>
              <w:pPrChange w:id="715" w:author="Mateus Berardo de Souza Terra" w:date="2016-02-08T22:05:00Z">
                <w:pPr>
                  <w:pStyle w:val="NormalWeb"/>
                  <w:spacing w:before="0" w:beforeAutospacing="0" w:after="160" w:afterAutospacing="0"/>
                  <w:jc w:val="center"/>
                </w:pPr>
              </w:pPrChange>
            </w:pPr>
            <w:proofErr w:type="gramStart"/>
            <w:ins w:id="716" w:author="Mateus Berardo de Souza Terra" w:date="2016-02-08T22:11:00Z">
              <w:r>
                <w:rPr>
                  <w:color w:val="303030"/>
                  <w:sz w:val="16"/>
                  <w:szCs w:val="16"/>
                </w:rPr>
                <w:t>c</w:t>
              </w:r>
            </w:ins>
            <w:proofErr w:type="gramEnd"/>
          </w:p>
        </w:tc>
      </w:tr>
      <w:tr w:rsidR="00BA6212" w:rsidRPr="00A76C84" w14:paraId="1E3FEB31" w14:textId="77777777" w:rsidTr="00A76C84">
        <w:trPr>
          <w:trHeight w:val="20"/>
          <w:ins w:id="717" w:author="Mateus Berardo de Souza Terra" w:date="2016-02-08T20:04:00Z"/>
        </w:trPr>
        <w:tc>
          <w:tcPr>
            <w:tcW w:w="1558" w:type="dxa"/>
            <w:tcPrChange w:id="71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719" w:author="Mateus Berardo de Souza Terra" w:date="2016-02-08T20:04:00Z"/>
                <w:color w:val="303030"/>
                <w:sz w:val="16"/>
                <w:szCs w:val="16"/>
                <w:rPrChange w:id="720" w:author="Mateus Berardo de Souza Terra" w:date="2016-02-08T22:05:00Z">
                  <w:rPr>
                    <w:ins w:id="721" w:author="Mateus Berardo de Souza Terra" w:date="2016-02-08T20:04:00Z"/>
                    <w:color w:val="303030"/>
                  </w:rPr>
                </w:rPrChange>
              </w:rPr>
              <w:pPrChange w:id="722" w:author="Mateus Berardo de Souza Terra" w:date="2016-02-08T22:05:00Z">
                <w:pPr>
                  <w:pStyle w:val="NormalWeb"/>
                  <w:spacing w:before="0" w:beforeAutospacing="0" w:after="160" w:afterAutospacing="0"/>
                  <w:jc w:val="center"/>
                </w:pPr>
              </w:pPrChange>
            </w:pPr>
            <w:ins w:id="723" w:author="Mateus Berardo de Souza Terra" w:date="2016-02-08T20:05:00Z">
              <w:r w:rsidRPr="00A76C84">
                <w:rPr>
                  <w:color w:val="303030"/>
                  <w:sz w:val="16"/>
                  <w:szCs w:val="16"/>
                  <w:rPrChange w:id="724" w:author="Mateus Berardo de Souza Terra" w:date="2016-02-08T22:05:00Z">
                    <w:rPr>
                      <w:color w:val="303030"/>
                    </w:rPr>
                  </w:rPrChange>
                </w:rPr>
                <w:t>36</w:t>
              </w:r>
            </w:ins>
          </w:p>
        </w:tc>
        <w:tc>
          <w:tcPr>
            <w:tcW w:w="1558" w:type="dxa"/>
            <w:tcPrChange w:id="72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726" w:author="Mateus Berardo de Souza Terra" w:date="2016-02-08T20:04:00Z"/>
                <w:color w:val="303030"/>
                <w:sz w:val="16"/>
                <w:szCs w:val="16"/>
                <w:rPrChange w:id="727" w:author="Mateus Berardo de Souza Terra" w:date="2016-02-08T22:05:00Z">
                  <w:rPr>
                    <w:ins w:id="728" w:author="Mateus Berardo de Souza Terra" w:date="2016-02-08T20:04:00Z"/>
                    <w:color w:val="303030"/>
                  </w:rPr>
                </w:rPrChange>
              </w:rPr>
              <w:pPrChange w:id="729" w:author="Mateus Berardo de Souza Terra" w:date="2016-02-08T22:05:00Z">
                <w:pPr>
                  <w:pStyle w:val="NormalWeb"/>
                  <w:spacing w:before="0" w:beforeAutospacing="0" w:after="160" w:afterAutospacing="0"/>
                  <w:jc w:val="center"/>
                </w:pPr>
              </w:pPrChange>
            </w:pPr>
            <w:ins w:id="730" w:author="Mateus Berardo de Souza Terra" w:date="2016-02-08T22:13:00Z">
              <w:r>
                <w:rPr>
                  <w:color w:val="303030"/>
                  <w:sz w:val="16"/>
                  <w:szCs w:val="16"/>
                </w:rPr>
                <w:t>$</w:t>
              </w:r>
            </w:ins>
          </w:p>
        </w:tc>
        <w:tc>
          <w:tcPr>
            <w:tcW w:w="1558" w:type="dxa"/>
            <w:tcPrChange w:id="73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732" w:author="Mateus Berardo de Souza Terra" w:date="2016-02-08T20:04:00Z"/>
                <w:color w:val="303030"/>
                <w:sz w:val="16"/>
                <w:szCs w:val="16"/>
                <w:rPrChange w:id="733" w:author="Mateus Berardo de Souza Terra" w:date="2016-02-08T22:05:00Z">
                  <w:rPr>
                    <w:ins w:id="734" w:author="Mateus Berardo de Souza Terra" w:date="2016-02-08T20:04:00Z"/>
                    <w:color w:val="303030"/>
                  </w:rPr>
                </w:rPrChange>
              </w:rPr>
              <w:pPrChange w:id="735" w:author="Mateus Berardo de Souza Terra" w:date="2016-02-08T22:05:00Z">
                <w:pPr>
                  <w:pStyle w:val="NormalWeb"/>
                  <w:spacing w:before="0" w:beforeAutospacing="0" w:after="160" w:afterAutospacing="0"/>
                  <w:jc w:val="center"/>
                </w:pPr>
              </w:pPrChange>
            </w:pPr>
            <w:ins w:id="736" w:author="Mateus Berardo de Souza Terra" w:date="2016-02-08T22:09:00Z">
              <w:r>
                <w:rPr>
                  <w:color w:val="303030"/>
                  <w:sz w:val="16"/>
                  <w:szCs w:val="16"/>
                </w:rPr>
                <w:t>68</w:t>
              </w:r>
            </w:ins>
          </w:p>
        </w:tc>
        <w:tc>
          <w:tcPr>
            <w:tcW w:w="1558" w:type="dxa"/>
            <w:tcPrChange w:id="73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738" w:author="Mateus Berardo de Souza Terra" w:date="2016-02-08T20:04:00Z"/>
                <w:color w:val="303030"/>
                <w:sz w:val="16"/>
                <w:szCs w:val="16"/>
                <w:rPrChange w:id="739" w:author="Mateus Berardo de Souza Terra" w:date="2016-02-08T22:05:00Z">
                  <w:rPr>
                    <w:ins w:id="740" w:author="Mateus Berardo de Souza Terra" w:date="2016-02-08T20:04:00Z"/>
                    <w:color w:val="303030"/>
                  </w:rPr>
                </w:rPrChange>
              </w:rPr>
              <w:pPrChange w:id="741" w:author="Mateus Berardo de Souza Terra" w:date="2016-02-08T22:05:00Z">
                <w:pPr>
                  <w:pStyle w:val="NormalWeb"/>
                  <w:spacing w:before="0" w:beforeAutospacing="0" w:after="160" w:afterAutospacing="0"/>
                  <w:jc w:val="center"/>
                </w:pPr>
              </w:pPrChange>
            </w:pPr>
            <w:ins w:id="742" w:author="Mateus Berardo de Souza Terra" w:date="2016-02-08T22:10:00Z">
              <w:r>
                <w:rPr>
                  <w:color w:val="303030"/>
                  <w:sz w:val="16"/>
                  <w:szCs w:val="16"/>
                </w:rPr>
                <w:t>D</w:t>
              </w:r>
            </w:ins>
          </w:p>
        </w:tc>
        <w:tc>
          <w:tcPr>
            <w:tcW w:w="1559" w:type="dxa"/>
            <w:tcPrChange w:id="74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744" w:author="Mateus Berardo de Souza Terra" w:date="2016-02-08T20:04:00Z"/>
                <w:color w:val="303030"/>
                <w:sz w:val="16"/>
                <w:szCs w:val="16"/>
                <w:rPrChange w:id="745" w:author="Mateus Berardo de Souza Terra" w:date="2016-02-08T22:05:00Z">
                  <w:rPr>
                    <w:ins w:id="746" w:author="Mateus Berardo de Souza Terra" w:date="2016-02-08T20:04:00Z"/>
                    <w:color w:val="303030"/>
                  </w:rPr>
                </w:rPrChange>
              </w:rPr>
              <w:pPrChange w:id="747" w:author="Mateus Berardo de Souza Terra" w:date="2016-02-08T22:05:00Z">
                <w:pPr>
                  <w:pStyle w:val="NormalWeb"/>
                  <w:spacing w:before="0" w:beforeAutospacing="0" w:after="160" w:afterAutospacing="0"/>
                  <w:jc w:val="center"/>
                </w:pPr>
              </w:pPrChange>
            </w:pPr>
            <w:ins w:id="748" w:author="Mateus Berardo de Souza Terra" w:date="2016-02-08T22:09:00Z">
              <w:r>
                <w:rPr>
                  <w:color w:val="303030"/>
                  <w:sz w:val="16"/>
                  <w:szCs w:val="16"/>
                </w:rPr>
                <w:t>100</w:t>
              </w:r>
            </w:ins>
          </w:p>
        </w:tc>
        <w:tc>
          <w:tcPr>
            <w:tcW w:w="1559" w:type="dxa"/>
            <w:tcPrChange w:id="74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750" w:author="Mateus Berardo de Souza Terra" w:date="2016-02-08T20:04:00Z"/>
                <w:color w:val="303030"/>
                <w:sz w:val="16"/>
                <w:szCs w:val="16"/>
                <w:rPrChange w:id="751" w:author="Mateus Berardo de Souza Terra" w:date="2016-02-08T22:05:00Z">
                  <w:rPr>
                    <w:ins w:id="752" w:author="Mateus Berardo de Souza Terra" w:date="2016-02-08T20:04:00Z"/>
                    <w:color w:val="303030"/>
                  </w:rPr>
                </w:rPrChange>
              </w:rPr>
              <w:pPrChange w:id="753" w:author="Mateus Berardo de Souza Terra" w:date="2016-02-08T22:05:00Z">
                <w:pPr>
                  <w:pStyle w:val="NormalWeb"/>
                  <w:spacing w:before="0" w:beforeAutospacing="0" w:after="160" w:afterAutospacing="0"/>
                  <w:jc w:val="center"/>
                </w:pPr>
              </w:pPrChange>
            </w:pPr>
            <w:proofErr w:type="gramStart"/>
            <w:ins w:id="754" w:author="Mateus Berardo de Souza Terra" w:date="2016-02-08T22:11:00Z">
              <w:r>
                <w:rPr>
                  <w:color w:val="303030"/>
                  <w:sz w:val="16"/>
                  <w:szCs w:val="16"/>
                </w:rPr>
                <w:t>d</w:t>
              </w:r>
            </w:ins>
            <w:proofErr w:type="gramEnd"/>
          </w:p>
        </w:tc>
      </w:tr>
      <w:tr w:rsidR="00BA6212" w:rsidRPr="00A76C84" w14:paraId="67AA5832" w14:textId="77777777" w:rsidTr="00A76C84">
        <w:trPr>
          <w:trHeight w:val="20"/>
          <w:ins w:id="755" w:author="Mateus Berardo de Souza Terra" w:date="2016-02-08T20:04:00Z"/>
        </w:trPr>
        <w:tc>
          <w:tcPr>
            <w:tcW w:w="1558" w:type="dxa"/>
            <w:tcPrChange w:id="75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757" w:author="Mateus Berardo de Souza Terra" w:date="2016-02-08T20:04:00Z"/>
                <w:color w:val="303030"/>
                <w:sz w:val="16"/>
                <w:szCs w:val="16"/>
                <w:rPrChange w:id="758" w:author="Mateus Berardo de Souza Terra" w:date="2016-02-08T22:05:00Z">
                  <w:rPr>
                    <w:ins w:id="759" w:author="Mateus Berardo de Souza Terra" w:date="2016-02-08T20:04:00Z"/>
                    <w:color w:val="303030"/>
                  </w:rPr>
                </w:rPrChange>
              </w:rPr>
              <w:pPrChange w:id="760" w:author="Mateus Berardo de Souza Terra" w:date="2016-02-08T22:05:00Z">
                <w:pPr>
                  <w:pStyle w:val="NormalWeb"/>
                  <w:spacing w:before="0" w:beforeAutospacing="0" w:after="160" w:afterAutospacing="0"/>
                  <w:jc w:val="center"/>
                </w:pPr>
              </w:pPrChange>
            </w:pPr>
            <w:ins w:id="761" w:author="Mateus Berardo de Souza Terra" w:date="2016-02-08T20:05:00Z">
              <w:r w:rsidRPr="00A76C84">
                <w:rPr>
                  <w:color w:val="303030"/>
                  <w:sz w:val="16"/>
                  <w:szCs w:val="16"/>
                  <w:rPrChange w:id="762" w:author="Mateus Berardo de Souza Terra" w:date="2016-02-08T22:05:00Z">
                    <w:rPr>
                      <w:color w:val="303030"/>
                    </w:rPr>
                  </w:rPrChange>
                </w:rPr>
                <w:t>37</w:t>
              </w:r>
            </w:ins>
          </w:p>
        </w:tc>
        <w:tc>
          <w:tcPr>
            <w:tcW w:w="1558" w:type="dxa"/>
            <w:tcPrChange w:id="76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764" w:author="Mateus Berardo de Souza Terra" w:date="2016-02-08T20:04:00Z"/>
                <w:color w:val="303030"/>
                <w:sz w:val="16"/>
                <w:szCs w:val="16"/>
                <w:rPrChange w:id="765" w:author="Mateus Berardo de Souza Terra" w:date="2016-02-08T22:05:00Z">
                  <w:rPr>
                    <w:ins w:id="766" w:author="Mateus Berardo de Souza Terra" w:date="2016-02-08T20:04:00Z"/>
                    <w:color w:val="303030"/>
                  </w:rPr>
                </w:rPrChange>
              </w:rPr>
              <w:pPrChange w:id="767" w:author="Mateus Berardo de Souza Terra" w:date="2016-02-08T22:05:00Z">
                <w:pPr>
                  <w:pStyle w:val="NormalWeb"/>
                  <w:spacing w:before="0" w:beforeAutospacing="0" w:after="160" w:afterAutospacing="0"/>
                  <w:jc w:val="center"/>
                </w:pPr>
              </w:pPrChange>
            </w:pPr>
            <w:ins w:id="768" w:author="Mateus Berardo de Souza Terra" w:date="2016-02-08T22:13:00Z">
              <w:r>
                <w:rPr>
                  <w:color w:val="303030"/>
                  <w:sz w:val="16"/>
                  <w:szCs w:val="16"/>
                </w:rPr>
                <w:t>%</w:t>
              </w:r>
            </w:ins>
          </w:p>
        </w:tc>
        <w:tc>
          <w:tcPr>
            <w:tcW w:w="1558" w:type="dxa"/>
            <w:tcPrChange w:id="76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770" w:author="Mateus Berardo de Souza Terra" w:date="2016-02-08T20:04:00Z"/>
                <w:color w:val="303030"/>
                <w:sz w:val="16"/>
                <w:szCs w:val="16"/>
                <w:rPrChange w:id="771" w:author="Mateus Berardo de Souza Terra" w:date="2016-02-08T22:05:00Z">
                  <w:rPr>
                    <w:ins w:id="772" w:author="Mateus Berardo de Souza Terra" w:date="2016-02-08T20:04:00Z"/>
                    <w:color w:val="303030"/>
                  </w:rPr>
                </w:rPrChange>
              </w:rPr>
              <w:pPrChange w:id="773" w:author="Mateus Berardo de Souza Terra" w:date="2016-02-08T22:05:00Z">
                <w:pPr>
                  <w:pStyle w:val="NormalWeb"/>
                  <w:spacing w:before="0" w:beforeAutospacing="0" w:after="160" w:afterAutospacing="0"/>
                  <w:jc w:val="center"/>
                </w:pPr>
              </w:pPrChange>
            </w:pPr>
            <w:ins w:id="774" w:author="Mateus Berardo de Souza Terra" w:date="2016-02-08T22:09:00Z">
              <w:r>
                <w:rPr>
                  <w:color w:val="303030"/>
                  <w:sz w:val="16"/>
                  <w:szCs w:val="16"/>
                </w:rPr>
                <w:t>69</w:t>
              </w:r>
            </w:ins>
          </w:p>
        </w:tc>
        <w:tc>
          <w:tcPr>
            <w:tcW w:w="1558" w:type="dxa"/>
            <w:tcPrChange w:id="77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776" w:author="Mateus Berardo de Souza Terra" w:date="2016-02-08T20:04:00Z"/>
                <w:color w:val="303030"/>
                <w:sz w:val="16"/>
                <w:szCs w:val="16"/>
                <w:rPrChange w:id="777" w:author="Mateus Berardo de Souza Terra" w:date="2016-02-08T22:05:00Z">
                  <w:rPr>
                    <w:ins w:id="778" w:author="Mateus Berardo de Souza Terra" w:date="2016-02-08T20:04:00Z"/>
                    <w:color w:val="303030"/>
                  </w:rPr>
                </w:rPrChange>
              </w:rPr>
              <w:pPrChange w:id="779" w:author="Mateus Berardo de Souza Terra" w:date="2016-02-08T22:05:00Z">
                <w:pPr>
                  <w:pStyle w:val="NormalWeb"/>
                  <w:spacing w:before="0" w:beforeAutospacing="0" w:after="160" w:afterAutospacing="0"/>
                  <w:jc w:val="center"/>
                </w:pPr>
              </w:pPrChange>
            </w:pPr>
            <w:ins w:id="780" w:author="Mateus Berardo de Souza Terra" w:date="2016-02-08T22:10:00Z">
              <w:r>
                <w:rPr>
                  <w:color w:val="303030"/>
                  <w:sz w:val="16"/>
                  <w:szCs w:val="16"/>
                </w:rPr>
                <w:t>E</w:t>
              </w:r>
            </w:ins>
          </w:p>
        </w:tc>
        <w:tc>
          <w:tcPr>
            <w:tcW w:w="1559" w:type="dxa"/>
            <w:tcPrChange w:id="78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782" w:author="Mateus Berardo de Souza Terra" w:date="2016-02-08T20:04:00Z"/>
                <w:color w:val="303030"/>
                <w:sz w:val="16"/>
                <w:szCs w:val="16"/>
                <w:rPrChange w:id="783" w:author="Mateus Berardo de Souza Terra" w:date="2016-02-08T22:05:00Z">
                  <w:rPr>
                    <w:ins w:id="784" w:author="Mateus Berardo de Souza Terra" w:date="2016-02-08T20:04:00Z"/>
                    <w:color w:val="303030"/>
                  </w:rPr>
                </w:rPrChange>
              </w:rPr>
              <w:pPrChange w:id="785" w:author="Mateus Berardo de Souza Terra" w:date="2016-02-08T22:05:00Z">
                <w:pPr>
                  <w:pStyle w:val="NormalWeb"/>
                  <w:spacing w:before="0" w:beforeAutospacing="0" w:after="160" w:afterAutospacing="0"/>
                  <w:jc w:val="center"/>
                </w:pPr>
              </w:pPrChange>
            </w:pPr>
            <w:ins w:id="786" w:author="Mateus Berardo de Souza Terra" w:date="2016-02-08T22:09:00Z">
              <w:r>
                <w:rPr>
                  <w:color w:val="303030"/>
                  <w:sz w:val="16"/>
                  <w:szCs w:val="16"/>
                </w:rPr>
                <w:t>101</w:t>
              </w:r>
            </w:ins>
          </w:p>
        </w:tc>
        <w:tc>
          <w:tcPr>
            <w:tcW w:w="1559" w:type="dxa"/>
            <w:tcPrChange w:id="78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788" w:author="Mateus Berardo de Souza Terra" w:date="2016-02-08T20:04:00Z"/>
                <w:color w:val="303030"/>
                <w:sz w:val="16"/>
                <w:szCs w:val="16"/>
                <w:rPrChange w:id="789" w:author="Mateus Berardo de Souza Terra" w:date="2016-02-08T22:05:00Z">
                  <w:rPr>
                    <w:ins w:id="790" w:author="Mateus Berardo de Souza Terra" w:date="2016-02-08T20:04:00Z"/>
                    <w:color w:val="303030"/>
                  </w:rPr>
                </w:rPrChange>
              </w:rPr>
              <w:pPrChange w:id="791" w:author="Mateus Berardo de Souza Terra" w:date="2016-02-08T22:05:00Z">
                <w:pPr>
                  <w:pStyle w:val="NormalWeb"/>
                  <w:spacing w:before="0" w:beforeAutospacing="0" w:after="160" w:afterAutospacing="0"/>
                  <w:jc w:val="center"/>
                </w:pPr>
              </w:pPrChange>
            </w:pPr>
            <w:proofErr w:type="gramStart"/>
            <w:ins w:id="792" w:author="Mateus Berardo de Souza Terra" w:date="2016-02-08T22:11:00Z">
              <w:r>
                <w:rPr>
                  <w:color w:val="303030"/>
                  <w:sz w:val="16"/>
                  <w:szCs w:val="16"/>
                </w:rPr>
                <w:t>e</w:t>
              </w:r>
            </w:ins>
            <w:proofErr w:type="gramEnd"/>
          </w:p>
        </w:tc>
      </w:tr>
      <w:tr w:rsidR="00BA6212" w:rsidRPr="00A76C84" w14:paraId="12AF9775" w14:textId="77777777" w:rsidTr="00A76C84">
        <w:trPr>
          <w:trHeight w:val="20"/>
          <w:ins w:id="793" w:author="Mateus Berardo de Souza Terra" w:date="2016-02-08T20:04:00Z"/>
        </w:trPr>
        <w:tc>
          <w:tcPr>
            <w:tcW w:w="1558" w:type="dxa"/>
            <w:tcPrChange w:id="79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795" w:author="Mateus Berardo de Souza Terra" w:date="2016-02-08T20:04:00Z"/>
                <w:color w:val="303030"/>
                <w:sz w:val="16"/>
                <w:szCs w:val="16"/>
                <w:rPrChange w:id="796" w:author="Mateus Berardo de Souza Terra" w:date="2016-02-08T22:05:00Z">
                  <w:rPr>
                    <w:ins w:id="797" w:author="Mateus Berardo de Souza Terra" w:date="2016-02-08T20:04:00Z"/>
                    <w:color w:val="303030"/>
                  </w:rPr>
                </w:rPrChange>
              </w:rPr>
              <w:pPrChange w:id="798" w:author="Mateus Berardo de Souza Terra" w:date="2016-02-08T22:05:00Z">
                <w:pPr>
                  <w:pStyle w:val="NormalWeb"/>
                  <w:spacing w:before="0" w:beforeAutospacing="0" w:after="160" w:afterAutospacing="0"/>
                  <w:jc w:val="center"/>
                </w:pPr>
              </w:pPrChange>
            </w:pPr>
            <w:ins w:id="799" w:author="Mateus Berardo de Souza Terra" w:date="2016-02-08T20:05:00Z">
              <w:r w:rsidRPr="00A76C84">
                <w:rPr>
                  <w:color w:val="303030"/>
                  <w:sz w:val="16"/>
                  <w:szCs w:val="16"/>
                  <w:rPrChange w:id="800" w:author="Mateus Berardo de Souza Terra" w:date="2016-02-08T22:05:00Z">
                    <w:rPr>
                      <w:color w:val="303030"/>
                    </w:rPr>
                  </w:rPrChange>
                </w:rPr>
                <w:t>38</w:t>
              </w:r>
            </w:ins>
          </w:p>
        </w:tc>
        <w:tc>
          <w:tcPr>
            <w:tcW w:w="1558" w:type="dxa"/>
            <w:tcPrChange w:id="80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802" w:author="Mateus Berardo de Souza Terra" w:date="2016-02-08T20:04:00Z"/>
                <w:color w:val="303030"/>
                <w:sz w:val="16"/>
                <w:szCs w:val="16"/>
                <w:rPrChange w:id="803" w:author="Mateus Berardo de Souza Terra" w:date="2016-02-08T22:13:00Z">
                  <w:rPr>
                    <w:ins w:id="804" w:author="Mateus Berardo de Souza Terra" w:date="2016-02-08T20:04:00Z"/>
                    <w:color w:val="303030"/>
                  </w:rPr>
                </w:rPrChange>
              </w:rPr>
              <w:pPrChange w:id="805" w:author="Mateus Berardo de Souza Terra" w:date="2016-02-08T22:05:00Z">
                <w:pPr>
                  <w:pStyle w:val="NormalWeb"/>
                  <w:spacing w:before="0" w:beforeAutospacing="0" w:after="160" w:afterAutospacing="0"/>
                  <w:jc w:val="center"/>
                </w:pPr>
              </w:pPrChange>
            </w:pPr>
            <w:ins w:id="806" w:author="Mateus Berardo de Souza Terra" w:date="2016-02-08T22:13:00Z">
              <w:r>
                <w:rPr>
                  <w:color w:val="303030"/>
                  <w:sz w:val="16"/>
                  <w:szCs w:val="16"/>
                </w:rPr>
                <w:t>&amp;</w:t>
              </w:r>
            </w:ins>
          </w:p>
        </w:tc>
        <w:tc>
          <w:tcPr>
            <w:tcW w:w="1558" w:type="dxa"/>
            <w:tcPrChange w:id="80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808" w:author="Mateus Berardo de Souza Terra" w:date="2016-02-08T20:04:00Z"/>
                <w:color w:val="303030"/>
                <w:sz w:val="16"/>
                <w:szCs w:val="16"/>
                <w:rPrChange w:id="809" w:author="Mateus Berardo de Souza Terra" w:date="2016-02-08T22:05:00Z">
                  <w:rPr>
                    <w:ins w:id="810" w:author="Mateus Berardo de Souza Terra" w:date="2016-02-08T20:04:00Z"/>
                    <w:color w:val="303030"/>
                  </w:rPr>
                </w:rPrChange>
              </w:rPr>
              <w:pPrChange w:id="811" w:author="Mateus Berardo de Souza Terra" w:date="2016-02-08T22:05:00Z">
                <w:pPr>
                  <w:pStyle w:val="NormalWeb"/>
                  <w:spacing w:before="0" w:beforeAutospacing="0" w:after="160" w:afterAutospacing="0"/>
                  <w:jc w:val="center"/>
                </w:pPr>
              </w:pPrChange>
            </w:pPr>
            <w:ins w:id="812" w:author="Mateus Berardo de Souza Terra" w:date="2016-02-08T22:09:00Z">
              <w:r>
                <w:rPr>
                  <w:color w:val="303030"/>
                  <w:sz w:val="16"/>
                  <w:szCs w:val="16"/>
                </w:rPr>
                <w:t>70</w:t>
              </w:r>
            </w:ins>
          </w:p>
        </w:tc>
        <w:tc>
          <w:tcPr>
            <w:tcW w:w="1558" w:type="dxa"/>
            <w:tcPrChange w:id="81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814" w:author="Mateus Berardo de Souza Terra" w:date="2016-02-08T20:04:00Z"/>
                <w:color w:val="303030"/>
                <w:sz w:val="16"/>
                <w:szCs w:val="16"/>
                <w:rPrChange w:id="815" w:author="Mateus Berardo de Souza Terra" w:date="2016-02-08T22:05:00Z">
                  <w:rPr>
                    <w:ins w:id="816" w:author="Mateus Berardo de Souza Terra" w:date="2016-02-08T20:04:00Z"/>
                    <w:color w:val="303030"/>
                  </w:rPr>
                </w:rPrChange>
              </w:rPr>
              <w:pPrChange w:id="817" w:author="Mateus Berardo de Souza Terra" w:date="2016-02-08T22:05:00Z">
                <w:pPr>
                  <w:pStyle w:val="NormalWeb"/>
                  <w:spacing w:before="0" w:beforeAutospacing="0" w:after="160" w:afterAutospacing="0"/>
                  <w:jc w:val="center"/>
                </w:pPr>
              </w:pPrChange>
            </w:pPr>
            <w:ins w:id="818" w:author="Mateus Berardo de Souza Terra" w:date="2016-02-08T22:10:00Z">
              <w:r>
                <w:rPr>
                  <w:color w:val="303030"/>
                  <w:sz w:val="16"/>
                  <w:szCs w:val="16"/>
                </w:rPr>
                <w:t>F</w:t>
              </w:r>
            </w:ins>
          </w:p>
        </w:tc>
        <w:tc>
          <w:tcPr>
            <w:tcW w:w="1559" w:type="dxa"/>
            <w:tcPrChange w:id="81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820" w:author="Mateus Berardo de Souza Terra" w:date="2016-02-08T20:04:00Z"/>
                <w:color w:val="303030"/>
                <w:sz w:val="16"/>
                <w:szCs w:val="16"/>
                <w:rPrChange w:id="821" w:author="Mateus Berardo de Souza Terra" w:date="2016-02-08T22:05:00Z">
                  <w:rPr>
                    <w:ins w:id="822" w:author="Mateus Berardo de Souza Terra" w:date="2016-02-08T20:04:00Z"/>
                    <w:color w:val="303030"/>
                  </w:rPr>
                </w:rPrChange>
              </w:rPr>
              <w:pPrChange w:id="823" w:author="Mateus Berardo de Souza Terra" w:date="2016-02-08T22:05:00Z">
                <w:pPr>
                  <w:pStyle w:val="NormalWeb"/>
                  <w:spacing w:before="0" w:beforeAutospacing="0" w:after="160" w:afterAutospacing="0"/>
                  <w:jc w:val="center"/>
                </w:pPr>
              </w:pPrChange>
            </w:pPr>
            <w:ins w:id="824" w:author="Mateus Berardo de Souza Terra" w:date="2016-02-08T22:09:00Z">
              <w:r>
                <w:rPr>
                  <w:color w:val="303030"/>
                  <w:sz w:val="16"/>
                  <w:szCs w:val="16"/>
                </w:rPr>
                <w:t>102</w:t>
              </w:r>
            </w:ins>
          </w:p>
        </w:tc>
        <w:tc>
          <w:tcPr>
            <w:tcW w:w="1559" w:type="dxa"/>
            <w:tcPrChange w:id="82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826" w:author="Mateus Berardo de Souza Terra" w:date="2016-02-08T20:04:00Z"/>
                <w:color w:val="303030"/>
                <w:sz w:val="16"/>
                <w:szCs w:val="16"/>
                <w:rPrChange w:id="827" w:author="Mateus Berardo de Souza Terra" w:date="2016-02-08T22:05:00Z">
                  <w:rPr>
                    <w:ins w:id="828" w:author="Mateus Berardo de Souza Terra" w:date="2016-02-08T20:04:00Z"/>
                    <w:color w:val="303030"/>
                  </w:rPr>
                </w:rPrChange>
              </w:rPr>
              <w:pPrChange w:id="829" w:author="Mateus Berardo de Souza Terra" w:date="2016-02-08T22:05:00Z">
                <w:pPr>
                  <w:pStyle w:val="NormalWeb"/>
                  <w:spacing w:before="0" w:beforeAutospacing="0" w:after="160" w:afterAutospacing="0"/>
                  <w:jc w:val="center"/>
                </w:pPr>
              </w:pPrChange>
            </w:pPr>
            <w:proofErr w:type="gramStart"/>
            <w:ins w:id="830" w:author="Mateus Berardo de Souza Terra" w:date="2016-02-08T22:11:00Z">
              <w:r>
                <w:rPr>
                  <w:color w:val="303030"/>
                  <w:sz w:val="16"/>
                  <w:szCs w:val="16"/>
                </w:rPr>
                <w:t>f</w:t>
              </w:r>
            </w:ins>
            <w:proofErr w:type="gramEnd"/>
          </w:p>
        </w:tc>
      </w:tr>
      <w:tr w:rsidR="00BA6212" w:rsidRPr="00A76C84" w14:paraId="0FFBDB9D" w14:textId="77777777" w:rsidTr="00A76C84">
        <w:trPr>
          <w:trHeight w:val="20"/>
          <w:ins w:id="831" w:author="Mateus Berardo de Souza Terra" w:date="2016-02-08T20:04:00Z"/>
        </w:trPr>
        <w:tc>
          <w:tcPr>
            <w:tcW w:w="1558" w:type="dxa"/>
            <w:tcPrChange w:id="83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833" w:author="Mateus Berardo de Souza Terra" w:date="2016-02-08T20:04:00Z"/>
                <w:color w:val="303030"/>
                <w:sz w:val="16"/>
                <w:szCs w:val="16"/>
                <w:rPrChange w:id="834" w:author="Mateus Berardo de Souza Terra" w:date="2016-02-08T22:05:00Z">
                  <w:rPr>
                    <w:ins w:id="835" w:author="Mateus Berardo de Souza Terra" w:date="2016-02-08T20:04:00Z"/>
                    <w:color w:val="303030"/>
                  </w:rPr>
                </w:rPrChange>
              </w:rPr>
              <w:pPrChange w:id="836" w:author="Mateus Berardo de Souza Terra" w:date="2016-02-08T22:05:00Z">
                <w:pPr>
                  <w:pStyle w:val="NormalWeb"/>
                  <w:spacing w:before="0" w:beforeAutospacing="0" w:after="160" w:afterAutospacing="0"/>
                  <w:jc w:val="center"/>
                </w:pPr>
              </w:pPrChange>
            </w:pPr>
            <w:ins w:id="837" w:author="Mateus Berardo de Souza Terra" w:date="2016-02-08T20:05:00Z">
              <w:r w:rsidRPr="00A76C84">
                <w:rPr>
                  <w:color w:val="303030"/>
                  <w:sz w:val="16"/>
                  <w:szCs w:val="16"/>
                  <w:rPrChange w:id="838" w:author="Mateus Berardo de Souza Terra" w:date="2016-02-08T22:05:00Z">
                    <w:rPr>
                      <w:color w:val="303030"/>
                    </w:rPr>
                  </w:rPrChange>
                </w:rPr>
                <w:t>39</w:t>
              </w:r>
            </w:ins>
          </w:p>
        </w:tc>
        <w:tc>
          <w:tcPr>
            <w:tcW w:w="1558" w:type="dxa"/>
            <w:tcPrChange w:id="83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840" w:author="Mateus Berardo de Souza Terra" w:date="2016-02-08T20:04:00Z"/>
                <w:color w:val="303030"/>
                <w:sz w:val="16"/>
                <w:szCs w:val="16"/>
                <w:rPrChange w:id="841" w:author="Mateus Berardo de Souza Terra" w:date="2016-02-08T22:05:00Z">
                  <w:rPr>
                    <w:ins w:id="842" w:author="Mateus Berardo de Souza Terra" w:date="2016-02-08T20:04:00Z"/>
                    <w:color w:val="303030"/>
                  </w:rPr>
                </w:rPrChange>
              </w:rPr>
              <w:pPrChange w:id="843" w:author="Mateus Berardo de Souza Terra" w:date="2016-02-08T22:05:00Z">
                <w:pPr>
                  <w:pStyle w:val="NormalWeb"/>
                  <w:spacing w:before="0" w:beforeAutospacing="0" w:after="160" w:afterAutospacing="0"/>
                  <w:jc w:val="center"/>
                </w:pPr>
              </w:pPrChange>
            </w:pPr>
            <w:ins w:id="844" w:author="Mateus Berardo de Souza Terra" w:date="2016-02-08T22:13:00Z">
              <w:r>
                <w:rPr>
                  <w:color w:val="303030"/>
                  <w:sz w:val="16"/>
                  <w:szCs w:val="16"/>
                </w:rPr>
                <w:t>‘</w:t>
              </w:r>
            </w:ins>
          </w:p>
        </w:tc>
        <w:tc>
          <w:tcPr>
            <w:tcW w:w="1558" w:type="dxa"/>
            <w:tcPrChange w:id="84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846" w:author="Mateus Berardo de Souza Terra" w:date="2016-02-08T20:04:00Z"/>
                <w:color w:val="303030"/>
                <w:sz w:val="16"/>
                <w:szCs w:val="16"/>
                <w:rPrChange w:id="847" w:author="Mateus Berardo de Souza Terra" w:date="2016-02-08T22:05:00Z">
                  <w:rPr>
                    <w:ins w:id="848" w:author="Mateus Berardo de Souza Terra" w:date="2016-02-08T20:04:00Z"/>
                    <w:color w:val="303030"/>
                  </w:rPr>
                </w:rPrChange>
              </w:rPr>
              <w:pPrChange w:id="849" w:author="Mateus Berardo de Souza Terra" w:date="2016-02-08T22:05:00Z">
                <w:pPr>
                  <w:pStyle w:val="NormalWeb"/>
                  <w:spacing w:before="0" w:beforeAutospacing="0" w:after="160" w:afterAutospacing="0"/>
                  <w:jc w:val="center"/>
                </w:pPr>
              </w:pPrChange>
            </w:pPr>
            <w:ins w:id="850" w:author="Mateus Berardo de Souza Terra" w:date="2016-02-08T22:09:00Z">
              <w:r>
                <w:rPr>
                  <w:color w:val="303030"/>
                  <w:sz w:val="16"/>
                  <w:szCs w:val="16"/>
                </w:rPr>
                <w:t>71</w:t>
              </w:r>
            </w:ins>
          </w:p>
        </w:tc>
        <w:tc>
          <w:tcPr>
            <w:tcW w:w="1558" w:type="dxa"/>
            <w:tcPrChange w:id="85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852" w:author="Mateus Berardo de Souza Terra" w:date="2016-02-08T20:04:00Z"/>
                <w:color w:val="303030"/>
                <w:sz w:val="16"/>
                <w:szCs w:val="16"/>
                <w:rPrChange w:id="853" w:author="Mateus Berardo de Souza Terra" w:date="2016-02-08T22:05:00Z">
                  <w:rPr>
                    <w:ins w:id="854" w:author="Mateus Berardo de Souza Terra" w:date="2016-02-08T20:04:00Z"/>
                    <w:color w:val="303030"/>
                  </w:rPr>
                </w:rPrChange>
              </w:rPr>
              <w:pPrChange w:id="855" w:author="Mateus Berardo de Souza Terra" w:date="2016-02-08T22:05:00Z">
                <w:pPr>
                  <w:pStyle w:val="NormalWeb"/>
                  <w:spacing w:before="0" w:beforeAutospacing="0" w:after="160" w:afterAutospacing="0"/>
                  <w:jc w:val="center"/>
                </w:pPr>
              </w:pPrChange>
            </w:pPr>
            <w:ins w:id="856" w:author="Mateus Berardo de Souza Terra" w:date="2016-02-08T22:10:00Z">
              <w:r>
                <w:rPr>
                  <w:color w:val="303030"/>
                  <w:sz w:val="16"/>
                  <w:szCs w:val="16"/>
                </w:rPr>
                <w:t>G</w:t>
              </w:r>
            </w:ins>
          </w:p>
        </w:tc>
        <w:tc>
          <w:tcPr>
            <w:tcW w:w="1559" w:type="dxa"/>
            <w:tcPrChange w:id="85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858" w:author="Mateus Berardo de Souza Terra" w:date="2016-02-08T20:04:00Z"/>
                <w:color w:val="303030"/>
                <w:sz w:val="16"/>
                <w:szCs w:val="16"/>
                <w:rPrChange w:id="859" w:author="Mateus Berardo de Souza Terra" w:date="2016-02-08T22:05:00Z">
                  <w:rPr>
                    <w:ins w:id="860" w:author="Mateus Berardo de Souza Terra" w:date="2016-02-08T20:04:00Z"/>
                    <w:color w:val="303030"/>
                  </w:rPr>
                </w:rPrChange>
              </w:rPr>
              <w:pPrChange w:id="861" w:author="Mateus Berardo de Souza Terra" w:date="2016-02-08T22:05:00Z">
                <w:pPr>
                  <w:pStyle w:val="NormalWeb"/>
                  <w:spacing w:before="0" w:beforeAutospacing="0" w:after="160" w:afterAutospacing="0"/>
                  <w:jc w:val="center"/>
                </w:pPr>
              </w:pPrChange>
            </w:pPr>
            <w:ins w:id="862" w:author="Mateus Berardo de Souza Terra" w:date="2016-02-08T22:09:00Z">
              <w:r>
                <w:rPr>
                  <w:color w:val="303030"/>
                  <w:sz w:val="16"/>
                  <w:szCs w:val="16"/>
                </w:rPr>
                <w:t>103</w:t>
              </w:r>
            </w:ins>
          </w:p>
        </w:tc>
        <w:tc>
          <w:tcPr>
            <w:tcW w:w="1559" w:type="dxa"/>
            <w:tcPrChange w:id="86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864" w:author="Mateus Berardo de Souza Terra" w:date="2016-02-08T20:04:00Z"/>
                <w:color w:val="303030"/>
                <w:sz w:val="16"/>
                <w:szCs w:val="16"/>
                <w:rPrChange w:id="865" w:author="Mateus Berardo de Souza Terra" w:date="2016-02-08T22:05:00Z">
                  <w:rPr>
                    <w:ins w:id="866" w:author="Mateus Berardo de Souza Terra" w:date="2016-02-08T20:04:00Z"/>
                    <w:color w:val="303030"/>
                  </w:rPr>
                </w:rPrChange>
              </w:rPr>
              <w:pPrChange w:id="867" w:author="Mateus Berardo de Souza Terra" w:date="2016-02-08T22:05:00Z">
                <w:pPr>
                  <w:pStyle w:val="NormalWeb"/>
                  <w:spacing w:before="0" w:beforeAutospacing="0" w:after="160" w:afterAutospacing="0"/>
                  <w:jc w:val="center"/>
                </w:pPr>
              </w:pPrChange>
            </w:pPr>
            <w:proofErr w:type="gramStart"/>
            <w:ins w:id="868" w:author="Mateus Berardo de Souza Terra" w:date="2016-02-08T22:11:00Z">
              <w:r>
                <w:rPr>
                  <w:color w:val="303030"/>
                  <w:sz w:val="16"/>
                  <w:szCs w:val="16"/>
                </w:rPr>
                <w:t>g</w:t>
              </w:r>
            </w:ins>
            <w:proofErr w:type="gramEnd"/>
          </w:p>
        </w:tc>
      </w:tr>
      <w:tr w:rsidR="00BA6212" w:rsidRPr="00A76C84" w14:paraId="6A34DCE6" w14:textId="77777777" w:rsidTr="00A76C84">
        <w:trPr>
          <w:trHeight w:val="20"/>
          <w:ins w:id="869" w:author="Mateus Berardo de Souza Terra" w:date="2016-02-08T20:04:00Z"/>
        </w:trPr>
        <w:tc>
          <w:tcPr>
            <w:tcW w:w="1558" w:type="dxa"/>
            <w:tcPrChange w:id="87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871" w:author="Mateus Berardo de Souza Terra" w:date="2016-02-08T20:04:00Z"/>
                <w:color w:val="303030"/>
                <w:sz w:val="16"/>
                <w:szCs w:val="16"/>
                <w:rPrChange w:id="872" w:author="Mateus Berardo de Souza Terra" w:date="2016-02-08T22:05:00Z">
                  <w:rPr>
                    <w:ins w:id="873" w:author="Mateus Berardo de Souza Terra" w:date="2016-02-08T20:04:00Z"/>
                    <w:color w:val="303030"/>
                  </w:rPr>
                </w:rPrChange>
              </w:rPr>
              <w:pPrChange w:id="874" w:author="Mateus Berardo de Souza Terra" w:date="2016-02-08T22:05:00Z">
                <w:pPr>
                  <w:pStyle w:val="NormalWeb"/>
                  <w:spacing w:before="0" w:beforeAutospacing="0" w:after="160" w:afterAutospacing="0"/>
                  <w:jc w:val="center"/>
                </w:pPr>
              </w:pPrChange>
            </w:pPr>
            <w:ins w:id="875" w:author="Mateus Berardo de Souza Terra" w:date="2016-02-08T20:05:00Z">
              <w:r w:rsidRPr="00A76C84">
                <w:rPr>
                  <w:color w:val="303030"/>
                  <w:sz w:val="16"/>
                  <w:szCs w:val="16"/>
                  <w:rPrChange w:id="876" w:author="Mateus Berardo de Souza Terra" w:date="2016-02-08T22:05:00Z">
                    <w:rPr>
                      <w:color w:val="303030"/>
                    </w:rPr>
                  </w:rPrChange>
                </w:rPr>
                <w:t>40</w:t>
              </w:r>
            </w:ins>
          </w:p>
        </w:tc>
        <w:tc>
          <w:tcPr>
            <w:tcW w:w="1558" w:type="dxa"/>
            <w:tcPrChange w:id="87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878" w:author="Mateus Berardo de Souza Terra" w:date="2016-02-08T20:04:00Z"/>
                <w:color w:val="303030"/>
                <w:sz w:val="16"/>
                <w:szCs w:val="16"/>
                <w:rPrChange w:id="879" w:author="Mateus Berardo de Souza Terra" w:date="2016-02-08T22:05:00Z">
                  <w:rPr>
                    <w:ins w:id="880" w:author="Mateus Berardo de Souza Terra" w:date="2016-02-08T20:04:00Z"/>
                    <w:color w:val="303030"/>
                  </w:rPr>
                </w:rPrChange>
              </w:rPr>
              <w:pPrChange w:id="881" w:author="Mateus Berardo de Souza Terra" w:date="2016-02-08T22:05:00Z">
                <w:pPr>
                  <w:pStyle w:val="NormalWeb"/>
                  <w:spacing w:before="0" w:beforeAutospacing="0" w:after="160" w:afterAutospacing="0"/>
                  <w:jc w:val="center"/>
                </w:pPr>
              </w:pPrChange>
            </w:pPr>
            <w:ins w:id="882" w:author="Mateus Berardo de Souza Terra" w:date="2016-02-08T22:13:00Z">
              <w:r>
                <w:rPr>
                  <w:color w:val="303030"/>
                  <w:sz w:val="16"/>
                  <w:szCs w:val="16"/>
                </w:rPr>
                <w:t>(</w:t>
              </w:r>
            </w:ins>
          </w:p>
        </w:tc>
        <w:tc>
          <w:tcPr>
            <w:tcW w:w="1558" w:type="dxa"/>
            <w:tcPrChange w:id="88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884" w:author="Mateus Berardo de Souza Terra" w:date="2016-02-08T20:04:00Z"/>
                <w:color w:val="303030"/>
                <w:sz w:val="16"/>
                <w:szCs w:val="16"/>
                <w:rPrChange w:id="885" w:author="Mateus Berardo de Souza Terra" w:date="2016-02-08T22:05:00Z">
                  <w:rPr>
                    <w:ins w:id="886" w:author="Mateus Berardo de Souza Terra" w:date="2016-02-08T20:04:00Z"/>
                    <w:color w:val="303030"/>
                  </w:rPr>
                </w:rPrChange>
              </w:rPr>
              <w:pPrChange w:id="887" w:author="Mateus Berardo de Souza Terra" w:date="2016-02-08T22:05:00Z">
                <w:pPr>
                  <w:pStyle w:val="NormalWeb"/>
                  <w:spacing w:before="0" w:beforeAutospacing="0" w:after="160" w:afterAutospacing="0"/>
                  <w:jc w:val="center"/>
                </w:pPr>
              </w:pPrChange>
            </w:pPr>
            <w:ins w:id="888" w:author="Mateus Berardo de Souza Terra" w:date="2016-02-08T22:09:00Z">
              <w:r>
                <w:rPr>
                  <w:color w:val="303030"/>
                  <w:sz w:val="16"/>
                  <w:szCs w:val="16"/>
                </w:rPr>
                <w:t>72</w:t>
              </w:r>
            </w:ins>
          </w:p>
        </w:tc>
        <w:tc>
          <w:tcPr>
            <w:tcW w:w="1558" w:type="dxa"/>
            <w:tcPrChange w:id="88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890" w:author="Mateus Berardo de Souza Terra" w:date="2016-02-08T20:04:00Z"/>
                <w:color w:val="303030"/>
                <w:sz w:val="16"/>
                <w:szCs w:val="16"/>
                <w:rPrChange w:id="891" w:author="Mateus Berardo de Souza Terra" w:date="2016-02-08T22:05:00Z">
                  <w:rPr>
                    <w:ins w:id="892" w:author="Mateus Berardo de Souza Terra" w:date="2016-02-08T20:04:00Z"/>
                    <w:color w:val="303030"/>
                  </w:rPr>
                </w:rPrChange>
              </w:rPr>
              <w:pPrChange w:id="893" w:author="Mateus Berardo de Souza Terra" w:date="2016-02-08T22:05:00Z">
                <w:pPr>
                  <w:pStyle w:val="NormalWeb"/>
                  <w:spacing w:before="0" w:beforeAutospacing="0" w:after="160" w:afterAutospacing="0"/>
                  <w:jc w:val="center"/>
                </w:pPr>
              </w:pPrChange>
            </w:pPr>
            <w:ins w:id="894" w:author="Mateus Berardo de Souza Terra" w:date="2016-02-08T22:10:00Z">
              <w:r>
                <w:rPr>
                  <w:color w:val="303030"/>
                  <w:sz w:val="16"/>
                  <w:szCs w:val="16"/>
                </w:rPr>
                <w:t>H</w:t>
              </w:r>
            </w:ins>
          </w:p>
        </w:tc>
        <w:tc>
          <w:tcPr>
            <w:tcW w:w="1559" w:type="dxa"/>
            <w:tcPrChange w:id="89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896" w:author="Mateus Berardo de Souza Terra" w:date="2016-02-08T20:04:00Z"/>
                <w:color w:val="303030"/>
                <w:sz w:val="16"/>
                <w:szCs w:val="16"/>
                <w:rPrChange w:id="897" w:author="Mateus Berardo de Souza Terra" w:date="2016-02-08T22:05:00Z">
                  <w:rPr>
                    <w:ins w:id="898" w:author="Mateus Berardo de Souza Terra" w:date="2016-02-08T20:04:00Z"/>
                    <w:color w:val="303030"/>
                  </w:rPr>
                </w:rPrChange>
              </w:rPr>
              <w:pPrChange w:id="899" w:author="Mateus Berardo de Souza Terra" w:date="2016-02-08T22:05:00Z">
                <w:pPr>
                  <w:pStyle w:val="NormalWeb"/>
                  <w:spacing w:before="0" w:beforeAutospacing="0" w:after="160" w:afterAutospacing="0"/>
                  <w:jc w:val="center"/>
                </w:pPr>
              </w:pPrChange>
            </w:pPr>
            <w:ins w:id="900" w:author="Mateus Berardo de Souza Terra" w:date="2016-02-08T22:09:00Z">
              <w:r>
                <w:rPr>
                  <w:color w:val="303030"/>
                  <w:sz w:val="16"/>
                  <w:szCs w:val="16"/>
                </w:rPr>
                <w:t>104</w:t>
              </w:r>
            </w:ins>
          </w:p>
        </w:tc>
        <w:tc>
          <w:tcPr>
            <w:tcW w:w="1559" w:type="dxa"/>
            <w:tcPrChange w:id="90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902" w:author="Mateus Berardo de Souza Terra" w:date="2016-02-08T20:04:00Z"/>
                <w:color w:val="303030"/>
                <w:sz w:val="16"/>
                <w:szCs w:val="16"/>
                <w:rPrChange w:id="903" w:author="Mateus Berardo de Souza Terra" w:date="2016-02-08T22:05:00Z">
                  <w:rPr>
                    <w:ins w:id="904" w:author="Mateus Berardo de Souza Terra" w:date="2016-02-08T20:04:00Z"/>
                    <w:color w:val="303030"/>
                  </w:rPr>
                </w:rPrChange>
              </w:rPr>
              <w:pPrChange w:id="905" w:author="Mateus Berardo de Souza Terra" w:date="2016-02-08T22:05:00Z">
                <w:pPr>
                  <w:pStyle w:val="NormalWeb"/>
                  <w:spacing w:before="0" w:beforeAutospacing="0" w:after="160" w:afterAutospacing="0"/>
                  <w:jc w:val="center"/>
                </w:pPr>
              </w:pPrChange>
            </w:pPr>
            <w:proofErr w:type="gramStart"/>
            <w:ins w:id="906" w:author="Mateus Berardo de Souza Terra" w:date="2016-02-08T22:11:00Z">
              <w:r>
                <w:rPr>
                  <w:color w:val="303030"/>
                  <w:sz w:val="16"/>
                  <w:szCs w:val="16"/>
                </w:rPr>
                <w:t>h</w:t>
              </w:r>
            </w:ins>
            <w:proofErr w:type="gramEnd"/>
          </w:p>
        </w:tc>
      </w:tr>
      <w:tr w:rsidR="00BA6212" w:rsidRPr="00A76C84" w14:paraId="34086214" w14:textId="77777777" w:rsidTr="00A76C84">
        <w:trPr>
          <w:trHeight w:val="20"/>
          <w:ins w:id="907" w:author="Mateus Berardo de Souza Terra" w:date="2016-02-08T20:04:00Z"/>
        </w:trPr>
        <w:tc>
          <w:tcPr>
            <w:tcW w:w="1558" w:type="dxa"/>
            <w:tcPrChange w:id="90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909" w:author="Mateus Berardo de Souza Terra" w:date="2016-02-08T20:04:00Z"/>
                <w:color w:val="303030"/>
                <w:sz w:val="16"/>
                <w:szCs w:val="16"/>
                <w:rPrChange w:id="910" w:author="Mateus Berardo de Souza Terra" w:date="2016-02-08T22:05:00Z">
                  <w:rPr>
                    <w:ins w:id="911" w:author="Mateus Berardo de Souza Terra" w:date="2016-02-08T20:04:00Z"/>
                    <w:color w:val="303030"/>
                  </w:rPr>
                </w:rPrChange>
              </w:rPr>
              <w:pPrChange w:id="912" w:author="Mateus Berardo de Souza Terra" w:date="2016-02-08T22:05:00Z">
                <w:pPr>
                  <w:pStyle w:val="NormalWeb"/>
                  <w:spacing w:before="0" w:beforeAutospacing="0" w:after="160" w:afterAutospacing="0"/>
                  <w:jc w:val="center"/>
                </w:pPr>
              </w:pPrChange>
            </w:pPr>
            <w:ins w:id="913" w:author="Mateus Berardo de Souza Terra" w:date="2016-02-08T20:05:00Z">
              <w:r w:rsidRPr="00A76C84">
                <w:rPr>
                  <w:color w:val="303030"/>
                  <w:sz w:val="16"/>
                  <w:szCs w:val="16"/>
                  <w:rPrChange w:id="914" w:author="Mateus Berardo de Souza Terra" w:date="2016-02-08T22:05:00Z">
                    <w:rPr>
                      <w:color w:val="303030"/>
                    </w:rPr>
                  </w:rPrChange>
                </w:rPr>
                <w:t>41</w:t>
              </w:r>
            </w:ins>
          </w:p>
        </w:tc>
        <w:tc>
          <w:tcPr>
            <w:tcW w:w="1558" w:type="dxa"/>
            <w:tcPrChange w:id="91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916" w:author="Mateus Berardo de Souza Terra" w:date="2016-02-08T20:04:00Z"/>
                <w:color w:val="303030"/>
                <w:sz w:val="16"/>
                <w:szCs w:val="16"/>
                <w:rPrChange w:id="917" w:author="Mateus Berardo de Souza Terra" w:date="2016-02-08T22:05:00Z">
                  <w:rPr>
                    <w:ins w:id="918" w:author="Mateus Berardo de Souza Terra" w:date="2016-02-08T20:04:00Z"/>
                    <w:color w:val="303030"/>
                  </w:rPr>
                </w:rPrChange>
              </w:rPr>
              <w:pPrChange w:id="919" w:author="Mateus Berardo de Souza Terra" w:date="2016-02-08T22:05:00Z">
                <w:pPr>
                  <w:pStyle w:val="NormalWeb"/>
                  <w:spacing w:before="0" w:beforeAutospacing="0" w:after="160" w:afterAutospacing="0"/>
                  <w:jc w:val="center"/>
                </w:pPr>
              </w:pPrChange>
            </w:pPr>
            <w:ins w:id="920" w:author="Mateus Berardo de Souza Terra" w:date="2016-02-08T22:13:00Z">
              <w:r>
                <w:rPr>
                  <w:color w:val="303030"/>
                  <w:sz w:val="16"/>
                  <w:szCs w:val="16"/>
                </w:rPr>
                <w:t>)</w:t>
              </w:r>
            </w:ins>
          </w:p>
        </w:tc>
        <w:tc>
          <w:tcPr>
            <w:tcW w:w="1558" w:type="dxa"/>
            <w:tcPrChange w:id="92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922" w:author="Mateus Berardo de Souza Terra" w:date="2016-02-08T20:04:00Z"/>
                <w:color w:val="303030"/>
                <w:sz w:val="16"/>
                <w:szCs w:val="16"/>
                <w:rPrChange w:id="923" w:author="Mateus Berardo de Souza Terra" w:date="2016-02-08T22:05:00Z">
                  <w:rPr>
                    <w:ins w:id="924" w:author="Mateus Berardo de Souza Terra" w:date="2016-02-08T20:04:00Z"/>
                    <w:color w:val="303030"/>
                  </w:rPr>
                </w:rPrChange>
              </w:rPr>
              <w:pPrChange w:id="925" w:author="Mateus Berardo de Souza Terra" w:date="2016-02-08T22:05:00Z">
                <w:pPr>
                  <w:pStyle w:val="NormalWeb"/>
                  <w:spacing w:before="0" w:beforeAutospacing="0" w:after="160" w:afterAutospacing="0"/>
                  <w:jc w:val="center"/>
                </w:pPr>
              </w:pPrChange>
            </w:pPr>
            <w:ins w:id="926" w:author="Mateus Berardo de Souza Terra" w:date="2016-02-08T22:09:00Z">
              <w:r>
                <w:rPr>
                  <w:color w:val="303030"/>
                  <w:sz w:val="16"/>
                  <w:szCs w:val="16"/>
                </w:rPr>
                <w:t>73</w:t>
              </w:r>
            </w:ins>
          </w:p>
        </w:tc>
        <w:tc>
          <w:tcPr>
            <w:tcW w:w="1558" w:type="dxa"/>
            <w:tcPrChange w:id="92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928" w:author="Mateus Berardo de Souza Terra" w:date="2016-02-08T20:04:00Z"/>
                <w:color w:val="303030"/>
                <w:sz w:val="16"/>
                <w:szCs w:val="16"/>
                <w:rPrChange w:id="929" w:author="Mateus Berardo de Souza Terra" w:date="2016-02-08T22:05:00Z">
                  <w:rPr>
                    <w:ins w:id="930" w:author="Mateus Berardo de Souza Terra" w:date="2016-02-08T20:04:00Z"/>
                    <w:color w:val="303030"/>
                  </w:rPr>
                </w:rPrChange>
              </w:rPr>
              <w:pPrChange w:id="931" w:author="Mateus Berardo de Souza Terra" w:date="2016-02-08T22:05:00Z">
                <w:pPr>
                  <w:pStyle w:val="NormalWeb"/>
                  <w:spacing w:before="0" w:beforeAutospacing="0" w:after="160" w:afterAutospacing="0"/>
                  <w:jc w:val="center"/>
                </w:pPr>
              </w:pPrChange>
            </w:pPr>
            <w:ins w:id="932" w:author="Mateus Berardo de Souza Terra" w:date="2016-02-08T22:10:00Z">
              <w:r>
                <w:rPr>
                  <w:color w:val="303030"/>
                  <w:sz w:val="16"/>
                  <w:szCs w:val="16"/>
                </w:rPr>
                <w:t>I</w:t>
              </w:r>
            </w:ins>
          </w:p>
        </w:tc>
        <w:tc>
          <w:tcPr>
            <w:tcW w:w="1559" w:type="dxa"/>
            <w:tcPrChange w:id="93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934" w:author="Mateus Berardo de Souza Terra" w:date="2016-02-08T20:04:00Z"/>
                <w:color w:val="303030"/>
                <w:sz w:val="16"/>
                <w:szCs w:val="16"/>
                <w:rPrChange w:id="935" w:author="Mateus Berardo de Souza Terra" w:date="2016-02-08T22:05:00Z">
                  <w:rPr>
                    <w:ins w:id="936" w:author="Mateus Berardo de Souza Terra" w:date="2016-02-08T20:04:00Z"/>
                    <w:color w:val="303030"/>
                  </w:rPr>
                </w:rPrChange>
              </w:rPr>
              <w:pPrChange w:id="937" w:author="Mateus Berardo de Souza Terra" w:date="2016-02-08T22:05:00Z">
                <w:pPr>
                  <w:pStyle w:val="NormalWeb"/>
                  <w:spacing w:before="0" w:beforeAutospacing="0" w:after="160" w:afterAutospacing="0"/>
                  <w:jc w:val="center"/>
                </w:pPr>
              </w:pPrChange>
            </w:pPr>
            <w:ins w:id="938" w:author="Mateus Berardo de Souza Terra" w:date="2016-02-08T22:09:00Z">
              <w:r>
                <w:rPr>
                  <w:color w:val="303030"/>
                  <w:sz w:val="16"/>
                  <w:szCs w:val="16"/>
                </w:rPr>
                <w:t>105</w:t>
              </w:r>
            </w:ins>
          </w:p>
        </w:tc>
        <w:tc>
          <w:tcPr>
            <w:tcW w:w="1559" w:type="dxa"/>
            <w:tcPrChange w:id="93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940" w:author="Mateus Berardo de Souza Terra" w:date="2016-02-08T20:04:00Z"/>
                <w:color w:val="303030"/>
                <w:sz w:val="16"/>
                <w:szCs w:val="16"/>
                <w:rPrChange w:id="941" w:author="Mateus Berardo de Souza Terra" w:date="2016-02-08T22:05:00Z">
                  <w:rPr>
                    <w:ins w:id="942" w:author="Mateus Berardo de Souza Terra" w:date="2016-02-08T20:04:00Z"/>
                    <w:color w:val="303030"/>
                  </w:rPr>
                </w:rPrChange>
              </w:rPr>
              <w:pPrChange w:id="943" w:author="Mateus Berardo de Souza Terra" w:date="2016-02-08T22:05:00Z">
                <w:pPr>
                  <w:pStyle w:val="NormalWeb"/>
                  <w:spacing w:before="0" w:beforeAutospacing="0" w:after="160" w:afterAutospacing="0"/>
                  <w:jc w:val="center"/>
                </w:pPr>
              </w:pPrChange>
            </w:pPr>
            <w:proofErr w:type="gramStart"/>
            <w:ins w:id="944" w:author="Mateus Berardo de Souza Terra" w:date="2016-02-08T22:11:00Z">
              <w:r>
                <w:rPr>
                  <w:color w:val="303030"/>
                  <w:sz w:val="16"/>
                  <w:szCs w:val="16"/>
                </w:rPr>
                <w:t>i</w:t>
              </w:r>
            </w:ins>
            <w:proofErr w:type="gramEnd"/>
          </w:p>
        </w:tc>
      </w:tr>
      <w:tr w:rsidR="00BA6212" w:rsidRPr="00A76C84" w14:paraId="03DF4CA2" w14:textId="77777777" w:rsidTr="00A76C84">
        <w:trPr>
          <w:trHeight w:val="20"/>
          <w:ins w:id="945" w:author="Mateus Berardo de Souza Terra" w:date="2016-02-08T20:04:00Z"/>
        </w:trPr>
        <w:tc>
          <w:tcPr>
            <w:tcW w:w="1558" w:type="dxa"/>
            <w:tcPrChange w:id="94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947" w:author="Mateus Berardo de Souza Terra" w:date="2016-02-08T20:04:00Z"/>
                <w:color w:val="303030"/>
                <w:sz w:val="16"/>
                <w:szCs w:val="16"/>
                <w:rPrChange w:id="948" w:author="Mateus Berardo de Souza Terra" w:date="2016-02-08T22:05:00Z">
                  <w:rPr>
                    <w:ins w:id="949" w:author="Mateus Berardo de Souza Terra" w:date="2016-02-08T20:04:00Z"/>
                    <w:color w:val="303030"/>
                  </w:rPr>
                </w:rPrChange>
              </w:rPr>
              <w:pPrChange w:id="950" w:author="Mateus Berardo de Souza Terra" w:date="2016-02-08T22:05:00Z">
                <w:pPr>
                  <w:pStyle w:val="NormalWeb"/>
                  <w:spacing w:before="0" w:beforeAutospacing="0" w:after="160" w:afterAutospacing="0"/>
                  <w:jc w:val="center"/>
                </w:pPr>
              </w:pPrChange>
            </w:pPr>
            <w:ins w:id="951" w:author="Mateus Berardo de Souza Terra" w:date="2016-02-08T20:05:00Z">
              <w:r w:rsidRPr="00A76C84">
                <w:rPr>
                  <w:color w:val="303030"/>
                  <w:sz w:val="16"/>
                  <w:szCs w:val="16"/>
                  <w:rPrChange w:id="952" w:author="Mateus Berardo de Souza Terra" w:date="2016-02-08T22:05:00Z">
                    <w:rPr>
                      <w:color w:val="303030"/>
                    </w:rPr>
                  </w:rPrChange>
                </w:rPr>
                <w:t>42</w:t>
              </w:r>
            </w:ins>
          </w:p>
        </w:tc>
        <w:tc>
          <w:tcPr>
            <w:tcW w:w="1558" w:type="dxa"/>
            <w:tcPrChange w:id="95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954" w:author="Mateus Berardo de Souza Terra" w:date="2016-02-08T20:04:00Z"/>
                <w:color w:val="303030"/>
                <w:sz w:val="16"/>
                <w:szCs w:val="16"/>
                <w:rPrChange w:id="955" w:author="Mateus Berardo de Souza Terra" w:date="2016-02-08T22:05:00Z">
                  <w:rPr>
                    <w:ins w:id="956" w:author="Mateus Berardo de Souza Terra" w:date="2016-02-08T20:04:00Z"/>
                    <w:color w:val="303030"/>
                  </w:rPr>
                </w:rPrChange>
              </w:rPr>
              <w:pPrChange w:id="957" w:author="Mateus Berardo de Souza Terra" w:date="2016-02-08T22:05:00Z">
                <w:pPr>
                  <w:pStyle w:val="NormalWeb"/>
                  <w:spacing w:before="0" w:beforeAutospacing="0" w:after="160" w:afterAutospacing="0"/>
                  <w:jc w:val="center"/>
                </w:pPr>
              </w:pPrChange>
            </w:pPr>
            <w:ins w:id="958" w:author="Mateus Berardo de Souza Terra" w:date="2016-02-08T22:13:00Z">
              <w:r>
                <w:rPr>
                  <w:color w:val="303030"/>
                  <w:sz w:val="16"/>
                  <w:szCs w:val="16"/>
                </w:rPr>
                <w:t>*</w:t>
              </w:r>
            </w:ins>
          </w:p>
        </w:tc>
        <w:tc>
          <w:tcPr>
            <w:tcW w:w="1558" w:type="dxa"/>
            <w:tcPrChange w:id="95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960" w:author="Mateus Berardo de Souza Terra" w:date="2016-02-08T20:04:00Z"/>
                <w:color w:val="303030"/>
                <w:sz w:val="16"/>
                <w:szCs w:val="16"/>
                <w:rPrChange w:id="961" w:author="Mateus Berardo de Souza Terra" w:date="2016-02-08T22:05:00Z">
                  <w:rPr>
                    <w:ins w:id="962" w:author="Mateus Berardo de Souza Terra" w:date="2016-02-08T20:04:00Z"/>
                    <w:color w:val="303030"/>
                  </w:rPr>
                </w:rPrChange>
              </w:rPr>
              <w:pPrChange w:id="963" w:author="Mateus Berardo de Souza Terra" w:date="2016-02-08T22:05:00Z">
                <w:pPr>
                  <w:pStyle w:val="NormalWeb"/>
                  <w:spacing w:before="0" w:beforeAutospacing="0" w:after="160" w:afterAutospacing="0"/>
                  <w:jc w:val="center"/>
                </w:pPr>
              </w:pPrChange>
            </w:pPr>
            <w:ins w:id="964" w:author="Mateus Berardo de Souza Terra" w:date="2016-02-08T22:09:00Z">
              <w:r>
                <w:rPr>
                  <w:color w:val="303030"/>
                  <w:sz w:val="16"/>
                  <w:szCs w:val="16"/>
                </w:rPr>
                <w:t>74</w:t>
              </w:r>
            </w:ins>
          </w:p>
        </w:tc>
        <w:tc>
          <w:tcPr>
            <w:tcW w:w="1558" w:type="dxa"/>
            <w:tcPrChange w:id="96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966" w:author="Mateus Berardo de Souza Terra" w:date="2016-02-08T20:04:00Z"/>
                <w:color w:val="303030"/>
                <w:sz w:val="16"/>
                <w:szCs w:val="16"/>
                <w:rPrChange w:id="967" w:author="Mateus Berardo de Souza Terra" w:date="2016-02-08T22:05:00Z">
                  <w:rPr>
                    <w:ins w:id="968" w:author="Mateus Berardo de Souza Terra" w:date="2016-02-08T20:04:00Z"/>
                    <w:color w:val="303030"/>
                  </w:rPr>
                </w:rPrChange>
              </w:rPr>
              <w:pPrChange w:id="969" w:author="Mateus Berardo de Souza Terra" w:date="2016-02-08T22:05:00Z">
                <w:pPr>
                  <w:pStyle w:val="NormalWeb"/>
                  <w:spacing w:before="0" w:beforeAutospacing="0" w:after="160" w:afterAutospacing="0"/>
                  <w:jc w:val="center"/>
                </w:pPr>
              </w:pPrChange>
            </w:pPr>
            <w:ins w:id="970" w:author="Mateus Berardo de Souza Terra" w:date="2016-02-08T22:10:00Z">
              <w:r>
                <w:rPr>
                  <w:color w:val="303030"/>
                  <w:sz w:val="16"/>
                  <w:szCs w:val="16"/>
                </w:rPr>
                <w:t>J</w:t>
              </w:r>
            </w:ins>
          </w:p>
        </w:tc>
        <w:tc>
          <w:tcPr>
            <w:tcW w:w="1559" w:type="dxa"/>
            <w:tcPrChange w:id="97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972" w:author="Mateus Berardo de Souza Terra" w:date="2016-02-08T20:04:00Z"/>
                <w:color w:val="303030"/>
                <w:sz w:val="16"/>
                <w:szCs w:val="16"/>
                <w:u w:val="single"/>
                <w:rPrChange w:id="973" w:author="Mateus Berardo de Souza Terra" w:date="2016-02-08T22:08:00Z">
                  <w:rPr>
                    <w:ins w:id="974" w:author="Mateus Berardo de Souza Terra" w:date="2016-02-08T20:04:00Z"/>
                    <w:color w:val="303030"/>
                  </w:rPr>
                </w:rPrChange>
              </w:rPr>
              <w:pPrChange w:id="975" w:author="Mateus Berardo de Souza Terra" w:date="2016-02-08T22:05:00Z">
                <w:pPr>
                  <w:pStyle w:val="NormalWeb"/>
                  <w:spacing w:before="0" w:beforeAutospacing="0" w:after="160" w:afterAutospacing="0"/>
                  <w:jc w:val="center"/>
                </w:pPr>
              </w:pPrChange>
            </w:pPr>
            <w:ins w:id="976" w:author="Mateus Berardo de Souza Terra" w:date="2016-02-08T22:09:00Z">
              <w:r>
                <w:rPr>
                  <w:color w:val="303030"/>
                  <w:sz w:val="16"/>
                  <w:szCs w:val="16"/>
                </w:rPr>
                <w:t>106</w:t>
              </w:r>
            </w:ins>
          </w:p>
        </w:tc>
        <w:tc>
          <w:tcPr>
            <w:tcW w:w="1559" w:type="dxa"/>
            <w:tcPrChange w:id="97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978" w:author="Mateus Berardo de Souza Terra" w:date="2016-02-08T20:04:00Z"/>
                <w:color w:val="303030"/>
                <w:sz w:val="16"/>
                <w:szCs w:val="16"/>
                <w:rPrChange w:id="979" w:author="Mateus Berardo de Souza Terra" w:date="2016-02-08T22:05:00Z">
                  <w:rPr>
                    <w:ins w:id="980" w:author="Mateus Berardo de Souza Terra" w:date="2016-02-08T20:04:00Z"/>
                    <w:color w:val="303030"/>
                  </w:rPr>
                </w:rPrChange>
              </w:rPr>
              <w:pPrChange w:id="981" w:author="Mateus Berardo de Souza Terra" w:date="2016-02-08T22:05:00Z">
                <w:pPr>
                  <w:pStyle w:val="NormalWeb"/>
                  <w:spacing w:before="0" w:beforeAutospacing="0" w:after="160" w:afterAutospacing="0"/>
                  <w:jc w:val="center"/>
                </w:pPr>
              </w:pPrChange>
            </w:pPr>
            <w:proofErr w:type="gramStart"/>
            <w:ins w:id="982" w:author="Mateus Berardo de Souza Terra" w:date="2016-02-08T22:11:00Z">
              <w:r>
                <w:rPr>
                  <w:color w:val="303030"/>
                  <w:sz w:val="16"/>
                  <w:szCs w:val="16"/>
                </w:rPr>
                <w:t>j</w:t>
              </w:r>
            </w:ins>
            <w:proofErr w:type="gramEnd"/>
          </w:p>
        </w:tc>
      </w:tr>
      <w:tr w:rsidR="00BA6212" w:rsidRPr="00A76C84" w14:paraId="363FA9CD" w14:textId="77777777" w:rsidTr="00A76C84">
        <w:trPr>
          <w:trHeight w:val="20"/>
          <w:ins w:id="983" w:author="Mateus Berardo de Souza Terra" w:date="2016-02-08T20:04:00Z"/>
        </w:trPr>
        <w:tc>
          <w:tcPr>
            <w:tcW w:w="1558" w:type="dxa"/>
            <w:tcPrChange w:id="98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985" w:author="Mateus Berardo de Souza Terra" w:date="2016-02-08T20:04:00Z"/>
                <w:color w:val="303030"/>
                <w:sz w:val="16"/>
                <w:szCs w:val="16"/>
                <w:rPrChange w:id="986" w:author="Mateus Berardo de Souza Terra" w:date="2016-02-08T22:05:00Z">
                  <w:rPr>
                    <w:ins w:id="987" w:author="Mateus Berardo de Souza Terra" w:date="2016-02-08T20:04:00Z"/>
                    <w:color w:val="303030"/>
                  </w:rPr>
                </w:rPrChange>
              </w:rPr>
              <w:pPrChange w:id="988" w:author="Mateus Berardo de Souza Terra" w:date="2016-02-08T22:05:00Z">
                <w:pPr>
                  <w:pStyle w:val="NormalWeb"/>
                  <w:spacing w:before="0" w:beforeAutospacing="0" w:after="160" w:afterAutospacing="0"/>
                  <w:jc w:val="center"/>
                </w:pPr>
              </w:pPrChange>
            </w:pPr>
            <w:ins w:id="989" w:author="Mateus Berardo de Souza Terra" w:date="2016-02-08T20:05:00Z">
              <w:r w:rsidRPr="00A76C84">
                <w:rPr>
                  <w:color w:val="303030"/>
                  <w:sz w:val="16"/>
                  <w:szCs w:val="16"/>
                  <w:rPrChange w:id="990" w:author="Mateus Berardo de Souza Terra" w:date="2016-02-08T22:05:00Z">
                    <w:rPr>
                      <w:color w:val="303030"/>
                    </w:rPr>
                  </w:rPrChange>
                </w:rPr>
                <w:t>43</w:t>
              </w:r>
            </w:ins>
          </w:p>
        </w:tc>
        <w:tc>
          <w:tcPr>
            <w:tcW w:w="1558" w:type="dxa"/>
            <w:tcPrChange w:id="99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992" w:author="Mateus Berardo de Souza Terra" w:date="2016-02-08T20:04:00Z"/>
                <w:color w:val="303030"/>
                <w:sz w:val="16"/>
                <w:szCs w:val="16"/>
                <w:rPrChange w:id="993" w:author="Mateus Berardo de Souza Terra" w:date="2016-02-08T22:05:00Z">
                  <w:rPr>
                    <w:ins w:id="994" w:author="Mateus Berardo de Souza Terra" w:date="2016-02-08T20:04:00Z"/>
                    <w:color w:val="303030"/>
                  </w:rPr>
                </w:rPrChange>
              </w:rPr>
              <w:pPrChange w:id="995" w:author="Mateus Berardo de Souza Terra" w:date="2016-02-08T22:05:00Z">
                <w:pPr>
                  <w:pStyle w:val="NormalWeb"/>
                  <w:spacing w:before="0" w:beforeAutospacing="0" w:after="160" w:afterAutospacing="0"/>
                  <w:jc w:val="center"/>
                </w:pPr>
              </w:pPrChange>
            </w:pPr>
            <w:ins w:id="996" w:author="Mateus Berardo de Souza Terra" w:date="2016-02-08T22:13:00Z">
              <w:r>
                <w:rPr>
                  <w:color w:val="303030"/>
                  <w:sz w:val="16"/>
                  <w:szCs w:val="16"/>
                </w:rPr>
                <w:t>+</w:t>
              </w:r>
            </w:ins>
          </w:p>
        </w:tc>
        <w:tc>
          <w:tcPr>
            <w:tcW w:w="1558" w:type="dxa"/>
            <w:tcPrChange w:id="99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998" w:author="Mateus Berardo de Souza Terra" w:date="2016-02-08T20:04:00Z"/>
                <w:color w:val="303030"/>
                <w:sz w:val="16"/>
                <w:szCs w:val="16"/>
                <w:rPrChange w:id="999" w:author="Mateus Berardo de Souza Terra" w:date="2016-02-08T22:05:00Z">
                  <w:rPr>
                    <w:ins w:id="1000" w:author="Mateus Berardo de Souza Terra" w:date="2016-02-08T20:04:00Z"/>
                    <w:color w:val="303030"/>
                  </w:rPr>
                </w:rPrChange>
              </w:rPr>
              <w:pPrChange w:id="1001" w:author="Mateus Berardo de Souza Terra" w:date="2016-02-08T22:05:00Z">
                <w:pPr>
                  <w:pStyle w:val="NormalWeb"/>
                  <w:spacing w:before="0" w:beforeAutospacing="0" w:after="160" w:afterAutospacing="0"/>
                  <w:jc w:val="center"/>
                </w:pPr>
              </w:pPrChange>
            </w:pPr>
            <w:ins w:id="1002" w:author="Mateus Berardo de Souza Terra" w:date="2016-02-08T22:09:00Z">
              <w:r>
                <w:rPr>
                  <w:color w:val="303030"/>
                  <w:sz w:val="16"/>
                  <w:szCs w:val="16"/>
                </w:rPr>
                <w:t>75</w:t>
              </w:r>
            </w:ins>
          </w:p>
        </w:tc>
        <w:tc>
          <w:tcPr>
            <w:tcW w:w="1558" w:type="dxa"/>
            <w:tcPrChange w:id="100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004" w:author="Mateus Berardo de Souza Terra" w:date="2016-02-08T20:04:00Z"/>
                <w:color w:val="303030"/>
                <w:sz w:val="16"/>
                <w:szCs w:val="16"/>
                <w:rPrChange w:id="1005" w:author="Mateus Berardo de Souza Terra" w:date="2016-02-08T22:05:00Z">
                  <w:rPr>
                    <w:ins w:id="1006" w:author="Mateus Berardo de Souza Terra" w:date="2016-02-08T20:04:00Z"/>
                    <w:color w:val="303030"/>
                  </w:rPr>
                </w:rPrChange>
              </w:rPr>
              <w:pPrChange w:id="1007" w:author="Mateus Berardo de Souza Terra" w:date="2016-02-08T22:05:00Z">
                <w:pPr>
                  <w:pStyle w:val="NormalWeb"/>
                  <w:spacing w:before="0" w:beforeAutospacing="0" w:after="160" w:afterAutospacing="0"/>
                  <w:jc w:val="center"/>
                </w:pPr>
              </w:pPrChange>
            </w:pPr>
            <w:ins w:id="1008" w:author="Mateus Berardo de Souza Terra" w:date="2016-02-08T22:10:00Z">
              <w:r>
                <w:rPr>
                  <w:color w:val="303030"/>
                  <w:sz w:val="16"/>
                  <w:szCs w:val="16"/>
                </w:rPr>
                <w:t>K</w:t>
              </w:r>
            </w:ins>
          </w:p>
        </w:tc>
        <w:tc>
          <w:tcPr>
            <w:tcW w:w="1559" w:type="dxa"/>
            <w:tcPrChange w:id="100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010" w:author="Mateus Berardo de Souza Terra" w:date="2016-02-08T20:04:00Z"/>
                <w:color w:val="303030"/>
                <w:sz w:val="16"/>
                <w:szCs w:val="16"/>
                <w:rPrChange w:id="1011" w:author="Mateus Berardo de Souza Terra" w:date="2016-02-08T22:05:00Z">
                  <w:rPr>
                    <w:ins w:id="1012" w:author="Mateus Berardo de Souza Terra" w:date="2016-02-08T20:04:00Z"/>
                    <w:color w:val="303030"/>
                  </w:rPr>
                </w:rPrChange>
              </w:rPr>
              <w:pPrChange w:id="1013" w:author="Mateus Berardo de Souza Terra" w:date="2016-02-08T22:05:00Z">
                <w:pPr>
                  <w:pStyle w:val="NormalWeb"/>
                  <w:spacing w:before="0" w:beforeAutospacing="0" w:after="160" w:afterAutospacing="0"/>
                  <w:jc w:val="center"/>
                </w:pPr>
              </w:pPrChange>
            </w:pPr>
            <w:ins w:id="1014" w:author="Mateus Berardo de Souza Terra" w:date="2016-02-08T22:09:00Z">
              <w:r>
                <w:rPr>
                  <w:color w:val="303030"/>
                  <w:sz w:val="16"/>
                  <w:szCs w:val="16"/>
                </w:rPr>
                <w:t>107</w:t>
              </w:r>
            </w:ins>
          </w:p>
        </w:tc>
        <w:tc>
          <w:tcPr>
            <w:tcW w:w="1559" w:type="dxa"/>
            <w:tcPrChange w:id="101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016" w:author="Mateus Berardo de Souza Terra" w:date="2016-02-08T20:04:00Z"/>
                <w:color w:val="303030"/>
                <w:sz w:val="16"/>
                <w:szCs w:val="16"/>
                <w:rPrChange w:id="1017" w:author="Mateus Berardo de Souza Terra" w:date="2016-02-08T22:05:00Z">
                  <w:rPr>
                    <w:ins w:id="1018" w:author="Mateus Berardo de Souza Terra" w:date="2016-02-08T20:04:00Z"/>
                    <w:color w:val="303030"/>
                  </w:rPr>
                </w:rPrChange>
              </w:rPr>
              <w:pPrChange w:id="1019" w:author="Mateus Berardo de Souza Terra" w:date="2016-02-08T22:05:00Z">
                <w:pPr>
                  <w:pStyle w:val="NormalWeb"/>
                  <w:spacing w:before="0" w:beforeAutospacing="0" w:after="160" w:afterAutospacing="0"/>
                  <w:jc w:val="center"/>
                </w:pPr>
              </w:pPrChange>
            </w:pPr>
            <w:proofErr w:type="gramStart"/>
            <w:ins w:id="1020" w:author="Mateus Berardo de Souza Terra" w:date="2016-02-08T22:11:00Z">
              <w:r>
                <w:rPr>
                  <w:color w:val="303030"/>
                  <w:sz w:val="16"/>
                  <w:szCs w:val="16"/>
                </w:rPr>
                <w:t>k</w:t>
              </w:r>
            </w:ins>
            <w:proofErr w:type="gramEnd"/>
          </w:p>
        </w:tc>
      </w:tr>
      <w:tr w:rsidR="00BA6212" w:rsidRPr="00A76C84" w14:paraId="41540D49" w14:textId="77777777" w:rsidTr="00A76C84">
        <w:trPr>
          <w:trHeight w:val="20"/>
          <w:ins w:id="1021" w:author="Mateus Berardo de Souza Terra" w:date="2016-02-08T20:04:00Z"/>
        </w:trPr>
        <w:tc>
          <w:tcPr>
            <w:tcW w:w="1558" w:type="dxa"/>
            <w:tcPrChange w:id="102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023" w:author="Mateus Berardo de Souza Terra" w:date="2016-02-08T20:04:00Z"/>
                <w:color w:val="303030"/>
                <w:sz w:val="16"/>
                <w:szCs w:val="16"/>
                <w:rPrChange w:id="1024" w:author="Mateus Berardo de Souza Terra" w:date="2016-02-08T22:05:00Z">
                  <w:rPr>
                    <w:ins w:id="1025" w:author="Mateus Berardo de Souza Terra" w:date="2016-02-08T20:04:00Z"/>
                    <w:color w:val="303030"/>
                  </w:rPr>
                </w:rPrChange>
              </w:rPr>
              <w:pPrChange w:id="1026" w:author="Mateus Berardo de Souza Terra" w:date="2016-02-08T22:05:00Z">
                <w:pPr>
                  <w:pStyle w:val="NormalWeb"/>
                  <w:spacing w:before="0" w:beforeAutospacing="0" w:after="160" w:afterAutospacing="0"/>
                  <w:jc w:val="center"/>
                </w:pPr>
              </w:pPrChange>
            </w:pPr>
            <w:ins w:id="1027" w:author="Mateus Berardo de Souza Terra" w:date="2016-02-08T20:05:00Z">
              <w:r w:rsidRPr="00A76C84">
                <w:rPr>
                  <w:color w:val="303030"/>
                  <w:sz w:val="16"/>
                  <w:szCs w:val="16"/>
                  <w:rPrChange w:id="1028" w:author="Mateus Berardo de Souza Terra" w:date="2016-02-08T22:05:00Z">
                    <w:rPr>
                      <w:color w:val="303030"/>
                    </w:rPr>
                  </w:rPrChange>
                </w:rPr>
                <w:t>44</w:t>
              </w:r>
            </w:ins>
          </w:p>
        </w:tc>
        <w:tc>
          <w:tcPr>
            <w:tcW w:w="1558" w:type="dxa"/>
            <w:tcPrChange w:id="102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030" w:author="Mateus Berardo de Souza Terra" w:date="2016-02-08T20:04:00Z"/>
                <w:color w:val="303030"/>
                <w:sz w:val="16"/>
                <w:szCs w:val="16"/>
                <w:rPrChange w:id="1031" w:author="Mateus Berardo de Souza Terra" w:date="2016-02-08T22:05:00Z">
                  <w:rPr>
                    <w:ins w:id="1032" w:author="Mateus Berardo de Souza Terra" w:date="2016-02-08T20:04:00Z"/>
                    <w:color w:val="303030"/>
                  </w:rPr>
                </w:rPrChange>
              </w:rPr>
              <w:pPrChange w:id="1033" w:author="Mateus Berardo de Souza Terra" w:date="2016-02-08T22:05:00Z">
                <w:pPr>
                  <w:pStyle w:val="NormalWeb"/>
                  <w:spacing w:before="0" w:beforeAutospacing="0" w:after="160" w:afterAutospacing="0"/>
                  <w:jc w:val="center"/>
                </w:pPr>
              </w:pPrChange>
            </w:pPr>
            <w:ins w:id="1034" w:author="Mateus Berardo de Souza Terra" w:date="2016-02-08T22:13:00Z">
              <w:r>
                <w:rPr>
                  <w:color w:val="303030"/>
                  <w:sz w:val="16"/>
                  <w:szCs w:val="16"/>
                </w:rPr>
                <w:t>,</w:t>
              </w:r>
            </w:ins>
          </w:p>
        </w:tc>
        <w:tc>
          <w:tcPr>
            <w:tcW w:w="1558" w:type="dxa"/>
            <w:tcPrChange w:id="103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036" w:author="Mateus Berardo de Souza Terra" w:date="2016-02-08T20:04:00Z"/>
                <w:color w:val="303030"/>
                <w:sz w:val="16"/>
                <w:szCs w:val="16"/>
                <w:rPrChange w:id="1037" w:author="Mateus Berardo de Souza Terra" w:date="2016-02-08T22:05:00Z">
                  <w:rPr>
                    <w:ins w:id="1038" w:author="Mateus Berardo de Souza Terra" w:date="2016-02-08T20:04:00Z"/>
                    <w:color w:val="303030"/>
                  </w:rPr>
                </w:rPrChange>
              </w:rPr>
              <w:pPrChange w:id="1039" w:author="Mateus Berardo de Souza Terra" w:date="2016-02-08T22:05:00Z">
                <w:pPr>
                  <w:pStyle w:val="NormalWeb"/>
                  <w:spacing w:before="0" w:beforeAutospacing="0" w:after="160" w:afterAutospacing="0"/>
                  <w:jc w:val="center"/>
                </w:pPr>
              </w:pPrChange>
            </w:pPr>
            <w:ins w:id="1040" w:author="Mateus Berardo de Souza Terra" w:date="2016-02-08T22:09:00Z">
              <w:r>
                <w:rPr>
                  <w:color w:val="303030"/>
                  <w:sz w:val="16"/>
                  <w:szCs w:val="16"/>
                </w:rPr>
                <w:t>76</w:t>
              </w:r>
            </w:ins>
          </w:p>
        </w:tc>
        <w:tc>
          <w:tcPr>
            <w:tcW w:w="1558" w:type="dxa"/>
            <w:tcPrChange w:id="104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042" w:author="Mateus Berardo de Souza Terra" w:date="2016-02-08T20:04:00Z"/>
                <w:color w:val="303030"/>
                <w:sz w:val="16"/>
                <w:szCs w:val="16"/>
                <w:rPrChange w:id="1043" w:author="Mateus Berardo de Souza Terra" w:date="2016-02-08T22:05:00Z">
                  <w:rPr>
                    <w:ins w:id="1044" w:author="Mateus Berardo de Souza Terra" w:date="2016-02-08T20:04:00Z"/>
                    <w:color w:val="303030"/>
                  </w:rPr>
                </w:rPrChange>
              </w:rPr>
              <w:pPrChange w:id="1045" w:author="Mateus Berardo de Souza Terra" w:date="2016-02-08T22:05:00Z">
                <w:pPr>
                  <w:pStyle w:val="NormalWeb"/>
                  <w:spacing w:before="0" w:beforeAutospacing="0" w:after="160" w:afterAutospacing="0"/>
                  <w:jc w:val="center"/>
                </w:pPr>
              </w:pPrChange>
            </w:pPr>
            <w:ins w:id="1046" w:author="Mateus Berardo de Souza Terra" w:date="2016-02-08T22:10:00Z">
              <w:r>
                <w:rPr>
                  <w:color w:val="303030"/>
                  <w:sz w:val="16"/>
                  <w:szCs w:val="16"/>
                </w:rPr>
                <w:t>L</w:t>
              </w:r>
            </w:ins>
          </w:p>
        </w:tc>
        <w:tc>
          <w:tcPr>
            <w:tcW w:w="1559" w:type="dxa"/>
            <w:tcPrChange w:id="104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048" w:author="Mateus Berardo de Souza Terra" w:date="2016-02-08T20:04:00Z"/>
                <w:color w:val="303030"/>
                <w:sz w:val="16"/>
                <w:szCs w:val="16"/>
                <w:rPrChange w:id="1049" w:author="Mateus Berardo de Souza Terra" w:date="2016-02-08T22:05:00Z">
                  <w:rPr>
                    <w:ins w:id="1050" w:author="Mateus Berardo de Souza Terra" w:date="2016-02-08T20:04:00Z"/>
                    <w:color w:val="303030"/>
                  </w:rPr>
                </w:rPrChange>
              </w:rPr>
              <w:pPrChange w:id="1051" w:author="Mateus Berardo de Souza Terra" w:date="2016-02-08T22:05:00Z">
                <w:pPr>
                  <w:pStyle w:val="NormalWeb"/>
                  <w:spacing w:before="0" w:beforeAutospacing="0" w:after="160" w:afterAutospacing="0"/>
                  <w:jc w:val="center"/>
                </w:pPr>
              </w:pPrChange>
            </w:pPr>
            <w:ins w:id="1052" w:author="Mateus Berardo de Souza Terra" w:date="2016-02-08T22:09:00Z">
              <w:r>
                <w:rPr>
                  <w:color w:val="303030"/>
                  <w:sz w:val="16"/>
                  <w:szCs w:val="16"/>
                </w:rPr>
                <w:t>108</w:t>
              </w:r>
            </w:ins>
          </w:p>
        </w:tc>
        <w:tc>
          <w:tcPr>
            <w:tcW w:w="1559" w:type="dxa"/>
            <w:tcPrChange w:id="105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054" w:author="Mateus Berardo de Souza Terra" w:date="2016-02-08T20:04:00Z"/>
                <w:color w:val="303030"/>
                <w:sz w:val="16"/>
                <w:szCs w:val="16"/>
                <w:rPrChange w:id="1055" w:author="Mateus Berardo de Souza Terra" w:date="2016-02-08T22:05:00Z">
                  <w:rPr>
                    <w:ins w:id="1056" w:author="Mateus Berardo de Souza Terra" w:date="2016-02-08T20:04:00Z"/>
                    <w:color w:val="303030"/>
                  </w:rPr>
                </w:rPrChange>
              </w:rPr>
              <w:pPrChange w:id="1057" w:author="Mateus Berardo de Souza Terra" w:date="2016-02-08T22:05:00Z">
                <w:pPr>
                  <w:pStyle w:val="NormalWeb"/>
                  <w:spacing w:before="0" w:beforeAutospacing="0" w:after="160" w:afterAutospacing="0"/>
                  <w:jc w:val="center"/>
                </w:pPr>
              </w:pPrChange>
            </w:pPr>
            <w:proofErr w:type="gramStart"/>
            <w:ins w:id="1058" w:author="Mateus Berardo de Souza Terra" w:date="2016-02-08T22:11:00Z">
              <w:r>
                <w:rPr>
                  <w:color w:val="303030"/>
                  <w:sz w:val="16"/>
                  <w:szCs w:val="16"/>
                </w:rPr>
                <w:t>l</w:t>
              </w:r>
            </w:ins>
            <w:proofErr w:type="gramEnd"/>
          </w:p>
        </w:tc>
      </w:tr>
      <w:tr w:rsidR="00BA6212" w:rsidRPr="00A76C84" w14:paraId="5D61B851" w14:textId="77777777" w:rsidTr="00A76C84">
        <w:trPr>
          <w:trHeight w:val="20"/>
          <w:ins w:id="1059" w:author="Mateus Berardo de Souza Terra" w:date="2016-02-08T20:04:00Z"/>
        </w:trPr>
        <w:tc>
          <w:tcPr>
            <w:tcW w:w="1558" w:type="dxa"/>
            <w:tcPrChange w:id="106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061" w:author="Mateus Berardo de Souza Terra" w:date="2016-02-08T20:04:00Z"/>
                <w:color w:val="303030"/>
                <w:sz w:val="16"/>
                <w:szCs w:val="16"/>
                <w:rPrChange w:id="1062" w:author="Mateus Berardo de Souza Terra" w:date="2016-02-08T22:05:00Z">
                  <w:rPr>
                    <w:ins w:id="1063" w:author="Mateus Berardo de Souza Terra" w:date="2016-02-08T20:04:00Z"/>
                    <w:color w:val="303030"/>
                  </w:rPr>
                </w:rPrChange>
              </w:rPr>
              <w:pPrChange w:id="1064" w:author="Mateus Berardo de Souza Terra" w:date="2016-02-08T22:05:00Z">
                <w:pPr>
                  <w:pStyle w:val="NormalWeb"/>
                  <w:spacing w:before="0" w:beforeAutospacing="0" w:after="160" w:afterAutospacing="0"/>
                  <w:jc w:val="center"/>
                </w:pPr>
              </w:pPrChange>
            </w:pPr>
            <w:ins w:id="1065" w:author="Mateus Berardo de Souza Terra" w:date="2016-02-08T20:05:00Z">
              <w:r w:rsidRPr="00A76C84">
                <w:rPr>
                  <w:color w:val="303030"/>
                  <w:sz w:val="16"/>
                  <w:szCs w:val="16"/>
                  <w:rPrChange w:id="1066" w:author="Mateus Berardo de Souza Terra" w:date="2016-02-08T22:05:00Z">
                    <w:rPr>
                      <w:color w:val="303030"/>
                    </w:rPr>
                  </w:rPrChange>
                </w:rPr>
                <w:t>45</w:t>
              </w:r>
            </w:ins>
          </w:p>
        </w:tc>
        <w:tc>
          <w:tcPr>
            <w:tcW w:w="1558" w:type="dxa"/>
            <w:tcPrChange w:id="106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068" w:author="Mateus Berardo de Souza Terra" w:date="2016-02-08T20:04:00Z"/>
                <w:color w:val="303030"/>
                <w:sz w:val="16"/>
                <w:szCs w:val="16"/>
                <w:rPrChange w:id="1069" w:author="Mateus Berardo de Souza Terra" w:date="2016-02-08T22:05:00Z">
                  <w:rPr>
                    <w:ins w:id="1070" w:author="Mateus Berardo de Souza Terra" w:date="2016-02-08T20:04:00Z"/>
                    <w:color w:val="303030"/>
                  </w:rPr>
                </w:rPrChange>
              </w:rPr>
              <w:pPrChange w:id="1071" w:author="Mateus Berardo de Souza Terra" w:date="2016-02-08T22:05:00Z">
                <w:pPr>
                  <w:pStyle w:val="NormalWeb"/>
                  <w:spacing w:before="0" w:beforeAutospacing="0" w:after="160" w:afterAutospacing="0"/>
                  <w:jc w:val="center"/>
                </w:pPr>
              </w:pPrChange>
            </w:pPr>
            <w:ins w:id="1072" w:author="Mateus Berardo de Souza Terra" w:date="2016-02-08T22:13:00Z">
              <w:r>
                <w:rPr>
                  <w:color w:val="303030"/>
                  <w:sz w:val="16"/>
                  <w:szCs w:val="16"/>
                </w:rPr>
                <w:t>-</w:t>
              </w:r>
            </w:ins>
          </w:p>
        </w:tc>
        <w:tc>
          <w:tcPr>
            <w:tcW w:w="1558" w:type="dxa"/>
            <w:tcPrChange w:id="107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074" w:author="Mateus Berardo de Souza Terra" w:date="2016-02-08T20:04:00Z"/>
                <w:color w:val="303030"/>
                <w:sz w:val="16"/>
                <w:szCs w:val="16"/>
                <w:rPrChange w:id="1075" w:author="Mateus Berardo de Souza Terra" w:date="2016-02-08T22:05:00Z">
                  <w:rPr>
                    <w:ins w:id="1076" w:author="Mateus Berardo de Souza Terra" w:date="2016-02-08T20:04:00Z"/>
                    <w:color w:val="303030"/>
                  </w:rPr>
                </w:rPrChange>
              </w:rPr>
              <w:pPrChange w:id="1077" w:author="Mateus Berardo de Souza Terra" w:date="2016-02-08T22:05:00Z">
                <w:pPr>
                  <w:pStyle w:val="NormalWeb"/>
                  <w:spacing w:before="0" w:beforeAutospacing="0" w:after="160" w:afterAutospacing="0"/>
                  <w:jc w:val="center"/>
                </w:pPr>
              </w:pPrChange>
            </w:pPr>
            <w:ins w:id="1078" w:author="Mateus Berardo de Souza Terra" w:date="2016-02-08T22:09:00Z">
              <w:r>
                <w:rPr>
                  <w:color w:val="303030"/>
                  <w:sz w:val="16"/>
                  <w:szCs w:val="16"/>
                </w:rPr>
                <w:t>77</w:t>
              </w:r>
            </w:ins>
          </w:p>
        </w:tc>
        <w:tc>
          <w:tcPr>
            <w:tcW w:w="1558" w:type="dxa"/>
            <w:tcPrChange w:id="107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080" w:author="Mateus Berardo de Souza Terra" w:date="2016-02-08T20:04:00Z"/>
                <w:color w:val="303030"/>
                <w:sz w:val="16"/>
                <w:szCs w:val="16"/>
                <w:rPrChange w:id="1081" w:author="Mateus Berardo de Souza Terra" w:date="2016-02-08T22:05:00Z">
                  <w:rPr>
                    <w:ins w:id="1082" w:author="Mateus Berardo de Souza Terra" w:date="2016-02-08T20:04:00Z"/>
                    <w:color w:val="303030"/>
                  </w:rPr>
                </w:rPrChange>
              </w:rPr>
              <w:pPrChange w:id="1083" w:author="Mateus Berardo de Souza Terra" w:date="2016-02-08T22:05:00Z">
                <w:pPr>
                  <w:pStyle w:val="NormalWeb"/>
                  <w:spacing w:before="0" w:beforeAutospacing="0" w:after="160" w:afterAutospacing="0"/>
                  <w:jc w:val="center"/>
                </w:pPr>
              </w:pPrChange>
            </w:pPr>
            <w:ins w:id="1084" w:author="Mateus Berardo de Souza Terra" w:date="2016-02-08T22:10:00Z">
              <w:r>
                <w:rPr>
                  <w:color w:val="303030"/>
                  <w:sz w:val="16"/>
                  <w:szCs w:val="16"/>
                </w:rPr>
                <w:t>M</w:t>
              </w:r>
            </w:ins>
          </w:p>
        </w:tc>
        <w:tc>
          <w:tcPr>
            <w:tcW w:w="1559" w:type="dxa"/>
            <w:tcPrChange w:id="108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086" w:author="Mateus Berardo de Souza Terra" w:date="2016-02-08T20:04:00Z"/>
                <w:color w:val="303030"/>
                <w:sz w:val="16"/>
                <w:szCs w:val="16"/>
                <w:rPrChange w:id="1087" w:author="Mateus Berardo de Souza Terra" w:date="2016-02-08T22:05:00Z">
                  <w:rPr>
                    <w:ins w:id="1088" w:author="Mateus Berardo de Souza Terra" w:date="2016-02-08T20:04:00Z"/>
                    <w:color w:val="303030"/>
                  </w:rPr>
                </w:rPrChange>
              </w:rPr>
              <w:pPrChange w:id="1089" w:author="Mateus Berardo de Souza Terra" w:date="2016-02-08T22:05:00Z">
                <w:pPr>
                  <w:pStyle w:val="NormalWeb"/>
                  <w:spacing w:before="0" w:beforeAutospacing="0" w:after="160" w:afterAutospacing="0"/>
                  <w:jc w:val="center"/>
                </w:pPr>
              </w:pPrChange>
            </w:pPr>
            <w:ins w:id="1090" w:author="Mateus Berardo de Souza Terra" w:date="2016-02-08T22:09:00Z">
              <w:r>
                <w:rPr>
                  <w:color w:val="303030"/>
                  <w:sz w:val="16"/>
                  <w:szCs w:val="16"/>
                </w:rPr>
                <w:t>109</w:t>
              </w:r>
            </w:ins>
          </w:p>
        </w:tc>
        <w:tc>
          <w:tcPr>
            <w:tcW w:w="1559" w:type="dxa"/>
            <w:tcPrChange w:id="109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092" w:author="Mateus Berardo de Souza Terra" w:date="2016-02-08T20:04:00Z"/>
                <w:color w:val="303030"/>
                <w:sz w:val="16"/>
                <w:szCs w:val="16"/>
                <w:rPrChange w:id="1093" w:author="Mateus Berardo de Souza Terra" w:date="2016-02-08T22:05:00Z">
                  <w:rPr>
                    <w:ins w:id="1094" w:author="Mateus Berardo de Souza Terra" w:date="2016-02-08T20:04:00Z"/>
                    <w:color w:val="303030"/>
                  </w:rPr>
                </w:rPrChange>
              </w:rPr>
              <w:pPrChange w:id="1095" w:author="Mateus Berardo de Souza Terra" w:date="2016-02-08T22:05:00Z">
                <w:pPr>
                  <w:pStyle w:val="NormalWeb"/>
                  <w:spacing w:before="0" w:beforeAutospacing="0" w:after="160" w:afterAutospacing="0"/>
                  <w:jc w:val="center"/>
                </w:pPr>
              </w:pPrChange>
            </w:pPr>
            <w:proofErr w:type="gramStart"/>
            <w:ins w:id="1096" w:author="Mateus Berardo de Souza Terra" w:date="2016-02-08T22:11:00Z">
              <w:r>
                <w:rPr>
                  <w:color w:val="303030"/>
                  <w:sz w:val="16"/>
                  <w:szCs w:val="16"/>
                </w:rPr>
                <w:t>m</w:t>
              </w:r>
            </w:ins>
            <w:proofErr w:type="gramEnd"/>
          </w:p>
        </w:tc>
      </w:tr>
      <w:tr w:rsidR="00BA6212" w:rsidRPr="00A76C84" w14:paraId="5699DACE" w14:textId="77777777" w:rsidTr="00A76C84">
        <w:trPr>
          <w:trHeight w:val="20"/>
          <w:ins w:id="1097" w:author="Mateus Berardo de Souza Terra" w:date="2016-02-08T20:04:00Z"/>
        </w:trPr>
        <w:tc>
          <w:tcPr>
            <w:tcW w:w="1558" w:type="dxa"/>
            <w:tcPrChange w:id="109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099" w:author="Mateus Berardo de Souza Terra" w:date="2016-02-08T20:04:00Z"/>
                <w:color w:val="303030"/>
                <w:sz w:val="16"/>
                <w:szCs w:val="16"/>
                <w:rPrChange w:id="1100" w:author="Mateus Berardo de Souza Terra" w:date="2016-02-08T22:05:00Z">
                  <w:rPr>
                    <w:ins w:id="1101" w:author="Mateus Berardo de Souza Terra" w:date="2016-02-08T20:04:00Z"/>
                    <w:color w:val="303030"/>
                  </w:rPr>
                </w:rPrChange>
              </w:rPr>
              <w:pPrChange w:id="1102" w:author="Mateus Berardo de Souza Terra" w:date="2016-02-08T22:05:00Z">
                <w:pPr>
                  <w:pStyle w:val="NormalWeb"/>
                  <w:spacing w:before="0" w:beforeAutospacing="0" w:after="160" w:afterAutospacing="0"/>
                  <w:jc w:val="center"/>
                </w:pPr>
              </w:pPrChange>
            </w:pPr>
            <w:ins w:id="1103" w:author="Mateus Berardo de Souza Terra" w:date="2016-02-08T20:05:00Z">
              <w:r w:rsidRPr="00A76C84">
                <w:rPr>
                  <w:color w:val="303030"/>
                  <w:sz w:val="16"/>
                  <w:szCs w:val="16"/>
                  <w:rPrChange w:id="1104" w:author="Mateus Berardo de Souza Terra" w:date="2016-02-08T22:05:00Z">
                    <w:rPr>
                      <w:color w:val="303030"/>
                    </w:rPr>
                  </w:rPrChange>
                </w:rPr>
                <w:t>46</w:t>
              </w:r>
            </w:ins>
          </w:p>
        </w:tc>
        <w:tc>
          <w:tcPr>
            <w:tcW w:w="1558" w:type="dxa"/>
            <w:tcPrChange w:id="110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106" w:author="Mateus Berardo de Souza Terra" w:date="2016-02-08T20:04:00Z"/>
                <w:color w:val="303030"/>
                <w:sz w:val="16"/>
                <w:szCs w:val="16"/>
                <w:rPrChange w:id="1107" w:author="Mateus Berardo de Souza Terra" w:date="2016-02-08T22:05:00Z">
                  <w:rPr>
                    <w:ins w:id="1108" w:author="Mateus Berardo de Souza Terra" w:date="2016-02-08T20:04:00Z"/>
                    <w:color w:val="303030"/>
                  </w:rPr>
                </w:rPrChange>
              </w:rPr>
              <w:pPrChange w:id="1109" w:author="Mateus Berardo de Souza Terra" w:date="2016-02-08T22:05:00Z">
                <w:pPr>
                  <w:pStyle w:val="NormalWeb"/>
                  <w:spacing w:before="0" w:beforeAutospacing="0" w:after="160" w:afterAutospacing="0"/>
                  <w:jc w:val="center"/>
                </w:pPr>
              </w:pPrChange>
            </w:pPr>
            <w:ins w:id="1110" w:author="Mateus Berardo de Souza Terra" w:date="2016-02-08T22:13:00Z">
              <w:r>
                <w:rPr>
                  <w:color w:val="303030"/>
                  <w:sz w:val="16"/>
                  <w:szCs w:val="16"/>
                </w:rPr>
                <w:t>.</w:t>
              </w:r>
            </w:ins>
          </w:p>
        </w:tc>
        <w:tc>
          <w:tcPr>
            <w:tcW w:w="1558" w:type="dxa"/>
            <w:tcPrChange w:id="111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112" w:author="Mateus Berardo de Souza Terra" w:date="2016-02-08T20:04:00Z"/>
                <w:color w:val="303030"/>
                <w:sz w:val="16"/>
                <w:szCs w:val="16"/>
                <w:rPrChange w:id="1113" w:author="Mateus Berardo de Souza Terra" w:date="2016-02-08T22:05:00Z">
                  <w:rPr>
                    <w:ins w:id="1114" w:author="Mateus Berardo de Souza Terra" w:date="2016-02-08T20:04:00Z"/>
                    <w:color w:val="303030"/>
                  </w:rPr>
                </w:rPrChange>
              </w:rPr>
              <w:pPrChange w:id="1115" w:author="Mateus Berardo de Souza Terra" w:date="2016-02-08T22:05:00Z">
                <w:pPr>
                  <w:pStyle w:val="NormalWeb"/>
                  <w:spacing w:before="0" w:beforeAutospacing="0" w:after="160" w:afterAutospacing="0"/>
                  <w:jc w:val="center"/>
                </w:pPr>
              </w:pPrChange>
            </w:pPr>
            <w:ins w:id="1116" w:author="Mateus Berardo de Souza Terra" w:date="2016-02-08T22:09:00Z">
              <w:r>
                <w:rPr>
                  <w:color w:val="303030"/>
                  <w:sz w:val="16"/>
                  <w:szCs w:val="16"/>
                </w:rPr>
                <w:t>78</w:t>
              </w:r>
            </w:ins>
          </w:p>
        </w:tc>
        <w:tc>
          <w:tcPr>
            <w:tcW w:w="1558" w:type="dxa"/>
            <w:tcPrChange w:id="111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118" w:author="Mateus Berardo de Souza Terra" w:date="2016-02-08T20:04:00Z"/>
                <w:color w:val="303030"/>
                <w:sz w:val="16"/>
                <w:szCs w:val="16"/>
                <w:rPrChange w:id="1119" w:author="Mateus Berardo de Souza Terra" w:date="2016-02-08T22:05:00Z">
                  <w:rPr>
                    <w:ins w:id="1120" w:author="Mateus Berardo de Souza Terra" w:date="2016-02-08T20:04:00Z"/>
                    <w:color w:val="303030"/>
                  </w:rPr>
                </w:rPrChange>
              </w:rPr>
              <w:pPrChange w:id="1121" w:author="Mateus Berardo de Souza Terra" w:date="2016-02-08T22:05:00Z">
                <w:pPr>
                  <w:pStyle w:val="NormalWeb"/>
                  <w:spacing w:before="0" w:beforeAutospacing="0" w:after="160" w:afterAutospacing="0"/>
                  <w:jc w:val="center"/>
                </w:pPr>
              </w:pPrChange>
            </w:pPr>
            <w:ins w:id="1122" w:author="Mateus Berardo de Souza Terra" w:date="2016-02-08T22:10:00Z">
              <w:r>
                <w:rPr>
                  <w:color w:val="303030"/>
                  <w:sz w:val="16"/>
                  <w:szCs w:val="16"/>
                </w:rPr>
                <w:t>N</w:t>
              </w:r>
            </w:ins>
          </w:p>
        </w:tc>
        <w:tc>
          <w:tcPr>
            <w:tcW w:w="1559" w:type="dxa"/>
            <w:tcPrChange w:id="112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124" w:author="Mateus Berardo de Souza Terra" w:date="2016-02-08T20:04:00Z"/>
                <w:color w:val="303030"/>
                <w:sz w:val="16"/>
                <w:szCs w:val="16"/>
                <w:rPrChange w:id="1125" w:author="Mateus Berardo de Souza Terra" w:date="2016-02-08T22:05:00Z">
                  <w:rPr>
                    <w:ins w:id="1126" w:author="Mateus Berardo de Souza Terra" w:date="2016-02-08T20:04:00Z"/>
                    <w:color w:val="303030"/>
                  </w:rPr>
                </w:rPrChange>
              </w:rPr>
              <w:pPrChange w:id="1127" w:author="Mateus Berardo de Souza Terra" w:date="2016-02-08T22:05:00Z">
                <w:pPr>
                  <w:pStyle w:val="NormalWeb"/>
                  <w:spacing w:before="0" w:beforeAutospacing="0" w:after="160" w:afterAutospacing="0"/>
                  <w:jc w:val="center"/>
                </w:pPr>
              </w:pPrChange>
            </w:pPr>
            <w:ins w:id="1128" w:author="Mateus Berardo de Souza Terra" w:date="2016-02-08T22:09:00Z">
              <w:r>
                <w:rPr>
                  <w:color w:val="303030"/>
                  <w:sz w:val="16"/>
                  <w:szCs w:val="16"/>
                </w:rPr>
                <w:t>110</w:t>
              </w:r>
            </w:ins>
          </w:p>
        </w:tc>
        <w:tc>
          <w:tcPr>
            <w:tcW w:w="1559" w:type="dxa"/>
            <w:tcPrChange w:id="112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130" w:author="Mateus Berardo de Souza Terra" w:date="2016-02-08T20:04:00Z"/>
                <w:color w:val="303030"/>
                <w:sz w:val="16"/>
                <w:szCs w:val="16"/>
                <w:rPrChange w:id="1131" w:author="Mateus Berardo de Souza Terra" w:date="2016-02-08T22:05:00Z">
                  <w:rPr>
                    <w:ins w:id="1132" w:author="Mateus Berardo de Souza Terra" w:date="2016-02-08T20:04:00Z"/>
                    <w:color w:val="303030"/>
                  </w:rPr>
                </w:rPrChange>
              </w:rPr>
              <w:pPrChange w:id="1133" w:author="Mateus Berardo de Souza Terra" w:date="2016-02-08T22:05:00Z">
                <w:pPr>
                  <w:pStyle w:val="NormalWeb"/>
                  <w:spacing w:before="0" w:beforeAutospacing="0" w:after="160" w:afterAutospacing="0"/>
                  <w:jc w:val="center"/>
                </w:pPr>
              </w:pPrChange>
            </w:pPr>
            <w:proofErr w:type="gramStart"/>
            <w:ins w:id="1134" w:author="Mateus Berardo de Souza Terra" w:date="2016-02-08T22:11:00Z">
              <w:r>
                <w:rPr>
                  <w:color w:val="303030"/>
                  <w:sz w:val="16"/>
                  <w:szCs w:val="16"/>
                </w:rPr>
                <w:t>n</w:t>
              </w:r>
            </w:ins>
            <w:proofErr w:type="gramEnd"/>
          </w:p>
        </w:tc>
      </w:tr>
      <w:tr w:rsidR="00BA6212" w:rsidRPr="00A76C84" w14:paraId="00FF0903" w14:textId="77777777" w:rsidTr="00A76C84">
        <w:trPr>
          <w:trHeight w:val="20"/>
          <w:ins w:id="1135" w:author="Mateus Berardo de Souza Terra" w:date="2016-02-08T20:04:00Z"/>
        </w:trPr>
        <w:tc>
          <w:tcPr>
            <w:tcW w:w="1558" w:type="dxa"/>
            <w:tcPrChange w:id="113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137" w:author="Mateus Berardo de Souza Terra" w:date="2016-02-08T20:04:00Z"/>
                <w:color w:val="303030"/>
                <w:sz w:val="16"/>
                <w:szCs w:val="16"/>
                <w:rPrChange w:id="1138" w:author="Mateus Berardo de Souza Terra" w:date="2016-02-08T22:05:00Z">
                  <w:rPr>
                    <w:ins w:id="1139" w:author="Mateus Berardo de Souza Terra" w:date="2016-02-08T20:04:00Z"/>
                    <w:color w:val="303030"/>
                  </w:rPr>
                </w:rPrChange>
              </w:rPr>
              <w:pPrChange w:id="1140" w:author="Mateus Berardo de Souza Terra" w:date="2016-02-08T22:05:00Z">
                <w:pPr>
                  <w:pStyle w:val="NormalWeb"/>
                  <w:spacing w:before="0" w:beforeAutospacing="0" w:after="160" w:afterAutospacing="0"/>
                  <w:jc w:val="center"/>
                </w:pPr>
              </w:pPrChange>
            </w:pPr>
            <w:ins w:id="1141" w:author="Mateus Berardo de Souza Terra" w:date="2016-02-08T20:05:00Z">
              <w:r w:rsidRPr="00A76C84">
                <w:rPr>
                  <w:color w:val="303030"/>
                  <w:sz w:val="16"/>
                  <w:szCs w:val="16"/>
                  <w:rPrChange w:id="1142" w:author="Mateus Berardo de Souza Terra" w:date="2016-02-08T22:05:00Z">
                    <w:rPr>
                      <w:color w:val="303030"/>
                    </w:rPr>
                  </w:rPrChange>
                </w:rPr>
                <w:t>47</w:t>
              </w:r>
            </w:ins>
          </w:p>
        </w:tc>
        <w:tc>
          <w:tcPr>
            <w:tcW w:w="1558" w:type="dxa"/>
            <w:tcPrChange w:id="114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144" w:author="Mateus Berardo de Souza Terra" w:date="2016-02-08T20:04:00Z"/>
                <w:color w:val="303030"/>
                <w:sz w:val="16"/>
                <w:szCs w:val="16"/>
                <w:rPrChange w:id="1145" w:author="Mateus Berardo de Souza Terra" w:date="2016-02-08T22:05:00Z">
                  <w:rPr>
                    <w:ins w:id="1146" w:author="Mateus Berardo de Souza Terra" w:date="2016-02-08T20:04:00Z"/>
                    <w:color w:val="303030"/>
                  </w:rPr>
                </w:rPrChange>
              </w:rPr>
              <w:pPrChange w:id="1147" w:author="Mateus Berardo de Souza Terra" w:date="2016-02-08T22:05:00Z">
                <w:pPr>
                  <w:pStyle w:val="NormalWeb"/>
                  <w:spacing w:before="0" w:beforeAutospacing="0" w:after="160" w:afterAutospacing="0"/>
                  <w:jc w:val="center"/>
                </w:pPr>
              </w:pPrChange>
            </w:pPr>
            <w:ins w:id="1148" w:author="Mateus Berardo de Souza Terra" w:date="2016-02-08T22:13:00Z">
              <w:r>
                <w:rPr>
                  <w:color w:val="303030"/>
                  <w:sz w:val="16"/>
                  <w:szCs w:val="16"/>
                </w:rPr>
                <w:t>/</w:t>
              </w:r>
            </w:ins>
          </w:p>
        </w:tc>
        <w:tc>
          <w:tcPr>
            <w:tcW w:w="1558" w:type="dxa"/>
            <w:tcPrChange w:id="114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150" w:author="Mateus Berardo de Souza Terra" w:date="2016-02-08T20:04:00Z"/>
                <w:color w:val="303030"/>
                <w:sz w:val="16"/>
                <w:szCs w:val="16"/>
                <w:rPrChange w:id="1151" w:author="Mateus Berardo de Souza Terra" w:date="2016-02-08T22:05:00Z">
                  <w:rPr>
                    <w:ins w:id="1152" w:author="Mateus Berardo de Souza Terra" w:date="2016-02-08T20:04:00Z"/>
                    <w:color w:val="303030"/>
                  </w:rPr>
                </w:rPrChange>
              </w:rPr>
              <w:pPrChange w:id="1153" w:author="Mateus Berardo de Souza Terra" w:date="2016-02-08T22:05:00Z">
                <w:pPr>
                  <w:pStyle w:val="NormalWeb"/>
                  <w:spacing w:before="0" w:beforeAutospacing="0" w:after="160" w:afterAutospacing="0"/>
                  <w:jc w:val="center"/>
                </w:pPr>
              </w:pPrChange>
            </w:pPr>
            <w:ins w:id="1154" w:author="Mateus Berardo de Souza Terra" w:date="2016-02-08T22:09:00Z">
              <w:r>
                <w:rPr>
                  <w:color w:val="303030"/>
                  <w:sz w:val="16"/>
                  <w:szCs w:val="16"/>
                </w:rPr>
                <w:t>79</w:t>
              </w:r>
            </w:ins>
          </w:p>
        </w:tc>
        <w:tc>
          <w:tcPr>
            <w:tcW w:w="1558" w:type="dxa"/>
            <w:tcPrChange w:id="115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156" w:author="Mateus Berardo de Souza Terra" w:date="2016-02-08T20:04:00Z"/>
                <w:color w:val="303030"/>
                <w:sz w:val="16"/>
                <w:szCs w:val="16"/>
                <w:rPrChange w:id="1157" w:author="Mateus Berardo de Souza Terra" w:date="2016-02-08T22:05:00Z">
                  <w:rPr>
                    <w:ins w:id="1158" w:author="Mateus Berardo de Souza Terra" w:date="2016-02-08T20:04:00Z"/>
                    <w:color w:val="303030"/>
                  </w:rPr>
                </w:rPrChange>
              </w:rPr>
              <w:pPrChange w:id="1159" w:author="Mateus Berardo de Souza Terra" w:date="2016-02-08T22:05:00Z">
                <w:pPr>
                  <w:pStyle w:val="NormalWeb"/>
                  <w:spacing w:before="0" w:beforeAutospacing="0" w:after="160" w:afterAutospacing="0"/>
                  <w:jc w:val="center"/>
                </w:pPr>
              </w:pPrChange>
            </w:pPr>
            <w:ins w:id="1160" w:author="Mateus Berardo de Souza Terra" w:date="2016-02-08T22:10:00Z">
              <w:r>
                <w:rPr>
                  <w:color w:val="303030"/>
                  <w:sz w:val="16"/>
                  <w:szCs w:val="16"/>
                </w:rPr>
                <w:t>O</w:t>
              </w:r>
            </w:ins>
          </w:p>
        </w:tc>
        <w:tc>
          <w:tcPr>
            <w:tcW w:w="1559" w:type="dxa"/>
            <w:tcPrChange w:id="116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162" w:author="Mateus Berardo de Souza Terra" w:date="2016-02-08T20:04:00Z"/>
                <w:color w:val="303030"/>
                <w:sz w:val="16"/>
                <w:szCs w:val="16"/>
                <w:rPrChange w:id="1163" w:author="Mateus Berardo de Souza Terra" w:date="2016-02-08T22:05:00Z">
                  <w:rPr>
                    <w:ins w:id="1164" w:author="Mateus Berardo de Souza Terra" w:date="2016-02-08T20:04:00Z"/>
                    <w:color w:val="303030"/>
                  </w:rPr>
                </w:rPrChange>
              </w:rPr>
              <w:pPrChange w:id="1165" w:author="Mateus Berardo de Souza Terra" w:date="2016-02-08T22:05:00Z">
                <w:pPr>
                  <w:pStyle w:val="NormalWeb"/>
                  <w:spacing w:before="0" w:beforeAutospacing="0" w:after="160" w:afterAutospacing="0"/>
                  <w:jc w:val="center"/>
                </w:pPr>
              </w:pPrChange>
            </w:pPr>
            <w:ins w:id="1166" w:author="Mateus Berardo de Souza Terra" w:date="2016-02-08T22:09:00Z">
              <w:r>
                <w:rPr>
                  <w:color w:val="303030"/>
                  <w:sz w:val="16"/>
                  <w:szCs w:val="16"/>
                </w:rPr>
                <w:t>111</w:t>
              </w:r>
            </w:ins>
          </w:p>
        </w:tc>
        <w:tc>
          <w:tcPr>
            <w:tcW w:w="1559" w:type="dxa"/>
            <w:tcPrChange w:id="116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168" w:author="Mateus Berardo de Souza Terra" w:date="2016-02-08T20:04:00Z"/>
                <w:color w:val="303030"/>
                <w:sz w:val="16"/>
                <w:szCs w:val="16"/>
                <w:rPrChange w:id="1169" w:author="Mateus Berardo de Souza Terra" w:date="2016-02-08T22:05:00Z">
                  <w:rPr>
                    <w:ins w:id="1170" w:author="Mateus Berardo de Souza Terra" w:date="2016-02-08T20:04:00Z"/>
                    <w:color w:val="303030"/>
                  </w:rPr>
                </w:rPrChange>
              </w:rPr>
              <w:pPrChange w:id="1171" w:author="Mateus Berardo de Souza Terra" w:date="2016-02-08T22:05:00Z">
                <w:pPr>
                  <w:pStyle w:val="NormalWeb"/>
                  <w:spacing w:before="0" w:beforeAutospacing="0" w:after="160" w:afterAutospacing="0"/>
                  <w:jc w:val="center"/>
                </w:pPr>
              </w:pPrChange>
            </w:pPr>
            <w:proofErr w:type="gramStart"/>
            <w:ins w:id="1172" w:author="Mateus Berardo de Souza Terra" w:date="2016-02-08T22:11:00Z">
              <w:r>
                <w:rPr>
                  <w:color w:val="303030"/>
                  <w:sz w:val="16"/>
                  <w:szCs w:val="16"/>
                </w:rPr>
                <w:t>o</w:t>
              </w:r>
            </w:ins>
            <w:proofErr w:type="gramEnd"/>
          </w:p>
        </w:tc>
      </w:tr>
      <w:tr w:rsidR="00BA6212" w:rsidRPr="00A76C84" w14:paraId="32077213" w14:textId="77777777" w:rsidTr="00A76C84">
        <w:trPr>
          <w:trHeight w:val="20"/>
          <w:ins w:id="1173" w:author="Mateus Berardo de Souza Terra" w:date="2016-02-08T20:04:00Z"/>
        </w:trPr>
        <w:tc>
          <w:tcPr>
            <w:tcW w:w="1558" w:type="dxa"/>
            <w:tcPrChange w:id="117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175" w:author="Mateus Berardo de Souza Terra" w:date="2016-02-08T20:04:00Z"/>
                <w:color w:val="303030"/>
                <w:sz w:val="16"/>
                <w:szCs w:val="16"/>
                <w:rPrChange w:id="1176" w:author="Mateus Berardo de Souza Terra" w:date="2016-02-08T22:05:00Z">
                  <w:rPr>
                    <w:ins w:id="1177" w:author="Mateus Berardo de Souza Terra" w:date="2016-02-08T20:04:00Z"/>
                    <w:color w:val="303030"/>
                  </w:rPr>
                </w:rPrChange>
              </w:rPr>
              <w:pPrChange w:id="1178" w:author="Mateus Berardo de Souza Terra" w:date="2016-02-08T22:05:00Z">
                <w:pPr>
                  <w:pStyle w:val="NormalWeb"/>
                  <w:spacing w:before="0" w:beforeAutospacing="0" w:after="160" w:afterAutospacing="0"/>
                  <w:jc w:val="center"/>
                </w:pPr>
              </w:pPrChange>
            </w:pPr>
            <w:ins w:id="1179" w:author="Mateus Berardo de Souza Terra" w:date="2016-02-08T20:05:00Z">
              <w:r w:rsidRPr="00A76C84">
                <w:rPr>
                  <w:color w:val="303030"/>
                  <w:sz w:val="16"/>
                  <w:szCs w:val="16"/>
                  <w:rPrChange w:id="1180" w:author="Mateus Berardo de Souza Terra" w:date="2016-02-08T22:05:00Z">
                    <w:rPr>
                      <w:color w:val="303030"/>
                    </w:rPr>
                  </w:rPrChange>
                </w:rPr>
                <w:t>48</w:t>
              </w:r>
            </w:ins>
          </w:p>
        </w:tc>
        <w:tc>
          <w:tcPr>
            <w:tcW w:w="1558" w:type="dxa"/>
            <w:tcPrChange w:id="118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182" w:author="Mateus Berardo de Souza Terra" w:date="2016-02-08T20:04:00Z"/>
                <w:color w:val="303030"/>
                <w:sz w:val="16"/>
                <w:szCs w:val="16"/>
                <w:rPrChange w:id="1183" w:author="Mateus Berardo de Souza Terra" w:date="2016-02-08T22:05:00Z">
                  <w:rPr>
                    <w:ins w:id="1184" w:author="Mateus Berardo de Souza Terra" w:date="2016-02-08T20:04:00Z"/>
                    <w:color w:val="303030"/>
                  </w:rPr>
                </w:rPrChange>
              </w:rPr>
              <w:pPrChange w:id="1185" w:author="Mateus Berardo de Souza Terra" w:date="2016-02-08T22:05:00Z">
                <w:pPr>
                  <w:pStyle w:val="NormalWeb"/>
                  <w:spacing w:before="0" w:beforeAutospacing="0" w:after="160" w:afterAutospacing="0"/>
                  <w:jc w:val="center"/>
                </w:pPr>
              </w:pPrChange>
            </w:pPr>
            <w:ins w:id="1186" w:author="Mateus Berardo de Souza Terra" w:date="2016-02-08T22:13:00Z">
              <w:r>
                <w:rPr>
                  <w:color w:val="303030"/>
                  <w:sz w:val="16"/>
                  <w:szCs w:val="16"/>
                </w:rPr>
                <w:t>0</w:t>
              </w:r>
            </w:ins>
          </w:p>
        </w:tc>
        <w:tc>
          <w:tcPr>
            <w:tcW w:w="1558" w:type="dxa"/>
            <w:tcPrChange w:id="118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188" w:author="Mateus Berardo de Souza Terra" w:date="2016-02-08T20:04:00Z"/>
                <w:color w:val="303030"/>
                <w:sz w:val="16"/>
                <w:szCs w:val="16"/>
                <w:rPrChange w:id="1189" w:author="Mateus Berardo de Souza Terra" w:date="2016-02-08T22:05:00Z">
                  <w:rPr>
                    <w:ins w:id="1190" w:author="Mateus Berardo de Souza Terra" w:date="2016-02-08T20:04:00Z"/>
                    <w:color w:val="303030"/>
                  </w:rPr>
                </w:rPrChange>
              </w:rPr>
              <w:pPrChange w:id="1191" w:author="Mateus Berardo de Souza Terra" w:date="2016-02-08T22:05:00Z">
                <w:pPr>
                  <w:pStyle w:val="NormalWeb"/>
                  <w:spacing w:before="0" w:beforeAutospacing="0" w:after="160" w:afterAutospacing="0"/>
                  <w:jc w:val="center"/>
                </w:pPr>
              </w:pPrChange>
            </w:pPr>
            <w:ins w:id="1192" w:author="Mateus Berardo de Souza Terra" w:date="2016-02-08T22:09:00Z">
              <w:r>
                <w:rPr>
                  <w:color w:val="303030"/>
                  <w:sz w:val="16"/>
                  <w:szCs w:val="16"/>
                </w:rPr>
                <w:t>80</w:t>
              </w:r>
            </w:ins>
          </w:p>
        </w:tc>
        <w:tc>
          <w:tcPr>
            <w:tcW w:w="1558" w:type="dxa"/>
            <w:tcPrChange w:id="119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194" w:author="Mateus Berardo de Souza Terra" w:date="2016-02-08T20:04:00Z"/>
                <w:color w:val="303030"/>
                <w:sz w:val="16"/>
                <w:szCs w:val="16"/>
                <w:rPrChange w:id="1195" w:author="Mateus Berardo de Souza Terra" w:date="2016-02-08T22:05:00Z">
                  <w:rPr>
                    <w:ins w:id="1196" w:author="Mateus Berardo de Souza Terra" w:date="2016-02-08T20:04:00Z"/>
                    <w:color w:val="303030"/>
                  </w:rPr>
                </w:rPrChange>
              </w:rPr>
              <w:pPrChange w:id="1197" w:author="Mateus Berardo de Souza Terra" w:date="2016-02-08T22:05:00Z">
                <w:pPr>
                  <w:pStyle w:val="NormalWeb"/>
                  <w:spacing w:before="0" w:beforeAutospacing="0" w:after="160" w:afterAutospacing="0"/>
                  <w:jc w:val="center"/>
                </w:pPr>
              </w:pPrChange>
            </w:pPr>
            <w:ins w:id="1198" w:author="Mateus Berardo de Souza Terra" w:date="2016-02-08T22:10:00Z">
              <w:r>
                <w:rPr>
                  <w:color w:val="303030"/>
                  <w:sz w:val="16"/>
                  <w:szCs w:val="16"/>
                </w:rPr>
                <w:t>P</w:t>
              </w:r>
            </w:ins>
          </w:p>
        </w:tc>
        <w:tc>
          <w:tcPr>
            <w:tcW w:w="1559" w:type="dxa"/>
            <w:tcPrChange w:id="119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200" w:author="Mateus Berardo de Souza Terra" w:date="2016-02-08T20:04:00Z"/>
                <w:color w:val="303030"/>
                <w:sz w:val="16"/>
                <w:szCs w:val="16"/>
                <w:rPrChange w:id="1201" w:author="Mateus Berardo de Souza Terra" w:date="2016-02-08T22:05:00Z">
                  <w:rPr>
                    <w:ins w:id="1202" w:author="Mateus Berardo de Souza Terra" w:date="2016-02-08T20:04:00Z"/>
                    <w:color w:val="303030"/>
                  </w:rPr>
                </w:rPrChange>
              </w:rPr>
              <w:pPrChange w:id="1203" w:author="Mateus Berardo de Souza Terra" w:date="2016-02-08T22:05:00Z">
                <w:pPr>
                  <w:pStyle w:val="NormalWeb"/>
                  <w:spacing w:before="0" w:beforeAutospacing="0" w:after="160" w:afterAutospacing="0"/>
                  <w:jc w:val="center"/>
                </w:pPr>
              </w:pPrChange>
            </w:pPr>
            <w:ins w:id="1204" w:author="Mateus Berardo de Souza Terra" w:date="2016-02-08T22:09:00Z">
              <w:r>
                <w:rPr>
                  <w:color w:val="303030"/>
                  <w:sz w:val="16"/>
                  <w:szCs w:val="16"/>
                </w:rPr>
                <w:t>112</w:t>
              </w:r>
            </w:ins>
          </w:p>
        </w:tc>
        <w:tc>
          <w:tcPr>
            <w:tcW w:w="1559" w:type="dxa"/>
            <w:tcPrChange w:id="120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206" w:author="Mateus Berardo de Souza Terra" w:date="2016-02-08T20:04:00Z"/>
                <w:color w:val="303030"/>
                <w:sz w:val="16"/>
                <w:szCs w:val="16"/>
                <w:rPrChange w:id="1207" w:author="Mateus Berardo de Souza Terra" w:date="2016-02-08T22:05:00Z">
                  <w:rPr>
                    <w:ins w:id="1208" w:author="Mateus Berardo de Souza Terra" w:date="2016-02-08T20:04:00Z"/>
                    <w:color w:val="303030"/>
                  </w:rPr>
                </w:rPrChange>
              </w:rPr>
              <w:pPrChange w:id="1209" w:author="Mateus Berardo de Souza Terra" w:date="2016-02-08T22:05:00Z">
                <w:pPr>
                  <w:pStyle w:val="NormalWeb"/>
                  <w:spacing w:before="0" w:beforeAutospacing="0" w:after="160" w:afterAutospacing="0"/>
                  <w:jc w:val="center"/>
                </w:pPr>
              </w:pPrChange>
            </w:pPr>
            <w:proofErr w:type="gramStart"/>
            <w:ins w:id="1210" w:author="Mateus Berardo de Souza Terra" w:date="2016-02-08T22:11:00Z">
              <w:r>
                <w:rPr>
                  <w:color w:val="303030"/>
                  <w:sz w:val="16"/>
                  <w:szCs w:val="16"/>
                </w:rPr>
                <w:t>p</w:t>
              </w:r>
            </w:ins>
            <w:proofErr w:type="gramEnd"/>
          </w:p>
        </w:tc>
      </w:tr>
      <w:tr w:rsidR="00BA6212" w:rsidRPr="00A76C84" w14:paraId="1E117F82" w14:textId="77777777" w:rsidTr="00A76C84">
        <w:trPr>
          <w:trHeight w:val="20"/>
          <w:ins w:id="1211" w:author="Mateus Berardo de Souza Terra" w:date="2016-02-08T20:04:00Z"/>
        </w:trPr>
        <w:tc>
          <w:tcPr>
            <w:tcW w:w="1558" w:type="dxa"/>
            <w:tcPrChange w:id="121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213" w:author="Mateus Berardo de Souza Terra" w:date="2016-02-08T20:04:00Z"/>
                <w:color w:val="303030"/>
                <w:sz w:val="16"/>
                <w:szCs w:val="16"/>
                <w:rPrChange w:id="1214" w:author="Mateus Berardo de Souza Terra" w:date="2016-02-08T22:05:00Z">
                  <w:rPr>
                    <w:ins w:id="1215" w:author="Mateus Berardo de Souza Terra" w:date="2016-02-08T20:04:00Z"/>
                    <w:color w:val="303030"/>
                  </w:rPr>
                </w:rPrChange>
              </w:rPr>
              <w:pPrChange w:id="1216" w:author="Mateus Berardo de Souza Terra" w:date="2016-02-08T22:05:00Z">
                <w:pPr>
                  <w:pStyle w:val="NormalWeb"/>
                  <w:spacing w:before="0" w:beforeAutospacing="0" w:after="160" w:afterAutospacing="0"/>
                  <w:jc w:val="center"/>
                </w:pPr>
              </w:pPrChange>
            </w:pPr>
            <w:ins w:id="1217" w:author="Mateus Berardo de Souza Terra" w:date="2016-02-08T20:05:00Z">
              <w:r w:rsidRPr="00A76C84">
                <w:rPr>
                  <w:color w:val="303030"/>
                  <w:sz w:val="16"/>
                  <w:szCs w:val="16"/>
                  <w:rPrChange w:id="1218" w:author="Mateus Berardo de Souza Terra" w:date="2016-02-08T22:05:00Z">
                    <w:rPr>
                      <w:color w:val="303030"/>
                    </w:rPr>
                  </w:rPrChange>
                </w:rPr>
                <w:t>49</w:t>
              </w:r>
            </w:ins>
          </w:p>
        </w:tc>
        <w:tc>
          <w:tcPr>
            <w:tcW w:w="1558" w:type="dxa"/>
            <w:tcPrChange w:id="121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220" w:author="Mateus Berardo de Souza Terra" w:date="2016-02-08T20:04:00Z"/>
                <w:color w:val="303030"/>
                <w:sz w:val="16"/>
                <w:szCs w:val="16"/>
                <w:rPrChange w:id="1221" w:author="Mateus Berardo de Souza Terra" w:date="2016-02-08T22:05:00Z">
                  <w:rPr>
                    <w:ins w:id="1222" w:author="Mateus Berardo de Souza Terra" w:date="2016-02-08T20:04:00Z"/>
                    <w:color w:val="303030"/>
                  </w:rPr>
                </w:rPrChange>
              </w:rPr>
              <w:pPrChange w:id="1223" w:author="Mateus Berardo de Souza Terra" w:date="2016-02-08T22:05:00Z">
                <w:pPr>
                  <w:pStyle w:val="NormalWeb"/>
                  <w:spacing w:before="0" w:beforeAutospacing="0" w:after="160" w:afterAutospacing="0"/>
                  <w:jc w:val="center"/>
                </w:pPr>
              </w:pPrChange>
            </w:pPr>
            <w:ins w:id="1224" w:author="Mateus Berardo de Souza Terra" w:date="2016-02-08T22:13:00Z">
              <w:r>
                <w:rPr>
                  <w:color w:val="303030"/>
                  <w:sz w:val="16"/>
                  <w:szCs w:val="16"/>
                </w:rPr>
                <w:t>1</w:t>
              </w:r>
            </w:ins>
          </w:p>
        </w:tc>
        <w:tc>
          <w:tcPr>
            <w:tcW w:w="1558" w:type="dxa"/>
            <w:tcPrChange w:id="122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226" w:author="Mateus Berardo de Souza Terra" w:date="2016-02-08T20:04:00Z"/>
                <w:color w:val="303030"/>
                <w:sz w:val="16"/>
                <w:szCs w:val="16"/>
                <w:rPrChange w:id="1227" w:author="Mateus Berardo de Souza Terra" w:date="2016-02-08T22:05:00Z">
                  <w:rPr>
                    <w:ins w:id="1228" w:author="Mateus Berardo de Souza Terra" w:date="2016-02-08T20:04:00Z"/>
                    <w:color w:val="303030"/>
                  </w:rPr>
                </w:rPrChange>
              </w:rPr>
              <w:pPrChange w:id="1229" w:author="Mateus Berardo de Souza Terra" w:date="2016-02-08T22:05:00Z">
                <w:pPr>
                  <w:pStyle w:val="NormalWeb"/>
                  <w:spacing w:before="0" w:beforeAutospacing="0" w:after="160" w:afterAutospacing="0"/>
                  <w:jc w:val="center"/>
                </w:pPr>
              </w:pPrChange>
            </w:pPr>
            <w:ins w:id="1230" w:author="Mateus Berardo de Souza Terra" w:date="2016-02-08T22:09:00Z">
              <w:r>
                <w:rPr>
                  <w:color w:val="303030"/>
                  <w:sz w:val="16"/>
                  <w:szCs w:val="16"/>
                </w:rPr>
                <w:t>81</w:t>
              </w:r>
            </w:ins>
          </w:p>
        </w:tc>
        <w:tc>
          <w:tcPr>
            <w:tcW w:w="1558" w:type="dxa"/>
            <w:tcPrChange w:id="123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232" w:author="Mateus Berardo de Souza Terra" w:date="2016-02-08T20:04:00Z"/>
                <w:color w:val="303030"/>
                <w:sz w:val="16"/>
                <w:szCs w:val="16"/>
                <w:rPrChange w:id="1233" w:author="Mateus Berardo de Souza Terra" w:date="2016-02-08T22:05:00Z">
                  <w:rPr>
                    <w:ins w:id="1234" w:author="Mateus Berardo de Souza Terra" w:date="2016-02-08T20:04:00Z"/>
                    <w:color w:val="303030"/>
                  </w:rPr>
                </w:rPrChange>
              </w:rPr>
              <w:pPrChange w:id="1235" w:author="Mateus Berardo de Souza Terra" w:date="2016-02-08T22:05:00Z">
                <w:pPr>
                  <w:pStyle w:val="NormalWeb"/>
                  <w:spacing w:before="0" w:beforeAutospacing="0" w:after="160" w:afterAutospacing="0"/>
                  <w:jc w:val="center"/>
                </w:pPr>
              </w:pPrChange>
            </w:pPr>
            <w:ins w:id="1236" w:author="Mateus Berardo de Souza Terra" w:date="2016-02-08T22:10:00Z">
              <w:r>
                <w:rPr>
                  <w:color w:val="303030"/>
                  <w:sz w:val="16"/>
                  <w:szCs w:val="16"/>
                </w:rPr>
                <w:t>Q</w:t>
              </w:r>
            </w:ins>
          </w:p>
        </w:tc>
        <w:tc>
          <w:tcPr>
            <w:tcW w:w="1559" w:type="dxa"/>
            <w:tcPrChange w:id="123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238" w:author="Mateus Berardo de Souza Terra" w:date="2016-02-08T20:04:00Z"/>
                <w:color w:val="303030"/>
                <w:sz w:val="16"/>
                <w:szCs w:val="16"/>
                <w:rPrChange w:id="1239" w:author="Mateus Berardo de Souza Terra" w:date="2016-02-08T22:05:00Z">
                  <w:rPr>
                    <w:ins w:id="1240" w:author="Mateus Berardo de Souza Terra" w:date="2016-02-08T20:04:00Z"/>
                    <w:color w:val="303030"/>
                  </w:rPr>
                </w:rPrChange>
              </w:rPr>
              <w:pPrChange w:id="1241" w:author="Mateus Berardo de Souza Terra" w:date="2016-02-08T22:05:00Z">
                <w:pPr>
                  <w:pStyle w:val="NormalWeb"/>
                  <w:spacing w:before="0" w:beforeAutospacing="0" w:after="160" w:afterAutospacing="0"/>
                  <w:jc w:val="center"/>
                </w:pPr>
              </w:pPrChange>
            </w:pPr>
            <w:ins w:id="1242" w:author="Mateus Berardo de Souza Terra" w:date="2016-02-08T22:09:00Z">
              <w:r>
                <w:rPr>
                  <w:color w:val="303030"/>
                  <w:sz w:val="16"/>
                  <w:szCs w:val="16"/>
                </w:rPr>
                <w:t>113</w:t>
              </w:r>
            </w:ins>
          </w:p>
        </w:tc>
        <w:tc>
          <w:tcPr>
            <w:tcW w:w="1559" w:type="dxa"/>
            <w:tcPrChange w:id="124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proofErr w:type="gramStart"/>
            <w:ins w:id="1248" w:author="Mateus Berardo de Souza Terra" w:date="2016-02-08T22:11:00Z">
              <w:r>
                <w:rPr>
                  <w:color w:val="303030"/>
                  <w:sz w:val="16"/>
                  <w:szCs w:val="16"/>
                </w:rPr>
                <w:t>q</w:t>
              </w:r>
            </w:ins>
            <w:proofErr w:type="gramEnd"/>
          </w:p>
        </w:tc>
      </w:tr>
      <w:tr w:rsidR="00BA6212" w:rsidRPr="00A76C84" w14:paraId="496E90E1" w14:textId="77777777" w:rsidTr="00A76C84">
        <w:trPr>
          <w:trHeight w:val="20"/>
          <w:ins w:id="1249" w:author="Mateus Berardo de Souza Terra" w:date="2016-02-08T20:04:00Z"/>
        </w:trPr>
        <w:tc>
          <w:tcPr>
            <w:tcW w:w="1558" w:type="dxa"/>
            <w:tcPrChange w:id="125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color w:val="303030"/>
                  <w:sz w:val="16"/>
                  <w:szCs w:val="16"/>
                  <w:rPrChange w:id="1256" w:author="Mateus Berardo de Souza Terra" w:date="2016-02-08T22:05:00Z">
                    <w:rPr>
                      <w:color w:val="303030"/>
                    </w:rPr>
                  </w:rPrChange>
                </w:rPr>
                <w:t>50</w:t>
              </w:r>
            </w:ins>
          </w:p>
        </w:tc>
        <w:tc>
          <w:tcPr>
            <w:tcW w:w="1558" w:type="dxa"/>
            <w:tcPrChange w:id="125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2:13:00Z">
              <w:r>
                <w:rPr>
                  <w:color w:val="303030"/>
                  <w:sz w:val="16"/>
                  <w:szCs w:val="16"/>
                </w:rPr>
                <w:t>2</w:t>
              </w:r>
            </w:ins>
          </w:p>
        </w:tc>
        <w:tc>
          <w:tcPr>
            <w:tcW w:w="1558" w:type="dxa"/>
            <w:tcPrChange w:id="126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264" w:author="Mateus Berardo de Souza Terra" w:date="2016-02-08T20:04:00Z"/>
                <w:color w:val="303030"/>
                <w:sz w:val="16"/>
                <w:szCs w:val="16"/>
                <w:rPrChange w:id="1265" w:author="Mateus Berardo de Souza Terra" w:date="2016-02-08T22:05:00Z">
                  <w:rPr>
                    <w:ins w:id="1266" w:author="Mateus Berardo de Souza Terra" w:date="2016-02-08T20:04:00Z"/>
                    <w:color w:val="303030"/>
                  </w:rPr>
                </w:rPrChange>
              </w:rPr>
              <w:pPrChange w:id="1267" w:author="Mateus Berardo de Souza Terra" w:date="2016-02-08T22:05:00Z">
                <w:pPr>
                  <w:pStyle w:val="NormalWeb"/>
                  <w:spacing w:before="0" w:beforeAutospacing="0" w:after="160" w:afterAutospacing="0"/>
                  <w:jc w:val="center"/>
                </w:pPr>
              </w:pPrChange>
            </w:pPr>
            <w:ins w:id="1268" w:author="Mateus Berardo de Souza Terra" w:date="2016-02-08T22:09:00Z">
              <w:r>
                <w:rPr>
                  <w:color w:val="303030"/>
                  <w:sz w:val="16"/>
                  <w:szCs w:val="16"/>
                </w:rPr>
                <w:t>82</w:t>
              </w:r>
            </w:ins>
          </w:p>
        </w:tc>
        <w:tc>
          <w:tcPr>
            <w:tcW w:w="1558" w:type="dxa"/>
            <w:tcPrChange w:id="126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270" w:author="Mateus Berardo de Souza Terra" w:date="2016-02-08T20:04:00Z"/>
                <w:color w:val="303030"/>
                <w:sz w:val="16"/>
                <w:szCs w:val="16"/>
                <w:rPrChange w:id="1271" w:author="Mateus Berardo de Souza Terra" w:date="2016-02-08T22:05:00Z">
                  <w:rPr>
                    <w:ins w:id="1272" w:author="Mateus Berardo de Souza Terra" w:date="2016-02-08T20:04:00Z"/>
                    <w:color w:val="303030"/>
                  </w:rPr>
                </w:rPrChange>
              </w:rPr>
              <w:pPrChange w:id="1273" w:author="Mateus Berardo de Souza Terra" w:date="2016-02-08T22:05:00Z">
                <w:pPr>
                  <w:pStyle w:val="NormalWeb"/>
                  <w:spacing w:before="0" w:beforeAutospacing="0" w:after="160" w:afterAutospacing="0"/>
                  <w:jc w:val="center"/>
                </w:pPr>
              </w:pPrChange>
            </w:pPr>
            <w:ins w:id="1274" w:author="Mateus Berardo de Souza Terra" w:date="2016-02-08T22:10:00Z">
              <w:r>
                <w:rPr>
                  <w:color w:val="303030"/>
                  <w:sz w:val="16"/>
                  <w:szCs w:val="16"/>
                </w:rPr>
                <w:t>R</w:t>
              </w:r>
            </w:ins>
          </w:p>
        </w:tc>
        <w:tc>
          <w:tcPr>
            <w:tcW w:w="1559" w:type="dxa"/>
            <w:tcPrChange w:id="127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276" w:author="Mateus Berardo de Souza Terra" w:date="2016-02-08T20:04:00Z"/>
                <w:color w:val="303030"/>
                <w:sz w:val="16"/>
                <w:szCs w:val="16"/>
                <w:rPrChange w:id="1277" w:author="Mateus Berardo de Souza Terra" w:date="2016-02-08T22:05:00Z">
                  <w:rPr>
                    <w:ins w:id="1278" w:author="Mateus Berardo de Souza Terra" w:date="2016-02-08T20:04:00Z"/>
                    <w:color w:val="303030"/>
                  </w:rPr>
                </w:rPrChange>
              </w:rPr>
              <w:pPrChange w:id="1279" w:author="Mateus Berardo de Souza Terra" w:date="2016-02-08T22:05:00Z">
                <w:pPr>
                  <w:pStyle w:val="NormalWeb"/>
                  <w:spacing w:before="0" w:beforeAutospacing="0" w:after="160" w:afterAutospacing="0"/>
                  <w:jc w:val="center"/>
                </w:pPr>
              </w:pPrChange>
            </w:pPr>
            <w:ins w:id="1280" w:author="Mateus Berardo de Souza Terra" w:date="2016-02-08T22:09:00Z">
              <w:r>
                <w:rPr>
                  <w:color w:val="303030"/>
                  <w:sz w:val="16"/>
                  <w:szCs w:val="16"/>
                </w:rPr>
                <w:t>114</w:t>
              </w:r>
            </w:ins>
          </w:p>
        </w:tc>
        <w:tc>
          <w:tcPr>
            <w:tcW w:w="1559" w:type="dxa"/>
            <w:tcPrChange w:id="128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282" w:author="Mateus Berardo de Souza Terra" w:date="2016-02-08T20:04:00Z"/>
                <w:color w:val="303030"/>
                <w:sz w:val="16"/>
                <w:szCs w:val="16"/>
                <w:rPrChange w:id="1283" w:author="Mateus Berardo de Souza Terra" w:date="2016-02-08T22:05:00Z">
                  <w:rPr>
                    <w:ins w:id="1284" w:author="Mateus Berardo de Souza Terra" w:date="2016-02-08T20:04:00Z"/>
                    <w:color w:val="303030"/>
                  </w:rPr>
                </w:rPrChange>
              </w:rPr>
              <w:pPrChange w:id="1285" w:author="Mateus Berardo de Souza Terra" w:date="2016-02-08T22:05:00Z">
                <w:pPr>
                  <w:pStyle w:val="NormalWeb"/>
                  <w:spacing w:before="0" w:beforeAutospacing="0" w:after="160" w:afterAutospacing="0"/>
                  <w:jc w:val="center"/>
                </w:pPr>
              </w:pPrChange>
            </w:pPr>
            <w:proofErr w:type="gramStart"/>
            <w:ins w:id="1286" w:author="Mateus Berardo de Souza Terra" w:date="2016-02-08T22:11:00Z">
              <w:r>
                <w:rPr>
                  <w:color w:val="303030"/>
                  <w:sz w:val="16"/>
                  <w:szCs w:val="16"/>
                </w:rPr>
                <w:t>r</w:t>
              </w:r>
            </w:ins>
            <w:proofErr w:type="gramEnd"/>
          </w:p>
        </w:tc>
      </w:tr>
      <w:tr w:rsidR="00BA6212" w:rsidRPr="00A76C84" w14:paraId="73F1571C" w14:textId="77777777" w:rsidTr="00A76C84">
        <w:trPr>
          <w:trHeight w:val="20"/>
          <w:ins w:id="1287" w:author="Mateus Berardo de Souza Terra" w:date="2016-02-08T20:04:00Z"/>
        </w:trPr>
        <w:tc>
          <w:tcPr>
            <w:tcW w:w="1558" w:type="dxa"/>
            <w:tcPrChange w:id="128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289" w:author="Mateus Berardo de Souza Terra" w:date="2016-02-08T20:04:00Z"/>
                <w:color w:val="303030"/>
                <w:sz w:val="16"/>
                <w:szCs w:val="16"/>
                <w:rPrChange w:id="1290" w:author="Mateus Berardo de Souza Terra" w:date="2016-02-08T22:05:00Z">
                  <w:rPr>
                    <w:ins w:id="1291" w:author="Mateus Berardo de Souza Terra" w:date="2016-02-08T20:04:00Z"/>
                    <w:color w:val="303030"/>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color w:val="303030"/>
                  <w:sz w:val="16"/>
                  <w:szCs w:val="16"/>
                  <w:rPrChange w:id="1294" w:author="Mateus Berardo de Souza Terra" w:date="2016-02-08T22:05:00Z">
                    <w:rPr>
                      <w:color w:val="303030"/>
                    </w:rPr>
                  </w:rPrChange>
                </w:rPr>
                <w:t>51</w:t>
              </w:r>
            </w:ins>
          </w:p>
        </w:tc>
        <w:tc>
          <w:tcPr>
            <w:tcW w:w="1558" w:type="dxa"/>
            <w:tcPrChange w:id="129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3:00Z">
              <w:r>
                <w:rPr>
                  <w:color w:val="303030"/>
                  <w:sz w:val="16"/>
                  <w:szCs w:val="16"/>
                </w:rPr>
                <w:t>3</w:t>
              </w:r>
            </w:ins>
          </w:p>
        </w:tc>
        <w:tc>
          <w:tcPr>
            <w:tcW w:w="1558" w:type="dxa"/>
            <w:tcPrChange w:id="130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83</w:t>
              </w:r>
            </w:ins>
          </w:p>
        </w:tc>
        <w:tc>
          <w:tcPr>
            <w:tcW w:w="1558" w:type="dxa"/>
            <w:tcPrChange w:id="130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0:00Z">
              <w:r>
                <w:rPr>
                  <w:color w:val="303030"/>
                  <w:sz w:val="16"/>
                  <w:szCs w:val="16"/>
                </w:rPr>
                <w:t>S</w:t>
              </w:r>
            </w:ins>
          </w:p>
        </w:tc>
        <w:tc>
          <w:tcPr>
            <w:tcW w:w="1559" w:type="dxa"/>
            <w:tcPrChange w:id="131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1314" w:author="Mateus Berardo de Souza Terra" w:date="2016-02-08T20:04:00Z"/>
                <w:color w:val="303030"/>
                <w:sz w:val="16"/>
                <w:szCs w:val="16"/>
                <w:rPrChange w:id="1315" w:author="Mateus Berardo de Souza Terra" w:date="2016-02-08T22:05:00Z">
                  <w:rPr>
                    <w:ins w:id="1316" w:author="Mateus Berardo de Souza Terra" w:date="2016-02-08T20:04:00Z"/>
                    <w:color w:val="303030"/>
                  </w:rPr>
                </w:rPrChange>
              </w:rPr>
              <w:pPrChange w:id="1317" w:author="Mateus Berardo de Souza Terra" w:date="2016-02-08T22:05:00Z">
                <w:pPr>
                  <w:pStyle w:val="NormalWeb"/>
                  <w:spacing w:before="0" w:beforeAutospacing="0" w:after="160" w:afterAutospacing="0"/>
                  <w:jc w:val="center"/>
                </w:pPr>
              </w:pPrChange>
            </w:pPr>
            <w:ins w:id="1318" w:author="Mateus Berardo de Souza Terra" w:date="2016-02-08T22:09:00Z">
              <w:r>
                <w:rPr>
                  <w:color w:val="303030"/>
                  <w:sz w:val="16"/>
                  <w:szCs w:val="16"/>
                </w:rPr>
                <w:t>115</w:t>
              </w:r>
            </w:ins>
          </w:p>
        </w:tc>
        <w:tc>
          <w:tcPr>
            <w:tcW w:w="1559" w:type="dxa"/>
            <w:tcPrChange w:id="131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1320" w:author="Mateus Berardo de Souza Terra" w:date="2016-02-08T20:04:00Z"/>
                <w:color w:val="303030"/>
                <w:sz w:val="16"/>
                <w:szCs w:val="16"/>
                <w:rPrChange w:id="1321" w:author="Mateus Berardo de Souza Terra" w:date="2016-02-08T22:05:00Z">
                  <w:rPr>
                    <w:ins w:id="1322" w:author="Mateus Berardo de Souza Terra" w:date="2016-02-08T20:04:00Z"/>
                    <w:color w:val="303030"/>
                  </w:rPr>
                </w:rPrChange>
              </w:rPr>
              <w:pPrChange w:id="1323" w:author="Mateus Berardo de Souza Terra" w:date="2016-02-08T22:05:00Z">
                <w:pPr>
                  <w:pStyle w:val="NormalWeb"/>
                  <w:spacing w:before="0" w:beforeAutospacing="0" w:after="160" w:afterAutospacing="0"/>
                  <w:jc w:val="center"/>
                </w:pPr>
              </w:pPrChange>
            </w:pPr>
            <w:proofErr w:type="gramStart"/>
            <w:ins w:id="1324" w:author="Mateus Berardo de Souza Terra" w:date="2016-02-08T22:11:00Z">
              <w:r>
                <w:rPr>
                  <w:color w:val="303030"/>
                  <w:sz w:val="16"/>
                  <w:szCs w:val="16"/>
                </w:rPr>
                <w:t>s</w:t>
              </w:r>
            </w:ins>
            <w:proofErr w:type="gramEnd"/>
          </w:p>
        </w:tc>
      </w:tr>
      <w:tr w:rsidR="00BA6212" w:rsidRPr="00A76C84" w14:paraId="1DE6C92F" w14:textId="77777777" w:rsidTr="00A76C84">
        <w:trPr>
          <w:trHeight w:val="20"/>
          <w:ins w:id="1325" w:author="Mateus Berardo de Souza Terra" w:date="2016-02-08T20:04:00Z"/>
        </w:trPr>
        <w:tc>
          <w:tcPr>
            <w:tcW w:w="1558" w:type="dxa"/>
            <w:tcPrChange w:id="132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1327" w:author="Mateus Berardo de Souza Terra" w:date="2016-02-08T20:04:00Z"/>
                <w:color w:val="303030"/>
                <w:sz w:val="16"/>
                <w:szCs w:val="16"/>
                <w:rPrChange w:id="1328" w:author="Mateus Berardo de Souza Terra" w:date="2016-02-08T22:05:00Z">
                  <w:rPr>
                    <w:ins w:id="1329" w:author="Mateus Berardo de Souza Terra" w:date="2016-02-08T20:04:00Z"/>
                    <w:color w:val="303030"/>
                  </w:rPr>
                </w:rPrChange>
              </w:rPr>
              <w:pPrChange w:id="1330" w:author="Mateus Berardo de Souza Terra" w:date="2016-02-08T22:05:00Z">
                <w:pPr>
                  <w:pStyle w:val="NormalWeb"/>
                  <w:spacing w:before="0" w:beforeAutospacing="0" w:after="160" w:afterAutospacing="0"/>
                  <w:jc w:val="center"/>
                </w:pPr>
              </w:pPrChange>
            </w:pPr>
            <w:ins w:id="1331" w:author="Mateus Berardo de Souza Terra" w:date="2016-02-08T20:05:00Z">
              <w:r w:rsidRPr="00A76C84">
                <w:rPr>
                  <w:color w:val="303030"/>
                  <w:sz w:val="16"/>
                  <w:szCs w:val="16"/>
                  <w:rPrChange w:id="1332" w:author="Mateus Berardo de Souza Terra" w:date="2016-02-08T22:05:00Z">
                    <w:rPr>
                      <w:color w:val="303030"/>
                    </w:rPr>
                  </w:rPrChange>
                </w:rPr>
                <w:t>52</w:t>
              </w:r>
            </w:ins>
          </w:p>
        </w:tc>
        <w:tc>
          <w:tcPr>
            <w:tcW w:w="1558" w:type="dxa"/>
            <w:tcPrChange w:id="133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3:00Z">
              <w:r>
                <w:rPr>
                  <w:color w:val="303030"/>
                  <w:sz w:val="16"/>
                  <w:szCs w:val="16"/>
                </w:rPr>
                <w:t>4</w:t>
              </w:r>
            </w:ins>
          </w:p>
        </w:tc>
        <w:tc>
          <w:tcPr>
            <w:tcW w:w="1558" w:type="dxa"/>
            <w:tcPrChange w:id="133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84</w:t>
              </w:r>
            </w:ins>
          </w:p>
        </w:tc>
        <w:tc>
          <w:tcPr>
            <w:tcW w:w="1558" w:type="dxa"/>
            <w:tcPrChange w:id="134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T</w:t>
              </w:r>
            </w:ins>
          </w:p>
        </w:tc>
        <w:tc>
          <w:tcPr>
            <w:tcW w:w="1559" w:type="dxa"/>
            <w:tcPrChange w:id="135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1352" w:author="Mateus Berardo de Souza Terra" w:date="2016-02-08T20:04:00Z"/>
                <w:color w:val="303030"/>
                <w:sz w:val="16"/>
                <w:szCs w:val="16"/>
                <w:rPrChange w:id="1353" w:author="Mateus Berardo de Souza Terra" w:date="2016-02-08T22:05:00Z">
                  <w:rPr>
                    <w:ins w:id="1354" w:author="Mateus Berardo de Souza Terra" w:date="2016-02-08T20:04:00Z"/>
                    <w:color w:val="303030"/>
                  </w:rPr>
                </w:rPrChange>
              </w:rPr>
              <w:pPrChange w:id="1355" w:author="Mateus Berardo de Souza Terra" w:date="2016-02-08T22:05:00Z">
                <w:pPr>
                  <w:pStyle w:val="NormalWeb"/>
                  <w:spacing w:before="0" w:beforeAutospacing="0" w:after="160" w:afterAutospacing="0"/>
                  <w:jc w:val="center"/>
                </w:pPr>
              </w:pPrChange>
            </w:pPr>
            <w:ins w:id="1356" w:author="Mateus Berardo de Souza Terra" w:date="2016-02-08T22:09:00Z">
              <w:r>
                <w:rPr>
                  <w:color w:val="303030"/>
                  <w:sz w:val="16"/>
                  <w:szCs w:val="16"/>
                </w:rPr>
                <w:t>116</w:t>
              </w:r>
            </w:ins>
          </w:p>
        </w:tc>
        <w:tc>
          <w:tcPr>
            <w:tcW w:w="1559" w:type="dxa"/>
            <w:tcPrChange w:id="135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1358" w:author="Mateus Berardo de Souza Terra" w:date="2016-02-08T20:04:00Z"/>
                <w:color w:val="303030"/>
                <w:sz w:val="16"/>
                <w:szCs w:val="16"/>
                <w:rPrChange w:id="1359" w:author="Mateus Berardo de Souza Terra" w:date="2016-02-08T22:05:00Z">
                  <w:rPr>
                    <w:ins w:id="1360" w:author="Mateus Berardo de Souza Terra" w:date="2016-02-08T20:04:00Z"/>
                    <w:color w:val="303030"/>
                  </w:rPr>
                </w:rPrChange>
              </w:rPr>
              <w:pPrChange w:id="1361" w:author="Mateus Berardo de Souza Terra" w:date="2016-02-08T22:05:00Z">
                <w:pPr>
                  <w:pStyle w:val="NormalWeb"/>
                  <w:spacing w:before="0" w:beforeAutospacing="0" w:after="160" w:afterAutospacing="0"/>
                  <w:jc w:val="center"/>
                </w:pPr>
              </w:pPrChange>
            </w:pPr>
            <w:proofErr w:type="gramStart"/>
            <w:ins w:id="1362" w:author="Mateus Berardo de Souza Terra" w:date="2016-02-08T22:11:00Z">
              <w:r>
                <w:rPr>
                  <w:color w:val="303030"/>
                  <w:sz w:val="16"/>
                  <w:szCs w:val="16"/>
                </w:rPr>
                <w:t>t</w:t>
              </w:r>
            </w:ins>
            <w:proofErr w:type="gramEnd"/>
          </w:p>
        </w:tc>
      </w:tr>
      <w:tr w:rsidR="00BA6212" w:rsidRPr="00A76C84" w14:paraId="15B26FBA" w14:textId="77777777" w:rsidTr="00A76C84">
        <w:trPr>
          <w:trHeight w:val="20"/>
          <w:ins w:id="1363" w:author="Mateus Berardo de Souza Terra" w:date="2016-02-08T20:04:00Z"/>
        </w:trPr>
        <w:tc>
          <w:tcPr>
            <w:tcW w:w="1558" w:type="dxa"/>
            <w:tcPrChange w:id="136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1365" w:author="Mateus Berardo de Souza Terra" w:date="2016-02-08T20:04:00Z"/>
                <w:color w:val="303030"/>
                <w:sz w:val="16"/>
                <w:szCs w:val="16"/>
                <w:rPrChange w:id="1366" w:author="Mateus Berardo de Souza Terra" w:date="2016-02-08T22:05:00Z">
                  <w:rPr>
                    <w:ins w:id="1367" w:author="Mateus Berardo de Souza Terra" w:date="2016-02-08T20:04:00Z"/>
                    <w:color w:val="303030"/>
                  </w:rPr>
                </w:rPrChange>
              </w:rPr>
              <w:pPrChange w:id="1368" w:author="Mateus Berardo de Souza Terra" w:date="2016-02-08T22:05:00Z">
                <w:pPr>
                  <w:pStyle w:val="NormalWeb"/>
                  <w:spacing w:before="0" w:beforeAutospacing="0" w:after="160" w:afterAutospacing="0"/>
                  <w:jc w:val="center"/>
                </w:pPr>
              </w:pPrChange>
            </w:pPr>
            <w:ins w:id="1369" w:author="Mateus Berardo de Souza Terra" w:date="2016-02-08T20:05:00Z">
              <w:r w:rsidRPr="00A76C84">
                <w:rPr>
                  <w:color w:val="303030"/>
                  <w:sz w:val="16"/>
                  <w:szCs w:val="16"/>
                  <w:rPrChange w:id="1370" w:author="Mateus Berardo de Souza Terra" w:date="2016-02-08T22:05:00Z">
                    <w:rPr>
                      <w:color w:val="303030"/>
                    </w:rPr>
                  </w:rPrChange>
                </w:rPr>
                <w:t>53</w:t>
              </w:r>
            </w:ins>
          </w:p>
        </w:tc>
        <w:tc>
          <w:tcPr>
            <w:tcW w:w="1558" w:type="dxa"/>
            <w:tcPrChange w:id="137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3:00Z">
              <w:r>
                <w:rPr>
                  <w:color w:val="303030"/>
                  <w:sz w:val="16"/>
                  <w:szCs w:val="16"/>
                </w:rPr>
                <w:t>5</w:t>
              </w:r>
            </w:ins>
          </w:p>
        </w:tc>
        <w:tc>
          <w:tcPr>
            <w:tcW w:w="1558" w:type="dxa"/>
            <w:tcPrChange w:id="137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85</w:t>
              </w:r>
            </w:ins>
          </w:p>
        </w:tc>
        <w:tc>
          <w:tcPr>
            <w:tcW w:w="1558" w:type="dxa"/>
            <w:tcPrChange w:id="138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U</w:t>
              </w:r>
            </w:ins>
          </w:p>
        </w:tc>
        <w:tc>
          <w:tcPr>
            <w:tcW w:w="1559" w:type="dxa"/>
            <w:tcPrChange w:id="138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1390" w:author="Mateus Berardo de Souza Terra" w:date="2016-02-08T20:04:00Z"/>
                <w:color w:val="303030"/>
                <w:sz w:val="16"/>
                <w:szCs w:val="16"/>
                <w:rPrChange w:id="1391" w:author="Mateus Berardo de Souza Terra" w:date="2016-02-08T22:05:00Z">
                  <w:rPr>
                    <w:ins w:id="1392" w:author="Mateus Berardo de Souza Terra" w:date="2016-02-08T20:04:00Z"/>
                    <w:color w:val="303030"/>
                  </w:rPr>
                </w:rPrChange>
              </w:rPr>
              <w:pPrChange w:id="1393" w:author="Mateus Berardo de Souza Terra" w:date="2016-02-08T22:05:00Z">
                <w:pPr>
                  <w:pStyle w:val="NormalWeb"/>
                  <w:spacing w:before="0" w:beforeAutospacing="0" w:after="160" w:afterAutospacing="0"/>
                  <w:jc w:val="center"/>
                </w:pPr>
              </w:pPrChange>
            </w:pPr>
            <w:ins w:id="1394" w:author="Mateus Berardo de Souza Terra" w:date="2016-02-08T22:09:00Z">
              <w:r>
                <w:rPr>
                  <w:color w:val="303030"/>
                  <w:sz w:val="16"/>
                  <w:szCs w:val="16"/>
                </w:rPr>
                <w:t>117</w:t>
              </w:r>
            </w:ins>
          </w:p>
        </w:tc>
        <w:tc>
          <w:tcPr>
            <w:tcW w:w="1559" w:type="dxa"/>
            <w:tcPrChange w:id="139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1396" w:author="Mateus Berardo de Souza Terra" w:date="2016-02-08T20:04:00Z"/>
                <w:color w:val="303030"/>
                <w:sz w:val="16"/>
                <w:szCs w:val="16"/>
                <w:rPrChange w:id="1397" w:author="Mateus Berardo de Souza Terra" w:date="2016-02-08T22:05:00Z">
                  <w:rPr>
                    <w:ins w:id="1398" w:author="Mateus Berardo de Souza Terra" w:date="2016-02-08T20:04:00Z"/>
                    <w:color w:val="303030"/>
                  </w:rPr>
                </w:rPrChange>
              </w:rPr>
              <w:pPrChange w:id="1399" w:author="Mateus Berardo de Souza Terra" w:date="2016-02-08T22:05:00Z">
                <w:pPr>
                  <w:pStyle w:val="NormalWeb"/>
                  <w:spacing w:before="0" w:beforeAutospacing="0" w:after="160" w:afterAutospacing="0"/>
                  <w:jc w:val="center"/>
                </w:pPr>
              </w:pPrChange>
            </w:pPr>
            <w:proofErr w:type="gramStart"/>
            <w:ins w:id="1400" w:author="Mateus Berardo de Souza Terra" w:date="2016-02-08T22:11:00Z">
              <w:r>
                <w:rPr>
                  <w:color w:val="303030"/>
                  <w:sz w:val="16"/>
                  <w:szCs w:val="16"/>
                </w:rPr>
                <w:t>u</w:t>
              </w:r>
            </w:ins>
            <w:proofErr w:type="gramEnd"/>
          </w:p>
        </w:tc>
      </w:tr>
      <w:tr w:rsidR="00BA6212" w:rsidRPr="00A76C84" w14:paraId="120B16EF" w14:textId="77777777" w:rsidTr="00A76C84">
        <w:trPr>
          <w:trHeight w:val="20"/>
          <w:ins w:id="1401" w:author="Mateus Berardo de Souza Terra" w:date="2016-02-08T20:04:00Z"/>
        </w:trPr>
        <w:tc>
          <w:tcPr>
            <w:tcW w:w="1558" w:type="dxa"/>
            <w:tcPrChange w:id="140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1403" w:author="Mateus Berardo de Souza Terra" w:date="2016-02-08T20:04:00Z"/>
                <w:color w:val="303030"/>
                <w:sz w:val="16"/>
                <w:szCs w:val="16"/>
                <w:rPrChange w:id="1404" w:author="Mateus Berardo de Souza Terra" w:date="2016-02-08T22:05:00Z">
                  <w:rPr>
                    <w:ins w:id="1405" w:author="Mateus Berardo de Souza Terra" w:date="2016-02-08T20:04:00Z"/>
                    <w:color w:val="303030"/>
                  </w:rPr>
                </w:rPrChange>
              </w:rPr>
              <w:pPrChange w:id="1406" w:author="Mateus Berardo de Souza Terra" w:date="2016-02-08T22:05:00Z">
                <w:pPr>
                  <w:pStyle w:val="NormalWeb"/>
                  <w:spacing w:before="0" w:beforeAutospacing="0" w:after="160" w:afterAutospacing="0"/>
                  <w:jc w:val="center"/>
                </w:pPr>
              </w:pPrChange>
            </w:pPr>
            <w:ins w:id="1407" w:author="Mateus Berardo de Souza Terra" w:date="2016-02-08T20:05:00Z">
              <w:r w:rsidRPr="00A76C84">
                <w:rPr>
                  <w:color w:val="303030"/>
                  <w:sz w:val="16"/>
                  <w:szCs w:val="16"/>
                  <w:rPrChange w:id="1408" w:author="Mateus Berardo de Souza Terra" w:date="2016-02-08T22:05:00Z">
                    <w:rPr>
                      <w:color w:val="303030"/>
                    </w:rPr>
                  </w:rPrChange>
                </w:rPr>
                <w:t>54</w:t>
              </w:r>
            </w:ins>
          </w:p>
        </w:tc>
        <w:tc>
          <w:tcPr>
            <w:tcW w:w="1558" w:type="dxa"/>
            <w:tcPrChange w:id="140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3:00Z">
              <w:r>
                <w:rPr>
                  <w:color w:val="303030"/>
                  <w:sz w:val="16"/>
                  <w:szCs w:val="16"/>
                </w:rPr>
                <w:t>6</w:t>
              </w:r>
            </w:ins>
          </w:p>
        </w:tc>
        <w:tc>
          <w:tcPr>
            <w:tcW w:w="1558" w:type="dxa"/>
            <w:tcPrChange w:id="141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86</w:t>
              </w:r>
            </w:ins>
          </w:p>
        </w:tc>
        <w:tc>
          <w:tcPr>
            <w:tcW w:w="1558" w:type="dxa"/>
            <w:tcPrChange w:id="142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0:00Z">
              <w:r>
                <w:rPr>
                  <w:color w:val="303030"/>
                  <w:sz w:val="16"/>
                  <w:szCs w:val="16"/>
                </w:rPr>
                <w:t>V</w:t>
              </w:r>
            </w:ins>
          </w:p>
        </w:tc>
        <w:tc>
          <w:tcPr>
            <w:tcW w:w="1559" w:type="dxa"/>
            <w:tcPrChange w:id="142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1428" w:author="Mateus Berardo de Souza Terra" w:date="2016-02-08T20:04:00Z"/>
                <w:color w:val="303030"/>
                <w:sz w:val="16"/>
                <w:szCs w:val="16"/>
                <w:rPrChange w:id="1429" w:author="Mateus Berardo de Souza Terra" w:date="2016-02-08T22:05:00Z">
                  <w:rPr>
                    <w:ins w:id="1430" w:author="Mateus Berardo de Souza Terra" w:date="2016-02-08T20:04:00Z"/>
                    <w:color w:val="303030"/>
                  </w:rPr>
                </w:rPrChange>
              </w:rPr>
              <w:pPrChange w:id="1431" w:author="Mateus Berardo de Souza Terra" w:date="2016-02-08T22:05:00Z">
                <w:pPr>
                  <w:pStyle w:val="NormalWeb"/>
                  <w:spacing w:before="0" w:beforeAutospacing="0" w:after="160" w:afterAutospacing="0"/>
                  <w:jc w:val="center"/>
                </w:pPr>
              </w:pPrChange>
            </w:pPr>
            <w:ins w:id="1432" w:author="Mateus Berardo de Souza Terra" w:date="2016-02-08T22:09:00Z">
              <w:r>
                <w:rPr>
                  <w:color w:val="303030"/>
                  <w:sz w:val="16"/>
                  <w:szCs w:val="16"/>
                </w:rPr>
                <w:t>118</w:t>
              </w:r>
            </w:ins>
          </w:p>
        </w:tc>
        <w:tc>
          <w:tcPr>
            <w:tcW w:w="1559" w:type="dxa"/>
            <w:tcPrChange w:id="143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1434" w:author="Mateus Berardo de Souza Terra" w:date="2016-02-08T20:04:00Z"/>
                <w:color w:val="303030"/>
                <w:sz w:val="16"/>
                <w:szCs w:val="16"/>
                <w:rPrChange w:id="1435" w:author="Mateus Berardo de Souza Terra" w:date="2016-02-08T22:05:00Z">
                  <w:rPr>
                    <w:ins w:id="1436" w:author="Mateus Berardo de Souza Terra" w:date="2016-02-08T20:04:00Z"/>
                    <w:color w:val="303030"/>
                  </w:rPr>
                </w:rPrChange>
              </w:rPr>
              <w:pPrChange w:id="1437" w:author="Mateus Berardo de Souza Terra" w:date="2016-02-08T22:05:00Z">
                <w:pPr>
                  <w:pStyle w:val="NormalWeb"/>
                  <w:spacing w:before="0" w:beforeAutospacing="0" w:after="160" w:afterAutospacing="0"/>
                  <w:jc w:val="center"/>
                </w:pPr>
              </w:pPrChange>
            </w:pPr>
            <w:proofErr w:type="gramStart"/>
            <w:ins w:id="1438" w:author="Mateus Berardo de Souza Terra" w:date="2016-02-08T22:11:00Z">
              <w:r>
                <w:rPr>
                  <w:color w:val="303030"/>
                  <w:sz w:val="16"/>
                  <w:szCs w:val="16"/>
                </w:rPr>
                <w:t>v</w:t>
              </w:r>
            </w:ins>
            <w:proofErr w:type="gramEnd"/>
          </w:p>
        </w:tc>
      </w:tr>
      <w:tr w:rsidR="00BA6212" w:rsidRPr="00A76C84" w14:paraId="30508229" w14:textId="77777777" w:rsidTr="00A76C84">
        <w:trPr>
          <w:trHeight w:val="20"/>
          <w:ins w:id="1439" w:author="Mateus Berardo de Souza Terra" w:date="2016-02-08T20:04:00Z"/>
        </w:trPr>
        <w:tc>
          <w:tcPr>
            <w:tcW w:w="1558" w:type="dxa"/>
            <w:tcPrChange w:id="144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1441" w:author="Mateus Berardo de Souza Terra" w:date="2016-02-08T20:04:00Z"/>
                <w:color w:val="303030"/>
                <w:sz w:val="16"/>
                <w:szCs w:val="16"/>
                <w:rPrChange w:id="1442" w:author="Mateus Berardo de Souza Terra" w:date="2016-02-08T22:05:00Z">
                  <w:rPr>
                    <w:ins w:id="1443" w:author="Mateus Berardo de Souza Terra" w:date="2016-02-08T20:04:00Z"/>
                    <w:color w:val="303030"/>
                  </w:rPr>
                </w:rPrChange>
              </w:rPr>
              <w:pPrChange w:id="1444" w:author="Mateus Berardo de Souza Terra" w:date="2016-02-08T22:05:00Z">
                <w:pPr>
                  <w:pStyle w:val="NormalWeb"/>
                  <w:spacing w:before="0" w:beforeAutospacing="0" w:after="160" w:afterAutospacing="0"/>
                  <w:jc w:val="center"/>
                </w:pPr>
              </w:pPrChange>
            </w:pPr>
            <w:ins w:id="1445" w:author="Mateus Berardo de Souza Terra" w:date="2016-02-08T20:05:00Z">
              <w:r w:rsidRPr="00A76C84">
                <w:rPr>
                  <w:color w:val="303030"/>
                  <w:sz w:val="16"/>
                  <w:szCs w:val="16"/>
                  <w:rPrChange w:id="1446" w:author="Mateus Berardo de Souza Terra" w:date="2016-02-08T22:05:00Z">
                    <w:rPr>
                      <w:color w:val="303030"/>
                    </w:rPr>
                  </w:rPrChange>
                </w:rPr>
                <w:t>55</w:t>
              </w:r>
            </w:ins>
          </w:p>
        </w:tc>
        <w:tc>
          <w:tcPr>
            <w:tcW w:w="1558" w:type="dxa"/>
            <w:tcPrChange w:id="144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3:00Z">
              <w:r>
                <w:rPr>
                  <w:color w:val="303030"/>
                  <w:sz w:val="16"/>
                  <w:szCs w:val="16"/>
                </w:rPr>
                <w:t>7</w:t>
              </w:r>
            </w:ins>
          </w:p>
        </w:tc>
        <w:tc>
          <w:tcPr>
            <w:tcW w:w="1558" w:type="dxa"/>
            <w:tcPrChange w:id="145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87</w:t>
              </w:r>
            </w:ins>
          </w:p>
        </w:tc>
        <w:tc>
          <w:tcPr>
            <w:tcW w:w="1558" w:type="dxa"/>
            <w:tcPrChange w:id="145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0:00Z">
              <w:r>
                <w:rPr>
                  <w:color w:val="303030"/>
                  <w:sz w:val="16"/>
                  <w:szCs w:val="16"/>
                </w:rPr>
                <w:t>W</w:t>
              </w:r>
            </w:ins>
          </w:p>
        </w:tc>
        <w:tc>
          <w:tcPr>
            <w:tcW w:w="1559" w:type="dxa"/>
            <w:tcPrChange w:id="146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1466" w:author="Mateus Berardo de Souza Terra" w:date="2016-02-08T20:04:00Z"/>
                <w:color w:val="303030"/>
                <w:sz w:val="16"/>
                <w:szCs w:val="16"/>
                <w:rPrChange w:id="1467" w:author="Mateus Berardo de Souza Terra" w:date="2016-02-08T22:05:00Z">
                  <w:rPr>
                    <w:ins w:id="1468" w:author="Mateus Berardo de Souza Terra" w:date="2016-02-08T20:04:00Z"/>
                    <w:color w:val="303030"/>
                  </w:rPr>
                </w:rPrChange>
              </w:rPr>
              <w:pPrChange w:id="1469" w:author="Mateus Berardo de Souza Terra" w:date="2016-02-08T22:05:00Z">
                <w:pPr>
                  <w:pStyle w:val="NormalWeb"/>
                  <w:spacing w:before="0" w:beforeAutospacing="0" w:after="160" w:afterAutospacing="0"/>
                  <w:jc w:val="center"/>
                </w:pPr>
              </w:pPrChange>
            </w:pPr>
            <w:ins w:id="1470" w:author="Mateus Berardo de Souza Terra" w:date="2016-02-08T22:09:00Z">
              <w:r>
                <w:rPr>
                  <w:color w:val="303030"/>
                  <w:sz w:val="16"/>
                  <w:szCs w:val="16"/>
                </w:rPr>
                <w:t>119</w:t>
              </w:r>
            </w:ins>
          </w:p>
        </w:tc>
        <w:tc>
          <w:tcPr>
            <w:tcW w:w="1559" w:type="dxa"/>
            <w:tcPrChange w:id="147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1472" w:author="Mateus Berardo de Souza Terra" w:date="2016-02-08T20:04:00Z"/>
                <w:color w:val="303030"/>
                <w:sz w:val="16"/>
                <w:szCs w:val="16"/>
                <w:rPrChange w:id="1473" w:author="Mateus Berardo de Souza Terra" w:date="2016-02-08T22:05:00Z">
                  <w:rPr>
                    <w:ins w:id="1474" w:author="Mateus Berardo de Souza Terra" w:date="2016-02-08T20:04:00Z"/>
                    <w:color w:val="303030"/>
                  </w:rPr>
                </w:rPrChange>
              </w:rPr>
              <w:pPrChange w:id="1475" w:author="Mateus Berardo de Souza Terra" w:date="2016-02-08T22:05:00Z">
                <w:pPr>
                  <w:pStyle w:val="NormalWeb"/>
                  <w:spacing w:before="0" w:beforeAutospacing="0" w:after="160" w:afterAutospacing="0"/>
                  <w:jc w:val="center"/>
                </w:pPr>
              </w:pPrChange>
            </w:pPr>
            <w:proofErr w:type="gramStart"/>
            <w:ins w:id="1476" w:author="Mateus Berardo de Souza Terra" w:date="2016-02-08T22:11:00Z">
              <w:r>
                <w:rPr>
                  <w:color w:val="303030"/>
                  <w:sz w:val="16"/>
                  <w:szCs w:val="16"/>
                </w:rPr>
                <w:t>w</w:t>
              </w:r>
            </w:ins>
            <w:proofErr w:type="gramEnd"/>
          </w:p>
        </w:tc>
      </w:tr>
      <w:tr w:rsidR="00BA6212" w:rsidRPr="00A76C84" w14:paraId="04F6582B" w14:textId="77777777" w:rsidTr="00A76C84">
        <w:trPr>
          <w:trHeight w:val="20"/>
          <w:ins w:id="1477" w:author="Mateus Berardo de Souza Terra" w:date="2016-02-08T20:04:00Z"/>
        </w:trPr>
        <w:tc>
          <w:tcPr>
            <w:tcW w:w="1558" w:type="dxa"/>
            <w:tcPrChange w:id="147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1479" w:author="Mateus Berardo de Souza Terra" w:date="2016-02-08T20:04:00Z"/>
                <w:color w:val="303030"/>
                <w:sz w:val="16"/>
                <w:szCs w:val="16"/>
                <w:rPrChange w:id="1480" w:author="Mateus Berardo de Souza Terra" w:date="2016-02-08T22:05:00Z">
                  <w:rPr>
                    <w:ins w:id="1481" w:author="Mateus Berardo de Souza Terra" w:date="2016-02-08T20:04:00Z"/>
                    <w:color w:val="303030"/>
                  </w:rPr>
                </w:rPrChange>
              </w:rPr>
              <w:pPrChange w:id="1482" w:author="Mateus Berardo de Souza Terra" w:date="2016-02-08T22:05:00Z">
                <w:pPr>
                  <w:pStyle w:val="NormalWeb"/>
                  <w:spacing w:before="0" w:beforeAutospacing="0" w:after="160" w:afterAutospacing="0"/>
                  <w:jc w:val="center"/>
                </w:pPr>
              </w:pPrChange>
            </w:pPr>
            <w:ins w:id="1483" w:author="Mateus Berardo de Souza Terra" w:date="2016-02-08T20:05:00Z">
              <w:r w:rsidRPr="00A76C84">
                <w:rPr>
                  <w:color w:val="303030"/>
                  <w:sz w:val="16"/>
                  <w:szCs w:val="16"/>
                  <w:rPrChange w:id="1484" w:author="Mateus Berardo de Souza Terra" w:date="2016-02-08T22:05:00Z">
                    <w:rPr>
                      <w:color w:val="303030"/>
                    </w:rPr>
                  </w:rPrChange>
                </w:rPr>
                <w:t>56</w:t>
              </w:r>
            </w:ins>
          </w:p>
        </w:tc>
        <w:tc>
          <w:tcPr>
            <w:tcW w:w="1558" w:type="dxa"/>
            <w:tcPrChange w:id="148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3:00Z">
              <w:r>
                <w:rPr>
                  <w:color w:val="303030"/>
                  <w:sz w:val="16"/>
                  <w:szCs w:val="16"/>
                </w:rPr>
                <w:t>8</w:t>
              </w:r>
            </w:ins>
          </w:p>
        </w:tc>
        <w:tc>
          <w:tcPr>
            <w:tcW w:w="1558" w:type="dxa"/>
            <w:tcPrChange w:id="149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88</w:t>
              </w:r>
            </w:ins>
          </w:p>
        </w:tc>
        <w:tc>
          <w:tcPr>
            <w:tcW w:w="1558" w:type="dxa"/>
            <w:tcPrChange w:id="149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0:00Z">
              <w:r>
                <w:rPr>
                  <w:color w:val="303030"/>
                  <w:sz w:val="16"/>
                  <w:szCs w:val="16"/>
                </w:rPr>
                <w:t>X</w:t>
              </w:r>
            </w:ins>
          </w:p>
        </w:tc>
        <w:tc>
          <w:tcPr>
            <w:tcW w:w="1559" w:type="dxa"/>
            <w:tcPrChange w:id="150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1504" w:author="Mateus Berardo de Souza Terra" w:date="2016-02-08T20:04:00Z"/>
                <w:color w:val="303030"/>
                <w:sz w:val="16"/>
                <w:szCs w:val="16"/>
                <w:rPrChange w:id="1505" w:author="Mateus Berardo de Souza Terra" w:date="2016-02-08T22:05:00Z">
                  <w:rPr>
                    <w:ins w:id="1506" w:author="Mateus Berardo de Souza Terra" w:date="2016-02-08T20:04:00Z"/>
                    <w:color w:val="303030"/>
                  </w:rPr>
                </w:rPrChange>
              </w:rPr>
              <w:pPrChange w:id="1507" w:author="Mateus Berardo de Souza Terra" w:date="2016-02-08T22:05:00Z">
                <w:pPr>
                  <w:pStyle w:val="NormalWeb"/>
                  <w:spacing w:before="0" w:beforeAutospacing="0" w:after="160" w:afterAutospacing="0"/>
                  <w:jc w:val="center"/>
                </w:pPr>
              </w:pPrChange>
            </w:pPr>
            <w:ins w:id="1508" w:author="Mateus Berardo de Souza Terra" w:date="2016-02-08T22:09:00Z">
              <w:r>
                <w:rPr>
                  <w:color w:val="303030"/>
                  <w:sz w:val="16"/>
                  <w:szCs w:val="16"/>
                </w:rPr>
                <w:t>120</w:t>
              </w:r>
            </w:ins>
          </w:p>
        </w:tc>
        <w:tc>
          <w:tcPr>
            <w:tcW w:w="1559" w:type="dxa"/>
            <w:tcPrChange w:id="150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1510" w:author="Mateus Berardo de Souza Terra" w:date="2016-02-08T20:04:00Z"/>
                <w:color w:val="303030"/>
                <w:sz w:val="16"/>
                <w:szCs w:val="16"/>
                <w:rPrChange w:id="1511" w:author="Mateus Berardo de Souza Terra" w:date="2016-02-08T22:05:00Z">
                  <w:rPr>
                    <w:ins w:id="1512" w:author="Mateus Berardo de Souza Terra" w:date="2016-02-08T20:04:00Z"/>
                    <w:color w:val="303030"/>
                  </w:rPr>
                </w:rPrChange>
              </w:rPr>
              <w:pPrChange w:id="1513" w:author="Mateus Berardo de Souza Terra" w:date="2016-02-08T22:05:00Z">
                <w:pPr>
                  <w:pStyle w:val="NormalWeb"/>
                  <w:spacing w:before="0" w:beforeAutospacing="0" w:after="160" w:afterAutospacing="0"/>
                  <w:jc w:val="center"/>
                </w:pPr>
              </w:pPrChange>
            </w:pPr>
            <w:proofErr w:type="gramStart"/>
            <w:ins w:id="1514" w:author="Mateus Berardo de Souza Terra" w:date="2016-02-08T22:11:00Z">
              <w:r>
                <w:rPr>
                  <w:color w:val="303030"/>
                  <w:sz w:val="16"/>
                  <w:szCs w:val="16"/>
                </w:rPr>
                <w:t>x</w:t>
              </w:r>
            </w:ins>
            <w:proofErr w:type="gramEnd"/>
          </w:p>
        </w:tc>
      </w:tr>
      <w:tr w:rsidR="00BA6212" w:rsidRPr="00A76C84" w14:paraId="33E4EA1D" w14:textId="77777777" w:rsidTr="00A76C84">
        <w:trPr>
          <w:trHeight w:val="20"/>
          <w:ins w:id="1515" w:author="Mateus Berardo de Souza Terra" w:date="2016-02-08T20:04:00Z"/>
        </w:trPr>
        <w:tc>
          <w:tcPr>
            <w:tcW w:w="1558" w:type="dxa"/>
            <w:tcPrChange w:id="151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1517" w:author="Mateus Berardo de Souza Terra" w:date="2016-02-08T20:04:00Z"/>
                <w:color w:val="303030"/>
                <w:sz w:val="16"/>
                <w:szCs w:val="16"/>
                <w:rPrChange w:id="1518" w:author="Mateus Berardo de Souza Terra" w:date="2016-02-08T22:05:00Z">
                  <w:rPr>
                    <w:ins w:id="1519" w:author="Mateus Berardo de Souza Terra" w:date="2016-02-08T20:04:00Z"/>
                    <w:color w:val="303030"/>
                  </w:rPr>
                </w:rPrChange>
              </w:rPr>
              <w:pPrChange w:id="1520" w:author="Mateus Berardo de Souza Terra" w:date="2016-02-08T22:05:00Z">
                <w:pPr>
                  <w:pStyle w:val="NormalWeb"/>
                  <w:spacing w:before="0" w:beforeAutospacing="0" w:after="160" w:afterAutospacing="0"/>
                  <w:jc w:val="center"/>
                </w:pPr>
              </w:pPrChange>
            </w:pPr>
            <w:ins w:id="1521" w:author="Mateus Berardo de Souza Terra" w:date="2016-02-08T20:05:00Z">
              <w:r w:rsidRPr="00A76C84">
                <w:rPr>
                  <w:color w:val="303030"/>
                  <w:sz w:val="16"/>
                  <w:szCs w:val="16"/>
                  <w:rPrChange w:id="1522" w:author="Mateus Berardo de Souza Terra" w:date="2016-02-08T22:05:00Z">
                    <w:rPr>
                      <w:color w:val="303030"/>
                    </w:rPr>
                  </w:rPrChange>
                </w:rPr>
                <w:t>57</w:t>
              </w:r>
            </w:ins>
          </w:p>
        </w:tc>
        <w:tc>
          <w:tcPr>
            <w:tcW w:w="1558" w:type="dxa"/>
            <w:tcPrChange w:id="152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3:00Z">
              <w:r>
                <w:rPr>
                  <w:color w:val="303030"/>
                  <w:sz w:val="16"/>
                  <w:szCs w:val="16"/>
                </w:rPr>
                <w:t>9</w:t>
              </w:r>
            </w:ins>
          </w:p>
        </w:tc>
        <w:tc>
          <w:tcPr>
            <w:tcW w:w="1558" w:type="dxa"/>
            <w:tcPrChange w:id="152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89</w:t>
              </w:r>
            </w:ins>
          </w:p>
        </w:tc>
        <w:tc>
          <w:tcPr>
            <w:tcW w:w="1558" w:type="dxa"/>
            <w:tcPrChange w:id="153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0:00Z">
              <w:r>
                <w:rPr>
                  <w:color w:val="303030"/>
                  <w:sz w:val="16"/>
                  <w:szCs w:val="16"/>
                </w:rPr>
                <w:t>Y</w:t>
              </w:r>
            </w:ins>
          </w:p>
        </w:tc>
        <w:tc>
          <w:tcPr>
            <w:tcW w:w="1559" w:type="dxa"/>
            <w:tcPrChange w:id="154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1542" w:author="Mateus Berardo de Souza Terra" w:date="2016-02-08T20:04:00Z"/>
                <w:color w:val="303030"/>
                <w:sz w:val="16"/>
                <w:szCs w:val="16"/>
                <w:rPrChange w:id="1543" w:author="Mateus Berardo de Souza Terra" w:date="2016-02-08T22:05:00Z">
                  <w:rPr>
                    <w:ins w:id="1544" w:author="Mateus Berardo de Souza Terra" w:date="2016-02-08T20:04:00Z"/>
                    <w:color w:val="303030"/>
                  </w:rPr>
                </w:rPrChange>
              </w:rPr>
              <w:pPrChange w:id="1545" w:author="Mateus Berardo de Souza Terra" w:date="2016-02-08T22:05:00Z">
                <w:pPr>
                  <w:pStyle w:val="NormalWeb"/>
                  <w:spacing w:before="0" w:beforeAutospacing="0" w:after="160" w:afterAutospacing="0"/>
                  <w:jc w:val="center"/>
                </w:pPr>
              </w:pPrChange>
            </w:pPr>
            <w:ins w:id="1546" w:author="Mateus Berardo de Souza Terra" w:date="2016-02-08T22:09:00Z">
              <w:r>
                <w:rPr>
                  <w:color w:val="303030"/>
                  <w:sz w:val="16"/>
                  <w:szCs w:val="16"/>
                </w:rPr>
                <w:t>121</w:t>
              </w:r>
            </w:ins>
          </w:p>
        </w:tc>
        <w:tc>
          <w:tcPr>
            <w:tcW w:w="1559" w:type="dxa"/>
            <w:tcPrChange w:id="154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1548" w:author="Mateus Berardo de Souza Terra" w:date="2016-02-08T20:04:00Z"/>
                <w:color w:val="303030"/>
                <w:sz w:val="16"/>
                <w:szCs w:val="16"/>
                <w:rPrChange w:id="1549" w:author="Mateus Berardo de Souza Terra" w:date="2016-02-08T22:05:00Z">
                  <w:rPr>
                    <w:ins w:id="1550" w:author="Mateus Berardo de Souza Terra" w:date="2016-02-08T20:04:00Z"/>
                    <w:color w:val="303030"/>
                  </w:rPr>
                </w:rPrChange>
              </w:rPr>
              <w:pPrChange w:id="1551" w:author="Mateus Berardo de Souza Terra" w:date="2016-02-08T22:05:00Z">
                <w:pPr>
                  <w:pStyle w:val="NormalWeb"/>
                  <w:spacing w:before="0" w:beforeAutospacing="0" w:after="160" w:afterAutospacing="0"/>
                  <w:jc w:val="center"/>
                </w:pPr>
              </w:pPrChange>
            </w:pPr>
            <w:proofErr w:type="gramStart"/>
            <w:ins w:id="1552" w:author="Mateus Berardo de Souza Terra" w:date="2016-02-08T22:11:00Z">
              <w:r>
                <w:rPr>
                  <w:color w:val="303030"/>
                  <w:sz w:val="16"/>
                  <w:szCs w:val="16"/>
                </w:rPr>
                <w:t>y</w:t>
              </w:r>
            </w:ins>
            <w:proofErr w:type="gramEnd"/>
          </w:p>
        </w:tc>
      </w:tr>
      <w:tr w:rsidR="00BA6212" w:rsidRPr="00A76C84" w14:paraId="1EA86B3D" w14:textId="77777777" w:rsidTr="00A76C84">
        <w:trPr>
          <w:trHeight w:val="20"/>
          <w:ins w:id="1553" w:author="Mateus Berardo de Souza Terra" w:date="2016-02-08T20:04:00Z"/>
        </w:trPr>
        <w:tc>
          <w:tcPr>
            <w:tcW w:w="1558" w:type="dxa"/>
            <w:tcPrChange w:id="155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1555" w:author="Mateus Berardo de Souza Terra" w:date="2016-02-08T20:04:00Z"/>
                <w:color w:val="303030"/>
                <w:sz w:val="16"/>
                <w:szCs w:val="16"/>
                <w:rPrChange w:id="1556" w:author="Mateus Berardo de Souza Terra" w:date="2016-02-08T22:05:00Z">
                  <w:rPr>
                    <w:ins w:id="1557" w:author="Mateus Berardo de Souza Terra" w:date="2016-02-08T20:04:00Z"/>
                    <w:color w:val="303030"/>
                  </w:rPr>
                </w:rPrChange>
              </w:rPr>
              <w:pPrChange w:id="1558" w:author="Mateus Berardo de Souza Terra" w:date="2016-02-08T22:05:00Z">
                <w:pPr>
                  <w:pStyle w:val="NormalWeb"/>
                  <w:spacing w:before="0" w:beforeAutospacing="0" w:after="160" w:afterAutospacing="0"/>
                  <w:jc w:val="center"/>
                </w:pPr>
              </w:pPrChange>
            </w:pPr>
            <w:ins w:id="1559" w:author="Mateus Berardo de Souza Terra" w:date="2016-02-08T20:05:00Z">
              <w:r w:rsidRPr="00A76C84">
                <w:rPr>
                  <w:color w:val="303030"/>
                  <w:sz w:val="16"/>
                  <w:szCs w:val="16"/>
                  <w:rPrChange w:id="1560" w:author="Mateus Berardo de Souza Terra" w:date="2016-02-08T22:05:00Z">
                    <w:rPr>
                      <w:color w:val="303030"/>
                    </w:rPr>
                  </w:rPrChange>
                </w:rPr>
                <w:t>58</w:t>
              </w:r>
            </w:ins>
          </w:p>
        </w:tc>
        <w:tc>
          <w:tcPr>
            <w:tcW w:w="1558" w:type="dxa"/>
            <w:tcPrChange w:id="156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3:00Z">
              <w:r>
                <w:rPr>
                  <w:color w:val="303030"/>
                  <w:sz w:val="16"/>
                  <w:szCs w:val="16"/>
                </w:rPr>
                <w:t>:</w:t>
              </w:r>
            </w:ins>
          </w:p>
        </w:tc>
        <w:tc>
          <w:tcPr>
            <w:tcW w:w="1558" w:type="dxa"/>
            <w:tcPrChange w:id="156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90</w:t>
              </w:r>
            </w:ins>
          </w:p>
        </w:tc>
        <w:tc>
          <w:tcPr>
            <w:tcW w:w="1558" w:type="dxa"/>
            <w:tcPrChange w:id="157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0:00Z">
              <w:r>
                <w:rPr>
                  <w:color w:val="303030"/>
                  <w:sz w:val="16"/>
                  <w:szCs w:val="16"/>
                </w:rPr>
                <w:t>Z</w:t>
              </w:r>
            </w:ins>
          </w:p>
        </w:tc>
        <w:tc>
          <w:tcPr>
            <w:tcW w:w="1559" w:type="dxa"/>
            <w:tcPrChange w:id="157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1580" w:author="Mateus Berardo de Souza Terra" w:date="2016-02-08T20:04:00Z"/>
                <w:color w:val="303030"/>
                <w:sz w:val="16"/>
                <w:szCs w:val="16"/>
                <w:rPrChange w:id="1581" w:author="Mateus Berardo de Souza Terra" w:date="2016-02-08T22:05:00Z">
                  <w:rPr>
                    <w:ins w:id="1582" w:author="Mateus Berardo de Souza Terra" w:date="2016-02-08T20:04:00Z"/>
                    <w:color w:val="303030"/>
                  </w:rPr>
                </w:rPrChange>
              </w:rPr>
              <w:pPrChange w:id="1583" w:author="Mateus Berardo de Souza Terra" w:date="2016-02-08T22:05:00Z">
                <w:pPr>
                  <w:pStyle w:val="NormalWeb"/>
                  <w:spacing w:before="0" w:beforeAutospacing="0" w:after="160" w:afterAutospacing="0"/>
                  <w:jc w:val="center"/>
                </w:pPr>
              </w:pPrChange>
            </w:pPr>
            <w:ins w:id="1584" w:author="Mateus Berardo de Souza Terra" w:date="2016-02-08T22:09:00Z">
              <w:r>
                <w:rPr>
                  <w:color w:val="303030"/>
                  <w:sz w:val="16"/>
                  <w:szCs w:val="16"/>
                </w:rPr>
                <w:t>122</w:t>
              </w:r>
            </w:ins>
          </w:p>
        </w:tc>
        <w:tc>
          <w:tcPr>
            <w:tcW w:w="1559" w:type="dxa"/>
            <w:tcPrChange w:id="158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1586" w:author="Mateus Berardo de Souza Terra" w:date="2016-02-08T20:04:00Z"/>
                <w:color w:val="303030"/>
                <w:sz w:val="16"/>
                <w:szCs w:val="16"/>
                <w:rPrChange w:id="1587" w:author="Mateus Berardo de Souza Terra" w:date="2016-02-08T22:05:00Z">
                  <w:rPr>
                    <w:ins w:id="1588" w:author="Mateus Berardo de Souza Terra" w:date="2016-02-08T20:04:00Z"/>
                    <w:color w:val="303030"/>
                  </w:rPr>
                </w:rPrChange>
              </w:rPr>
              <w:pPrChange w:id="1589" w:author="Mateus Berardo de Souza Terra" w:date="2016-02-08T22:05:00Z">
                <w:pPr>
                  <w:pStyle w:val="NormalWeb"/>
                  <w:spacing w:before="0" w:beforeAutospacing="0" w:after="160" w:afterAutospacing="0"/>
                  <w:jc w:val="center"/>
                </w:pPr>
              </w:pPrChange>
            </w:pPr>
            <w:proofErr w:type="gramStart"/>
            <w:ins w:id="1590" w:author="Mateus Berardo de Souza Terra" w:date="2016-02-08T22:11:00Z">
              <w:r>
                <w:rPr>
                  <w:color w:val="303030"/>
                  <w:sz w:val="16"/>
                  <w:szCs w:val="16"/>
                </w:rPr>
                <w:t>z</w:t>
              </w:r>
            </w:ins>
            <w:proofErr w:type="gramEnd"/>
          </w:p>
        </w:tc>
      </w:tr>
      <w:tr w:rsidR="00BA6212" w:rsidRPr="00A76C84" w14:paraId="62CA1451" w14:textId="77777777" w:rsidTr="00A76C84">
        <w:trPr>
          <w:trHeight w:val="20"/>
          <w:ins w:id="1591" w:author="Mateus Berardo de Souza Terra" w:date="2016-02-08T20:04:00Z"/>
        </w:trPr>
        <w:tc>
          <w:tcPr>
            <w:tcW w:w="1558" w:type="dxa"/>
            <w:tcPrChange w:id="159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1593" w:author="Mateus Berardo de Souza Terra" w:date="2016-02-08T20:04:00Z"/>
                <w:color w:val="303030"/>
                <w:sz w:val="16"/>
                <w:szCs w:val="16"/>
                <w:rPrChange w:id="1594" w:author="Mateus Berardo de Souza Terra" w:date="2016-02-08T22:05:00Z">
                  <w:rPr>
                    <w:ins w:id="1595" w:author="Mateus Berardo de Souza Terra" w:date="2016-02-08T20:04:00Z"/>
                    <w:color w:val="303030"/>
                  </w:rPr>
                </w:rPrChange>
              </w:rPr>
              <w:pPrChange w:id="1596" w:author="Mateus Berardo de Souza Terra" w:date="2016-02-08T22:05:00Z">
                <w:pPr>
                  <w:pStyle w:val="NormalWeb"/>
                  <w:spacing w:before="0" w:beforeAutospacing="0" w:after="160" w:afterAutospacing="0"/>
                  <w:jc w:val="center"/>
                </w:pPr>
              </w:pPrChange>
            </w:pPr>
            <w:ins w:id="1597" w:author="Mateus Berardo de Souza Terra" w:date="2016-02-08T20:05:00Z">
              <w:r w:rsidRPr="00A76C84">
                <w:rPr>
                  <w:color w:val="303030"/>
                  <w:sz w:val="16"/>
                  <w:szCs w:val="16"/>
                  <w:rPrChange w:id="1598" w:author="Mateus Berardo de Souza Terra" w:date="2016-02-08T22:05:00Z">
                    <w:rPr>
                      <w:color w:val="303030"/>
                    </w:rPr>
                  </w:rPrChange>
                </w:rPr>
                <w:t>59</w:t>
              </w:r>
            </w:ins>
          </w:p>
        </w:tc>
        <w:tc>
          <w:tcPr>
            <w:tcW w:w="1558" w:type="dxa"/>
            <w:tcPrChange w:id="159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3:00Z">
              <w:r>
                <w:rPr>
                  <w:color w:val="303030"/>
                  <w:sz w:val="16"/>
                  <w:szCs w:val="16"/>
                </w:rPr>
                <w:t>;</w:t>
              </w:r>
            </w:ins>
          </w:p>
        </w:tc>
        <w:tc>
          <w:tcPr>
            <w:tcW w:w="1558" w:type="dxa"/>
            <w:tcPrChange w:id="160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91</w:t>
              </w:r>
            </w:ins>
          </w:p>
        </w:tc>
        <w:tc>
          <w:tcPr>
            <w:tcW w:w="1558" w:type="dxa"/>
            <w:tcPrChange w:id="161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w:t>
              </w:r>
            </w:ins>
          </w:p>
        </w:tc>
        <w:tc>
          <w:tcPr>
            <w:tcW w:w="1559" w:type="dxa"/>
            <w:tcPrChange w:id="161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1618" w:author="Mateus Berardo de Souza Terra" w:date="2016-02-08T20:04:00Z"/>
                <w:color w:val="303030"/>
                <w:sz w:val="16"/>
                <w:szCs w:val="16"/>
                <w:rPrChange w:id="1619" w:author="Mateus Berardo de Souza Terra" w:date="2016-02-08T22:05:00Z">
                  <w:rPr>
                    <w:ins w:id="1620" w:author="Mateus Berardo de Souza Terra" w:date="2016-02-08T20:04:00Z"/>
                    <w:color w:val="303030"/>
                  </w:rPr>
                </w:rPrChange>
              </w:rPr>
              <w:pPrChange w:id="1621" w:author="Mateus Berardo de Souza Terra" w:date="2016-02-08T22:05:00Z">
                <w:pPr>
                  <w:pStyle w:val="NormalWeb"/>
                  <w:spacing w:before="0" w:beforeAutospacing="0" w:after="160" w:afterAutospacing="0"/>
                  <w:jc w:val="center"/>
                </w:pPr>
              </w:pPrChange>
            </w:pPr>
            <w:ins w:id="1622" w:author="Mateus Berardo de Souza Terra" w:date="2016-02-08T22:09:00Z">
              <w:r>
                <w:rPr>
                  <w:color w:val="303030"/>
                  <w:sz w:val="16"/>
                  <w:szCs w:val="16"/>
                </w:rPr>
                <w:t>123</w:t>
              </w:r>
            </w:ins>
          </w:p>
        </w:tc>
        <w:tc>
          <w:tcPr>
            <w:tcW w:w="1559" w:type="dxa"/>
            <w:tcPrChange w:id="162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1624" w:author="Mateus Berardo de Souza Terra" w:date="2016-02-08T20:04:00Z"/>
                <w:color w:val="303030"/>
                <w:sz w:val="16"/>
                <w:szCs w:val="16"/>
                <w:rPrChange w:id="1625" w:author="Mateus Berardo de Souza Terra" w:date="2016-02-08T22:05:00Z">
                  <w:rPr>
                    <w:ins w:id="1626" w:author="Mateus Berardo de Souza Terra" w:date="2016-02-08T20:04:00Z"/>
                    <w:color w:val="303030"/>
                  </w:rPr>
                </w:rPrChange>
              </w:rPr>
              <w:pPrChange w:id="1627" w:author="Mateus Berardo de Souza Terra" w:date="2016-02-08T22:05:00Z">
                <w:pPr>
                  <w:pStyle w:val="NormalWeb"/>
                  <w:spacing w:before="0" w:beforeAutospacing="0" w:after="160" w:afterAutospacing="0"/>
                  <w:jc w:val="center"/>
                </w:pPr>
              </w:pPrChange>
            </w:pPr>
            <w:ins w:id="1628" w:author="Mateus Berardo de Souza Terra" w:date="2016-02-08T22:11:00Z">
              <w:r>
                <w:rPr>
                  <w:color w:val="303030"/>
                  <w:sz w:val="16"/>
                  <w:szCs w:val="16"/>
                </w:rPr>
                <w:t>{</w:t>
              </w:r>
            </w:ins>
          </w:p>
        </w:tc>
      </w:tr>
      <w:tr w:rsidR="00BA6212" w:rsidRPr="00A76C84" w14:paraId="4024849B" w14:textId="77777777" w:rsidTr="00A76C84">
        <w:trPr>
          <w:trHeight w:val="20"/>
          <w:ins w:id="1629" w:author="Mateus Berardo de Souza Terra" w:date="2016-02-08T20:04:00Z"/>
        </w:trPr>
        <w:tc>
          <w:tcPr>
            <w:tcW w:w="1558" w:type="dxa"/>
            <w:tcPrChange w:id="163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1631" w:author="Mateus Berardo de Souza Terra" w:date="2016-02-08T20:04:00Z"/>
                <w:color w:val="303030"/>
                <w:sz w:val="16"/>
                <w:szCs w:val="16"/>
                <w:rPrChange w:id="1632" w:author="Mateus Berardo de Souza Terra" w:date="2016-02-08T22:05:00Z">
                  <w:rPr>
                    <w:ins w:id="1633" w:author="Mateus Berardo de Souza Terra" w:date="2016-02-08T20:04:00Z"/>
                    <w:color w:val="303030"/>
                  </w:rPr>
                </w:rPrChange>
              </w:rPr>
              <w:pPrChange w:id="1634" w:author="Mateus Berardo de Souza Terra" w:date="2016-02-08T22:05:00Z">
                <w:pPr>
                  <w:pStyle w:val="NormalWeb"/>
                  <w:spacing w:before="0" w:beforeAutospacing="0" w:after="160" w:afterAutospacing="0"/>
                  <w:jc w:val="center"/>
                </w:pPr>
              </w:pPrChange>
            </w:pPr>
            <w:ins w:id="1635" w:author="Mateus Berardo de Souza Terra" w:date="2016-02-08T20:05:00Z">
              <w:r w:rsidRPr="00A76C84">
                <w:rPr>
                  <w:color w:val="303030"/>
                  <w:sz w:val="16"/>
                  <w:szCs w:val="16"/>
                  <w:rPrChange w:id="1636" w:author="Mateus Berardo de Souza Terra" w:date="2016-02-08T22:05:00Z">
                    <w:rPr>
                      <w:color w:val="303030"/>
                    </w:rPr>
                  </w:rPrChange>
                </w:rPr>
                <w:t>60</w:t>
              </w:r>
            </w:ins>
          </w:p>
        </w:tc>
        <w:tc>
          <w:tcPr>
            <w:tcW w:w="1558" w:type="dxa"/>
            <w:tcPrChange w:id="163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3:00Z">
              <w:r>
                <w:rPr>
                  <w:color w:val="303030"/>
                  <w:sz w:val="16"/>
                  <w:szCs w:val="16"/>
                </w:rPr>
                <w:t>&lt;</w:t>
              </w:r>
            </w:ins>
          </w:p>
        </w:tc>
        <w:tc>
          <w:tcPr>
            <w:tcW w:w="1558" w:type="dxa"/>
            <w:tcPrChange w:id="164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92</w:t>
              </w:r>
            </w:ins>
          </w:p>
        </w:tc>
        <w:tc>
          <w:tcPr>
            <w:tcW w:w="1558" w:type="dxa"/>
            <w:tcPrChange w:id="164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w:t>
              </w:r>
            </w:ins>
          </w:p>
        </w:tc>
        <w:tc>
          <w:tcPr>
            <w:tcW w:w="1559" w:type="dxa"/>
            <w:tcPrChange w:id="165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1656" w:author="Mateus Berardo de Souza Terra" w:date="2016-02-08T20:04:00Z"/>
                <w:color w:val="303030"/>
                <w:sz w:val="16"/>
                <w:szCs w:val="16"/>
                <w:rPrChange w:id="1657" w:author="Mateus Berardo de Souza Terra" w:date="2016-02-08T22:05:00Z">
                  <w:rPr>
                    <w:ins w:id="1658" w:author="Mateus Berardo de Souza Terra" w:date="2016-02-08T20:04:00Z"/>
                    <w:color w:val="303030"/>
                  </w:rPr>
                </w:rPrChange>
              </w:rPr>
              <w:pPrChange w:id="1659" w:author="Mateus Berardo de Souza Terra" w:date="2016-02-08T22:05:00Z">
                <w:pPr>
                  <w:pStyle w:val="NormalWeb"/>
                  <w:spacing w:before="0" w:beforeAutospacing="0" w:after="160" w:afterAutospacing="0"/>
                  <w:jc w:val="center"/>
                </w:pPr>
              </w:pPrChange>
            </w:pPr>
            <w:ins w:id="1660" w:author="Mateus Berardo de Souza Terra" w:date="2016-02-08T22:09:00Z">
              <w:r>
                <w:rPr>
                  <w:color w:val="303030"/>
                  <w:sz w:val="16"/>
                  <w:szCs w:val="16"/>
                </w:rPr>
                <w:t>124</w:t>
              </w:r>
            </w:ins>
          </w:p>
        </w:tc>
        <w:tc>
          <w:tcPr>
            <w:tcW w:w="1559" w:type="dxa"/>
            <w:tcPrChange w:id="166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1662" w:author="Mateus Berardo de Souza Terra" w:date="2016-02-08T20:04:00Z"/>
                <w:color w:val="303030"/>
                <w:sz w:val="16"/>
                <w:szCs w:val="16"/>
                <w:rPrChange w:id="1663" w:author="Mateus Berardo de Souza Terra" w:date="2016-02-08T22:05:00Z">
                  <w:rPr>
                    <w:ins w:id="1664" w:author="Mateus Berardo de Souza Terra" w:date="2016-02-08T20:04:00Z"/>
                    <w:color w:val="303030"/>
                  </w:rPr>
                </w:rPrChange>
              </w:rPr>
              <w:pPrChange w:id="1665" w:author="Mateus Berardo de Souza Terra" w:date="2016-02-08T22:05:00Z">
                <w:pPr>
                  <w:pStyle w:val="NormalWeb"/>
                  <w:spacing w:before="0" w:beforeAutospacing="0" w:after="160" w:afterAutospacing="0"/>
                  <w:jc w:val="center"/>
                </w:pPr>
              </w:pPrChange>
            </w:pPr>
            <w:ins w:id="1666" w:author="Mateus Berardo de Souza Terra" w:date="2016-02-08T22:11:00Z">
              <w:r>
                <w:rPr>
                  <w:color w:val="303030"/>
                  <w:sz w:val="16"/>
                  <w:szCs w:val="16"/>
                </w:rPr>
                <w:t>|</w:t>
              </w:r>
            </w:ins>
          </w:p>
        </w:tc>
      </w:tr>
      <w:tr w:rsidR="00BA6212" w:rsidRPr="00A76C84" w14:paraId="083DC71D" w14:textId="77777777" w:rsidTr="00A76C84">
        <w:trPr>
          <w:trHeight w:val="20"/>
          <w:ins w:id="1667" w:author="Mateus Berardo de Souza Terra" w:date="2016-02-08T20:04:00Z"/>
        </w:trPr>
        <w:tc>
          <w:tcPr>
            <w:tcW w:w="1558" w:type="dxa"/>
            <w:tcPrChange w:id="166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1669" w:author="Mateus Berardo de Souza Terra" w:date="2016-02-08T20:04:00Z"/>
                <w:color w:val="303030"/>
                <w:sz w:val="16"/>
                <w:szCs w:val="16"/>
                <w:rPrChange w:id="1670" w:author="Mateus Berardo de Souza Terra" w:date="2016-02-08T22:05:00Z">
                  <w:rPr>
                    <w:ins w:id="1671" w:author="Mateus Berardo de Souza Terra" w:date="2016-02-08T20:04:00Z"/>
                    <w:color w:val="303030"/>
                  </w:rPr>
                </w:rPrChange>
              </w:rPr>
              <w:pPrChange w:id="1672" w:author="Mateus Berardo de Souza Terra" w:date="2016-02-08T22:05:00Z">
                <w:pPr>
                  <w:pStyle w:val="NormalWeb"/>
                  <w:spacing w:before="0" w:beforeAutospacing="0" w:after="160" w:afterAutospacing="0"/>
                  <w:jc w:val="center"/>
                </w:pPr>
              </w:pPrChange>
            </w:pPr>
            <w:ins w:id="1673" w:author="Mateus Berardo de Souza Terra" w:date="2016-02-08T20:05:00Z">
              <w:r w:rsidRPr="00A76C84">
                <w:rPr>
                  <w:color w:val="303030"/>
                  <w:sz w:val="16"/>
                  <w:szCs w:val="16"/>
                  <w:rPrChange w:id="1674" w:author="Mateus Berardo de Souza Terra" w:date="2016-02-08T22:05:00Z">
                    <w:rPr>
                      <w:color w:val="303030"/>
                    </w:rPr>
                  </w:rPrChange>
                </w:rPr>
                <w:t>61</w:t>
              </w:r>
            </w:ins>
          </w:p>
        </w:tc>
        <w:tc>
          <w:tcPr>
            <w:tcW w:w="1558" w:type="dxa"/>
            <w:tcPrChange w:id="167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3:00Z">
              <w:r>
                <w:rPr>
                  <w:color w:val="303030"/>
                  <w:sz w:val="16"/>
                  <w:szCs w:val="16"/>
                </w:rPr>
                <w:t>=</w:t>
              </w:r>
            </w:ins>
          </w:p>
        </w:tc>
        <w:tc>
          <w:tcPr>
            <w:tcW w:w="1558" w:type="dxa"/>
            <w:tcPrChange w:id="168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1682" w:author="Mateus Berardo de Souza Terra" w:date="2016-02-08T20:04:00Z"/>
                <w:color w:val="303030"/>
                <w:sz w:val="16"/>
                <w:szCs w:val="16"/>
                <w:rPrChange w:id="1683" w:author="Mateus Berardo de Souza Terra" w:date="2016-02-08T22:05: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93</w:t>
              </w:r>
            </w:ins>
          </w:p>
        </w:tc>
        <w:tc>
          <w:tcPr>
            <w:tcW w:w="1558" w:type="dxa"/>
            <w:tcPrChange w:id="168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w:t>
              </w:r>
            </w:ins>
          </w:p>
        </w:tc>
        <w:tc>
          <w:tcPr>
            <w:tcW w:w="1559" w:type="dxa"/>
            <w:tcPrChange w:id="169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1694" w:author="Mateus Berardo de Souza Terra" w:date="2016-02-08T20:04:00Z"/>
                <w:color w:val="303030"/>
                <w:sz w:val="16"/>
                <w:szCs w:val="16"/>
                <w:rPrChange w:id="1695" w:author="Mateus Berardo de Souza Terra" w:date="2016-02-08T22:05:00Z">
                  <w:rPr>
                    <w:ins w:id="1696" w:author="Mateus Berardo de Souza Terra" w:date="2016-02-08T20:04:00Z"/>
                    <w:color w:val="303030"/>
                  </w:rPr>
                </w:rPrChange>
              </w:rPr>
              <w:pPrChange w:id="1697" w:author="Mateus Berardo de Souza Terra" w:date="2016-02-08T22:05:00Z">
                <w:pPr>
                  <w:pStyle w:val="NormalWeb"/>
                  <w:spacing w:before="0" w:beforeAutospacing="0" w:after="160" w:afterAutospacing="0"/>
                  <w:jc w:val="center"/>
                </w:pPr>
              </w:pPrChange>
            </w:pPr>
            <w:ins w:id="1698" w:author="Mateus Berardo de Souza Terra" w:date="2016-02-08T22:09:00Z">
              <w:r>
                <w:rPr>
                  <w:color w:val="303030"/>
                  <w:sz w:val="16"/>
                  <w:szCs w:val="16"/>
                </w:rPr>
                <w:t>125</w:t>
              </w:r>
            </w:ins>
          </w:p>
        </w:tc>
        <w:tc>
          <w:tcPr>
            <w:tcW w:w="1559" w:type="dxa"/>
            <w:tcPrChange w:id="169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1700" w:author="Mateus Berardo de Souza Terra" w:date="2016-02-08T20:04:00Z"/>
                <w:color w:val="303030"/>
                <w:sz w:val="16"/>
                <w:szCs w:val="16"/>
                <w:rPrChange w:id="1701" w:author="Mateus Berardo de Souza Terra" w:date="2016-02-08T22:05:00Z">
                  <w:rPr>
                    <w:ins w:id="1702" w:author="Mateus Berardo de Souza Terra" w:date="2016-02-08T20:04:00Z"/>
                    <w:color w:val="303030"/>
                  </w:rPr>
                </w:rPrChange>
              </w:rPr>
              <w:pPrChange w:id="1703" w:author="Mateus Berardo de Souza Terra" w:date="2016-02-08T22:05:00Z">
                <w:pPr>
                  <w:pStyle w:val="NormalWeb"/>
                  <w:spacing w:before="0" w:beforeAutospacing="0" w:after="160" w:afterAutospacing="0"/>
                  <w:jc w:val="center"/>
                </w:pPr>
              </w:pPrChange>
            </w:pPr>
            <w:ins w:id="1704" w:author="Mateus Berardo de Souza Terra" w:date="2016-02-08T22:11:00Z">
              <w:r>
                <w:rPr>
                  <w:color w:val="303030"/>
                  <w:sz w:val="16"/>
                  <w:szCs w:val="16"/>
                </w:rPr>
                <w:t>}</w:t>
              </w:r>
            </w:ins>
          </w:p>
        </w:tc>
      </w:tr>
      <w:tr w:rsidR="00BA6212" w:rsidRPr="00A76C84" w14:paraId="0FD07F96" w14:textId="77777777" w:rsidTr="00A76C84">
        <w:trPr>
          <w:trHeight w:val="20"/>
          <w:ins w:id="1705" w:author="Mateus Berardo de Souza Terra" w:date="2016-02-08T20:04:00Z"/>
        </w:trPr>
        <w:tc>
          <w:tcPr>
            <w:tcW w:w="1558" w:type="dxa"/>
            <w:tcPrChange w:id="170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1707" w:author="Mateus Berardo de Souza Terra" w:date="2016-02-08T20:04:00Z"/>
                <w:color w:val="303030"/>
                <w:sz w:val="16"/>
                <w:szCs w:val="16"/>
                <w:rPrChange w:id="1708" w:author="Mateus Berardo de Souza Terra" w:date="2016-02-08T22:05:00Z">
                  <w:rPr>
                    <w:ins w:id="1709" w:author="Mateus Berardo de Souza Terra" w:date="2016-02-08T20:04:00Z"/>
                    <w:color w:val="303030"/>
                  </w:rPr>
                </w:rPrChange>
              </w:rPr>
              <w:pPrChange w:id="1710" w:author="Mateus Berardo de Souza Terra" w:date="2016-02-08T22:05:00Z">
                <w:pPr>
                  <w:pStyle w:val="NormalWeb"/>
                  <w:spacing w:before="0" w:beforeAutospacing="0" w:after="160" w:afterAutospacing="0"/>
                  <w:jc w:val="center"/>
                </w:pPr>
              </w:pPrChange>
            </w:pPr>
            <w:ins w:id="1711" w:author="Mateus Berardo de Souza Terra" w:date="2016-02-08T20:05:00Z">
              <w:r w:rsidRPr="00A76C84">
                <w:rPr>
                  <w:color w:val="303030"/>
                  <w:sz w:val="16"/>
                  <w:szCs w:val="16"/>
                  <w:rPrChange w:id="1712" w:author="Mateus Berardo de Souza Terra" w:date="2016-02-08T22:05:00Z">
                    <w:rPr>
                      <w:color w:val="303030"/>
                    </w:rPr>
                  </w:rPrChange>
                </w:rPr>
                <w:t>62</w:t>
              </w:r>
            </w:ins>
          </w:p>
        </w:tc>
        <w:tc>
          <w:tcPr>
            <w:tcW w:w="1558" w:type="dxa"/>
            <w:tcPrChange w:id="171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3:00Z">
              <w:r>
                <w:rPr>
                  <w:color w:val="303030"/>
                  <w:sz w:val="16"/>
                  <w:szCs w:val="16"/>
                </w:rPr>
                <w:t>&gt;</w:t>
              </w:r>
            </w:ins>
          </w:p>
        </w:tc>
        <w:tc>
          <w:tcPr>
            <w:tcW w:w="1558" w:type="dxa"/>
            <w:tcPrChange w:id="171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94</w:t>
              </w:r>
            </w:ins>
          </w:p>
        </w:tc>
        <w:tc>
          <w:tcPr>
            <w:tcW w:w="1558" w:type="dxa"/>
            <w:tcPrChange w:id="172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12:00Z">
                <w:pPr>
                  <w:pStyle w:val="NormalWeb"/>
                  <w:spacing w:before="0" w:beforeAutospacing="0" w:after="160" w:afterAutospacing="0"/>
                  <w:jc w:val="center"/>
                </w:pPr>
              </w:pPrChange>
            </w:pPr>
            <w:ins w:id="1730" w:author="Mateus Berardo de Souza Terra" w:date="2016-02-08T22:12:00Z">
              <w:r>
                <w:rPr>
                  <w:color w:val="303030"/>
                  <w:sz w:val="16"/>
                  <w:szCs w:val="16"/>
                </w:rPr>
                <w:tab/>
              </w:r>
            </w:ins>
            <w:ins w:id="1731" w:author="Mateus Berardo de Souza Terra" w:date="2016-02-08T22:11:00Z">
              <w:r>
                <w:rPr>
                  <w:color w:val="303030"/>
                  <w:sz w:val="16"/>
                  <w:szCs w:val="16"/>
                </w:rPr>
                <w:t>^</w:t>
              </w:r>
            </w:ins>
            <w:ins w:id="1732" w:author="Mateus Berardo de Souza Terra" w:date="2016-02-08T22:12:00Z">
              <w:r>
                <w:rPr>
                  <w:color w:val="303030"/>
                  <w:sz w:val="16"/>
                  <w:szCs w:val="16"/>
                </w:rPr>
                <w:tab/>
              </w:r>
            </w:ins>
          </w:p>
        </w:tc>
        <w:tc>
          <w:tcPr>
            <w:tcW w:w="1559" w:type="dxa"/>
            <w:tcPrChange w:id="173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1734" w:author="Mateus Berardo de Souza Terra" w:date="2016-02-08T20:04:00Z"/>
                <w:color w:val="303030"/>
                <w:sz w:val="16"/>
                <w:szCs w:val="16"/>
                <w:rPrChange w:id="1735" w:author="Mateus Berardo de Souza Terra" w:date="2016-02-08T22:05:00Z">
                  <w:rPr>
                    <w:ins w:id="1736" w:author="Mateus Berardo de Souza Terra" w:date="2016-02-08T20:04:00Z"/>
                    <w:color w:val="303030"/>
                  </w:rPr>
                </w:rPrChange>
              </w:rPr>
              <w:pPrChange w:id="1737" w:author="Mateus Berardo de Souza Terra" w:date="2016-02-08T22:05:00Z">
                <w:pPr>
                  <w:pStyle w:val="NormalWeb"/>
                  <w:spacing w:before="0" w:beforeAutospacing="0" w:after="160" w:afterAutospacing="0"/>
                  <w:jc w:val="center"/>
                </w:pPr>
              </w:pPrChange>
            </w:pPr>
            <w:ins w:id="1738" w:author="Mateus Berardo de Souza Terra" w:date="2016-02-08T22:09:00Z">
              <w:r>
                <w:rPr>
                  <w:color w:val="303030"/>
                  <w:sz w:val="16"/>
                  <w:szCs w:val="16"/>
                </w:rPr>
                <w:t>126</w:t>
              </w:r>
            </w:ins>
          </w:p>
        </w:tc>
        <w:tc>
          <w:tcPr>
            <w:tcW w:w="1559" w:type="dxa"/>
            <w:tcPrChange w:id="173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1:00Z">
              <w:r>
                <w:rPr>
                  <w:color w:val="303030"/>
                  <w:sz w:val="16"/>
                  <w:szCs w:val="16"/>
                </w:rPr>
                <w:t>~</w:t>
              </w:r>
            </w:ins>
          </w:p>
        </w:tc>
      </w:tr>
      <w:tr w:rsidR="00BA6212" w:rsidRPr="00A76C84" w14:paraId="37299FE6" w14:textId="77777777" w:rsidTr="00A76C84">
        <w:trPr>
          <w:trHeight w:val="20"/>
          <w:ins w:id="174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1746" w:author="Mateus Berardo de Souza Terra" w:date="2016-02-08T22:09:00Z"/>
                <w:color w:val="303030"/>
                <w:sz w:val="16"/>
                <w:szCs w:val="16"/>
              </w:rPr>
            </w:pPr>
            <w:ins w:id="174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1748" w:author="Mateus Berardo de Souza Terra" w:date="2016-02-08T22:09:00Z"/>
                <w:color w:val="303030"/>
                <w:sz w:val="16"/>
                <w:szCs w:val="16"/>
              </w:rPr>
            </w:pPr>
            <w:ins w:id="174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1750" w:author="Mateus Berardo de Souza Terra" w:date="2016-02-08T22:09:00Z"/>
                <w:color w:val="303030"/>
                <w:sz w:val="16"/>
                <w:szCs w:val="16"/>
              </w:rPr>
            </w:pPr>
            <w:ins w:id="175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1752" w:author="Mateus Berardo de Souza Terra" w:date="2016-02-08T22:09:00Z"/>
                <w:sz w:val="16"/>
                <w:szCs w:val="16"/>
                <w:rPrChange w:id="1753" w:author="Mateus Berardo de Souza Terra" w:date="2016-02-08T22:12:00Z">
                  <w:rPr>
                    <w:ins w:id="1754" w:author="Mateus Berardo de Souza Terra" w:date="2016-02-08T22:09:00Z"/>
                    <w:color w:val="303030"/>
                    <w:sz w:val="16"/>
                    <w:szCs w:val="16"/>
                  </w:rPr>
                </w:rPrChange>
              </w:rPr>
            </w:pPr>
            <w:ins w:id="1755" w:author="Mateus Berardo de Souza Terra" w:date="2016-02-08T22:12:00Z">
              <w:r>
                <w:rPr>
                  <w:b/>
                  <w:color w:val="FF0000"/>
                  <w:sz w:val="16"/>
                  <w:szCs w:val="16"/>
                </w:rPr>
                <w:softHyphen/>
              </w:r>
              <w:proofErr w:type="spellStart"/>
              <w:r>
                <w:rPr>
                  <w:sz w:val="16"/>
                  <w:szCs w:val="16"/>
                </w:rPr>
                <w:t>underline</w:t>
              </w:r>
            </w:ins>
            <w:proofErr w:type="spellEnd"/>
          </w:p>
        </w:tc>
        <w:tc>
          <w:tcPr>
            <w:tcW w:w="1559" w:type="dxa"/>
          </w:tcPr>
          <w:p w14:paraId="676A4B64" w14:textId="08F03A69" w:rsidR="00BA6212" w:rsidRDefault="00BA6212" w:rsidP="00BA6212">
            <w:pPr>
              <w:pStyle w:val="NormalWeb"/>
              <w:spacing w:before="0" w:beforeAutospacing="0" w:after="20" w:afterAutospacing="0"/>
              <w:jc w:val="center"/>
              <w:rPr>
                <w:ins w:id="1756" w:author="Mateus Berardo de Souza Terra" w:date="2016-02-08T22:09:00Z"/>
                <w:color w:val="303030"/>
                <w:sz w:val="16"/>
                <w:szCs w:val="16"/>
              </w:rPr>
            </w:pPr>
            <w:ins w:id="175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1758" w:author="Mateus Berardo de Souza Terra" w:date="2016-02-08T22:09:00Z"/>
                <w:color w:val="303030"/>
                <w:sz w:val="16"/>
                <w:szCs w:val="16"/>
              </w:rPr>
            </w:pPr>
            <w:ins w:id="175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1760" w:author="granix pacheco" w:date="2016-02-08T14:08:00Z"/>
          <w:del w:id="1761" w:author="Mateus Berardo de Souza Terra" w:date="2016-02-08T22:08:00Z"/>
          <w:color w:val="303030"/>
          <w:rPrChange w:id="1762" w:author="Mateus Berardo de Souza Terra" w:date="2016-02-08T20:05:00Z">
            <w:rPr>
              <w:ins w:id="1763" w:author="granix pacheco" w:date="2016-02-08T14:08:00Z"/>
              <w:del w:id="1764" w:author="Mateus Berardo de Souza Terra" w:date="2016-02-08T22:08:00Z"/>
              <w:color w:val="303030"/>
              <w:lang w:val="pt-PT"/>
            </w:rPr>
          </w:rPrChange>
        </w:rPr>
        <w:pPrChange w:id="176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1766" w:author="granix pacheco" w:date="2016-02-08T09:31:00Z"/>
          <w:color w:val="303030"/>
          <w:rPrChange w:id="1767" w:author="Mateus Berardo de Souza Terra" w:date="2016-02-08T20:05:00Z">
            <w:rPr>
              <w:ins w:id="1768" w:author="granix pacheco" w:date="2016-02-08T09:31:00Z"/>
              <w:color w:val="303030"/>
              <w:lang w:val="pt-PT"/>
            </w:rPr>
          </w:rPrChange>
        </w:rPr>
        <w:pPrChange w:id="176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proofErr w:type="spellStart"/>
      <w:r>
        <w:rPr>
          <w:b/>
          <w:color w:val="303030"/>
          <w:sz w:val="32"/>
          <w:szCs w:val="32"/>
        </w:rPr>
        <w:t>Leds</w:t>
      </w:r>
      <w:proofErr w:type="spellEnd"/>
      <w:r>
        <w:rPr>
          <w:b/>
          <w:color w:val="303030"/>
          <w:sz w:val="32"/>
          <w:szCs w:val="32"/>
        </w:rPr>
        <w:t>:</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1770" w:author="Mateus Berardo de Souza Terra" w:date="2016-02-08T19:09:00Z">
            <w:rPr>
              <w:b/>
              <w:color w:val="000000"/>
              <w:sz w:val="36"/>
              <w:szCs w:val="36"/>
              <w:u w:val="single"/>
            </w:rPr>
          </w:rPrChange>
        </w:rPr>
      </w:pPr>
      <w:ins w:id="1771" w:author="granix pacheco" w:date="2016-02-08T09:36:00Z">
        <w:del w:id="1772" w:author="Mateus Berardo de Souza Terra" w:date="2016-02-08T19:15:00Z">
          <w:r w:rsidRPr="008D4450" w:rsidDel="006D3AB1">
            <w:rPr>
              <w:color w:val="303030"/>
              <w:rPrChange w:id="1773" w:author="Mateus Berardo de Souza Terra" w:date="2016-02-08T19:09:00Z">
                <w:rPr>
                  <w:color w:val="303030"/>
                  <w:lang w:val="pt-PT"/>
                </w:rPr>
              </w:rPrChange>
            </w:rPr>
            <w:delText>//Adicionar tabela (ou uma imagem dela q ocupe menos espaço).</w:delText>
          </w:r>
        </w:del>
      </w:ins>
      <w:ins w:id="1774" w:author="granix pacheco" w:date="2016-02-08T09:41:00Z">
        <w:del w:id="1775" w:author="Mateus Berardo de Souza Terra" w:date="2016-02-08T19:15:00Z">
          <w:r w:rsidRPr="008D4450" w:rsidDel="006D3AB1">
            <w:rPr>
              <w:color w:val="303030"/>
              <w:rPrChange w:id="1776" w:author="Mateus Berardo de Souza Terra" w:date="2016-02-08T19:09:00Z">
                <w:rPr>
                  <w:color w:val="303030"/>
                  <w:lang w:val="pt-PT"/>
                </w:rPr>
              </w:rPrChange>
            </w:rPr>
            <w:delText xml:space="preserve"> </w:delText>
          </w:r>
        </w:del>
      </w:ins>
    </w:p>
    <w:sectPr w:rsidR="00185177" w:rsidRPr="008D4450">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DA396" w14:textId="77777777" w:rsidR="003D7F2E" w:rsidRDefault="003D7F2E" w:rsidP="00185177">
      <w:pPr>
        <w:spacing w:after="0" w:line="240" w:lineRule="auto"/>
      </w:pPr>
      <w:r>
        <w:separator/>
      </w:r>
    </w:p>
  </w:endnote>
  <w:endnote w:type="continuationSeparator" w:id="0">
    <w:p w14:paraId="38928CEC" w14:textId="77777777" w:rsidR="003D7F2E" w:rsidRDefault="003D7F2E" w:rsidP="00185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B3171B" w:rsidRDefault="00B3171B">
    <w:pPr>
      <w:pStyle w:val="Rodap"/>
      <w:jc w:val="center"/>
      <w:rPr>
        <w:ins w:id="1777" w:author="granix pacheco" w:date="2016-02-08T10:54:00Z"/>
        <w:caps/>
        <w:color w:val="5B9BD5" w:themeColor="accent1"/>
      </w:rPr>
    </w:pPr>
    <w:ins w:id="177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1E34F4">
      <w:rPr>
        <w:caps/>
        <w:noProof/>
        <w:color w:val="5B9BD5" w:themeColor="accent1"/>
      </w:rPr>
      <w:t>33</w:t>
    </w:r>
    <w:ins w:id="1779" w:author="granix pacheco" w:date="2016-02-08T10:54:00Z">
      <w:r>
        <w:rPr>
          <w:caps/>
          <w:color w:val="5B9BD5" w:themeColor="accent1"/>
        </w:rPr>
        <w:fldChar w:fldCharType="end"/>
      </w:r>
    </w:ins>
  </w:p>
  <w:p w14:paraId="0E61F274" w14:textId="0E62F41A" w:rsidR="00B3171B" w:rsidRDefault="00B3171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39895" w14:textId="77777777" w:rsidR="003D7F2E" w:rsidRDefault="003D7F2E" w:rsidP="00185177">
      <w:pPr>
        <w:spacing w:after="0" w:line="240" w:lineRule="auto"/>
      </w:pPr>
      <w:r>
        <w:separator/>
      </w:r>
    </w:p>
  </w:footnote>
  <w:footnote w:type="continuationSeparator" w:id="0">
    <w:p w14:paraId="51C1664C" w14:textId="77777777" w:rsidR="003D7F2E" w:rsidRDefault="003D7F2E"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2245B0A"/>
    <w:multiLevelType w:val="hybridMultilevel"/>
    <w:tmpl w:val="9498F2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6" w15:restartNumberingAfterBreak="0">
    <w:nsid w:val="08B7023E"/>
    <w:multiLevelType w:val="hybridMultilevel"/>
    <w:tmpl w:val="76065916"/>
    <w:lvl w:ilvl="0" w:tplc="0416000F">
      <w:start w:val="1"/>
      <w:numFmt w:val="decimal"/>
      <w:lvlText w:val="%1."/>
      <w:lvlJc w:val="left"/>
      <w:pPr>
        <w:ind w:left="3240" w:hanging="360"/>
      </w:pPr>
    </w:lvl>
    <w:lvl w:ilvl="1" w:tplc="04160019" w:tentative="1">
      <w:start w:val="1"/>
      <w:numFmt w:val="lowerLetter"/>
      <w:lvlText w:val="%2."/>
      <w:lvlJc w:val="left"/>
      <w:pPr>
        <w:ind w:left="3960" w:hanging="360"/>
      </w:pPr>
    </w:lvl>
    <w:lvl w:ilvl="2" w:tplc="0416001B" w:tentative="1">
      <w:start w:val="1"/>
      <w:numFmt w:val="lowerRoman"/>
      <w:lvlText w:val="%3."/>
      <w:lvlJc w:val="right"/>
      <w:pPr>
        <w:ind w:left="4680" w:hanging="180"/>
      </w:pPr>
    </w:lvl>
    <w:lvl w:ilvl="3" w:tplc="0416000F" w:tentative="1">
      <w:start w:val="1"/>
      <w:numFmt w:val="decimal"/>
      <w:lvlText w:val="%4."/>
      <w:lvlJc w:val="left"/>
      <w:pPr>
        <w:ind w:left="5400" w:hanging="360"/>
      </w:pPr>
    </w:lvl>
    <w:lvl w:ilvl="4" w:tplc="04160019" w:tentative="1">
      <w:start w:val="1"/>
      <w:numFmt w:val="lowerLetter"/>
      <w:lvlText w:val="%5."/>
      <w:lvlJc w:val="left"/>
      <w:pPr>
        <w:ind w:left="6120" w:hanging="360"/>
      </w:pPr>
    </w:lvl>
    <w:lvl w:ilvl="5" w:tplc="0416001B" w:tentative="1">
      <w:start w:val="1"/>
      <w:numFmt w:val="lowerRoman"/>
      <w:lvlText w:val="%6."/>
      <w:lvlJc w:val="right"/>
      <w:pPr>
        <w:ind w:left="6840" w:hanging="180"/>
      </w:pPr>
    </w:lvl>
    <w:lvl w:ilvl="6" w:tplc="0416000F" w:tentative="1">
      <w:start w:val="1"/>
      <w:numFmt w:val="decimal"/>
      <w:lvlText w:val="%7."/>
      <w:lvlJc w:val="left"/>
      <w:pPr>
        <w:ind w:left="7560" w:hanging="360"/>
      </w:pPr>
    </w:lvl>
    <w:lvl w:ilvl="7" w:tplc="04160019" w:tentative="1">
      <w:start w:val="1"/>
      <w:numFmt w:val="lowerLetter"/>
      <w:lvlText w:val="%8."/>
      <w:lvlJc w:val="left"/>
      <w:pPr>
        <w:ind w:left="8280" w:hanging="360"/>
      </w:pPr>
    </w:lvl>
    <w:lvl w:ilvl="8" w:tplc="0416001B" w:tentative="1">
      <w:start w:val="1"/>
      <w:numFmt w:val="lowerRoman"/>
      <w:lvlText w:val="%9."/>
      <w:lvlJc w:val="right"/>
      <w:pPr>
        <w:ind w:left="9000" w:hanging="180"/>
      </w:pPr>
    </w:lvl>
  </w:abstractNum>
  <w:abstractNum w:abstractNumId="7"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FFF6360"/>
    <w:multiLevelType w:val="multilevel"/>
    <w:tmpl w:val="50A68A90"/>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color w:val="auto"/>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5"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BDA3464"/>
    <w:multiLevelType w:val="hybridMultilevel"/>
    <w:tmpl w:val="3BD0E97E"/>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4"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8"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40"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4"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5"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FAD1CC0"/>
    <w:multiLevelType w:val="hybridMultilevel"/>
    <w:tmpl w:val="F328F176"/>
    <w:lvl w:ilvl="0" w:tplc="002ACA76">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0"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1000"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482A34DE"/>
    <w:multiLevelType w:val="hybridMultilevel"/>
    <w:tmpl w:val="C23CFF54"/>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4"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6"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7"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8"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2A1E59"/>
    <w:multiLevelType w:val="multilevel"/>
    <w:tmpl w:val="AEBA856A"/>
    <w:lvl w:ilvl="0">
      <w:start w:val="1"/>
      <w:numFmt w:val="decimal"/>
      <w:lvlText w:val="%1."/>
      <w:lvlJc w:val="left"/>
      <w:pPr>
        <w:ind w:left="360" w:hanging="360"/>
      </w:pPr>
    </w:lvl>
    <w:lvl w:ilvl="1">
      <w:start w:val="1"/>
      <w:numFmt w:val="decimal"/>
      <w:lvlText w:val="%1.%2."/>
      <w:lvlJc w:val="left"/>
      <w:pPr>
        <w:ind w:left="1709" w:hanging="432"/>
      </w:pPr>
      <w:rPr>
        <w:rFonts w:ascii="Times New Roman" w:hAnsi="Times New Roman" w:cs="Times New Roman"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2"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3"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8"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70"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3"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6"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7"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8"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81"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2" w15:restartNumberingAfterBreak="0">
    <w:nsid w:val="7E7D4F69"/>
    <w:multiLevelType w:val="hybridMultilevel"/>
    <w:tmpl w:val="7E2A86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4"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4"/>
  </w:num>
  <w:num w:numId="3">
    <w:abstractNumId w:val="2"/>
  </w:num>
  <w:num w:numId="4">
    <w:abstractNumId w:val="7"/>
  </w:num>
  <w:num w:numId="5">
    <w:abstractNumId w:val="53"/>
  </w:num>
  <w:num w:numId="6">
    <w:abstractNumId w:val="10"/>
  </w:num>
  <w:num w:numId="7">
    <w:abstractNumId w:val="52"/>
  </w:num>
  <w:num w:numId="8">
    <w:abstractNumId w:val="36"/>
  </w:num>
  <w:num w:numId="9">
    <w:abstractNumId w:val="54"/>
  </w:num>
  <w:num w:numId="10">
    <w:abstractNumId w:val="85"/>
  </w:num>
  <w:num w:numId="11">
    <w:abstractNumId w:val="4"/>
  </w:num>
  <w:num w:numId="12">
    <w:abstractNumId w:val="40"/>
  </w:num>
  <w:num w:numId="13">
    <w:abstractNumId w:val="38"/>
  </w:num>
  <w:num w:numId="14">
    <w:abstractNumId w:val="33"/>
  </w:num>
  <w:num w:numId="15">
    <w:abstractNumId w:val="66"/>
  </w:num>
  <w:num w:numId="16">
    <w:abstractNumId w:val="68"/>
  </w:num>
  <w:num w:numId="17">
    <w:abstractNumId w:val="74"/>
  </w:num>
  <w:num w:numId="18">
    <w:abstractNumId w:val="58"/>
  </w:num>
  <w:num w:numId="19">
    <w:abstractNumId w:val="1"/>
  </w:num>
  <w:num w:numId="20">
    <w:abstractNumId w:val="32"/>
  </w:num>
  <w:num w:numId="21">
    <w:abstractNumId w:val="41"/>
  </w:num>
  <w:num w:numId="22">
    <w:abstractNumId w:val="51"/>
  </w:num>
  <w:num w:numId="23">
    <w:abstractNumId w:val="48"/>
  </w:num>
  <w:num w:numId="24">
    <w:abstractNumId w:val="42"/>
  </w:num>
  <w:num w:numId="25">
    <w:abstractNumId w:val="61"/>
  </w:num>
  <w:num w:numId="26">
    <w:abstractNumId w:val="30"/>
  </w:num>
  <w:num w:numId="27">
    <w:abstractNumId w:val="43"/>
  </w:num>
  <w:num w:numId="28">
    <w:abstractNumId w:val="13"/>
  </w:num>
  <w:num w:numId="29">
    <w:abstractNumId w:val="15"/>
  </w:num>
  <w:num w:numId="30">
    <w:abstractNumId w:val="23"/>
  </w:num>
  <w:num w:numId="31">
    <w:abstractNumId w:val="39"/>
  </w:num>
  <w:num w:numId="32">
    <w:abstractNumId w:val="49"/>
  </w:num>
  <w:num w:numId="33">
    <w:abstractNumId w:val="56"/>
  </w:num>
  <w:num w:numId="34">
    <w:abstractNumId w:val="77"/>
  </w:num>
  <w:num w:numId="35">
    <w:abstractNumId w:val="28"/>
  </w:num>
  <w:num w:numId="36">
    <w:abstractNumId w:val="51"/>
  </w:num>
  <w:num w:numId="37">
    <w:abstractNumId w:val="27"/>
  </w:num>
  <w:num w:numId="38">
    <w:abstractNumId w:val="73"/>
  </w:num>
  <w:num w:numId="39">
    <w:abstractNumId w:val="65"/>
  </w:num>
  <w:num w:numId="40">
    <w:abstractNumId w:val="8"/>
  </w:num>
  <w:num w:numId="41">
    <w:abstractNumId w:val="50"/>
  </w:num>
  <w:num w:numId="42">
    <w:abstractNumId w:val="20"/>
  </w:num>
  <w:num w:numId="43">
    <w:abstractNumId w:val="11"/>
  </w:num>
  <w:num w:numId="44">
    <w:abstractNumId w:val="59"/>
  </w:num>
  <w:num w:numId="45">
    <w:abstractNumId w:val="64"/>
  </w:num>
  <w:num w:numId="46">
    <w:abstractNumId w:val="63"/>
  </w:num>
  <w:num w:numId="47">
    <w:abstractNumId w:val="70"/>
  </w:num>
  <w:num w:numId="48">
    <w:abstractNumId w:val="21"/>
  </w:num>
  <w:num w:numId="49">
    <w:abstractNumId w:val="84"/>
  </w:num>
  <w:num w:numId="50">
    <w:abstractNumId w:val="25"/>
  </w:num>
  <w:num w:numId="51">
    <w:abstractNumId w:val="35"/>
  </w:num>
  <w:num w:numId="52">
    <w:abstractNumId w:val="47"/>
  </w:num>
  <w:num w:numId="53">
    <w:abstractNumId w:val="17"/>
  </w:num>
  <w:num w:numId="54">
    <w:abstractNumId w:val="67"/>
  </w:num>
  <w:num w:numId="55">
    <w:abstractNumId w:val="75"/>
  </w:num>
  <w:num w:numId="56">
    <w:abstractNumId w:val="31"/>
  </w:num>
  <w:num w:numId="57">
    <w:abstractNumId w:val="71"/>
  </w:num>
  <w:num w:numId="58">
    <w:abstractNumId w:val="45"/>
  </w:num>
  <w:num w:numId="59">
    <w:abstractNumId w:val="29"/>
  </w:num>
  <w:num w:numId="60">
    <w:abstractNumId w:val="46"/>
  </w:num>
  <w:num w:numId="61">
    <w:abstractNumId w:val="16"/>
  </w:num>
  <w:num w:numId="62">
    <w:abstractNumId w:val="34"/>
  </w:num>
  <w:num w:numId="63">
    <w:abstractNumId w:val="72"/>
  </w:num>
  <w:num w:numId="64">
    <w:abstractNumId w:val="12"/>
  </w:num>
  <w:num w:numId="65">
    <w:abstractNumId w:val="57"/>
  </w:num>
  <w:num w:numId="66">
    <w:abstractNumId w:val="81"/>
  </w:num>
  <w:num w:numId="67">
    <w:abstractNumId w:val="83"/>
  </w:num>
  <w:num w:numId="68">
    <w:abstractNumId w:val="44"/>
  </w:num>
  <w:num w:numId="69">
    <w:abstractNumId w:val="62"/>
  </w:num>
  <w:num w:numId="70">
    <w:abstractNumId w:val="0"/>
  </w:num>
  <w:num w:numId="71">
    <w:abstractNumId w:val="80"/>
  </w:num>
  <w:num w:numId="72">
    <w:abstractNumId w:val="55"/>
  </w:num>
  <w:num w:numId="73">
    <w:abstractNumId w:val="76"/>
  </w:num>
  <w:num w:numId="74">
    <w:abstractNumId w:val="60"/>
  </w:num>
  <w:num w:numId="75">
    <w:abstractNumId w:val="5"/>
  </w:num>
  <w:num w:numId="76">
    <w:abstractNumId w:val="79"/>
  </w:num>
  <w:num w:numId="77">
    <w:abstractNumId w:val="26"/>
  </w:num>
  <w:num w:numId="78">
    <w:abstractNumId w:val="69"/>
  </w:num>
  <w:num w:numId="79">
    <w:abstractNumId w:val="19"/>
  </w:num>
  <w:num w:numId="80">
    <w:abstractNumId w:val="78"/>
  </w:num>
  <w:num w:numId="81">
    <w:abstractNumId w:val="14"/>
  </w:num>
  <w:num w:numId="82">
    <w:abstractNumId w:val="37"/>
  </w:num>
  <w:num w:numId="83">
    <w:abstractNumId w:val="9"/>
  </w:num>
  <w:num w:numId="84">
    <w:abstractNumId w:val="6"/>
  </w:num>
  <w:num w:numId="85">
    <w:abstractNumId w:val="3"/>
  </w:num>
  <w:num w:numId="86">
    <w:abstractNumId w:val="82"/>
  </w:num>
  <w:num w:numId="87">
    <w:abstractNumId w:val="22"/>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anix pacheco">
    <w15:presenceInfo w15:providerId="Windows Live" w15:userId="388dcd25cab25f85"/>
  </w15:person>
  <w15:person w15:author="Mateus Berardo de Souza Terra">
    <w15:presenceInfo w15:providerId="Windows Live" w15:userId="59128438182f44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0343"/>
    <w:rsid w:val="00002408"/>
    <w:rsid w:val="00003128"/>
    <w:rsid w:val="000275E5"/>
    <w:rsid w:val="0003094F"/>
    <w:rsid w:val="0003379C"/>
    <w:rsid w:val="00052DE0"/>
    <w:rsid w:val="000572CF"/>
    <w:rsid w:val="00081754"/>
    <w:rsid w:val="00084195"/>
    <w:rsid w:val="00084423"/>
    <w:rsid w:val="000A4FCC"/>
    <w:rsid w:val="000A53C1"/>
    <w:rsid w:val="000B0103"/>
    <w:rsid w:val="000B0CDB"/>
    <w:rsid w:val="000B7435"/>
    <w:rsid w:val="000E1526"/>
    <w:rsid w:val="00105911"/>
    <w:rsid w:val="00106C1F"/>
    <w:rsid w:val="00111108"/>
    <w:rsid w:val="0011237B"/>
    <w:rsid w:val="001136EC"/>
    <w:rsid w:val="00125819"/>
    <w:rsid w:val="00131498"/>
    <w:rsid w:val="00131616"/>
    <w:rsid w:val="00140619"/>
    <w:rsid w:val="00143881"/>
    <w:rsid w:val="001447E3"/>
    <w:rsid w:val="00144A58"/>
    <w:rsid w:val="001508B9"/>
    <w:rsid w:val="00161233"/>
    <w:rsid w:val="00162D2F"/>
    <w:rsid w:val="0017002B"/>
    <w:rsid w:val="00170C77"/>
    <w:rsid w:val="0017119E"/>
    <w:rsid w:val="001760BC"/>
    <w:rsid w:val="001771E6"/>
    <w:rsid w:val="00183207"/>
    <w:rsid w:val="0018372A"/>
    <w:rsid w:val="00185177"/>
    <w:rsid w:val="00186A2C"/>
    <w:rsid w:val="001915E2"/>
    <w:rsid w:val="00196136"/>
    <w:rsid w:val="001A209C"/>
    <w:rsid w:val="001A4720"/>
    <w:rsid w:val="001B2F66"/>
    <w:rsid w:val="001B424E"/>
    <w:rsid w:val="001B6C03"/>
    <w:rsid w:val="001C38EA"/>
    <w:rsid w:val="001C7BBA"/>
    <w:rsid w:val="001D02DB"/>
    <w:rsid w:val="001D7DCF"/>
    <w:rsid w:val="001E2DEC"/>
    <w:rsid w:val="001E34F4"/>
    <w:rsid w:val="001E4580"/>
    <w:rsid w:val="001E4D60"/>
    <w:rsid w:val="001F472B"/>
    <w:rsid w:val="001F4F14"/>
    <w:rsid w:val="00206F12"/>
    <w:rsid w:val="002100F3"/>
    <w:rsid w:val="002145E1"/>
    <w:rsid w:val="002146AC"/>
    <w:rsid w:val="00225C8D"/>
    <w:rsid w:val="002308BC"/>
    <w:rsid w:val="00246C6C"/>
    <w:rsid w:val="00252CFD"/>
    <w:rsid w:val="0025571D"/>
    <w:rsid w:val="002601F7"/>
    <w:rsid w:val="00261B2C"/>
    <w:rsid w:val="00270F59"/>
    <w:rsid w:val="00272227"/>
    <w:rsid w:val="00280739"/>
    <w:rsid w:val="00297356"/>
    <w:rsid w:val="002A01B2"/>
    <w:rsid w:val="002B5794"/>
    <w:rsid w:val="002C27B0"/>
    <w:rsid w:val="002C6247"/>
    <w:rsid w:val="002D4E85"/>
    <w:rsid w:val="002D689B"/>
    <w:rsid w:val="002E078D"/>
    <w:rsid w:val="002E0F1F"/>
    <w:rsid w:val="002E0FAB"/>
    <w:rsid w:val="002F0B8B"/>
    <w:rsid w:val="002F7C05"/>
    <w:rsid w:val="0030141A"/>
    <w:rsid w:val="0030242D"/>
    <w:rsid w:val="00303614"/>
    <w:rsid w:val="00306065"/>
    <w:rsid w:val="00310D2A"/>
    <w:rsid w:val="00314344"/>
    <w:rsid w:val="00314620"/>
    <w:rsid w:val="003373B3"/>
    <w:rsid w:val="00344057"/>
    <w:rsid w:val="003449DE"/>
    <w:rsid w:val="00344D90"/>
    <w:rsid w:val="00347D76"/>
    <w:rsid w:val="00352657"/>
    <w:rsid w:val="00354A3E"/>
    <w:rsid w:val="003700B3"/>
    <w:rsid w:val="0037069C"/>
    <w:rsid w:val="00371103"/>
    <w:rsid w:val="00371AA9"/>
    <w:rsid w:val="0037532F"/>
    <w:rsid w:val="003759F0"/>
    <w:rsid w:val="0037767A"/>
    <w:rsid w:val="003778BF"/>
    <w:rsid w:val="0038464B"/>
    <w:rsid w:val="00385CC7"/>
    <w:rsid w:val="0039751D"/>
    <w:rsid w:val="003A397E"/>
    <w:rsid w:val="003B0374"/>
    <w:rsid w:val="003B0BB0"/>
    <w:rsid w:val="003B25A9"/>
    <w:rsid w:val="003B4769"/>
    <w:rsid w:val="003C1F7A"/>
    <w:rsid w:val="003D350D"/>
    <w:rsid w:val="003D7294"/>
    <w:rsid w:val="003D7F2E"/>
    <w:rsid w:val="003E483A"/>
    <w:rsid w:val="003E72D2"/>
    <w:rsid w:val="003F004E"/>
    <w:rsid w:val="003F5D34"/>
    <w:rsid w:val="003F62E0"/>
    <w:rsid w:val="003F68E3"/>
    <w:rsid w:val="00413AB1"/>
    <w:rsid w:val="0042242F"/>
    <w:rsid w:val="004312AE"/>
    <w:rsid w:val="00441F47"/>
    <w:rsid w:val="00450874"/>
    <w:rsid w:val="0045170F"/>
    <w:rsid w:val="00463E0F"/>
    <w:rsid w:val="00467F98"/>
    <w:rsid w:val="00470F0A"/>
    <w:rsid w:val="004A6A67"/>
    <w:rsid w:val="004A7414"/>
    <w:rsid w:val="004B4DFF"/>
    <w:rsid w:val="004D2856"/>
    <w:rsid w:val="004D2DEA"/>
    <w:rsid w:val="004D2F72"/>
    <w:rsid w:val="004E1A4D"/>
    <w:rsid w:val="004E4E44"/>
    <w:rsid w:val="004F396B"/>
    <w:rsid w:val="004F5BF5"/>
    <w:rsid w:val="00501DF8"/>
    <w:rsid w:val="00505490"/>
    <w:rsid w:val="00507E45"/>
    <w:rsid w:val="00507F3C"/>
    <w:rsid w:val="00521921"/>
    <w:rsid w:val="00521C00"/>
    <w:rsid w:val="005332AE"/>
    <w:rsid w:val="00533593"/>
    <w:rsid w:val="00541895"/>
    <w:rsid w:val="00542148"/>
    <w:rsid w:val="005437FE"/>
    <w:rsid w:val="0055118A"/>
    <w:rsid w:val="005533D5"/>
    <w:rsid w:val="00555B8E"/>
    <w:rsid w:val="00556F37"/>
    <w:rsid w:val="00556FCB"/>
    <w:rsid w:val="00560A3D"/>
    <w:rsid w:val="00561B7A"/>
    <w:rsid w:val="0056468A"/>
    <w:rsid w:val="005648C7"/>
    <w:rsid w:val="005709F2"/>
    <w:rsid w:val="0059787C"/>
    <w:rsid w:val="005979C4"/>
    <w:rsid w:val="005A0323"/>
    <w:rsid w:val="005A121E"/>
    <w:rsid w:val="005A1912"/>
    <w:rsid w:val="005A21B0"/>
    <w:rsid w:val="005A3ABA"/>
    <w:rsid w:val="005A71A9"/>
    <w:rsid w:val="005C4ED1"/>
    <w:rsid w:val="005C6334"/>
    <w:rsid w:val="005C6C4A"/>
    <w:rsid w:val="005E7D9D"/>
    <w:rsid w:val="005F028E"/>
    <w:rsid w:val="005F208C"/>
    <w:rsid w:val="005F2EA3"/>
    <w:rsid w:val="005F36C9"/>
    <w:rsid w:val="006031C9"/>
    <w:rsid w:val="006035E0"/>
    <w:rsid w:val="0060637C"/>
    <w:rsid w:val="00606915"/>
    <w:rsid w:val="00606AE5"/>
    <w:rsid w:val="00612705"/>
    <w:rsid w:val="00617B61"/>
    <w:rsid w:val="00620BC2"/>
    <w:rsid w:val="006220FC"/>
    <w:rsid w:val="00624156"/>
    <w:rsid w:val="00624DED"/>
    <w:rsid w:val="00624E27"/>
    <w:rsid w:val="00626B47"/>
    <w:rsid w:val="00637071"/>
    <w:rsid w:val="00643B4E"/>
    <w:rsid w:val="0064551F"/>
    <w:rsid w:val="006512E5"/>
    <w:rsid w:val="006534F1"/>
    <w:rsid w:val="006548AB"/>
    <w:rsid w:val="0066183D"/>
    <w:rsid w:val="006652F7"/>
    <w:rsid w:val="00665BFA"/>
    <w:rsid w:val="00665E1D"/>
    <w:rsid w:val="0068365C"/>
    <w:rsid w:val="00691175"/>
    <w:rsid w:val="006A0026"/>
    <w:rsid w:val="006A1FB3"/>
    <w:rsid w:val="006B66CB"/>
    <w:rsid w:val="006C00D6"/>
    <w:rsid w:val="006C182E"/>
    <w:rsid w:val="006C2BCB"/>
    <w:rsid w:val="006D0A42"/>
    <w:rsid w:val="006D23EC"/>
    <w:rsid w:val="006D2EDB"/>
    <w:rsid w:val="006D32FE"/>
    <w:rsid w:val="006D3AB1"/>
    <w:rsid w:val="006F3A31"/>
    <w:rsid w:val="006F6057"/>
    <w:rsid w:val="0070288E"/>
    <w:rsid w:val="00703792"/>
    <w:rsid w:val="0070445C"/>
    <w:rsid w:val="00706661"/>
    <w:rsid w:val="00706E28"/>
    <w:rsid w:val="007075C1"/>
    <w:rsid w:val="00710484"/>
    <w:rsid w:val="00710609"/>
    <w:rsid w:val="00717E42"/>
    <w:rsid w:val="0072601E"/>
    <w:rsid w:val="0073287A"/>
    <w:rsid w:val="00732EC2"/>
    <w:rsid w:val="00740BEA"/>
    <w:rsid w:val="00742ACD"/>
    <w:rsid w:val="00743F38"/>
    <w:rsid w:val="007448D6"/>
    <w:rsid w:val="00753BD6"/>
    <w:rsid w:val="00754C99"/>
    <w:rsid w:val="00761B3A"/>
    <w:rsid w:val="00766F61"/>
    <w:rsid w:val="0077632E"/>
    <w:rsid w:val="00780B63"/>
    <w:rsid w:val="007821C7"/>
    <w:rsid w:val="007C4069"/>
    <w:rsid w:val="007D7E6F"/>
    <w:rsid w:val="007F1409"/>
    <w:rsid w:val="007F358A"/>
    <w:rsid w:val="007F617A"/>
    <w:rsid w:val="007F69FA"/>
    <w:rsid w:val="007F6B80"/>
    <w:rsid w:val="007F758A"/>
    <w:rsid w:val="0080000A"/>
    <w:rsid w:val="00800B8A"/>
    <w:rsid w:val="00806C81"/>
    <w:rsid w:val="008155A4"/>
    <w:rsid w:val="00823521"/>
    <w:rsid w:val="008324AC"/>
    <w:rsid w:val="00836E39"/>
    <w:rsid w:val="00840BDF"/>
    <w:rsid w:val="00844636"/>
    <w:rsid w:val="008526A1"/>
    <w:rsid w:val="008549EC"/>
    <w:rsid w:val="00857923"/>
    <w:rsid w:val="00860923"/>
    <w:rsid w:val="008615CB"/>
    <w:rsid w:val="00863488"/>
    <w:rsid w:val="0086763C"/>
    <w:rsid w:val="008750A9"/>
    <w:rsid w:val="008750E2"/>
    <w:rsid w:val="00877E44"/>
    <w:rsid w:val="00887086"/>
    <w:rsid w:val="00892EE5"/>
    <w:rsid w:val="008956FB"/>
    <w:rsid w:val="00895C46"/>
    <w:rsid w:val="008A3DA1"/>
    <w:rsid w:val="008A7262"/>
    <w:rsid w:val="008A7B70"/>
    <w:rsid w:val="008B1F1D"/>
    <w:rsid w:val="008C2DF9"/>
    <w:rsid w:val="008C5735"/>
    <w:rsid w:val="008D4450"/>
    <w:rsid w:val="008D6EAD"/>
    <w:rsid w:val="008D71FD"/>
    <w:rsid w:val="008D7DC7"/>
    <w:rsid w:val="008F00E0"/>
    <w:rsid w:val="008F4ACE"/>
    <w:rsid w:val="00900EAB"/>
    <w:rsid w:val="00901A49"/>
    <w:rsid w:val="00905942"/>
    <w:rsid w:val="009068EB"/>
    <w:rsid w:val="0091094F"/>
    <w:rsid w:val="0091249D"/>
    <w:rsid w:val="00913DFB"/>
    <w:rsid w:val="00914F16"/>
    <w:rsid w:val="009156BD"/>
    <w:rsid w:val="009255BA"/>
    <w:rsid w:val="0093081A"/>
    <w:rsid w:val="00950B1D"/>
    <w:rsid w:val="00967D4D"/>
    <w:rsid w:val="00970BBB"/>
    <w:rsid w:val="009733F6"/>
    <w:rsid w:val="009749B0"/>
    <w:rsid w:val="00975EA1"/>
    <w:rsid w:val="00984632"/>
    <w:rsid w:val="00985B49"/>
    <w:rsid w:val="009A17DC"/>
    <w:rsid w:val="009A6BD2"/>
    <w:rsid w:val="009C5EA6"/>
    <w:rsid w:val="009D042F"/>
    <w:rsid w:val="009D1FA1"/>
    <w:rsid w:val="009D340F"/>
    <w:rsid w:val="009E1979"/>
    <w:rsid w:val="009E335C"/>
    <w:rsid w:val="009F265B"/>
    <w:rsid w:val="009F3506"/>
    <w:rsid w:val="009F646F"/>
    <w:rsid w:val="00A044A9"/>
    <w:rsid w:val="00A06F35"/>
    <w:rsid w:val="00A15970"/>
    <w:rsid w:val="00A164E9"/>
    <w:rsid w:val="00A17D32"/>
    <w:rsid w:val="00A20672"/>
    <w:rsid w:val="00A20AA1"/>
    <w:rsid w:val="00A32611"/>
    <w:rsid w:val="00A32CFF"/>
    <w:rsid w:val="00A37853"/>
    <w:rsid w:val="00A41074"/>
    <w:rsid w:val="00A41181"/>
    <w:rsid w:val="00A41E22"/>
    <w:rsid w:val="00A56541"/>
    <w:rsid w:val="00A571AA"/>
    <w:rsid w:val="00A6570B"/>
    <w:rsid w:val="00A7131F"/>
    <w:rsid w:val="00A73B7D"/>
    <w:rsid w:val="00A74FCE"/>
    <w:rsid w:val="00A76C84"/>
    <w:rsid w:val="00A87005"/>
    <w:rsid w:val="00A87296"/>
    <w:rsid w:val="00A914BD"/>
    <w:rsid w:val="00A97E5F"/>
    <w:rsid w:val="00AA45FE"/>
    <w:rsid w:val="00AB3007"/>
    <w:rsid w:val="00AC36E1"/>
    <w:rsid w:val="00AC39A2"/>
    <w:rsid w:val="00AD6ACA"/>
    <w:rsid w:val="00AE6D3A"/>
    <w:rsid w:val="00AF04EC"/>
    <w:rsid w:val="00AF1060"/>
    <w:rsid w:val="00AF7601"/>
    <w:rsid w:val="00B052B6"/>
    <w:rsid w:val="00B1515E"/>
    <w:rsid w:val="00B20778"/>
    <w:rsid w:val="00B26651"/>
    <w:rsid w:val="00B26989"/>
    <w:rsid w:val="00B30890"/>
    <w:rsid w:val="00B3171B"/>
    <w:rsid w:val="00B34755"/>
    <w:rsid w:val="00B3554A"/>
    <w:rsid w:val="00B43CE2"/>
    <w:rsid w:val="00B46916"/>
    <w:rsid w:val="00B4777A"/>
    <w:rsid w:val="00B52CE2"/>
    <w:rsid w:val="00B54EFC"/>
    <w:rsid w:val="00B634E8"/>
    <w:rsid w:val="00B64499"/>
    <w:rsid w:val="00B707BF"/>
    <w:rsid w:val="00B80CDD"/>
    <w:rsid w:val="00B81A0A"/>
    <w:rsid w:val="00B84F4C"/>
    <w:rsid w:val="00B90598"/>
    <w:rsid w:val="00B92820"/>
    <w:rsid w:val="00BA03A7"/>
    <w:rsid w:val="00BA40AF"/>
    <w:rsid w:val="00BA6212"/>
    <w:rsid w:val="00BB1BC2"/>
    <w:rsid w:val="00BC32E8"/>
    <w:rsid w:val="00BC3781"/>
    <w:rsid w:val="00BC42A3"/>
    <w:rsid w:val="00BD538F"/>
    <w:rsid w:val="00BE03AF"/>
    <w:rsid w:val="00BE0DF1"/>
    <w:rsid w:val="00BE6638"/>
    <w:rsid w:val="00BF36FD"/>
    <w:rsid w:val="00C00A6F"/>
    <w:rsid w:val="00C039C3"/>
    <w:rsid w:val="00C23A32"/>
    <w:rsid w:val="00C25799"/>
    <w:rsid w:val="00C47ED9"/>
    <w:rsid w:val="00C5480A"/>
    <w:rsid w:val="00C60156"/>
    <w:rsid w:val="00C642B5"/>
    <w:rsid w:val="00C65A5D"/>
    <w:rsid w:val="00C70E77"/>
    <w:rsid w:val="00C713BA"/>
    <w:rsid w:val="00C73668"/>
    <w:rsid w:val="00C81747"/>
    <w:rsid w:val="00C82E82"/>
    <w:rsid w:val="00C83417"/>
    <w:rsid w:val="00C83F79"/>
    <w:rsid w:val="00CA1996"/>
    <w:rsid w:val="00CA7AA5"/>
    <w:rsid w:val="00CC2AAE"/>
    <w:rsid w:val="00CE52FE"/>
    <w:rsid w:val="00CF0C9A"/>
    <w:rsid w:val="00CF5F27"/>
    <w:rsid w:val="00D02F94"/>
    <w:rsid w:val="00D0691F"/>
    <w:rsid w:val="00D10AC0"/>
    <w:rsid w:val="00D11CCE"/>
    <w:rsid w:val="00D15BF2"/>
    <w:rsid w:val="00D336ED"/>
    <w:rsid w:val="00D42079"/>
    <w:rsid w:val="00D4759D"/>
    <w:rsid w:val="00D542C3"/>
    <w:rsid w:val="00D5643C"/>
    <w:rsid w:val="00D56E45"/>
    <w:rsid w:val="00D61ABC"/>
    <w:rsid w:val="00D72CC5"/>
    <w:rsid w:val="00D808E7"/>
    <w:rsid w:val="00D80E2D"/>
    <w:rsid w:val="00D813EC"/>
    <w:rsid w:val="00D857C6"/>
    <w:rsid w:val="00D87AFB"/>
    <w:rsid w:val="00D935F3"/>
    <w:rsid w:val="00D951B7"/>
    <w:rsid w:val="00DA5E8F"/>
    <w:rsid w:val="00DA6350"/>
    <w:rsid w:val="00DB0F02"/>
    <w:rsid w:val="00DB3356"/>
    <w:rsid w:val="00DC3764"/>
    <w:rsid w:val="00DE2F7B"/>
    <w:rsid w:val="00DF4B6A"/>
    <w:rsid w:val="00E06E47"/>
    <w:rsid w:val="00E2405B"/>
    <w:rsid w:val="00E257E3"/>
    <w:rsid w:val="00E27B88"/>
    <w:rsid w:val="00E31902"/>
    <w:rsid w:val="00E332E9"/>
    <w:rsid w:val="00E3349B"/>
    <w:rsid w:val="00E36D99"/>
    <w:rsid w:val="00E3710A"/>
    <w:rsid w:val="00E433A6"/>
    <w:rsid w:val="00E50A4E"/>
    <w:rsid w:val="00E52097"/>
    <w:rsid w:val="00E53A05"/>
    <w:rsid w:val="00E64E0B"/>
    <w:rsid w:val="00E66F42"/>
    <w:rsid w:val="00E73F6F"/>
    <w:rsid w:val="00E752F0"/>
    <w:rsid w:val="00E77942"/>
    <w:rsid w:val="00E818C4"/>
    <w:rsid w:val="00E85D83"/>
    <w:rsid w:val="00E85DF0"/>
    <w:rsid w:val="00E96E41"/>
    <w:rsid w:val="00EA65BB"/>
    <w:rsid w:val="00EB481C"/>
    <w:rsid w:val="00EC4A87"/>
    <w:rsid w:val="00EC5F23"/>
    <w:rsid w:val="00EC6D36"/>
    <w:rsid w:val="00EE22B9"/>
    <w:rsid w:val="00EE4B6B"/>
    <w:rsid w:val="00EF5253"/>
    <w:rsid w:val="00F00845"/>
    <w:rsid w:val="00F015B6"/>
    <w:rsid w:val="00F03805"/>
    <w:rsid w:val="00F0423D"/>
    <w:rsid w:val="00F12E77"/>
    <w:rsid w:val="00F33E29"/>
    <w:rsid w:val="00F342E0"/>
    <w:rsid w:val="00F37DA8"/>
    <w:rsid w:val="00F40228"/>
    <w:rsid w:val="00F42ADE"/>
    <w:rsid w:val="00F44A83"/>
    <w:rsid w:val="00F53875"/>
    <w:rsid w:val="00F724A3"/>
    <w:rsid w:val="00F86B28"/>
    <w:rsid w:val="00F97CF1"/>
    <w:rsid w:val="00FA4F75"/>
    <w:rsid w:val="00FA76AF"/>
    <w:rsid w:val="00FA772E"/>
    <w:rsid w:val="00FB4DAC"/>
    <w:rsid w:val="00FB6808"/>
    <w:rsid w:val="00FB7EBC"/>
    <w:rsid w:val="00FC75B7"/>
    <w:rsid w:val="00FD346D"/>
    <w:rsid w:val="00FE6541"/>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324AA277-1B9F-4D6A-ACFD-6642BE9E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 w:type="character" w:styleId="nfase">
    <w:name w:val="Emphasis"/>
    <w:basedOn w:val="Fontepargpadro"/>
    <w:uiPriority w:val="20"/>
    <w:qFormat/>
    <w:rsid w:val="00C73668"/>
    <w:rPr>
      <w:i/>
      <w:iCs/>
    </w:rPr>
  </w:style>
  <w:style w:type="paragraph" w:styleId="Reviso">
    <w:name w:val="Revision"/>
    <w:hidden/>
    <w:uiPriority w:val="99"/>
    <w:semiHidden/>
    <w:rsid w:val="00B3171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9.jpeg"/><Relationship Id="rId39" Type="http://schemas.openxmlformats.org/officeDocument/2006/relationships/image" Target="media/image18.jpeg"/><Relationship Id="rId21" Type="http://schemas.openxmlformats.org/officeDocument/2006/relationships/diagramQuickStyle" Target="diagrams/quickStyle1.xml"/><Relationship Id="rId34" Type="http://schemas.openxmlformats.org/officeDocument/2006/relationships/image" Target="media/image15.jpeg"/><Relationship Id="rId42" Type="http://schemas.openxmlformats.org/officeDocument/2006/relationships/hyperlink" Target="http://reprap.mercadoshops.com.br/modulo-rele-canal-para-microcontrolador-pic-arm-arduino-83xJM" TargetMode="External"/><Relationship Id="rId47" Type="http://schemas.openxmlformats.org/officeDocument/2006/relationships/image" Target="media/image22.jpeg"/><Relationship Id="rId50" Type="http://schemas.openxmlformats.org/officeDocument/2006/relationships/image" Target="media/image24.jpeg"/><Relationship Id="rId55"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63"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8"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jpeg"/><Relationship Id="rId11" Type="http://schemas.openxmlformats.org/officeDocument/2006/relationships/image" Target="media/image2.png"/><Relationship Id="rId2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32" Type="http://schemas.openxmlformats.org/officeDocument/2006/relationships/image" Target="media/image14.png"/><Relationship Id="rId37"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40"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5" Type="http://schemas.openxmlformats.org/officeDocument/2006/relationships/image" Target="media/image21.jpeg"/><Relationship Id="rId53"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8" Type="http://schemas.openxmlformats.org/officeDocument/2006/relationships/image" Target="media/image29.jpeg"/><Relationship Id="rId66"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57"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1" Type="http://schemas.openxmlformats.org/officeDocument/2006/relationships/hyperlink" Target="http://produto.mercadolivre.com.br/MLB-706683459-protoboard-400-pontos-_JM" TargetMode="External"/><Relationship Id="rId10" Type="http://schemas.openxmlformats.org/officeDocument/2006/relationships/hyperlink" Target="http://fritzing.org/home/" TargetMode="External"/><Relationship Id="rId19" Type="http://schemas.openxmlformats.org/officeDocument/2006/relationships/diagramData" Target="diagrams/data1.xml"/><Relationship Id="rId31" Type="http://schemas.openxmlformats.org/officeDocument/2006/relationships/hyperlink" Target="https://pt.wikipedia.org/wiki/Ficheiro:Photoresistor.svg" TargetMode="External"/><Relationship Id="rId44" Type="http://schemas.openxmlformats.org/officeDocument/2006/relationships/hyperlink" Target="https://www.google.com.br/url?sa=i&amp;rct=j&amp;q=&amp;esrc=s&amp;source=images&amp;cd=&amp;cad=rja&amp;uact=8&amp;ved=0ahUKEwjJyK7ghfXKAhXIC5AKHW54CMIQjRwIBw&amp;url=http://www.sabereletrica.com.br/entenda-o-funcionamento-dos-capacitores&amp;psig=AFQjCNGWxVsUn0lecRqlsz7dmhRgp8672w&amp;ust=1455462591624557" TargetMode="External"/><Relationship Id="rId52" Type="http://schemas.openxmlformats.org/officeDocument/2006/relationships/image" Target="media/image26.jpeg"/><Relationship Id="rId60" Type="http://schemas.openxmlformats.org/officeDocument/2006/relationships/image" Target="media/image30.png"/><Relationship Id="rId65" Type="http://schemas.openxmlformats.org/officeDocument/2006/relationships/hyperlink" Target="http://produto.mercadolivre.com.br/MLB-719927626-10-cabos-fio-jumper-machomacho-20cm-protoboard-arduino-pic-_J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yperlink" Target="https://en.wikipedia.org/wiki/File:BuzzerSymbol.png" TargetMode="External"/><Relationship Id="rId43" Type="http://schemas.openxmlformats.org/officeDocument/2006/relationships/image" Target="media/image20.jpeg"/><Relationship Id="rId48" Type="http://schemas.openxmlformats.org/officeDocument/2006/relationships/image" Target="media/image23.jpeg"/><Relationship Id="rId56" Type="http://schemas.openxmlformats.org/officeDocument/2006/relationships/image" Target="media/image28.jpeg"/><Relationship Id="rId64" Type="http://schemas.openxmlformats.org/officeDocument/2006/relationships/image" Target="media/image32.png"/><Relationship Id="rId69" Type="http://schemas.openxmlformats.org/officeDocument/2006/relationships/image" Target="media/image35.gif"/><Relationship Id="rId8" Type="http://schemas.openxmlformats.org/officeDocument/2006/relationships/hyperlink" Target="https://www.google.com.br/url?sa=i&amp;rct=j&amp;q=&amp;esrc=s&amp;source=images&amp;cd=&amp;cad=rja&amp;uact=8&amp;ved=0ahUKEwiYqrnZr_XKAhVDhpAKHXvlDIMQjRwIBw&amp;url=https://learn.sparkfun.com/tutorials/make-your-own-fritzing-parts/what-is-fritzing&amp;bvm=bv.114195076,d.Y2I&amp;psig=AFQjCNHjECna2YIYNje5uEfgklgxRtpfUw&amp;ust=1455474614752199" TargetMode="External"/><Relationship Id="rId51" Type="http://schemas.openxmlformats.org/officeDocument/2006/relationships/image" Target="media/image25.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image" Target="media/image8.gif"/><Relationship Id="rId33"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8" Type="http://schemas.openxmlformats.org/officeDocument/2006/relationships/image" Target="media/image17.jpeg"/><Relationship Id="rId46" Type="http://schemas.openxmlformats.org/officeDocument/2006/relationships/hyperlink" Target="https://www.google.com.br/url?sa=i&amp;rct=j&amp;q=&amp;esrc=s&amp;source=images&amp;cd=&amp;cad=rja&amp;uact=8&amp;ved=&amp;url=http://www.pcs.usp.br/~labdig/manuais.html&amp;psig=AFQjCNGWxVsUn0lecRqlsz7dmhRgp8672w&amp;ust=1455462591624557" TargetMode="External"/><Relationship Id="rId59"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7"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20" Type="http://schemas.openxmlformats.org/officeDocument/2006/relationships/diagramLayout" Target="diagrams/layout1.xml"/><Relationship Id="rId41" Type="http://schemas.openxmlformats.org/officeDocument/2006/relationships/image" Target="media/image19.png"/><Relationship Id="rId54" Type="http://schemas.openxmlformats.org/officeDocument/2006/relationships/image" Target="media/image27.jpeg"/><Relationship Id="rId62" Type="http://schemas.openxmlformats.org/officeDocument/2006/relationships/image" Target="media/image31.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FCB727CA-8921-4DDC-AEC9-5745AA50E43E}" type="presOf" srcId="{C714DD78-CD80-4C77-8ABE-9EE5AA8423DE}" destId="{40FD6B9A-9E05-4AE3-84D5-B7D6372AB9B0}" srcOrd="0" destOrd="0" presId="urn:microsoft.com/office/officeart/2005/8/layout/hierarchy2"/>
    <dgm:cxn modelId="{60848E10-B6CA-41F6-8F1F-B00F917E8490}" type="presOf" srcId="{68F8F1DD-99A4-4431-979A-22BAC611750F}" destId="{8F50BA73-7E3D-4A76-A8D1-C4E588BE2A4A}"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BCF7A95C-49B4-439A-B427-E85E2D90DAC4}" type="presOf" srcId="{0880B742-76F0-4963-8AF1-435D9815C721}" destId="{DEE6E627-5379-413A-82E0-20B83406172B}" srcOrd="0" destOrd="0" presId="urn:microsoft.com/office/officeart/2005/8/layout/hierarchy2"/>
    <dgm:cxn modelId="{569BC9B7-859F-4807-B553-EAD8F2D9BD99}" type="presOf" srcId="{444C37B6-7B88-430B-B019-17E1EEB537BA}" destId="{55C6918C-E742-4097-AF40-8FDEA221512E}" srcOrd="1" destOrd="0" presId="urn:microsoft.com/office/officeart/2005/8/layout/hierarchy2"/>
    <dgm:cxn modelId="{0C71A955-D7E6-4875-88C4-CDB2FA580841}" type="presOf" srcId="{68F8F1DD-99A4-4431-979A-22BAC611750F}" destId="{266BE232-2488-466F-8373-117F4CE7E36B}"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393FE4A3-039F-456C-B277-3020497CC36D}" type="presOf" srcId="{0880B742-76F0-4963-8AF1-435D9815C721}" destId="{EB4D5397-00B1-4B26-A631-2177A16D9A09}" srcOrd="1" destOrd="0" presId="urn:microsoft.com/office/officeart/2005/8/layout/hierarchy2"/>
    <dgm:cxn modelId="{1CE63E8A-8A43-4068-9210-14DF28AE178C}" type="presOf" srcId="{013486B6-1772-4F07-8324-833EF698C2E1}" destId="{888C5F9C-214C-4ECC-A7CF-E4622537C8F2}" srcOrd="0"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C73F2009-12C4-4CBB-93F4-0E8EF9958875}" type="presOf" srcId="{9756563B-F9AB-461C-B971-2C5148F3F624}" destId="{B6231D48-FAE1-449F-A0C4-BFFA848F59B6}" srcOrd="0" destOrd="0" presId="urn:microsoft.com/office/officeart/2005/8/layout/hierarchy2"/>
    <dgm:cxn modelId="{25905D3B-3D53-4C0B-888A-3EA6BDA2D648}" type="presOf" srcId="{30D9AF01-38AF-4E25-BC1B-A9364FA7AC13}" destId="{0DC95E25-AD11-41F1-87FE-9CAB1E740280}" srcOrd="0" destOrd="0" presId="urn:microsoft.com/office/officeart/2005/8/layout/hierarchy2"/>
    <dgm:cxn modelId="{E7E8FCFA-B152-4209-971A-0EC10CDC1ECE}" type="presOf" srcId="{11B8D029-77B0-4716-B510-95B883CEFB37}" destId="{DC96E948-8F72-4925-ABD4-9BFEBDC23BD3}"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3C212D9-6A75-405D-9272-02F43D19699B}" type="presOf" srcId="{444C37B6-7B88-430B-B019-17E1EEB537BA}" destId="{9A8ED63D-9060-48D9-BC45-DEAFD4C5D8C8}" srcOrd="0" destOrd="0" presId="urn:microsoft.com/office/officeart/2005/8/layout/hierarchy2"/>
    <dgm:cxn modelId="{EC3070ED-D1A1-4545-B298-CB44A6B95987}" type="presOf" srcId="{B43B33D2-549E-4D68-A772-61CD66423E31}" destId="{F5D07AFF-F4F4-4B51-B6BF-ABE58B4D486B}" srcOrd="0" destOrd="0" presId="urn:microsoft.com/office/officeart/2005/8/layout/hierarchy2"/>
    <dgm:cxn modelId="{E57CD57B-D465-4B8E-861B-28E9C2117207}" type="presOf" srcId="{032961F1-DEC8-454A-87F6-3AD44EECC36F}" destId="{E0210E23-E8DA-4E1B-8E8F-5D6728A2D323}" srcOrd="1" destOrd="0" presId="urn:microsoft.com/office/officeart/2005/8/layout/hierarchy2"/>
    <dgm:cxn modelId="{CDD88D17-83F3-44A2-9353-CDAEC0ACF758}" type="presOf" srcId="{032961F1-DEC8-454A-87F6-3AD44EECC36F}" destId="{A7E5788F-8B5D-4A8B-BEF2-FAC672DCC272}" srcOrd="0" destOrd="0" presId="urn:microsoft.com/office/officeart/2005/8/layout/hierarchy2"/>
    <dgm:cxn modelId="{251D4CD4-B421-4EBD-83EF-3763173A45BF}" type="presParOf" srcId="{888C5F9C-214C-4ECC-A7CF-E4622537C8F2}" destId="{5D9E6899-25A1-4732-BB69-60BBF9FECC43}" srcOrd="0" destOrd="0" presId="urn:microsoft.com/office/officeart/2005/8/layout/hierarchy2"/>
    <dgm:cxn modelId="{0B75093E-F8BC-44D4-BB49-52BB65E4F6B0}" type="presParOf" srcId="{5D9E6899-25A1-4732-BB69-60BBF9FECC43}" destId="{40FD6B9A-9E05-4AE3-84D5-B7D6372AB9B0}" srcOrd="0" destOrd="0" presId="urn:microsoft.com/office/officeart/2005/8/layout/hierarchy2"/>
    <dgm:cxn modelId="{698DBA19-C218-4C2B-BE83-CEA2EEF334A1}" type="presParOf" srcId="{5D9E6899-25A1-4732-BB69-60BBF9FECC43}" destId="{5EE1F969-9820-41C1-ADED-284E7C26FE54}" srcOrd="1" destOrd="0" presId="urn:microsoft.com/office/officeart/2005/8/layout/hierarchy2"/>
    <dgm:cxn modelId="{F160045F-2F79-4FA8-8BFB-15A704D577C1}" type="presParOf" srcId="{5EE1F969-9820-41C1-ADED-284E7C26FE54}" destId="{DEE6E627-5379-413A-82E0-20B83406172B}" srcOrd="0" destOrd="0" presId="urn:microsoft.com/office/officeart/2005/8/layout/hierarchy2"/>
    <dgm:cxn modelId="{6422E346-ED20-4331-B9F5-1035F1E61A55}" type="presParOf" srcId="{DEE6E627-5379-413A-82E0-20B83406172B}" destId="{EB4D5397-00B1-4B26-A631-2177A16D9A09}" srcOrd="0" destOrd="0" presId="urn:microsoft.com/office/officeart/2005/8/layout/hierarchy2"/>
    <dgm:cxn modelId="{FB69EE91-CA58-4EED-BB3E-F0AB2581397A}" type="presParOf" srcId="{5EE1F969-9820-41C1-ADED-284E7C26FE54}" destId="{8F3F08FB-81D3-40FD-A6B9-E402512A2600}" srcOrd="1" destOrd="0" presId="urn:microsoft.com/office/officeart/2005/8/layout/hierarchy2"/>
    <dgm:cxn modelId="{41868E16-F0F8-4084-9662-39AF89806A3F}" type="presParOf" srcId="{8F3F08FB-81D3-40FD-A6B9-E402512A2600}" destId="{DC96E948-8F72-4925-ABD4-9BFEBDC23BD3}" srcOrd="0" destOrd="0" presId="urn:microsoft.com/office/officeart/2005/8/layout/hierarchy2"/>
    <dgm:cxn modelId="{5B8E59F9-9F04-42AC-A607-778FE5BA72C2}" type="presParOf" srcId="{8F3F08FB-81D3-40FD-A6B9-E402512A2600}" destId="{A8F8AC02-5F1C-416B-BD36-565BD15A7B19}" srcOrd="1" destOrd="0" presId="urn:microsoft.com/office/officeart/2005/8/layout/hierarchy2"/>
    <dgm:cxn modelId="{1D4AD199-205C-412E-8FC1-D155D1FDC525}" type="presParOf" srcId="{A8F8AC02-5F1C-416B-BD36-565BD15A7B19}" destId="{8F50BA73-7E3D-4A76-A8D1-C4E588BE2A4A}" srcOrd="0" destOrd="0" presId="urn:microsoft.com/office/officeart/2005/8/layout/hierarchy2"/>
    <dgm:cxn modelId="{0F72ED8D-AA69-4C62-AA73-B54BC780BC98}" type="presParOf" srcId="{8F50BA73-7E3D-4A76-A8D1-C4E588BE2A4A}" destId="{266BE232-2488-466F-8373-117F4CE7E36B}" srcOrd="0" destOrd="0" presId="urn:microsoft.com/office/officeart/2005/8/layout/hierarchy2"/>
    <dgm:cxn modelId="{5CD0CC2D-6ACB-4ADC-A1AB-DB94B6BC03F1}" type="presParOf" srcId="{A8F8AC02-5F1C-416B-BD36-565BD15A7B19}" destId="{E35C7C19-3E68-4E64-B63F-C03F9E867B76}" srcOrd="1" destOrd="0" presId="urn:microsoft.com/office/officeart/2005/8/layout/hierarchy2"/>
    <dgm:cxn modelId="{4DD6E51B-C805-4DE9-938B-2D78F602CF0C}" type="presParOf" srcId="{E35C7C19-3E68-4E64-B63F-C03F9E867B76}" destId="{0DC95E25-AD11-41F1-87FE-9CAB1E740280}" srcOrd="0" destOrd="0" presId="urn:microsoft.com/office/officeart/2005/8/layout/hierarchy2"/>
    <dgm:cxn modelId="{903BEBB6-EBC0-4393-B292-7727C390F3A8}" type="presParOf" srcId="{E35C7C19-3E68-4E64-B63F-C03F9E867B76}" destId="{083BD93E-4E19-4A6B-A945-593B23D90263}" srcOrd="1" destOrd="0" presId="urn:microsoft.com/office/officeart/2005/8/layout/hierarchy2"/>
    <dgm:cxn modelId="{A01614CA-FA86-4AF8-B0E8-A676D9E233EF}" type="presParOf" srcId="{5EE1F969-9820-41C1-ADED-284E7C26FE54}" destId="{9A8ED63D-9060-48D9-BC45-DEAFD4C5D8C8}" srcOrd="2" destOrd="0" presId="urn:microsoft.com/office/officeart/2005/8/layout/hierarchy2"/>
    <dgm:cxn modelId="{6921A66C-9864-4C5B-8191-E6AE50534C23}" type="presParOf" srcId="{9A8ED63D-9060-48D9-BC45-DEAFD4C5D8C8}" destId="{55C6918C-E742-4097-AF40-8FDEA221512E}" srcOrd="0" destOrd="0" presId="urn:microsoft.com/office/officeart/2005/8/layout/hierarchy2"/>
    <dgm:cxn modelId="{4CFB5997-4001-48D0-ABF5-2DFB077CF33A}" type="presParOf" srcId="{5EE1F969-9820-41C1-ADED-284E7C26FE54}" destId="{5F0E1AF8-3030-40B2-91AE-82C5ABE141AA}" srcOrd="3" destOrd="0" presId="urn:microsoft.com/office/officeart/2005/8/layout/hierarchy2"/>
    <dgm:cxn modelId="{9217E0AC-C7A9-4E44-B824-3E1052A6E510}" type="presParOf" srcId="{5F0E1AF8-3030-40B2-91AE-82C5ABE141AA}" destId="{F5D07AFF-F4F4-4B51-B6BF-ABE58B4D486B}" srcOrd="0" destOrd="0" presId="urn:microsoft.com/office/officeart/2005/8/layout/hierarchy2"/>
    <dgm:cxn modelId="{C26859E9-96C6-4FB0-B525-E3D6B81E2622}" type="presParOf" srcId="{5F0E1AF8-3030-40B2-91AE-82C5ABE141AA}" destId="{59223AA0-CEFE-46C3-A1CC-8E54FEBC6690}" srcOrd="1" destOrd="0" presId="urn:microsoft.com/office/officeart/2005/8/layout/hierarchy2"/>
    <dgm:cxn modelId="{B8908B55-608C-4DE6-9618-5F3E34F0B452}" type="presParOf" srcId="{59223AA0-CEFE-46C3-A1CC-8E54FEBC6690}" destId="{A7E5788F-8B5D-4A8B-BEF2-FAC672DCC272}" srcOrd="0" destOrd="0" presId="urn:microsoft.com/office/officeart/2005/8/layout/hierarchy2"/>
    <dgm:cxn modelId="{4E14BD3F-18F9-4343-9130-E2D439244C48}" type="presParOf" srcId="{A7E5788F-8B5D-4A8B-BEF2-FAC672DCC272}" destId="{E0210E23-E8DA-4E1B-8E8F-5D6728A2D323}" srcOrd="0" destOrd="0" presId="urn:microsoft.com/office/officeart/2005/8/layout/hierarchy2"/>
    <dgm:cxn modelId="{834C1E26-98B7-42C1-B168-9F0A123BB947}" type="presParOf" srcId="{59223AA0-CEFE-46C3-A1CC-8E54FEBC6690}" destId="{E01D4291-70B5-46D7-B057-23771D044E52}" srcOrd="1" destOrd="0" presId="urn:microsoft.com/office/officeart/2005/8/layout/hierarchy2"/>
    <dgm:cxn modelId="{B2F918BA-C3DD-4725-A1BE-BA3E66281515}" type="presParOf" srcId="{E01D4291-70B5-46D7-B057-23771D044E52}" destId="{B6231D48-FAE1-449F-A0C4-BFFA848F59B6}" srcOrd="0" destOrd="0" presId="urn:microsoft.com/office/officeart/2005/8/layout/hierarchy2"/>
    <dgm:cxn modelId="{A3D41F97-33D8-4239-8821-B05DC893DCB9}"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2-17T00:57:22.876"/>
    </inkml:context>
    <inkml:brush xml:id="br0">
      <inkml:brushProperty name="width" value="0.05292" units="cm"/>
      <inkml:brushProperty name="height" value="0.05292" units="cm"/>
    </inkml:brush>
  </inkml:definitions>
  <inkml:trace contextRef="#ctx0" brushRef="#br0">17 0 24575,'-17'34'0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7E086-2FD7-4B46-9D84-ED541B118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33</Pages>
  <Words>7252</Words>
  <Characters>39162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11</cp:revision>
  <cp:lastPrinted>2016-02-17T00:30:00Z</cp:lastPrinted>
  <dcterms:created xsi:type="dcterms:W3CDTF">2016-02-14T22:28:00Z</dcterms:created>
  <dcterms:modified xsi:type="dcterms:W3CDTF">2016-02-18T00:25:00Z</dcterms:modified>
</cp:coreProperties>
</file>