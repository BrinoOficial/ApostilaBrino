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bookmarkStart w:id="0" w:name="_GoBack"/>
      <w:bookmarkEnd w:id="0"/>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rPrChange w:id="1" w:author="Mateus Berardo de Souza Terra" w:date="2016-02-08T20:05:00Z">
            <w:rPr/>
          </w:rPrChange>
        </w:rPr>
        <w:pPrChange w:id="2" w:author="granix pacheco" w:date="2016-02-08T11:03:00Z">
          <w:pPr>
            <w:jc w:val="center"/>
          </w:pPr>
        </w:pPrChange>
      </w:pPr>
      <w:r w:rsidRPr="007D7E6F">
        <w:rPr>
          <w:rFonts w:ascii="Times New Roman" w:hAnsi="Times New Roman" w:cs="Times New Roman"/>
          <w:b/>
          <w:sz w:val="40"/>
          <w:szCs w:val="40"/>
          <w:u w:val="single"/>
          <w:rPrChange w:id="3" w:author="Mateus Berardo de Souza Terra" w:date="2016-02-08T20:05:00Z">
            <w:rPr/>
          </w:rPrChange>
        </w:rPr>
        <w:lastRenderedPageBreak/>
        <w:t>Índice</w:t>
      </w:r>
    </w:p>
    <w:p w14:paraId="054F05C6" w14:textId="77777777" w:rsidR="0064551F" w:rsidRPr="007D7E6F" w:rsidRDefault="0064551F" w:rsidP="0064551F">
      <w:pPr>
        <w:jc w:val="center"/>
        <w:rPr>
          <w:ins w:id="4"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5" w:author="granix pacheco" w:date="2016-02-08T11:03:00Z"/>
          <w:rFonts w:ascii="Times New Roman" w:hAnsi="Times New Roman" w:cs="Times New Roman"/>
          <w:sz w:val="24"/>
          <w:szCs w:val="24"/>
        </w:rPr>
      </w:pPr>
    </w:p>
    <w:p w14:paraId="3568D372" w14:textId="3B6CE14F" w:rsidR="0017119E" w:rsidRPr="007D7E6F" w:rsidRDefault="0017119E">
      <w:pPr>
        <w:rPr>
          <w:ins w:id="6" w:author="granix pacheco" w:date="2016-02-08T11:03:00Z"/>
          <w:rFonts w:ascii="Times New Roman" w:hAnsi="Times New Roman" w:cs="Times New Roman"/>
          <w:sz w:val="24"/>
          <w:szCs w:val="24"/>
          <w:rPrChange w:id="7" w:author="Mateus Berardo de Souza Terra" w:date="2016-02-08T20:05:00Z">
            <w:rPr>
              <w:ins w:id="8" w:author="granix pacheco" w:date="2016-02-08T11:03:00Z"/>
            </w:rPr>
          </w:rPrChange>
        </w:rPr>
        <w:pPrChange w:id="9"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rPrChange w:id="10" w:author="Mateus Berardo de Souza Terra" w:date="2016-02-08T20:05:00Z">
            <w:rPr/>
          </w:rPrChange>
        </w:rPr>
      </w:pPr>
      <w:r w:rsidRPr="007D7E6F">
        <w:rPr>
          <w:rFonts w:ascii="Times New Roman" w:hAnsi="Times New Roman" w:cs="Times New Roman"/>
          <w:b/>
          <w:sz w:val="24"/>
          <w:szCs w:val="24"/>
          <w:rPrChange w:id="11" w:author="Mateus Berardo de Souza Terra" w:date="2016-02-08T20:05:00Z">
            <w:rPr>
              <w:rFonts w:ascii="Times New Roman" w:hAnsi="Times New Roman" w:cs="Times New Roman"/>
              <w:sz w:val="24"/>
              <w:szCs w:val="24"/>
            </w:rPr>
          </w:rPrChange>
        </w:rPr>
        <w:t>Introdução ......................................................................................................</w:t>
      </w:r>
      <w:r w:rsidRPr="007D7E6F">
        <w:rPr>
          <w:rFonts w:ascii="Times New Roman" w:hAnsi="Times New Roman" w:cs="Times New Roman"/>
          <w:b/>
          <w:sz w:val="24"/>
          <w:szCs w:val="24"/>
          <w:rPrChange w:id="12" w:author="Mateus Berardo de Souza Terra" w:date="2016-02-08T20:05:00Z">
            <w:rPr>
              <w:rFonts w:ascii="Times New Roman" w:hAnsi="Times New Roman" w:cs="Times New Roman"/>
              <w:sz w:val="24"/>
              <w:szCs w:val="24"/>
            </w:rPr>
          </w:rPrChange>
        </w:rPr>
        <w:tab/>
      </w:r>
      <w:del w:id="13" w:author="granix pacheco" w:date="2016-02-08T10:56:00Z">
        <w:r w:rsidR="00BE0DF1" w:rsidRPr="007D7E6F" w:rsidDel="003B25A9">
          <w:rPr>
            <w:rFonts w:ascii="Times New Roman" w:hAnsi="Times New Roman" w:cs="Times New Roman"/>
            <w:b/>
            <w:sz w:val="24"/>
            <w:szCs w:val="24"/>
            <w:rPrChange w:id="14" w:author="Mateus Berardo de Souza Terra" w:date="2016-02-08T20:05:00Z">
              <w:rPr/>
            </w:rPrChange>
          </w:rPr>
          <w:delText>3</w:delText>
        </w:r>
      </w:del>
    </w:p>
    <w:p w14:paraId="7F7C6147" w14:textId="24DFD490" w:rsidR="0064551F" w:rsidRPr="007D7E6F" w:rsidDel="00A76C84" w:rsidRDefault="00BE0DF1">
      <w:pPr>
        <w:pStyle w:val="PargrafodaLista"/>
        <w:numPr>
          <w:ilvl w:val="0"/>
          <w:numId w:val="2"/>
        </w:numPr>
        <w:rPr>
          <w:del w:id="15" w:author="Mateus Berardo de Souza Terra" w:date="2016-02-08T22:03:00Z"/>
          <w:rFonts w:ascii="Times New Roman" w:hAnsi="Times New Roman" w:cs="Times New Roman"/>
          <w:b/>
          <w:sz w:val="24"/>
          <w:szCs w:val="24"/>
          <w:rPrChange w:id="16" w:author="Mateus Berardo de Souza Terra" w:date="2016-02-08T20:05:00Z">
            <w:rPr>
              <w:del w:id="17" w:author="Mateus Berardo de Souza Terra" w:date="2016-02-08T22:03:00Z"/>
            </w:rPr>
          </w:rPrChange>
        </w:rPr>
      </w:pPr>
      <w:r w:rsidRPr="007D7E6F">
        <w:rPr>
          <w:rFonts w:ascii="Times New Roman" w:hAnsi="Times New Roman" w:cs="Times New Roman"/>
          <w:b/>
          <w:sz w:val="24"/>
          <w:szCs w:val="24"/>
          <w:rPrChange w:id="18" w:author="Mateus Berardo de Souza Terra" w:date="2016-02-08T20:05:00Z">
            <w:rPr>
              <w:rFonts w:ascii="Times New Roman" w:hAnsi="Times New Roman" w:cs="Times New Roman"/>
              <w:sz w:val="24"/>
              <w:szCs w:val="24"/>
            </w:rPr>
          </w:rPrChange>
        </w:rPr>
        <w:t>Começando ....................................................................................................</w:t>
      </w:r>
      <w:del w:id="19" w:author="Mateus Berardo de Souza Terra" w:date="2016-02-08T22:03:00Z">
        <w:r w:rsidRPr="007D7E6F" w:rsidDel="00A76C84">
          <w:rPr>
            <w:rFonts w:ascii="Times New Roman" w:hAnsi="Times New Roman" w:cs="Times New Roman"/>
            <w:b/>
            <w:sz w:val="24"/>
            <w:szCs w:val="24"/>
            <w:rPrChange w:id="20" w:author="Mateus Berardo de Souza Terra" w:date="2016-02-08T20:05:00Z">
              <w:rPr>
                <w:rFonts w:ascii="Times New Roman" w:hAnsi="Times New Roman" w:cs="Times New Roman"/>
                <w:sz w:val="24"/>
                <w:szCs w:val="24"/>
              </w:rPr>
            </w:rPrChange>
          </w:rPr>
          <w:tab/>
          <w:delText>4</w:delText>
        </w:r>
      </w:del>
    </w:p>
    <w:p w14:paraId="21979BBA" w14:textId="0EB7B00B" w:rsidR="0017119E" w:rsidRDefault="003B25A9">
      <w:pPr>
        <w:pStyle w:val="PargrafodaLista"/>
        <w:numPr>
          <w:ilvl w:val="0"/>
          <w:numId w:val="2"/>
        </w:numPr>
        <w:rPr>
          <w:rFonts w:ascii="Times New Roman" w:hAnsi="Times New Roman" w:cs="Times New Roman"/>
          <w:b/>
          <w:sz w:val="24"/>
          <w:szCs w:val="24"/>
        </w:rPr>
        <w:pPrChange w:id="21" w:author="Mateus Berardo de Souza Terra" w:date="2016-02-08T22:03:00Z">
          <w:pPr>
            <w:jc w:val="center"/>
          </w:pPr>
        </w:pPrChange>
      </w:pPr>
      <w:ins w:id="22" w:author="granix pacheco" w:date="2016-02-08T10:55:00Z">
        <w:del w:id="23" w:author="Mateus Berardo de Souza Terra" w:date="2016-02-08T22:03:00Z">
          <w:r w:rsidRPr="007D7E6F" w:rsidDel="00A76C84">
            <w:rPr>
              <w:rFonts w:ascii="Times New Roman" w:hAnsi="Times New Roman" w:cs="Times New Roman"/>
              <w:b/>
              <w:sz w:val="24"/>
              <w:szCs w:val="24"/>
              <w:rPrChange w:id="24" w:author="Mateus Berardo de Souza Terra" w:date="2016-02-08T20:05:00Z">
                <w:rPr>
                  <w:rFonts w:ascii="Times New Roman" w:hAnsi="Times New Roman" w:cs="Times New Roman"/>
                  <w:sz w:val="24"/>
                  <w:szCs w:val="24"/>
                </w:rPr>
              </w:rPrChange>
            </w:rPr>
            <w:delText>Instalações............................................................................................</w:delText>
          </w:r>
        </w:del>
      </w:ins>
      <w:ins w:id="25" w:author="granix pacheco" w:date="2016-02-08T10:56:00Z">
        <w:del w:id="26" w:author="Mateus Berardo de Souza Terra" w:date="2016-02-08T22:03:00Z">
          <w:r w:rsidRPr="007D7E6F" w:rsidDel="00A76C84">
            <w:rPr>
              <w:rFonts w:ascii="Times New Roman" w:hAnsi="Times New Roman" w:cs="Times New Roman"/>
              <w:b/>
              <w:sz w:val="24"/>
              <w:szCs w:val="24"/>
              <w:rPrChange w:id="27" w:author="Mateus Berardo de Souza Terra" w:date="2016-02-08T20:05:00Z">
                <w:rPr>
                  <w:rFonts w:ascii="Times New Roman" w:hAnsi="Times New Roman" w:cs="Times New Roman"/>
                  <w:sz w:val="24"/>
                  <w:szCs w:val="24"/>
                </w:rPr>
              </w:rPrChange>
            </w:rPr>
            <w:delText>.</w:delText>
          </w:r>
        </w:del>
      </w:ins>
      <w:ins w:id="28" w:author="granix pacheco" w:date="2016-02-08T10:55:00Z">
        <w:del w:id="29" w:author="Mateus Berardo de Souza Terra" w:date="2016-02-08T22:03:00Z">
          <w:r w:rsidRPr="007D7E6F" w:rsidDel="00A76C84">
            <w:rPr>
              <w:rFonts w:ascii="Times New Roman" w:hAnsi="Times New Roman" w:cs="Times New Roman"/>
              <w:b/>
              <w:sz w:val="24"/>
              <w:szCs w:val="24"/>
              <w:rPrChange w:id="30" w:author="Mateus Berardo de Souza Terra" w:date="2016-02-08T20:05:00Z">
                <w:rPr>
                  <w:rFonts w:ascii="Times New Roman" w:hAnsi="Times New Roman" w:cs="Times New Roman"/>
                  <w:sz w:val="24"/>
                  <w:szCs w:val="24"/>
                </w:rPr>
              </w:rPrChange>
            </w:rPr>
            <w:delText>....</w:delText>
          </w:r>
        </w:del>
      </w:ins>
      <w:ins w:id="31" w:author="granix pacheco" w:date="2016-02-08T10:56:00Z">
        <w:del w:id="32" w:author="Mateus Berardo de Souza Terra" w:date="2016-02-08T22:03:00Z">
          <w:r w:rsidRPr="007D7E6F" w:rsidDel="00A76C84">
            <w:rPr>
              <w:rFonts w:ascii="Times New Roman" w:hAnsi="Times New Roman" w:cs="Times New Roman"/>
              <w:b/>
              <w:sz w:val="24"/>
              <w:szCs w:val="24"/>
              <w:rPrChange w:id="33" w:author="Mateus Berardo de Souza Terra" w:date="2016-02-08T20:05:00Z">
                <w:rPr>
                  <w:rFonts w:ascii="Times New Roman" w:hAnsi="Times New Roman" w:cs="Times New Roman"/>
                  <w:sz w:val="24"/>
                  <w:szCs w:val="24"/>
                </w:rPr>
              </w:rPrChange>
            </w:rPr>
            <w:delText>......</w:delText>
          </w:r>
        </w:del>
        <w:r w:rsidRPr="007D7E6F">
          <w:rPr>
            <w:rFonts w:ascii="Times New Roman" w:hAnsi="Times New Roman" w:cs="Times New Roman"/>
            <w:b/>
            <w:sz w:val="24"/>
            <w:szCs w:val="24"/>
            <w:rPrChange w:id="34" w:author="Mateus Berardo de Souza Terra" w:date="2016-02-08T20:05:00Z">
              <w:rPr>
                <w:rFonts w:ascii="Times New Roman" w:hAnsi="Times New Roman" w:cs="Times New Roman"/>
                <w:sz w:val="24"/>
                <w:szCs w:val="24"/>
              </w:rPr>
            </w:rPrChange>
          </w:rPr>
          <w:tab/>
        </w:r>
      </w:ins>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7D7E6F" w:rsidRDefault="003E72D2" w:rsidP="003E72D2">
      <w:pPr>
        <w:pStyle w:val="PargrafodaLista"/>
        <w:numPr>
          <w:ilvl w:val="1"/>
          <w:numId w:val="2"/>
        </w:numPr>
        <w:rPr>
          <w:ins w:id="35" w:author="granix pacheco" w:date="2016-02-08T10:56:00Z"/>
          <w:rFonts w:ascii="Times New Roman" w:hAnsi="Times New Roman" w:cs="Times New Roman"/>
          <w:b/>
          <w:sz w:val="24"/>
          <w:szCs w:val="24"/>
          <w:rPrChange w:id="36" w:author="Mateus Berardo de Souza Terra" w:date="2016-02-08T20:05:00Z">
            <w:rPr>
              <w:ins w:id="37" w:author="granix pacheco" w:date="2016-02-08T10:56:00Z"/>
              <w:rFonts w:ascii="Times New Roman" w:hAnsi="Times New Roman" w:cs="Times New Roman"/>
              <w:sz w:val="24"/>
              <w:szCs w:val="24"/>
            </w:rPr>
          </w:rPrChange>
        </w:rPr>
      </w:pPr>
      <w:r>
        <w:rPr>
          <w:rFonts w:ascii="Times New Roman" w:hAnsi="Times New Roman" w:cs="Times New Roman"/>
          <w:sz w:val="24"/>
          <w:szCs w:val="24"/>
        </w:rPr>
        <w:t>Pronto para começar...............................................................................</w:t>
      </w:r>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rPrChange w:id="39" w:author="Mateus Berardo de Souza Terra" w:date="2016-02-08T20:05:00Z">
            <w:rPr>
              <w:ins w:id="40" w:author="granix pacheco" w:date="2016-02-08T11:09:00Z"/>
              <w:rFonts w:ascii="Times New Roman" w:hAnsi="Times New Roman" w:cs="Times New Roman"/>
              <w:sz w:val="24"/>
              <w:szCs w:val="24"/>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rPrChange w:id="43" w:author="Mateus Berardo de Souza Terra" w:date="2016-02-08T20:05:00Z">
              <w:rPr>
                <w:rFonts w:ascii="Times New Roman" w:hAnsi="Times New Roman" w:cs="Times New Roman"/>
                <w:sz w:val="24"/>
                <w:szCs w:val="24"/>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rPr>
          <w:t>Piscar........................................................................................................</w:t>
        </w:r>
      </w:ins>
      <w:ins w:id="47" w:author="granix pacheco" w:date="2016-02-08T10:55:00Z">
        <w:r w:rsidR="003B25A9" w:rsidRPr="007D7E6F">
          <w:rPr>
            <w:rFonts w:ascii="Times New Roman" w:hAnsi="Times New Roman" w:cs="Times New Roman"/>
            <w:sz w:val="24"/>
            <w:szCs w:val="24"/>
            <w:rPrChange w:id="48" w:author="Mateus Berardo de Souza Terra" w:date="2016-02-08T20:05:00Z">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rPrChange w:id="53" w:author="Mateus Berardo de Souza Terra" w:date="2016-02-08T20:05:00Z">
            <w:rPr>
              <w:ins w:id="54" w:author="granix pacheco" w:date="2016-02-08T11:13:00Z"/>
              <w:color w:val="000000"/>
              <w:sz w:val="24"/>
              <w:szCs w:val="24"/>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rPrChange w:id="57" w:author="Mateus Berardo de Souza Terra" w:date="2016-02-08T20:05:00Z">
              <w:rPr>
                <w:b/>
                <w:color w:val="000000"/>
                <w:sz w:val="36"/>
                <w:szCs w:val="36"/>
                <w:u w:val="single"/>
              </w:rPr>
            </w:rPrChange>
          </w:rPr>
          <w:t>Introdução à Programação............................................................................</w:t>
        </w:r>
      </w:ins>
    </w:p>
    <w:p w14:paraId="0D4AC2E0" w14:textId="39FE185B" w:rsidR="0017119E" w:rsidRPr="007D7E6F" w:rsidRDefault="0017119E">
      <w:pPr>
        <w:pStyle w:val="PargrafodaLista"/>
        <w:numPr>
          <w:ilvl w:val="1"/>
          <w:numId w:val="2"/>
        </w:numPr>
        <w:rPr>
          <w:ins w:id="58" w:author="granix pacheco" w:date="2016-02-08T11:13:00Z"/>
          <w:rFonts w:ascii="Times New Roman" w:hAnsi="Times New Roman" w:cs="Times New Roman"/>
          <w:sz w:val="24"/>
          <w:szCs w:val="24"/>
          <w:rPrChange w:id="59" w:author="Mateus Berardo de Souza Terra" w:date="2016-02-08T20:05:00Z">
            <w:rPr>
              <w:ins w:id="60" w:author="granix pacheco" w:date="2016-02-08T11:13:00Z"/>
              <w:color w:val="000000"/>
              <w:sz w:val="24"/>
              <w:szCs w:val="24"/>
            </w:rPr>
          </w:rPrChange>
        </w:rPr>
        <w:pPrChange w:id="61" w:author="granix pacheco" w:date="2016-02-08T11:13:00Z">
          <w:pPr>
            <w:jc w:val="center"/>
          </w:pPr>
        </w:pPrChange>
      </w:pPr>
      <w:ins w:id="62" w:author="granix pacheco" w:date="2016-02-08T11:13:00Z">
        <w:r w:rsidRPr="007D7E6F">
          <w:rPr>
            <w:rFonts w:ascii="Times New Roman" w:hAnsi="Times New Roman" w:cs="Times New Roman"/>
            <w:color w:val="000000"/>
            <w:sz w:val="24"/>
            <w:szCs w:val="24"/>
            <w:rPrChange w:id="63" w:author="Mateus Berardo de Souza Terra" w:date="2016-02-08T20:05:00Z">
              <w:rPr>
                <w:color w:val="000000"/>
                <w:sz w:val="24"/>
                <w:szCs w:val="24"/>
              </w:rPr>
            </w:rPrChange>
          </w:rPr>
          <w:t>Variáveis</w:t>
        </w:r>
      </w:ins>
      <w:ins w:id="64" w:author="granix pacheco" w:date="2016-02-08T11:16:00Z">
        <w:r w:rsidRPr="007D7E6F">
          <w:rPr>
            <w:rFonts w:ascii="Times New Roman" w:hAnsi="Times New Roman" w:cs="Times New Roman"/>
            <w:sz w:val="24"/>
            <w:szCs w:val="24"/>
          </w:rPr>
          <w:t>...................................................................................................</w:t>
        </w:r>
      </w:ins>
    </w:p>
    <w:p w14:paraId="36EC8F49" w14:textId="3D7F5A9D" w:rsidR="0017119E" w:rsidRPr="007D7E6F" w:rsidRDefault="0017119E">
      <w:pPr>
        <w:pStyle w:val="PargrafodaLista"/>
        <w:numPr>
          <w:ilvl w:val="1"/>
          <w:numId w:val="2"/>
        </w:numPr>
        <w:rPr>
          <w:ins w:id="65" w:author="granix pacheco" w:date="2016-02-08T11:14:00Z"/>
          <w:rFonts w:ascii="Times New Roman" w:hAnsi="Times New Roman" w:cs="Times New Roman"/>
          <w:sz w:val="24"/>
          <w:szCs w:val="24"/>
          <w:rPrChange w:id="66" w:author="Mateus Berardo de Souza Terra" w:date="2016-02-08T20:05:00Z">
            <w:rPr>
              <w:ins w:id="67" w:author="granix pacheco" w:date="2016-02-08T11:14:00Z"/>
              <w:color w:val="000000"/>
              <w:sz w:val="24"/>
              <w:szCs w:val="24"/>
            </w:rPr>
          </w:rPrChange>
        </w:rPr>
        <w:pPrChange w:id="68" w:author="granix pacheco" w:date="2016-02-08T11:13:00Z">
          <w:pPr>
            <w:jc w:val="center"/>
          </w:pPr>
        </w:pPrChange>
      </w:pPr>
      <w:ins w:id="69" w:author="granix pacheco" w:date="2016-02-08T11:14:00Z">
        <w:r w:rsidRPr="007D7E6F">
          <w:rPr>
            <w:rFonts w:ascii="Times New Roman" w:hAnsi="Times New Roman" w:cs="Times New Roman"/>
            <w:color w:val="000000"/>
            <w:sz w:val="24"/>
            <w:szCs w:val="24"/>
            <w:rPrChange w:id="70" w:author="Mateus Berardo de Souza Terra" w:date="2016-02-08T20:05:00Z">
              <w:rPr>
                <w:color w:val="000000"/>
                <w:sz w:val="24"/>
                <w:szCs w:val="24"/>
              </w:rPr>
            </w:rPrChange>
          </w:rPr>
          <w:t>Comentários</w:t>
        </w:r>
      </w:ins>
      <w:ins w:id="71" w:author="granix pacheco" w:date="2016-02-08T11:16:00Z">
        <w:r w:rsidRPr="007D7E6F">
          <w:rPr>
            <w:rFonts w:ascii="Times New Roman" w:hAnsi="Times New Roman" w:cs="Times New Roman"/>
            <w:sz w:val="24"/>
            <w:szCs w:val="24"/>
          </w:rPr>
          <w:t>.............................................................................................</w:t>
        </w:r>
      </w:ins>
    </w:p>
    <w:p w14:paraId="7B6B113F" w14:textId="63F91C9E" w:rsidR="0017119E" w:rsidRPr="007D7E6F" w:rsidRDefault="0017119E">
      <w:pPr>
        <w:pStyle w:val="PargrafodaLista"/>
        <w:numPr>
          <w:ilvl w:val="1"/>
          <w:numId w:val="2"/>
        </w:numPr>
        <w:rPr>
          <w:ins w:id="72" w:author="granix pacheco" w:date="2016-02-08T11:14:00Z"/>
          <w:rFonts w:ascii="Times New Roman" w:hAnsi="Times New Roman" w:cs="Times New Roman"/>
          <w:sz w:val="24"/>
          <w:szCs w:val="24"/>
          <w:rPrChange w:id="73" w:author="Mateus Berardo de Souza Terra" w:date="2016-02-08T20:05:00Z">
            <w:rPr>
              <w:ins w:id="74" w:author="granix pacheco" w:date="2016-02-08T11:14:00Z"/>
              <w:color w:val="000000"/>
              <w:sz w:val="24"/>
              <w:szCs w:val="24"/>
            </w:rPr>
          </w:rPrChange>
        </w:rPr>
        <w:pPrChange w:id="75" w:author="granix pacheco" w:date="2016-02-08T11:13:00Z">
          <w:pPr>
            <w:jc w:val="center"/>
          </w:pPr>
        </w:pPrChange>
      </w:pPr>
      <w:ins w:id="76" w:author="granix pacheco" w:date="2016-02-08T11:14:00Z">
        <w:r w:rsidRPr="007D7E6F">
          <w:rPr>
            <w:rFonts w:ascii="Times New Roman" w:hAnsi="Times New Roman" w:cs="Times New Roman"/>
            <w:color w:val="000000"/>
            <w:sz w:val="24"/>
            <w:szCs w:val="24"/>
            <w:rPrChange w:id="77" w:author="Mateus Berardo de Souza Terra" w:date="2016-02-08T20:05:00Z">
              <w:rPr>
                <w:color w:val="000000"/>
                <w:sz w:val="24"/>
                <w:szCs w:val="24"/>
              </w:rPr>
            </w:rPrChange>
          </w:rPr>
          <w:t>Incrementadores</w:t>
        </w:r>
      </w:ins>
      <w:ins w:id="78" w:author="granix pacheco" w:date="2016-02-08T11:16:00Z">
        <w:r w:rsidRPr="007D7E6F">
          <w:rPr>
            <w:rFonts w:ascii="Times New Roman" w:hAnsi="Times New Roman" w:cs="Times New Roman"/>
            <w:color w:val="000000"/>
            <w:sz w:val="24"/>
            <w:szCs w:val="24"/>
            <w:rPrChange w:id="79" w:author="Mateus Berardo de Souza Terra" w:date="2016-02-08T20:05:00Z">
              <w:rPr>
                <w:color w:val="000000"/>
                <w:sz w:val="24"/>
                <w:szCs w:val="24"/>
              </w:rPr>
            </w:rPrChange>
          </w:rPr>
          <w:t>.....................................................................................</w:t>
        </w:r>
      </w:ins>
    </w:p>
    <w:p w14:paraId="69C59CA6" w14:textId="66CBD720" w:rsidR="0017119E" w:rsidRPr="007D7E6F" w:rsidRDefault="0017119E">
      <w:pPr>
        <w:pStyle w:val="PargrafodaLista"/>
        <w:numPr>
          <w:ilvl w:val="1"/>
          <w:numId w:val="2"/>
        </w:numPr>
        <w:rPr>
          <w:ins w:id="80" w:author="granix pacheco" w:date="2016-02-08T11:14:00Z"/>
          <w:rFonts w:ascii="Times New Roman" w:hAnsi="Times New Roman" w:cs="Times New Roman"/>
          <w:sz w:val="24"/>
          <w:szCs w:val="24"/>
          <w:rPrChange w:id="81" w:author="Mateus Berardo de Souza Terra" w:date="2016-02-08T20:05:00Z">
            <w:rPr>
              <w:ins w:id="82" w:author="granix pacheco" w:date="2016-02-08T11:14:00Z"/>
              <w:color w:val="000000"/>
              <w:sz w:val="24"/>
              <w:szCs w:val="24"/>
            </w:rPr>
          </w:rPrChange>
        </w:rPr>
        <w:pPrChange w:id="83" w:author="granix pacheco" w:date="2016-02-08T11:13:00Z">
          <w:pPr>
            <w:jc w:val="center"/>
          </w:pPr>
        </w:pPrChange>
      </w:pPr>
      <w:ins w:id="84" w:author="granix pacheco" w:date="2016-02-08T11:14:00Z">
        <w:r w:rsidRPr="007D7E6F">
          <w:rPr>
            <w:rFonts w:ascii="Times New Roman" w:hAnsi="Times New Roman" w:cs="Times New Roman"/>
            <w:color w:val="000000"/>
            <w:sz w:val="24"/>
            <w:szCs w:val="24"/>
            <w:rPrChange w:id="85" w:author="Mateus Berardo de Souza Terra" w:date="2016-02-08T20:05:00Z">
              <w:rPr>
                <w:color w:val="000000"/>
                <w:sz w:val="24"/>
                <w:szCs w:val="24"/>
              </w:rPr>
            </w:rPrChange>
          </w:rPr>
          <w:t>Instruções e laços de controle</w:t>
        </w:r>
      </w:ins>
      <w:ins w:id="86" w:author="granix pacheco" w:date="2016-02-08T11:16:00Z">
        <w:r w:rsidRPr="007D7E6F">
          <w:rPr>
            <w:rFonts w:ascii="Times New Roman" w:hAnsi="Times New Roman" w:cs="Times New Roman"/>
            <w:color w:val="000000"/>
            <w:sz w:val="24"/>
            <w:szCs w:val="24"/>
            <w:rPrChange w:id="87" w:author="Mateus Berardo de Souza Terra" w:date="2016-02-08T20:05:00Z">
              <w:rPr>
                <w:color w:val="000000"/>
                <w:sz w:val="24"/>
                <w:szCs w:val="24"/>
              </w:rPr>
            </w:rPrChange>
          </w:rPr>
          <w:t>.................................................................</w:t>
        </w:r>
      </w:ins>
    </w:p>
    <w:p w14:paraId="40C56F0E" w14:textId="3508DEE3" w:rsidR="0017119E" w:rsidRPr="007D7E6F" w:rsidRDefault="0017119E">
      <w:pPr>
        <w:pStyle w:val="PargrafodaLista"/>
        <w:numPr>
          <w:ilvl w:val="1"/>
          <w:numId w:val="2"/>
        </w:numPr>
        <w:rPr>
          <w:ins w:id="88" w:author="granix pacheco" w:date="2016-02-08T11:15:00Z"/>
          <w:rFonts w:ascii="Times New Roman" w:hAnsi="Times New Roman" w:cs="Times New Roman"/>
          <w:sz w:val="24"/>
          <w:szCs w:val="24"/>
          <w:rPrChange w:id="89" w:author="Mateus Berardo de Souza Terra" w:date="2016-02-08T20:05:00Z">
            <w:rPr>
              <w:ins w:id="90" w:author="granix pacheco" w:date="2016-02-08T11:15:00Z"/>
              <w:color w:val="000000"/>
              <w:sz w:val="24"/>
              <w:szCs w:val="24"/>
            </w:rPr>
          </w:rPrChange>
        </w:rPr>
        <w:pPrChange w:id="91" w:author="granix pacheco" w:date="2016-02-08T11:13:00Z">
          <w:pPr>
            <w:jc w:val="center"/>
          </w:pPr>
        </w:pPrChange>
      </w:pPr>
      <w:ins w:id="92" w:author="granix pacheco" w:date="2016-02-08T11:14:00Z">
        <w:r w:rsidRPr="007D7E6F">
          <w:rPr>
            <w:rFonts w:ascii="Times New Roman" w:hAnsi="Times New Roman" w:cs="Times New Roman"/>
            <w:color w:val="000000"/>
            <w:sz w:val="24"/>
            <w:szCs w:val="24"/>
            <w:rPrChange w:id="93" w:author="Mateus Berardo de Souza Terra" w:date="2016-02-08T20:05:00Z">
              <w:rPr>
                <w:color w:val="000000"/>
                <w:sz w:val="24"/>
                <w:szCs w:val="24"/>
              </w:rPr>
            </w:rPrChange>
          </w:rPr>
          <w:t>Operadores l</w:t>
        </w:r>
      </w:ins>
      <w:ins w:id="94" w:author="granix pacheco" w:date="2016-02-08T11:15:00Z">
        <w:r w:rsidRPr="007D7E6F">
          <w:rPr>
            <w:rFonts w:ascii="Times New Roman" w:hAnsi="Times New Roman" w:cs="Times New Roman"/>
            <w:color w:val="000000"/>
            <w:sz w:val="24"/>
            <w:szCs w:val="24"/>
            <w:rPrChange w:id="95" w:author="Mateus Berardo de Souza Terra" w:date="2016-02-08T20:05:00Z">
              <w:rPr>
                <w:color w:val="000000"/>
                <w:sz w:val="24"/>
                <w:szCs w:val="24"/>
              </w:rPr>
            </w:rPrChange>
          </w:rPr>
          <w:t>ógicos</w:t>
        </w:r>
      </w:ins>
      <w:ins w:id="96" w:author="granix pacheco" w:date="2016-02-08T11:17:00Z">
        <w:r w:rsidRPr="007D7E6F">
          <w:rPr>
            <w:rFonts w:ascii="Times New Roman" w:hAnsi="Times New Roman" w:cs="Times New Roman"/>
            <w:color w:val="000000"/>
            <w:sz w:val="24"/>
            <w:szCs w:val="24"/>
            <w:rPrChange w:id="97" w:author="Mateus Berardo de Souza Terra" w:date="2016-02-08T20:05:00Z">
              <w:rPr>
                <w:color w:val="000000"/>
                <w:sz w:val="24"/>
                <w:szCs w:val="24"/>
              </w:rPr>
            </w:rPrChange>
          </w:rPr>
          <w:t>..................................................................................</w:t>
        </w:r>
      </w:ins>
    </w:p>
    <w:p w14:paraId="2F8DACF8" w14:textId="59912776" w:rsidR="0017119E" w:rsidRPr="007D7E6F" w:rsidRDefault="0017119E">
      <w:pPr>
        <w:pStyle w:val="PargrafodaLista"/>
        <w:numPr>
          <w:ilvl w:val="1"/>
          <w:numId w:val="2"/>
        </w:numPr>
        <w:rPr>
          <w:ins w:id="98" w:author="granix pacheco" w:date="2016-02-08T11:21:00Z"/>
          <w:rFonts w:ascii="Times New Roman" w:hAnsi="Times New Roman" w:cs="Times New Roman"/>
          <w:sz w:val="24"/>
          <w:szCs w:val="24"/>
        </w:rPr>
        <w:pPrChange w:id="99" w:author="granix pacheco" w:date="2016-02-08T11:17:00Z">
          <w:pPr>
            <w:jc w:val="center"/>
          </w:pPr>
        </w:pPrChange>
      </w:pPr>
      <w:ins w:id="100" w:author="granix pacheco" w:date="2016-02-08T11:15:00Z">
        <w:r w:rsidRPr="007D7E6F">
          <w:rPr>
            <w:rFonts w:ascii="Times New Roman" w:hAnsi="Times New Roman" w:cs="Times New Roman"/>
            <w:color w:val="000000"/>
            <w:sz w:val="24"/>
            <w:szCs w:val="24"/>
            <w:rPrChange w:id="101" w:author="Mateus Berardo de Souza Terra" w:date="2016-02-08T20:05:00Z">
              <w:rPr>
                <w:color w:val="000000"/>
                <w:sz w:val="24"/>
                <w:szCs w:val="24"/>
              </w:rPr>
            </w:rPrChange>
          </w:rPr>
          <w:t>Funções ou métodos..............................................................................</w:t>
        </w:r>
      </w:ins>
      <w:ins w:id="102" w:author="granix pacheco" w:date="2016-02-08T11:17:00Z">
        <w:r w:rsidRPr="007D7E6F">
          <w:rPr>
            <w:rFonts w:ascii="Times New Roman" w:hAnsi="Times New Roman" w:cs="Times New Roman"/>
            <w:color w:val="000000"/>
            <w:sz w:val="24"/>
            <w:szCs w:val="24"/>
            <w:rPrChange w:id="103" w:author="Mateus Berardo de Souza Terra" w:date="2016-02-08T20:05:00Z">
              <w:rPr>
                <w:color w:val="000000"/>
                <w:sz w:val="24"/>
                <w:szCs w:val="24"/>
              </w:rPr>
            </w:rPrChange>
          </w:rPr>
          <w:t>.</w:t>
        </w:r>
        <w:r w:rsidRPr="007D7E6F">
          <w:rPr>
            <w:rFonts w:ascii="Times New Roman" w:hAnsi="Times New Roman" w:cs="Times New Roman"/>
            <w:sz w:val="24"/>
            <w:szCs w:val="24"/>
          </w:rPr>
          <w:t xml:space="preserve"> </w:t>
        </w:r>
      </w:ins>
    </w:p>
    <w:p w14:paraId="1953BE7D" w14:textId="4F105C13" w:rsidR="0017119E" w:rsidRPr="007D7E6F" w:rsidRDefault="0017119E">
      <w:pPr>
        <w:pStyle w:val="PargrafodaLista"/>
        <w:numPr>
          <w:ilvl w:val="0"/>
          <w:numId w:val="2"/>
        </w:numPr>
        <w:rPr>
          <w:ins w:id="104" w:author="granix pacheco" w:date="2016-02-08T11:22:00Z"/>
          <w:rFonts w:ascii="Times New Roman" w:hAnsi="Times New Roman" w:cs="Times New Roman"/>
          <w:b/>
          <w:sz w:val="24"/>
          <w:szCs w:val="24"/>
          <w:rPrChange w:id="105" w:author="Mateus Berardo de Souza Terra" w:date="2016-02-08T20:05:00Z">
            <w:rPr>
              <w:ins w:id="106" w:author="granix pacheco" w:date="2016-02-08T11:22:00Z"/>
              <w:rFonts w:ascii="Times New Roman" w:hAnsi="Times New Roman" w:cs="Times New Roman"/>
              <w:sz w:val="24"/>
              <w:szCs w:val="24"/>
            </w:rPr>
          </w:rPrChange>
        </w:rPr>
        <w:pPrChange w:id="107" w:author="granix pacheco" w:date="2016-02-08T11:21:00Z">
          <w:pPr>
            <w:jc w:val="center"/>
          </w:pPr>
        </w:pPrChange>
      </w:pPr>
      <w:ins w:id="108" w:author="granix pacheco" w:date="2016-02-08T11:21:00Z">
        <w:r w:rsidRPr="007D7E6F">
          <w:rPr>
            <w:rFonts w:ascii="Times New Roman" w:hAnsi="Times New Roman" w:cs="Times New Roman"/>
            <w:b/>
            <w:sz w:val="24"/>
            <w:szCs w:val="24"/>
            <w:rPrChange w:id="109" w:author="Mateus Berardo de Souza Terra" w:date="2016-02-08T20:05:00Z">
              <w:rPr>
                <w:b/>
                <w:sz w:val="36"/>
                <w:szCs w:val="36"/>
                <w:u w:val="single"/>
              </w:rPr>
            </w:rPrChange>
          </w:rPr>
          <w:t>Introdução a eletrônica básica</w:t>
        </w:r>
      </w:ins>
      <w:ins w:id="110" w:author="granix pacheco" w:date="2016-02-08T11:22:00Z">
        <w:r w:rsidRPr="007D7E6F">
          <w:rPr>
            <w:rFonts w:ascii="Times New Roman" w:hAnsi="Times New Roman" w:cs="Times New Roman"/>
            <w:b/>
            <w:sz w:val="24"/>
            <w:szCs w:val="24"/>
            <w:rPrChange w:id="111" w:author="Mateus Berardo de Souza Terra" w:date="2016-02-08T20:05:00Z">
              <w:rPr>
                <w:rFonts w:ascii="Times New Roman" w:hAnsi="Times New Roman" w:cs="Times New Roman"/>
                <w:sz w:val="24"/>
                <w:szCs w:val="24"/>
              </w:rPr>
            </w:rPrChange>
          </w:rPr>
          <w:t>.......................................................................</w:t>
        </w:r>
      </w:ins>
    </w:p>
    <w:p w14:paraId="264BB9D2" w14:textId="669B081B" w:rsidR="0017119E" w:rsidRPr="007D7E6F" w:rsidRDefault="0017119E">
      <w:pPr>
        <w:pStyle w:val="PargrafodaLista"/>
        <w:numPr>
          <w:ilvl w:val="1"/>
          <w:numId w:val="2"/>
        </w:numPr>
        <w:rPr>
          <w:ins w:id="112" w:author="granix pacheco" w:date="2016-02-08T16:10:00Z"/>
          <w:rFonts w:ascii="Times New Roman" w:hAnsi="Times New Roman" w:cs="Times New Roman"/>
          <w:sz w:val="24"/>
          <w:szCs w:val="24"/>
        </w:rPr>
        <w:pPrChange w:id="113" w:author="granix pacheco" w:date="2016-02-08T11:22:00Z">
          <w:pPr>
            <w:jc w:val="center"/>
          </w:pPr>
        </w:pPrChange>
      </w:pPr>
      <w:ins w:id="114" w:author="granix pacheco" w:date="2016-02-08T11:22:00Z">
        <w:r w:rsidRPr="007D7E6F">
          <w:rPr>
            <w:rFonts w:ascii="Times New Roman" w:hAnsi="Times New Roman" w:cs="Times New Roman"/>
            <w:sz w:val="24"/>
            <w:szCs w:val="24"/>
          </w:rPr>
          <w:t>Resistores</w:t>
        </w:r>
      </w:ins>
      <w:ins w:id="115" w:author="granix pacheco" w:date="2016-02-08T11:23:00Z">
        <w:r w:rsidRPr="007D7E6F">
          <w:rPr>
            <w:rFonts w:ascii="Times New Roman" w:hAnsi="Times New Roman" w:cs="Times New Roman"/>
            <w:sz w:val="24"/>
            <w:szCs w:val="24"/>
          </w:rPr>
          <w:t>..............................................................................................</w:t>
        </w:r>
      </w:ins>
    </w:p>
    <w:p w14:paraId="45B50269" w14:textId="4C2A5B86" w:rsidR="001E4D60" w:rsidRPr="007D7E6F" w:rsidRDefault="001E4D60">
      <w:pPr>
        <w:pStyle w:val="PargrafodaLista"/>
        <w:numPr>
          <w:ilvl w:val="2"/>
          <w:numId w:val="2"/>
        </w:numPr>
        <w:rPr>
          <w:ins w:id="116" w:author="granix pacheco" w:date="2016-02-08T16:11:00Z"/>
          <w:rFonts w:ascii="Times New Roman" w:hAnsi="Times New Roman" w:cs="Times New Roman"/>
          <w:sz w:val="24"/>
          <w:szCs w:val="24"/>
        </w:rPr>
        <w:pPrChange w:id="117" w:author="Mateus Berardo de Souza Terra" w:date="2016-02-08T22:03:00Z">
          <w:pPr>
            <w:jc w:val="center"/>
          </w:pPr>
        </w:pPrChange>
      </w:pPr>
      <w:ins w:id="118" w:author="granix pacheco" w:date="2016-02-08T16:10:00Z">
        <w:r w:rsidRPr="007D7E6F">
          <w:rPr>
            <w:rFonts w:ascii="Times New Roman" w:hAnsi="Times New Roman" w:cs="Times New Roman"/>
            <w:sz w:val="24"/>
            <w:szCs w:val="24"/>
          </w:rPr>
          <w:t>LDR..........................................................................................................</w:t>
        </w:r>
      </w:ins>
    </w:p>
    <w:p w14:paraId="6F4F8E41" w14:textId="5A1150E4" w:rsidR="001E4D60" w:rsidRPr="007D7E6F" w:rsidRDefault="001E4D60">
      <w:pPr>
        <w:pStyle w:val="PargrafodaLista"/>
        <w:numPr>
          <w:ilvl w:val="1"/>
          <w:numId w:val="2"/>
        </w:numPr>
        <w:rPr>
          <w:ins w:id="119" w:author="granix pacheco" w:date="2016-02-08T11:22:00Z"/>
          <w:rFonts w:ascii="Times New Roman" w:hAnsi="Times New Roman" w:cs="Times New Roman"/>
          <w:sz w:val="24"/>
          <w:szCs w:val="24"/>
        </w:rPr>
        <w:pPrChange w:id="120" w:author="granix pacheco" w:date="2016-02-08T11:22:00Z">
          <w:pPr>
            <w:jc w:val="center"/>
          </w:pPr>
        </w:pPrChange>
      </w:pPr>
      <w:ins w:id="121" w:author="granix pacheco" w:date="2016-02-08T16:11:00Z">
        <w:r w:rsidRPr="007D7E6F">
          <w:rPr>
            <w:rFonts w:ascii="Times New Roman" w:hAnsi="Times New Roman" w:cs="Times New Roman"/>
            <w:sz w:val="24"/>
            <w:szCs w:val="24"/>
          </w:rPr>
          <w:t>Buzzer...................................................................................................</w:t>
        </w:r>
      </w:ins>
    </w:p>
    <w:p w14:paraId="42248315" w14:textId="6492F0C9" w:rsidR="0017119E" w:rsidRDefault="0017119E">
      <w:pPr>
        <w:pStyle w:val="PargrafodaLista"/>
        <w:numPr>
          <w:ilvl w:val="1"/>
          <w:numId w:val="2"/>
        </w:numPr>
        <w:rPr>
          <w:rFonts w:ascii="Times New Roman" w:hAnsi="Times New Roman" w:cs="Times New Roman"/>
          <w:sz w:val="24"/>
          <w:szCs w:val="24"/>
        </w:rPr>
        <w:pPrChange w:id="122" w:author="granix pacheco" w:date="2016-02-08T11:22:00Z">
          <w:pPr>
            <w:jc w:val="center"/>
          </w:pPr>
        </w:pPrChange>
      </w:pPr>
      <w:ins w:id="123" w:author="granix pacheco" w:date="2016-02-08T11:22:00Z">
        <w:r w:rsidRPr="007D7E6F">
          <w:rPr>
            <w:rFonts w:ascii="Times New Roman" w:hAnsi="Times New Roman" w:cs="Times New Roman"/>
            <w:sz w:val="24"/>
            <w:szCs w:val="24"/>
          </w:rPr>
          <w:t>Interruptores</w:t>
        </w:r>
      </w:ins>
      <w:ins w:id="124" w:author="granix pacheco" w:date="2016-02-08T11:23:00Z">
        <w:r w:rsidRPr="007D7E6F">
          <w:rPr>
            <w:rFonts w:ascii="Times New Roman" w:hAnsi="Times New Roman" w:cs="Times New Roman"/>
            <w:sz w:val="24"/>
            <w:szCs w:val="24"/>
          </w:rPr>
          <w:t>............................................................................................</w:t>
        </w:r>
      </w:ins>
    </w:p>
    <w:p w14:paraId="6BABC3D9" w14:textId="77B3CC48" w:rsidR="00F53875" w:rsidRPr="007D7E6F" w:rsidRDefault="00F53875" w:rsidP="00F53875">
      <w:pPr>
        <w:pStyle w:val="PargrafodaLista"/>
        <w:numPr>
          <w:ilvl w:val="2"/>
          <w:numId w:val="2"/>
        </w:numPr>
        <w:rPr>
          <w:ins w:id="125" w:author="granix pacheco" w:date="2016-02-08T11:22:00Z"/>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pPr>
        <w:pStyle w:val="PargrafodaLista"/>
        <w:numPr>
          <w:ilvl w:val="1"/>
          <w:numId w:val="2"/>
        </w:numPr>
        <w:rPr>
          <w:rFonts w:ascii="Times New Roman" w:hAnsi="Times New Roman" w:cs="Times New Roman"/>
          <w:sz w:val="24"/>
          <w:szCs w:val="24"/>
        </w:rPr>
        <w:pPrChange w:id="126" w:author="granix pacheco" w:date="2016-02-08T11:22:00Z">
          <w:pPr>
            <w:jc w:val="center"/>
          </w:pPr>
        </w:pPrChange>
      </w:pPr>
      <w:ins w:id="127" w:author="granix pacheco" w:date="2016-02-08T11:23:00Z">
        <w:r w:rsidRPr="007D7E6F">
          <w:rPr>
            <w:rFonts w:ascii="Times New Roman" w:hAnsi="Times New Roman" w:cs="Times New Roman"/>
            <w:sz w:val="24"/>
            <w:szCs w:val="24"/>
          </w:rPr>
          <w:t>Capacitores..............................................................................................</w:t>
        </w:r>
      </w:ins>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de cerâmica........................................................................</w:t>
      </w:r>
    </w:p>
    <w:p w14:paraId="1444D181" w14:textId="784590F9" w:rsidR="001C38EA" w:rsidRPr="007D7E6F" w:rsidRDefault="001C38EA" w:rsidP="001C38EA">
      <w:pPr>
        <w:pStyle w:val="PargrafodaLista"/>
        <w:numPr>
          <w:ilvl w:val="2"/>
          <w:numId w:val="2"/>
        </w:numPr>
        <w:rPr>
          <w:ins w:id="128" w:author="granix pacheco" w:date="2016-02-08T11:23:00Z"/>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pPr>
        <w:pStyle w:val="PargrafodaLista"/>
        <w:numPr>
          <w:ilvl w:val="1"/>
          <w:numId w:val="2"/>
        </w:numPr>
        <w:rPr>
          <w:ins w:id="129" w:author="granix pacheco" w:date="2016-02-08T11:23:00Z"/>
          <w:rFonts w:ascii="Times New Roman" w:hAnsi="Times New Roman" w:cs="Times New Roman"/>
          <w:sz w:val="24"/>
          <w:szCs w:val="24"/>
        </w:rPr>
        <w:pPrChange w:id="130" w:author="granix pacheco" w:date="2016-02-08T11:22:00Z">
          <w:pPr>
            <w:jc w:val="center"/>
          </w:pPr>
        </w:pPrChange>
      </w:pPr>
      <w:ins w:id="131" w:author="granix pacheco" w:date="2016-02-08T11:23:00Z">
        <w:r w:rsidRPr="007D7E6F">
          <w:rPr>
            <w:rFonts w:ascii="Times New Roman" w:hAnsi="Times New Roman" w:cs="Times New Roman"/>
            <w:sz w:val="24"/>
            <w:szCs w:val="24"/>
          </w:rPr>
          <w:t>Diodos.....................................................................................................</w:t>
        </w:r>
      </w:ins>
    </w:p>
    <w:p w14:paraId="23F01CC7" w14:textId="374C2894" w:rsidR="00A32611" w:rsidRDefault="0017119E" w:rsidP="00A32611">
      <w:pPr>
        <w:pStyle w:val="PargrafodaLista"/>
        <w:numPr>
          <w:ilvl w:val="2"/>
          <w:numId w:val="2"/>
        </w:numPr>
        <w:rPr>
          <w:rFonts w:ascii="Times New Roman" w:hAnsi="Times New Roman" w:cs="Times New Roman"/>
          <w:sz w:val="24"/>
          <w:szCs w:val="24"/>
        </w:rPr>
      </w:pPr>
      <w:ins w:id="132" w:author="granix pacheco" w:date="2016-02-08T11:23:00Z">
        <w:r w:rsidRPr="007D7E6F">
          <w:rPr>
            <w:rFonts w:ascii="Times New Roman" w:hAnsi="Times New Roman" w:cs="Times New Roman"/>
            <w:sz w:val="24"/>
            <w:szCs w:val="24"/>
          </w:rPr>
          <w:t>LEDs.......................................................................................................</w:t>
        </w:r>
      </w:ins>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5A1912">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lastRenderedPageBreak/>
        <w:t>Rotação</w:t>
      </w:r>
      <w:r>
        <w:rPr>
          <w:rFonts w:ascii="Times New Roman" w:hAnsi="Times New Roman" w:cs="Times New Roman"/>
          <w:sz w:val="24"/>
          <w:szCs w:val="24"/>
        </w:rPr>
        <w:t xml:space="preserve"> continua……………………………………………………</w:t>
      </w:r>
    </w:p>
    <w:p w14:paraId="218EBD51" w14:textId="7A303C81" w:rsidR="00D10AC0" w:rsidRPr="00D10AC0" w:rsidRDefault="00D10AC0" w:rsidP="00D10AC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ins w:id="133" w:author="granix pacheco" w:date="2016-02-08T11:28:00Z"/>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pPr>
        <w:pStyle w:val="PargrafodaLista"/>
        <w:numPr>
          <w:ilvl w:val="0"/>
          <w:numId w:val="2"/>
        </w:numPr>
        <w:rPr>
          <w:rFonts w:ascii="Times New Roman" w:hAnsi="Times New Roman" w:cs="Times New Roman"/>
          <w:b/>
          <w:sz w:val="24"/>
          <w:szCs w:val="24"/>
        </w:rPr>
        <w:pPrChange w:id="134" w:author="granix pacheco" w:date="2016-02-08T11:28:00Z">
          <w:pPr>
            <w:jc w:val="center"/>
          </w:pPr>
        </w:pPrChange>
      </w:pPr>
      <w:ins w:id="135" w:author="granix pacheco" w:date="2016-02-08T11:28:00Z">
        <w:r w:rsidRPr="007D7E6F">
          <w:rPr>
            <w:rFonts w:ascii="Times New Roman" w:hAnsi="Times New Roman" w:cs="Times New Roman"/>
            <w:b/>
            <w:sz w:val="24"/>
            <w:szCs w:val="24"/>
            <w:rPrChange w:id="136" w:author="Mateus Berardo de Souza Terra" w:date="2016-02-08T20:05:00Z">
              <w:rPr>
                <w:rFonts w:ascii="Times New Roman" w:hAnsi="Times New Roman" w:cs="Times New Roman"/>
                <w:sz w:val="24"/>
                <w:szCs w:val="24"/>
              </w:rPr>
            </w:rPrChange>
          </w:rPr>
          <w:t>Materiais importantes..................................................................................</w:t>
        </w:r>
      </w:ins>
    </w:p>
    <w:p w14:paraId="2D1EB0BC" w14:textId="739DBD21" w:rsidR="005A1912" w:rsidRDefault="005A1912" w:rsidP="005A1912">
      <w:pPr>
        <w:pStyle w:val="PargrafodaLista"/>
        <w:numPr>
          <w:ilvl w:val="1"/>
          <w:numId w:val="2"/>
        </w:numPr>
        <w:rPr>
          <w:rFonts w:ascii="Times New Roman" w:hAnsi="Times New Roman" w:cs="Times New Roman"/>
          <w:sz w:val="24"/>
          <w:szCs w:val="24"/>
        </w:rPr>
      </w:pPr>
      <w:ins w:id="137" w:author="granix pacheco" w:date="2016-02-08T12:18:00Z">
        <w:r w:rsidRPr="005A1912">
          <w:rPr>
            <w:rFonts w:ascii="Times New Roman" w:hAnsi="Times New Roman" w:cs="Times New Roman"/>
            <w:sz w:val="24"/>
            <w:szCs w:val="24"/>
            <w:rPrChange w:id="138" w:author="Mateus Berardo de Souza Terra" w:date="2016-02-08T20:05:00Z">
              <w:rPr>
                <w:sz w:val="32"/>
                <w:szCs w:val="32"/>
              </w:rPr>
            </w:rPrChange>
          </w:rPr>
          <w:t>Protoboard</w:t>
        </w:r>
      </w:ins>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ins w:id="139" w:author="granix pacheco" w:date="2016-02-08T11:28:00Z"/>
          <w:rFonts w:ascii="Times New Roman" w:hAnsi="Times New Roman" w:cs="Times New Roman"/>
          <w:sz w:val="24"/>
          <w:szCs w:val="24"/>
        </w:rPr>
      </w:pPr>
      <w:ins w:id="140" w:author="granix pacheco" w:date="2016-02-08T12:18:00Z">
        <w:r w:rsidRPr="005A1912">
          <w:rPr>
            <w:rFonts w:ascii="Times New Roman" w:hAnsi="Times New Roman" w:cs="Times New Roman"/>
            <w:sz w:val="24"/>
            <w:szCs w:val="24"/>
            <w:rPrChange w:id="141" w:author="Mateus Berardo de Souza Terra" w:date="2016-02-08T20:05:00Z">
              <w:rPr>
                <w:sz w:val="32"/>
                <w:szCs w:val="32"/>
              </w:rPr>
            </w:rPrChange>
          </w:rPr>
          <w:t>Fonte de alimentação</w:t>
        </w:r>
      </w:ins>
      <w:r>
        <w:rPr>
          <w:rFonts w:ascii="Times New Roman" w:hAnsi="Times New Roman" w:cs="Times New Roman"/>
          <w:sz w:val="24"/>
          <w:szCs w:val="24"/>
        </w:rPr>
        <w:t>......................................................................................</w:t>
      </w:r>
    </w:p>
    <w:p w14:paraId="778FA884" w14:textId="20D1E7F1" w:rsidR="0017119E" w:rsidRPr="007D7E6F" w:rsidRDefault="0017119E">
      <w:pPr>
        <w:pStyle w:val="PargrafodaLista"/>
        <w:numPr>
          <w:ilvl w:val="0"/>
          <w:numId w:val="2"/>
        </w:numPr>
        <w:rPr>
          <w:ins w:id="142" w:author="granix pacheco" w:date="2016-02-08T11:29:00Z"/>
          <w:rFonts w:ascii="Times New Roman" w:hAnsi="Times New Roman" w:cs="Times New Roman"/>
          <w:b/>
          <w:sz w:val="24"/>
          <w:szCs w:val="24"/>
          <w:rPrChange w:id="143" w:author="Mateus Berardo de Souza Terra" w:date="2016-02-08T20:05:00Z">
            <w:rPr>
              <w:ins w:id="144" w:author="granix pacheco" w:date="2016-02-08T11:29:00Z"/>
              <w:rFonts w:ascii="Times New Roman" w:hAnsi="Times New Roman" w:cs="Times New Roman"/>
              <w:sz w:val="24"/>
              <w:szCs w:val="24"/>
            </w:rPr>
          </w:rPrChange>
        </w:rPr>
        <w:pPrChange w:id="145" w:author="granix pacheco" w:date="2016-02-08T11:28:00Z">
          <w:pPr>
            <w:jc w:val="center"/>
          </w:pPr>
        </w:pPrChange>
      </w:pPr>
      <w:ins w:id="146" w:author="granix pacheco" w:date="2016-02-08T11:29:00Z">
        <w:r w:rsidRPr="007D7E6F">
          <w:rPr>
            <w:rFonts w:ascii="Times New Roman" w:hAnsi="Times New Roman" w:cs="Times New Roman"/>
            <w:b/>
            <w:sz w:val="24"/>
            <w:szCs w:val="24"/>
            <w:rPrChange w:id="147" w:author="Mateus Berardo de Souza Terra" w:date="2016-02-08T20:05:00Z">
              <w:rPr>
                <w:rFonts w:ascii="Times New Roman" w:hAnsi="Times New Roman" w:cs="Times New Roman"/>
                <w:sz w:val="24"/>
                <w:szCs w:val="24"/>
              </w:rPr>
            </w:rPrChange>
          </w:rPr>
          <w:t>Tabelas importantes......................................................................................</w:t>
        </w:r>
      </w:ins>
    </w:p>
    <w:p w14:paraId="32369B9E" w14:textId="73FCD20A" w:rsidR="0017119E" w:rsidRPr="007D7E6F" w:rsidRDefault="0017119E">
      <w:pPr>
        <w:pStyle w:val="PargrafodaLista"/>
        <w:numPr>
          <w:ilvl w:val="1"/>
          <w:numId w:val="2"/>
        </w:numPr>
        <w:rPr>
          <w:ins w:id="148" w:author="granix pacheco" w:date="2016-02-08T11:30:00Z"/>
          <w:rFonts w:ascii="Times New Roman" w:hAnsi="Times New Roman" w:cs="Times New Roman"/>
          <w:sz w:val="24"/>
          <w:szCs w:val="24"/>
        </w:rPr>
        <w:pPrChange w:id="149" w:author="granix pacheco" w:date="2016-02-08T11:30:00Z">
          <w:pPr>
            <w:jc w:val="center"/>
          </w:pPr>
        </w:pPrChange>
      </w:pPr>
      <w:ins w:id="150" w:author="granix pacheco" w:date="2016-02-08T11:30:00Z">
        <w:r w:rsidRPr="007D7E6F">
          <w:rPr>
            <w:rFonts w:ascii="Times New Roman" w:hAnsi="Times New Roman" w:cs="Times New Roman"/>
            <w:sz w:val="24"/>
            <w:szCs w:val="24"/>
          </w:rPr>
          <w:t>Valor de resistores..................................................................................</w:t>
        </w:r>
      </w:ins>
    </w:p>
    <w:p w14:paraId="1272A6E4" w14:textId="4A35CBE3" w:rsidR="0017119E" w:rsidRDefault="0017119E" w:rsidP="0086763C">
      <w:pPr>
        <w:pStyle w:val="PargrafodaLista"/>
        <w:numPr>
          <w:ilvl w:val="1"/>
          <w:numId w:val="2"/>
        </w:numPr>
        <w:rPr>
          <w:rFonts w:ascii="Times New Roman" w:hAnsi="Times New Roman" w:cs="Times New Roman"/>
          <w:sz w:val="24"/>
          <w:szCs w:val="24"/>
        </w:rPr>
      </w:pPr>
      <w:ins w:id="151" w:author="granix pacheco" w:date="2016-02-08T11:30:00Z">
        <w:r w:rsidRPr="007D7E6F">
          <w:rPr>
            <w:rFonts w:ascii="Times New Roman" w:hAnsi="Times New Roman" w:cs="Times New Roman"/>
            <w:sz w:val="24"/>
            <w:szCs w:val="24"/>
          </w:rPr>
          <w:t>ASCII.....................................................................................................</w:t>
        </w:r>
      </w:ins>
    </w:p>
    <w:p w14:paraId="2D1506C3" w14:textId="1AB12D5A" w:rsidR="0086763C" w:rsidRDefault="0086763C" w:rsidP="0086763C">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589D7EC4" w14:textId="77777777" w:rsidR="0086763C" w:rsidRPr="00D10AC0" w:rsidDel="0017119E" w:rsidRDefault="0086763C">
      <w:pPr>
        <w:pStyle w:val="PargrafodaLista"/>
        <w:numPr>
          <w:ilvl w:val="1"/>
          <w:numId w:val="2"/>
        </w:numPr>
        <w:rPr>
          <w:del w:id="152" w:author="granix pacheco" w:date="2016-02-08T11:24:00Z"/>
          <w:rFonts w:ascii="Times New Roman" w:hAnsi="Times New Roman" w:cs="Times New Roman"/>
          <w:sz w:val="24"/>
          <w:szCs w:val="24"/>
          <w:rPrChange w:id="153" w:author="Mateus Berardo de Souza Terra" w:date="2016-02-08T20:05:00Z">
            <w:rPr>
              <w:del w:id="154" w:author="granix pacheco" w:date="2016-02-08T11:24:00Z"/>
            </w:rPr>
          </w:rPrChange>
        </w:rPr>
        <w:pPrChange w:id="155" w:author="granix pacheco" w:date="2016-02-08T11:21:00Z">
          <w:pPr>
            <w:jc w:val="center"/>
          </w:pPr>
        </w:pPrChange>
      </w:pPr>
    </w:p>
    <w:p w14:paraId="41209E4C" w14:textId="38FDA7CF" w:rsidR="0064551F" w:rsidRPr="007D7E6F" w:rsidDel="0017119E" w:rsidRDefault="0064551F" w:rsidP="00D10AC0">
      <w:pPr>
        <w:pStyle w:val="PargrafodaLista"/>
        <w:rPr>
          <w:del w:id="156" w:author="granix pacheco" w:date="2016-02-08T11:24:00Z"/>
        </w:rPr>
      </w:pPr>
    </w:p>
    <w:p w14:paraId="66EBA35A" w14:textId="4BC1FAEC" w:rsidR="0064551F" w:rsidRPr="007D7E6F" w:rsidDel="0017119E" w:rsidRDefault="0064551F" w:rsidP="00D10AC0">
      <w:pPr>
        <w:pStyle w:val="PargrafodaLista"/>
        <w:rPr>
          <w:del w:id="157" w:author="granix pacheco" w:date="2016-02-08T11:24:00Z"/>
        </w:rPr>
      </w:pPr>
    </w:p>
    <w:p w14:paraId="78E69ED7" w14:textId="6BC415F0" w:rsidR="0064551F" w:rsidRPr="007D7E6F" w:rsidDel="0017119E" w:rsidRDefault="0064551F" w:rsidP="00D10AC0">
      <w:pPr>
        <w:pStyle w:val="PargrafodaLista"/>
        <w:rPr>
          <w:del w:id="158" w:author="granix pacheco" w:date="2016-02-08T11:24:00Z"/>
        </w:rPr>
      </w:pPr>
    </w:p>
    <w:p w14:paraId="42689491" w14:textId="77777777" w:rsidR="0064551F" w:rsidRPr="007D7E6F" w:rsidDel="0017119E" w:rsidRDefault="0064551F" w:rsidP="00D10AC0">
      <w:pPr>
        <w:pStyle w:val="PargrafodaLista"/>
        <w:rPr>
          <w:del w:id="159" w:author="granix pacheco" w:date="2016-02-08T11:30:00Z"/>
        </w:rPr>
      </w:pPr>
    </w:p>
    <w:p w14:paraId="41185F42" w14:textId="77777777" w:rsidR="0064551F" w:rsidRPr="007D7E6F" w:rsidDel="0017119E" w:rsidRDefault="0064551F" w:rsidP="00D10AC0">
      <w:pPr>
        <w:pStyle w:val="PargrafodaLista"/>
        <w:rPr>
          <w:del w:id="160" w:author="granix pacheco" w:date="2016-02-08T11:30:00Z"/>
        </w:rPr>
      </w:pPr>
    </w:p>
    <w:p w14:paraId="49ACDD3A" w14:textId="77777777" w:rsidR="0064551F" w:rsidRPr="007D7E6F" w:rsidRDefault="0064551F" w:rsidP="00D10AC0">
      <w:pPr>
        <w:pStyle w:val="PargrafodaLista"/>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rPrChange w:id="161" w:author="Mateus Berardo de Souza Terra" w:date="2016-02-08T22:21:00Z">
            <w:rPr/>
          </w:rPrChange>
        </w:rPr>
        <w:pPrChange w:id="162" w:author="Mateus Berardo de Souza Terra" w:date="2016-02-08T22:21:00Z">
          <w:pPr>
            <w:jc w:val="center"/>
          </w:pPr>
        </w:pPrChange>
      </w:pPr>
      <w:r w:rsidRPr="00743F38">
        <w:rPr>
          <w:rFonts w:ascii="Times New Roman" w:hAnsi="Times New Roman" w:cs="Times New Roman"/>
          <w:b/>
          <w:sz w:val="36"/>
          <w:szCs w:val="36"/>
          <w:u w:val="single"/>
          <w:rPrChange w:id="163" w:author="Mateus Berardo de Souza Terra" w:date="2016-02-08T22:21:00Z">
            <w:rPr/>
          </w:rPrChang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7F18942B"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O Arduino é uma placa com um microcontrolador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164"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Atmel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pessoas adeptas do movimento maker (Faça você mesmo, do inglês DIY - Do it yourself)</w:t>
      </w:r>
      <w:r w:rsidR="002C27B0" w:rsidRPr="001508B9">
        <w:t>, que</w:t>
      </w:r>
      <w:r w:rsidRPr="001508B9">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11237B" w:rsidRPr="001508B9">
        <w:t xml:space="preserve">voltados </w:t>
      </w:r>
      <w:r w:rsidR="002C27B0" w:rsidRPr="001508B9">
        <w:t xml:space="preserve"> </w:t>
      </w:r>
      <w:r w:rsidR="0011237B" w:rsidRPr="001508B9">
        <w:t>para Io</w:t>
      </w:r>
      <w:r w:rsidR="00002408" w:rsidRPr="001508B9">
        <w:t>T</w:t>
      </w:r>
      <w:r w:rsidR="0011237B" w:rsidRPr="001508B9">
        <w:t xml:space="preserve"> (Internet of things</w:t>
      </w:r>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rduino é um ótimo local para buscar auxílio</w:t>
      </w:r>
      <w:r w:rsidR="003D350D" w:rsidRPr="001508B9">
        <w:t xml:space="preserve"> assim como outros pela WEB</w:t>
      </w:r>
      <w:r w:rsidR="00002408" w:rsidRPr="001508B9">
        <w:t xml:space="preserve">. Sites como o instructables também </w:t>
      </w:r>
      <w:ins w:id="165" w:author="Mateus Berardo de Souza Terra" w:date="2016-02-08T18:52:00Z">
        <w:r w:rsidR="00914F16" w:rsidRPr="001508B9">
          <w:t>são</w:t>
        </w:r>
      </w:ins>
      <w:del w:id="166" w:author="Mateus Berardo de Souza Terra" w:date="2016-02-08T18:52:00Z">
        <w:r w:rsidR="00002408" w:rsidRPr="001508B9" w:rsidDel="00914F16">
          <w:delText>é</w:delText>
        </w:r>
      </w:del>
      <w:r w:rsidR="00002408" w:rsidRPr="001508B9">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67"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Tudo bem, você já leu uma folha inteira de teoria sobre o que é o Arduino, linguagens de programação, etc, etc... Se você, como nós, tem um espírito maker</w:t>
      </w:r>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pPr>
        <w:pStyle w:val="NormalWeb"/>
        <w:numPr>
          <w:ilvl w:val="0"/>
          <w:numId w:val="41"/>
        </w:numPr>
        <w:shd w:val="clear" w:color="auto" w:fill="FFFFFF"/>
        <w:spacing w:before="0" w:beforeAutospacing="0" w:after="160" w:afterAutospacing="0"/>
        <w:rPr>
          <w:b/>
          <w:color w:val="000000"/>
          <w:sz w:val="40"/>
          <w:szCs w:val="40"/>
          <w:u w:val="single"/>
        </w:rPr>
        <w:pPrChange w:id="168"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26856E89" w:rsidR="003E72D2" w:rsidRDefault="003E72D2" w:rsidP="00BA03A7">
      <w:pPr>
        <w:pStyle w:val="NormalWeb"/>
        <w:shd w:val="clear" w:color="auto" w:fill="FFFFFF"/>
        <w:spacing w:before="0" w:beforeAutospacing="0" w:after="160" w:afterAutospacing="0"/>
        <w:ind w:firstLine="720"/>
        <w:jc w:val="both"/>
      </w:pPr>
      <w:r w:rsidRPr="001508B9">
        <w:t>Para começar você vai precisar, claro, de um Arduino</w:t>
      </w:r>
      <w:ins w:id="169" w:author="granix pacheco" w:date="2016-02-08T10:41:00Z">
        <w:r w:rsidRPr="001508B9">
          <w:t xml:space="preserve"> físico ou</w:t>
        </w:r>
      </w:ins>
      <w:r w:rsidRPr="001508B9">
        <w:t xml:space="preserve"> de</w:t>
      </w:r>
      <w:ins w:id="170" w:author="granix pacheco" w:date="2016-02-08T10:41:00Z">
        <w:r w:rsidRPr="001508B9">
          <w:t xml:space="preserve"> uma versão virtual funcional dele, </w:t>
        </w:r>
      </w:ins>
      <w:ins w:id="171" w:author="Mateus Berardo de Souza Terra" w:date="2016-02-08T18:53:00Z">
        <w:r w:rsidRPr="001508B9">
          <w:t>que</w:t>
        </w:r>
      </w:ins>
      <w:ins w:id="172" w:author="granix pacheco" w:date="2016-02-08T10:41:00Z">
        <w:del w:id="173" w:author="Mateus Berardo de Souza Terra" w:date="2016-02-08T18:53:00Z">
          <w:r w:rsidRPr="001508B9" w:rsidDel="00914F16">
            <w:delText>como</w:delText>
          </w:r>
        </w:del>
        <w:r w:rsidRPr="001508B9">
          <w:t xml:space="preserve"> ensinaremos como instalar no cap</w:t>
        </w:r>
      </w:ins>
      <w:ins w:id="174" w:author="Mateus Berardo de Souza Terra" w:date="2016-02-08T18:53:00Z">
        <w:r w:rsidRPr="001508B9">
          <w:t>í</w:t>
        </w:r>
      </w:ins>
      <w:ins w:id="175" w:author="granix pacheco" w:date="2016-02-08T10:45:00Z">
        <w:del w:id="176" w:author="Mateus Berardo de Souza Terra" w:date="2016-02-08T18:53:00Z">
          <w:r w:rsidRPr="001508B9" w:rsidDel="00914F16">
            <w:delText>í</w:delText>
          </w:r>
        </w:del>
      </w:ins>
      <w:ins w:id="177" w:author="granix pacheco" w:date="2016-02-08T10:49:00Z">
        <w:del w:id="178" w:author="Mateus Berardo de Souza Terra" w:date="2016-02-08T18:53:00Z">
          <w:r w:rsidRPr="001508B9" w:rsidDel="00914F16">
            <w:rPr>
              <w:rStyle w:val="Refdenotadefim"/>
            </w:rPr>
            <w:endnoteReference w:id="1"/>
          </w:r>
        </w:del>
      </w:ins>
      <w:ins w:id="190" w:author="granix pacheco" w:date="2016-02-08T10:41:00Z">
        <w:r w:rsidRPr="001508B9">
          <w:t>tulo de instalaç</w:t>
        </w:r>
      </w:ins>
      <w:ins w:id="191" w:author="granix pacheco" w:date="2016-02-08T10:42:00Z">
        <w:r w:rsidRPr="001508B9">
          <w:t>ões</w:t>
        </w:r>
      </w:ins>
      <w:r w:rsidRPr="001508B9">
        <w:t xml:space="preserve">.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w:t>
      </w:r>
      <w:r w:rsidR="00A7131F">
        <w:t xml:space="preserve"> </w:t>
      </w:r>
      <w:r w:rsidR="00A7131F" w:rsidRPr="005648C7">
        <w:rPr>
          <w:color w:val="00B050"/>
          <w:u w:val="single"/>
        </w:rPr>
        <w:t>mais</w:t>
      </w:r>
      <w:r w:rsidRPr="001508B9">
        <w:t xml:space="preserve"> custoso. </w:t>
      </w:r>
      <w:r w:rsidRPr="005648C7">
        <w:rPr>
          <w:strike/>
          <w:color w:val="00B050"/>
        </w:rPr>
        <w:t>Algumas</w:t>
      </w:r>
      <w:r w:rsidR="007821C7">
        <w:t xml:space="preserve"> I</w:t>
      </w:r>
      <w:r w:rsidRPr="001508B9">
        <w:t xml:space="preserve">nstruções </w:t>
      </w:r>
      <w:r w:rsidRPr="00C81747">
        <w:rPr>
          <w:strike/>
          <w:color w:val="C00000"/>
        </w:rPr>
        <w:t>para habilidades necessárias</w:t>
      </w:r>
      <w:r w:rsidRPr="001508B9">
        <w:t xml:space="preserve"> </w:t>
      </w:r>
      <w:r w:rsidRPr="007F358A">
        <w:rPr>
          <w:strike/>
          <w:color w:val="C00000"/>
        </w:rPr>
        <w:t>para o desenvolvimento de alguns projetos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 xml:space="preserve"> ,</w:t>
      </w:r>
      <w:r w:rsidR="00A41074" w:rsidRPr="00A41074">
        <w:t xml:space="preserve"> </w:t>
      </w:r>
      <w:r w:rsidR="00A41074" w:rsidRPr="001508B9">
        <w:t>podem se</w:t>
      </w:r>
      <w:r w:rsidR="00A41074">
        <w:t>r encontradas no final do livro.</w:t>
      </w:r>
    </w:p>
    <w:p w14:paraId="2215DB1F" w14:textId="77777777"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 xml:space="preserve">rduino [arduino.cc] e vá na aba downloads para baixar a IDE mais recente </w:t>
      </w:r>
      <w:r w:rsidRPr="0038464B">
        <w:rPr>
          <w:strike/>
          <w:color w:val="C00000"/>
        </w:rPr>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ins w:id="192" w:author="granix pacheco" w:date="2016-02-08T08:31:00Z">
        <w:r w:rsidRPr="007D7E6F">
          <w:rPr>
            <w:color w:val="000000"/>
          </w:rPr>
          <w:t>//Imagens</w:t>
        </w:r>
      </w:ins>
      <w:ins w:id="193" w:author="granix pacheco" w:date="2016-02-08T10:24:00Z">
        <w:r w:rsidRPr="007D7E6F">
          <w:rPr>
            <w:color w:val="000000"/>
          </w:rPr>
          <w:t>3,</w:t>
        </w:r>
      </w:ins>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6F1AB409"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 xml:space="preserve">rduino, você está pronto para instalar o Brino. Para isso, basta acessar a página do GitHub: ratosdepc.github.io/Brino ; </w:t>
      </w:r>
      <w:ins w:id="194" w:author="Mateus Berardo de Souza Terra" w:date="2016-02-08T18:54:00Z">
        <w:r w:rsidRPr="007D7E6F">
          <w:rPr>
            <w:color w:val="000000"/>
          </w:rPr>
          <w:t xml:space="preserve"> n</w:t>
        </w:r>
      </w:ins>
      <w:del w:id="195" w:author="Mateus Berardo de Souza Terra" w:date="2016-02-08T18:54:00Z">
        <w:r w:rsidRPr="007D7E6F" w:rsidDel="00914F16">
          <w:rPr>
            <w:color w:val="000000"/>
          </w:rPr>
          <w:delText>N</w:delText>
        </w:r>
      </w:del>
      <w:r w:rsidRPr="007D7E6F">
        <w:rPr>
          <w:color w:val="000000"/>
        </w:rPr>
        <w:t xml:space="preserve">a área de primeiros passos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w:t>
      </w:r>
      <w:r w:rsidR="003A397E" w:rsidRPr="00B43CE2">
        <w:rPr>
          <w:strike/>
          <w:color w:val="C00000"/>
        </w:rPr>
        <w:t>que</w:t>
      </w:r>
      <w:r w:rsidR="00F37DA8">
        <w:rPr>
          <w:color w:val="000000"/>
        </w:rPr>
        <w:t>onde você possa encontrá-lo</w:t>
      </w:r>
      <w:r w:rsidRPr="007D7E6F">
        <w:rPr>
          <w:color w:val="000000"/>
        </w:rPr>
        <w:t xml:space="preserve"> facilmente). Depois disso, basta abrir o arquivo BrinoIDE.exe e você estará </w:t>
      </w:r>
      <w:r w:rsidR="003A397E">
        <w:rPr>
          <w:color w:val="000000"/>
        </w:rPr>
        <w:t xml:space="preserve">pronto para começar! </w:t>
      </w:r>
      <w:r w:rsidR="003A397E" w:rsidRPr="00B43CE2">
        <w:rPr>
          <w:strike/>
          <w:color w:val="C00000"/>
        </w:rPr>
        <w:t>E se quiser</w:t>
      </w:r>
      <w:r w:rsidR="003449DE">
        <w:rPr>
          <w:color w:val="000000" w:themeColor="text1"/>
        </w:rPr>
        <w:t>Caso queira</w:t>
      </w:r>
      <w:r w:rsidRPr="007D7E6F">
        <w:rPr>
          <w:color w:val="000000"/>
        </w:rPr>
        <w:t xml:space="preserve"> consultar algum código de exemplo, </w:t>
      </w:r>
      <w:r w:rsidRPr="00BD538F">
        <w:rPr>
          <w:strike/>
          <w:color w:val="C00000"/>
        </w:rPr>
        <w:t>eles</w:t>
      </w:r>
      <w:r w:rsidRPr="007D7E6F">
        <w:rPr>
          <w:color w:val="000000"/>
        </w:rPr>
        <w:t xml:space="preserve"> </w:t>
      </w:r>
      <w:r w:rsidR="00BD538F">
        <w:rPr>
          <w:color w:val="000000" w:themeColor="text1"/>
        </w:rPr>
        <w:t xml:space="preserve">estes </w:t>
      </w:r>
      <w:r w:rsidRPr="007D7E6F">
        <w:rPr>
          <w:color w:val="000000"/>
        </w:rPr>
        <w:t>podem ser facilmente encontrados na pasta exemplos.</w:t>
      </w:r>
    </w:p>
    <w:p w14:paraId="59FDF4A9" w14:textId="1E5251CD" w:rsidR="003E72D2" w:rsidRPr="007D7E6F" w:rsidDel="008B1F1D" w:rsidRDefault="003E72D2" w:rsidP="00BA03A7">
      <w:pPr>
        <w:pStyle w:val="NormalWeb"/>
        <w:shd w:val="clear" w:color="auto" w:fill="FFFFFF"/>
        <w:spacing w:before="0" w:beforeAutospacing="0" w:after="160" w:afterAutospacing="0"/>
        <w:ind w:firstLine="720"/>
        <w:jc w:val="both"/>
        <w:rPr>
          <w:del w:id="196" w:author="granix pacheco" w:date="2016-02-08T10:20:00Z"/>
          <w:rStyle w:val="nfaseSutil"/>
          <w:i w:val="0"/>
        </w:rPr>
      </w:pPr>
      <w:r w:rsidRPr="007D7E6F">
        <w:rPr>
          <w:b/>
          <w:color w:val="000000"/>
          <w:rPrChange w:id="197" w:author="Mateus Berardo de Souza Terra" w:date="2016-02-08T20:05:00Z">
            <w:rPr>
              <w:b/>
              <w:i/>
              <w:iCs/>
              <w:color w:val="000000"/>
            </w:rPr>
          </w:rPrChange>
        </w:rPr>
        <w:t xml:space="preserve">Nota: </w:t>
      </w:r>
      <w:r w:rsidRPr="007D7E6F">
        <w:rPr>
          <w:color w:val="000000"/>
        </w:rPr>
        <w:t xml:space="preserve">Quando for compilar algum código, não se esqueça de selecionar a placa </w:t>
      </w:r>
      <w:r w:rsidRPr="00BE6638">
        <w:rPr>
          <w:strike/>
          <w:color w:val="C00000"/>
        </w:rPr>
        <w:t>com</w:t>
      </w:r>
      <w:r w:rsidRPr="007D7E6F">
        <w:rPr>
          <w:color w:val="000000"/>
        </w:rPr>
        <w:t xml:space="preserve"> </w:t>
      </w:r>
      <w:r w:rsidR="00BE6638">
        <w:rPr>
          <w:color w:val="000000"/>
        </w:rPr>
        <w:t xml:space="preserve">em </w:t>
      </w:r>
      <w:r w:rsidRPr="007D7E6F">
        <w:rPr>
          <w:color w:val="000000"/>
        </w:rPr>
        <w:t xml:space="preserve">que você está trabalhando na aba </w:t>
      </w:r>
      <w:r w:rsidRPr="007D7E6F">
        <w:rPr>
          <w:rStyle w:val="nfaseSutil"/>
          <w:i w:val="0"/>
          <w:color w:val="auto"/>
          <w:rPrChange w:id="198" w:author="Mateus Berardo de Souza Terra" w:date="2016-02-08T20:05:00Z">
            <w:rPr>
              <w:rStyle w:val="nfaseSutil"/>
              <w:i w:val="0"/>
            </w:rPr>
          </w:rPrChange>
        </w:rPr>
        <w:t>de ferramentas/placa.</w:t>
      </w:r>
    </w:p>
    <w:p w14:paraId="7E9FED2E" w14:textId="77777777" w:rsidR="003E72D2" w:rsidRPr="007D7E6F" w:rsidRDefault="003E72D2">
      <w:pPr>
        <w:pStyle w:val="NormalWeb"/>
        <w:shd w:val="clear" w:color="auto" w:fill="FFFFFF"/>
        <w:spacing w:before="0" w:beforeAutospacing="0" w:after="160" w:afterAutospacing="0"/>
        <w:ind w:firstLine="720"/>
        <w:jc w:val="both"/>
        <w:rPr>
          <w:color w:val="000000"/>
        </w:rPr>
        <w:pPrChange w:id="199" w:author="granix pacheco" w:date="2016-02-08T10:20:00Z">
          <w:pPr>
            <w:pStyle w:val="NormalWeb"/>
            <w:shd w:val="clear" w:color="auto" w:fill="FFFFFF"/>
            <w:spacing w:before="0" w:beforeAutospacing="0" w:after="160" w:afterAutospacing="0"/>
            <w:jc w:val="both"/>
          </w:pPr>
        </w:pPrChange>
      </w:pPr>
      <w:del w:id="200"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eastAsia="pt-BR"/>
        </w:rPr>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2D2">
        <w:rPr>
          <w:b/>
          <w:color w:val="000000"/>
          <w:sz w:val="32"/>
          <w:szCs w:val="32"/>
        </w:rPr>
        <w:t xml:space="preserve">Fritizing: </w:t>
      </w:r>
    </w:p>
    <w:p w14:paraId="6BF9DA04" w14:textId="66434A38" w:rsidR="006652F7" w:rsidRPr="006652F7" w:rsidRDefault="00C73668" w:rsidP="006652F7">
      <w:pPr>
        <w:pStyle w:val="NormalWeb"/>
        <w:shd w:val="clear" w:color="auto" w:fill="FFFFFF"/>
        <w:spacing w:before="0" w:beforeAutospacing="0" w:after="160" w:afterAutospacing="0"/>
        <w:ind w:left="851" w:firstLine="589"/>
        <w:jc w:val="both"/>
        <w:rPr>
          <w:color w:val="000000"/>
        </w:rPr>
      </w:pPr>
      <w:r>
        <w:rPr>
          <w:color w:val="000000"/>
        </w:rPr>
        <w:t xml:space="preserve">Fritzing é um programa que busca tornar a eletrônica e a programação acessível </w:t>
      </w:r>
      <w:r w:rsidRPr="00E77942">
        <w:rPr>
          <w:strike/>
          <w:color w:val="C00000"/>
        </w:rPr>
        <w:t>para</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62D2F">
        <w:rPr>
          <w:color w:val="000000"/>
        </w:rPr>
        <w:t xml:space="preserve">ara quem deseja </w:t>
      </w:r>
      <w:r w:rsidR="00162D2F" w:rsidRPr="00E31902">
        <w:rPr>
          <w:strike/>
          <w:color w:val="C00000"/>
        </w:rPr>
        <w:t>simular</w:t>
      </w:r>
      <w:r w:rsidR="00E31902">
        <w:rPr>
          <w:strike/>
          <w:color w:val="C00000"/>
        </w:rPr>
        <w:t xml:space="preserve">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162D2F">
        <w:rPr>
          <w:color w:val="000000"/>
        </w:rPr>
        <w:t xml:space="preserve"> </w:t>
      </w:r>
      <w:r w:rsidR="006652F7">
        <w:rPr>
          <w:color w:val="000000"/>
        </w:rPr>
        <w:t xml:space="preserve"> </w:t>
      </w:r>
      <w:r w:rsidR="006652F7" w:rsidRPr="004D2DEA">
        <w:rPr>
          <w:strike/>
          <w:color w:val="C00000"/>
        </w:rPr>
        <w:t xml:space="preserve">com base em </w:t>
      </w:r>
      <w:r w:rsidR="00E77942" w:rsidRPr="004D2DEA">
        <w:rPr>
          <w:strike/>
          <w:color w:val="C00000"/>
        </w:rPr>
        <w:t>Arduino</w:t>
      </w:r>
      <w:r w:rsidR="006652F7">
        <w:rPr>
          <w:color w:val="000000"/>
        </w:rPr>
        <w:t xml:space="preserve"> </w:t>
      </w:r>
      <w:r w:rsidR="006652F7" w:rsidRPr="00C60156">
        <w:rPr>
          <w:strike/>
          <w:color w:val="C00000"/>
        </w:rPr>
        <w:t>de maneira</w:t>
      </w:r>
      <w:r w:rsidR="006652F7">
        <w:rPr>
          <w:color w:val="000000"/>
        </w:rPr>
        <w:t xml:space="preserve"> </w:t>
      </w:r>
      <w:r w:rsidR="006652F7" w:rsidRPr="004D2DEA">
        <w:rPr>
          <w:strike/>
          <w:color w:val="C00000"/>
        </w:rPr>
        <w:t>virtual</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30242D">
        <w:rPr>
          <w:color w:val="000000"/>
        </w:rPr>
        <w:t xml:space="preserve"> </w:t>
      </w:r>
      <w:r w:rsidR="0030242D" w:rsidRPr="00D56E45">
        <w:rPr>
          <w:strike/>
          <w:color w:val="C00000"/>
        </w:rPr>
        <w:t>de</w:t>
      </w:r>
      <w:r w:rsidR="0030242D">
        <w:rPr>
          <w:color w:val="000000"/>
        </w:rPr>
        <w:t xml:space="preserve"> </w:t>
      </w:r>
      <w:r w:rsidR="0030242D" w:rsidRPr="0030242D">
        <w:rPr>
          <w:strike/>
          <w:color w:val="C00000"/>
        </w:rPr>
        <w:t>montagens</w:t>
      </w:r>
      <w:r w:rsidR="006652F7">
        <w:rPr>
          <w:color w:val="000000"/>
        </w:rPr>
        <w:t xml:space="preserve"> </w:t>
      </w:r>
      <w:r w:rsidR="0030242D">
        <w:rPr>
          <w:color w:val="000000"/>
        </w:rPr>
        <w:t xml:space="preserve">montagem </w:t>
      </w:r>
      <w:r w:rsidR="006652F7" w:rsidRPr="00985B49">
        <w:rPr>
          <w:strike/>
          <w:color w:val="C00000"/>
        </w:rPr>
        <w:t>e componentes</w:t>
      </w:r>
      <w:r w:rsidR="006652F7">
        <w:rPr>
          <w:color w:val="000000"/>
        </w:rPr>
        <w:t xml:space="preserve"> </w:t>
      </w:r>
      <w:r w:rsidR="0037069C">
        <w:rPr>
          <w:color w:val="000000"/>
        </w:rPr>
        <w:t xml:space="preserve">de circuitos </w:t>
      </w:r>
      <w:r w:rsidR="006652F7">
        <w:rPr>
          <w:color w:val="000000"/>
        </w:rPr>
        <w:t>sobre uma protoboard virtual,</w:t>
      </w:r>
      <w:r w:rsidR="00270F59">
        <w:rPr>
          <w:color w:val="000000"/>
        </w:rPr>
        <w:t xml:space="preserve"> disponibilizando</w:t>
      </w:r>
      <w:r w:rsidR="00F44A83">
        <w:rPr>
          <w:color w:val="000000"/>
        </w:rPr>
        <w:t xml:space="preserve"> inúmeros modelos de Arduino</w:t>
      </w:r>
      <w:r w:rsidR="009F646F">
        <w:rPr>
          <w:color w:val="000000"/>
        </w:rPr>
        <w:t xml:space="preserve"> para o usuário</w:t>
      </w:r>
      <w:r w:rsidR="006652F7" w:rsidRPr="002D4E85">
        <w:rPr>
          <w:strike/>
          <w:color w:val="C00000"/>
        </w:rPr>
        <w:t xml:space="preserve"> além da possibilidade de programar um </w:t>
      </w:r>
      <w:r w:rsidR="00D56E45" w:rsidRPr="002D4E85">
        <w:rPr>
          <w:strike/>
          <w:color w:val="C00000"/>
        </w:rPr>
        <w:t>Arduino</w:t>
      </w:r>
      <w:r w:rsidR="006652F7" w:rsidRPr="002D4E85">
        <w:rPr>
          <w:strike/>
          <w:color w:val="C00000"/>
        </w:rPr>
        <w:t xml:space="preserve"> virtual disponível em diversos modelos</w:t>
      </w:r>
      <w:r w:rsidR="006652F7">
        <w:rPr>
          <w:color w:val="000000"/>
        </w:rPr>
        <w:t xml:space="preserve">. </w:t>
      </w:r>
      <w:r w:rsidR="006652F7" w:rsidRPr="008D71FD">
        <w:rPr>
          <w:strike/>
          <w:color w:val="C00000"/>
        </w:rPr>
        <w:t>Há</w:t>
      </w:r>
      <w:r w:rsidR="009F646F" w:rsidRPr="008D71FD">
        <w:rPr>
          <w:strike/>
          <w:color w:val="C00000"/>
        </w:rPr>
        <w:t xml:space="preserve"> tamb</w:t>
      </w:r>
      <w:r w:rsidR="00913DFB" w:rsidRPr="008D71FD">
        <w:rPr>
          <w:strike/>
          <w:color w:val="C00000"/>
        </w:rPr>
        <w:t>ém</w:t>
      </w:r>
      <w:r w:rsidR="006652F7" w:rsidRPr="008D71FD">
        <w:rPr>
          <w:strike/>
          <w:color w:val="C00000"/>
        </w:rPr>
        <w:t xml:space="preserve"> a opção de</w:t>
      </w:r>
      <w:r w:rsidR="00280739">
        <w:rPr>
          <w:strike/>
          <w:color w:val="C00000"/>
        </w:rPr>
        <w:t xml:space="preserve"> </w:t>
      </w:r>
      <w:r w:rsidR="008D71FD" w:rsidRPr="008D71FD">
        <w:rPr>
          <w:color w:val="000000" w:themeColor="text1"/>
        </w:rPr>
        <w:t>Alé</w:t>
      </w:r>
      <w:r w:rsidR="00280739">
        <w:rPr>
          <w:color w:val="000000" w:themeColor="text1"/>
        </w:rPr>
        <w:t>m disso, o Fritzing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6652F7">
        <w:rPr>
          <w:color w:val="000000"/>
        </w:rPr>
        <w:t xml:space="preserve"> </w:t>
      </w:r>
      <w:r w:rsidR="006652F7" w:rsidRPr="005437FE">
        <w:rPr>
          <w:strike/>
          <w:color w:val="C00000"/>
        </w:rPr>
        <w:t>e muitas ferramentas uteis no programa</w:t>
      </w:r>
      <w:r w:rsidR="006652F7">
        <w:rPr>
          <w:color w:val="000000"/>
        </w:rPr>
        <w:t>.</w:t>
      </w:r>
      <w:r w:rsidR="006652F7" w:rsidRPr="006652F7">
        <w:rPr>
          <w:rFonts w:ascii="Arial" w:hAnsi="Arial" w:cs="Arial"/>
          <w:color w:val="222222"/>
          <w:sz w:val="27"/>
          <w:szCs w:val="27"/>
          <w:lang w:val="pt-PT"/>
        </w:rPr>
        <w:t xml:space="preserve"> </w:t>
      </w:r>
    </w:p>
    <w:p w14:paraId="1D207CF4" w14:textId="4BC38925"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sidR="00052DE0">
        <w:rPr>
          <w:color w:val="000000"/>
        </w:rPr>
        <w:t xml:space="preserve"> e, </w:t>
      </w:r>
      <w:r>
        <w:rPr>
          <w:color w:val="000000"/>
        </w:rPr>
        <w:t xml:space="preserve">na parte superior </w:t>
      </w:r>
      <w:r w:rsidR="006534F1">
        <w:rPr>
          <w:color w:val="000000" w:themeColor="text1"/>
        </w:rPr>
        <w:t>a</w:t>
      </w:r>
      <w:r>
        <w:rPr>
          <w:color w:val="000000"/>
        </w:rPr>
        <w:t xml:space="preserve"> </w:t>
      </w:r>
      <w:r w:rsidRPr="00740BEA">
        <w:rPr>
          <w:strike/>
          <w:color w:val="C00000"/>
        </w:rPr>
        <w:t>parte</w:t>
      </w:r>
      <w:r>
        <w:rPr>
          <w:color w:val="000000"/>
        </w:rPr>
        <w:t xml:space="preserve"> de downloads</w:t>
      </w:r>
      <w:r w:rsidR="009D340F">
        <w:rPr>
          <w:color w:val="000000"/>
        </w:rPr>
        <w:t>,</w:t>
      </w:r>
      <w:r>
        <w:rPr>
          <w:color w:val="000000"/>
        </w:rPr>
        <w:t xml:space="preserve"> </w:t>
      </w:r>
      <w:r w:rsidRPr="009D340F">
        <w:rPr>
          <w:strike/>
          <w:color w:val="C00000"/>
        </w:rPr>
        <w:t>e</w:t>
      </w:r>
      <w:r>
        <w:rPr>
          <w:color w:val="000000"/>
        </w:rPr>
        <w:t xml:space="preserve"> busque pela versão mais recente compatível com o seu sistema operacional. </w:t>
      </w:r>
      <w:r w:rsidRPr="00A20672">
        <w:rPr>
          <w:strike/>
          <w:color w:val="C00000"/>
        </w:rPr>
        <w:t>Após baixar</w:t>
      </w:r>
      <w:r>
        <w:rPr>
          <w:color w:val="000000"/>
        </w:rPr>
        <w:t xml:space="preserve">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tal </w:t>
      </w:r>
      <w:r>
        <w:rPr>
          <w:color w:val="000000"/>
        </w:rPr>
        <w:t xml:space="preserve"> pasta encontra-se o arquivo fritzing.exe </w:t>
      </w:r>
      <w:r w:rsidRPr="00EE22B9">
        <w:rPr>
          <w:strike/>
          <w:color w:val="C00000"/>
        </w:rPr>
        <w:t>que quando executado roda normalmente</w:t>
      </w:r>
      <w:r>
        <w:rPr>
          <w:color w:val="000000"/>
        </w:rPr>
        <w:t>.</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5959ADEE"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Pr="00860923">
        <w:rPr>
          <w:strike/>
          <w:color w:val="C00000"/>
        </w:rPr>
        <w:t>você pode</w:t>
      </w:r>
      <w:r w:rsidRPr="007D7E6F">
        <w:rPr>
          <w:color w:val="000000"/>
        </w:rPr>
        <w:t xml:space="preserve"> </w:t>
      </w:r>
      <w:r w:rsidR="00860923">
        <w:rPr>
          <w:color w:val="000000"/>
        </w:rPr>
        <w:t xml:space="preserve">é hora de </w:t>
      </w:r>
      <w:r w:rsidRPr="00BB1BC2">
        <w:rPr>
          <w:strike/>
          <w:color w:val="C00000"/>
        </w:rPr>
        <w:t>começar</w:t>
      </w:r>
      <w:r w:rsidRPr="007D7E6F">
        <w:rPr>
          <w:color w:val="000000"/>
        </w:rPr>
        <w:t xml:space="preserve"> </w:t>
      </w:r>
      <w:r w:rsidRPr="00BB1BC2">
        <w:rPr>
          <w:strike/>
          <w:color w:val="C00000"/>
        </w:rPr>
        <w:t>a</w:t>
      </w:r>
      <w:r w:rsidR="004F5BF5">
        <w:rPr>
          <w:color w:val="000000"/>
        </w:rPr>
        <w:t xml:space="preserve"> desenvolver </w:t>
      </w:r>
      <w:r w:rsidR="004F5BF5" w:rsidRPr="00BB1BC2">
        <w:rPr>
          <w:strike/>
          <w:color w:val="C00000"/>
        </w:rPr>
        <w:t>o</w:t>
      </w:r>
      <w:r w:rsidR="004F5BF5">
        <w:rPr>
          <w:color w:val="000000"/>
        </w:rPr>
        <w:t xml:space="preserve"> </w:t>
      </w:r>
      <w:r w:rsidR="00BB1BC2">
        <w:rPr>
          <w:color w:val="000000"/>
        </w:rPr>
        <w:t xml:space="preserve">seu </w:t>
      </w:r>
      <w:r w:rsidR="004F5BF5">
        <w:rPr>
          <w:color w:val="000000"/>
        </w:rPr>
        <w:t>primeiro projeto</w:t>
      </w:r>
      <w:r w:rsidR="004F5BF5">
        <w:rPr>
          <w:strike/>
          <w:color w:val="C00000"/>
        </w:rPr>
        <w:t>,</w:t>
      </w:r>
      <w:r w:rsidR="004F5BF5">
        <w:rPr>
          <w:color w:val="000000" w:themeColor="text1"/>
        </w:rPr>
        <w:t>:</w:t>
      </w:r>
      <w:r w:rsidRPr="007D7E6F">
        <w:rPr>
          <w:color w:val="000000"/>
        </w:rPr>
        <w:t xml:space="preserve"> “Piscar”. </w:t>
      </w:r>
      <w:r w:rsidRPr="0038464B">
        <w:rPr>
          <w:strike/>
          <w:color w:val="C00000"/>
        </w:rPr>
        <w:t xml:space="preserve">Para esse projeto </w:t>
      </w:r>
      <w:r w:rsidR="0038464B" w:rsidRPr="00840BDF">
        <w:rPr>
          <w:strike/>
          <w:color w:val="C00000"/>
        </w:rPr>
        <w:t>O</w:t>
      </w:r>
      <w:r w:rsidR="00840BDF" w:rsidRPr="00840BDF">
        <w:rPr>
          <w:color w:val="000000" w:themeColor="text1"/>
        </w:rPr>
        <w:t>Esse</w:t>
      </w:r>
      <w:r w:rsidR="0038464B">
        <w:rPr>
          <w:color w:val="000000"/>
        </w:rPr>
        <w:t xml:space="preserve"> </w:t>
      </w:r>
      <w:r w:rsidRPr="007D7E6F">
        <w:rPr>
          <w:color w:val="000000"/>
        </w:rPr>
        <w:t>programa é extremamente simples</w:t>
      </w:r>
      <w:r w:rsidR="009749B0">
        <w:rPr>
          <w:color w:val="000000"/>
        </w:rPr>
        <w:t>,</w:t>
      </w:r>
      <w:r w:rsidRPr="007D7E6F">
        <w:rPr>
          <w:color w:val="000000"/>
        </w:rPr>
        <w:t xml:space="preserve"> </w:t>
      </w:r>
      <w:r w:rsidRPr="009749B0">
        <w:rPr>
          <w:strike/>
          <w:color w:val="C00000"/>
        </w:rPr>
        <w:t>e não é</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00761B3A" w:rsidRPr="00975EA1">
        <w:rPr>
          <w:strike/>
          <w:color w:val="C00000"/>
        </w:rPr>
        <w:t>necessário</w:t>
      </w:r>
      <w:r w:rsidRPr="007D7E6F">
        <w:rPr>
          <w:color w:val="000000"/>
        </w:rPr>
        <w:t xml:space="preserve"> </w:t>
      </w:r>
      <w:r w:rsidRPr="00D951B7">
        <w:rPr>
          <w:strike/>
          <w:color w:val="C00000"/>
        </w:rPr>
        <w:t>nenhuma</w:t>
      </w:r>
      <w:r w:rsidRPr="007D7E6F">
        <w:rPr>
          <w:color w:val="000000"/>
        </w:rPr>
        <w:t xml:space="preserve"> experiência prévia, </w:t>
      </w:r>
      <w:r w:rsidRPr="00761B3A">
        <w:rPr>
          <w:strike/>
          <w:color w:val="C00000"/>
        </w:rPr>
        <w:t>nem</w:t>
      </w:r>
      <w:r w:rsidRPr="007D7E6F">
        <w:rPr>
          <w:color w:val="000000"/>
        </w:rPr>
        <w:t xml:space="preserve">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r w:rsidRPr="00E66F42">
        <w:rPr>
          <w:strike/>
          <w:color w:val="C00000"/>
        </w:rPr>
        <w:t>Caso já tenha programado vale a pena ler os tipos de variáveis da linguagem Brino, que vamos utilizar, e as funções e métodos obrigatórios em todo rascunho.</w:t>
      </w:r>
    </w:p>
    <w:p w14:paraId="25F8B6FF" w14:textId="543C8DDB" w:rsidR="00D808E7" w:rsidRPr="007D7E6F" w:rsidRDefault="001A4720" w:rsidP="00C73668">
      <w:pPr>
        <w:pStyle w:val="NormalWeb"/>
        <w:shd w:val="clear" w:color="auto" w:fill="FFFFFF"/>
        <w:spacing w:before="0" w:beforeAutospacing="0" w:after="160" w:afterAutospacing="0"/>
        <w:ind w:firstLine="720"/>
        <w:jc w:val="both"/>
        <w:rPr>
          <w:color w:val="000000"/>
        </w:rPr>
      </w:pPr>
      <w:r>
        <w:rPr>
          <w:color w:val="000000"/>
        </w:rPr>
        <w:t>Obs.: à</w:t>
      </w:r>
      <w:r w:rsidR="00D808E7">
        <w:rPr>
          <w:color w:val="000000"/>
        </w:rPr>
        <w:t>que</w:t>
      </w:r>
      <w:r>
        <w:rPr>
          <w:color w:val="000000"/>
        </w:rPr>
        <w:t>les que já possuem alguma</w:t>
      </w:r>
      <w:r w:rsidR="006512E5">
        <w:rPr>
          <w:color w:val="000000"/>
        </w:rPr>
        <w:t xml:space="preserve"> experiência com programação</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em </w:t>
      </w:r>
      <w:r w:rsidR="00521921">
        <w:rPr>
          <w:color w:val="000000"/>
        </w:rPr>
        <w:t xml:space="preserve">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01" w:author="Mateus Berardo de Souza Terra" w:date="2016-02-08T22:03:00Z"/>
          <w:color w:val="000000"/>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02" w:author="Mateus Berardo de Souza Terra" w:date="2016-02-08T22:03:00Z"/>
          <w:color w:val="000000"/>
        </w:rPr>
      </w:pPr>
      <w:del w:id="203" w:author="Mateus Berardo de Souza Terra" w:date="2016-02-08T22:03:00Z">
        <w:r w:rsidRPr="007D7E6F" w:rsidDel="00A76C84">
          <w:rPr>
            <w:color w:val="000000"/>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rPrChange w:id="204" w:author="Mateus Berardo de Souza Terra" w:date="2016-02-08T20:05:00Z">
            <w:rPr>
              <w:color w:val="000000"/>
            </w:rPr>
          </w:rPrChange>
        </w:rPr>
      </w:pPr>
      <w:ins w:id="205" w:author="granix pacheco" w:date="2016-02-08T11:01:00Z">
        <w:del w:id="206" w:author="Mateus Berardo de Souza Terra" w:date="2016-02-08T22:03:00Z">
          <w:r w:rsidRPr="007D7E6F" w:rsidDel="00A76C84">
            <w:rPr>
              <w:b/>
              <w:color w:val="000000"/>
              <w:sz w:val="36"/>
              <w:szCs w:val="36"/>
              <w:u w:val="single"/>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07" w:author="granix pacheco" w:date="2016-02-08T08:27:00Z"/>
          <w:b/>
          <w:sz w:val="36"/>
          <w:szCs w:val="36"/>
          <w:u w:val="single"/>
          <w:rPrChange w:id="208" w:author="Mateus Berardo de Souza Terra" w:date="2016-02-08T20:05:00Z">
            <w:rPr>
              <w:ins w:id="209" w:author="granix pacheco" w:date="2016-02-08T08:27:00Z"/>
              <w:b/>
              <w:color w:val="000000"/>
              <w:sz w:val="40"/>
              <w:szCs w:val="40"/>
              <w:u w:val="single"/>
            </w:rPr>
          </w:rPrChange>
        </w:rPr>
        <w:pPrChange w:id="210" w:author="Mateus Berardo de Souza Terra" w:date="2016-02-08T22:22:00Z">
          <w:pPr>
            <w:pStyle w:val="NormalWeb"/>
            <w:shd w:val="clear" w:color="auto" w:fill="FFFFFF"/>
            <w:spacing w:before="0" w:beforeAutospacing="0" w:after="160" w:afterAutospacing="0"/>
            <w:jc w:val="both"/>
          </w:pPr>
        </w:pPrChange>
      </w:pPr>
      <w:ins w:id="211" w:author="granix pacheco" w:date="2016-02-08T11:00:00Z">
        <w:del w:id="212" w:author="Mateus Berardo de Souza Terra" w:date="2016-02-08T22:14:00Z">
          <w:r w:rsidRPr="007D7E6F" w:rsidDel="00665E1D">
            <w:rPr>
              <w:b/>
              <w:sz w:val="36"/>
              <w:szCs w:val="36"/>
              <w:u w:val="single"/>
            </w:rPr>
            <w:delText>4.</w:delText>
          </w:r>
        </w:del>
      </w:ins>
      <w:ins w:id="213" w:author="granix pacheco" w:date="2016-02-08T10:57:00Z">
        <w:del w:id="214" w:author="Mateus Berardo de Souza Terra" w:date="2016-02-08T22:14:00Z">
          <w:r w:rsidRPr="007D7E6F" w:rsidDel="00665E1D">
            <w:rPr>
              <w:b/>
              <w:sz w:val="36"/>
              <w:szCs w:val="36"/>
              <w:u w:val="single"/>
            </w:rPr>
            <w:delText xml:space="preserve"> </w:delText>
          </w:r>
        </w:del>
      </w:ins>
      <w:ins w:id="215" w:author="granix pacheco" w:date="2016-02-08T08:27:00Z">
        <w:r w:rsidR="00084195" w:rsidRPr="007D7E6F">
          <w:rPr>
            <w:b/>
            <w:sz w:val="36"/>
            <w:szCs w:val="36"/>
            <w:u w:val="single"/>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16" w:author="granix pacheco" w:date="2016-02-08T08:27:00Z"/>
          <w:b/>
          <w:color w:val="000000"/>
          <w:sz w:val="40"/>
          <w:szCs w:val="40"/>
          <w:u w:val="single"/>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ind w:left="993" w:hanging="633"/>
        <w:jc w:val="both"/>
        <w:rPr>
          <w:ins w:id="217" w:author="granix pacheco" w:date="2016-02-08T08:27:00Z"/>
          <w:b/>
          <w:color w:val="000000"/>
          <w:sz w:val="40"/>
          <w:szCs w:val="40"/>
          <w:u w:val="single"/>
        </w:rPr>
        <w:pPrChange w:id="218"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rPrChange w:id="219" w:author="Mateus Berardo de Souza Terra" w:date="2016-02-09T11:32:00Z">
            <w:rPr>
              <w:b/>
              <w:color w:val="000000"/>
              <w:sz w:val="40"/>
              <w:szCs w:val="40"/>
              <w:u w:val="single"/>
            </w:rPr>
          </w:rPrChange>
        </w:rPr>
        <w:t>Piscar</w:t>
      </w:r>
      <w:ins w:id="220" w:author="granix pacheco" w:date="2016-02-08T08:27:00Z">
        <w:r w:rsidR="00084195" w:rsidRPr="007D7E6F">
          <w:rPr>
            <w:b/>
            <w:color w:val="000000"/>
            <w:sz w:val="40"/>
            <w:szCs w:val="40"/>
            <w:u w:val="single"/>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073701F0" w14:textId="5C38A6ED" w:rsidR="00FB4DAC" w:rsidRDefault="00A56541">
      <w:pPr>
        <w:pStyle w:val="NormalWeb"/>
        <w:shd w:val="clear" w:color="auto" w:fill="FFFFFF"/>
        <w:spacing w:before="0" w:beforeAutospacing="0" w:after="160" w:afterAutospacing="0"/>
        <w:jc w:val="both"/>
        <w:rPr>
          <w:strike/>
          <w:color w:val="C00000"/>
        </w:rPr>
      </w:pPr>
      <w:r w:rsidRPr="007D7E6F">
        <w:rPr>
          <w:color w:val="000000"/>
        </w:rPr>
        <w:tab/>
        <w:t>Neste capítulo trabalharemos o mais simples dos projetos de robótica: piscar um LED (como se o título não fosse autoexplicativo...). Mesmo</w:t>
      </w:r>
      <w:r w:rsidR="00E36D99">
        <w:rPr>
          <w:color w:val="000000"/>
        </w:rPr>
        <w:t xml:space="preserve"> que </w:t>
      </w:r>
      <w:r w:rsidR="00BA40AF">
        <w:rPr>
          <w:color w:val="000000"/>
        </w:rPr>
        <w:t>rudimentar</w:t>
      </w:r>
      <w:r w:rsidR="00E36D99">
        <w:rPr>
          <w:color w:val="000000"/>
        </w:rPr>
        <w:t>, tal prática</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r w:rsidRPr="00950B1D">
        <w:rPr>
          <w:strike/>
          <w:color w:val="C00000"/>
        </w:rPr>
        <w:t>simples, este projeto é extremamente importante, pois trabalha o básico de saídas do Arduino, estrutura fundamental de um rascunho Brino, que nada mais é do que o programa que sua placa executará</w:t>
      </w:r>
      <w:r w:rsidR="00A74FCE" w:rsidRPr="00950B1D">
        <w:rPr>
          <w:strike/>
          <w:color w:val="C00000"/>
        </w:rPr>
        <w:t>, e como utilizar a I</w:t>
      </w:r>
      <w:r w:rsidR="006A0026">
        <w:rPr>
          <w:strike/>
          <w:color w:val="C00000"/>
        </w:rPr>
        <w:t>DE.</w:t>
      </w:r>
    </w:p>
    <w:p w14:paraId="19746BC6" w14:textId="0F530FF7"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3379C">
        <w:rPr>
          <w:color w:val="000000" w:themeColor="text1"/>
        </w:rPr>
        <w:t xml:space="preserve">LED soldado no 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 como fazê-lo utilizando o L</w:t>
      </w:r>
      <w:r w:rsidR="00E85D83">
        <w:rPr>
          <w:color w:val="000000" w:themeColor="text1"/>
        </w:rPr>
        <w:t>ED interno.</w:t>
      </w:r>
    </w:p>
    <w:p w14:paraId="5DB6D35A" w14:textId="1CCA0766" w:rsidR="00A74FCE" w:rsidRPr="00637071" w:rsidRDefault="00A74FCE">
      <w:pPr>
        <w:pStyle w:val="NormalWeb"/>
        <w:shd w:val="clear" w:color="auto" w:fill="FFFFFF"/>
        <w:spacing w:before="0" w:beforeAutospacing="0" w:after="160" w:afterAutospacing="0"/>
        <w:ind w:firstLine="720"/>
        <w:jc w:val="both"/>
        <w:rPr>
          <w:strike/>
          <w:color w:val="C00000"/>
        </w:rPr>
        <w:pPrChange w:id="221" w:author="Mateus Berardo de Souza Terra" w:date="2016-02-09T11:41:00Z">
          <w:pPr>
            <w:pStyle w:val="NormalWeb"/>
            <w:shd w:val="clear" w:color="auto" w:fill="FFFFFF"/>
            <w:spacing w:before="0" w:beforeAutospacing="0" w:after="160" w:afterAutospacing="0"/>
            <w:ind w:firstLine="360"/>
            <w:jc w:val="both"/>
          </w:pPr>
        </w:pPrChange>
      </w:pPr>
      <w:r w:rsidRPr="00637071">
        <w:rPr>
          <w:strike/>
          <w:color w:val="C00000"/>
        </w:rPr>
        <w:t>Durante o capítulo, montaremos o projeto de duas formas: com o led externo e com o já</w:t>
      </w:r>
      <w:ins w:id="222" w:author="Mateus Berardo de Souza Terra" w:date="2016-02-09T11:41:00Z">
        <w:r w:rsidR="004A7414" w:rsidRPr="00637071">
          <w:rPr>
            <w:strike/>
            <w:color w:val="C00000"/>
          </w:rPr>
          <w:t xml:space="preserve"> </w:t>
        </w:r>
      </w:ins>
      <w:del w:id="223" w:author="Mateus Berardo de Souza Terra" w:date="2016-02-09T11:40:00Z">
        <w:r w:rsidRPr="00637071" w:rsidDel="004A7414">
          <w:rPr>
            <w:strike/>
            <w:color w:val="C00000"/>
          </w:rPr>
          <w:delText xml:space="preserve"> </w:delText>
        </w:r>
      </w:del>
      <w:r w:rsidRPr="00637071">
        <w:rPr>
          <w:strike/>
          <w:color w:val="C00000"/>
        </w:rPr>
        <w:t>soldado</w:t>
      </w:r>
      <w:ins w:id="224" w:author="Mateus Berardo de Souza Terra" w:date="2016-02-09T11:40:00Z">
        <w:r w:rsidR="004A7414" w:rsidRPr="00637071">
          <w:rPr>
            <w:strike/>
            <w:color w:val="C00000"/>
          </w:rPr>
          <w:t xml:space="preserve"> </w:t>
        </w:r>
      </w:ins>
      <w:del w:id="225" w:author="Mateus Berardo de Souza Terra" w:date="2016-02-09T11:40:00Z">
        <w:r w:rsidRPr="00637071" w:rsidDel="004A7414">
          <w:rPr>
            <w:strike/>
            <w:color w:val="C00000"/>
          </w:rPr>
          <w:delText xml:space="preserve"> </w:delText>
        </w:r>
      </w:del>
      <w:r w:rsidRPr="00637071">
        <w:rPr>
          <w:strike/>
          <w:color w:val="C00000"/>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rPrChange w:id="226" w:author="Mateus Berardo de Souza Terra" w:date="2016-02-08T22:23:00Z">
            <w:rPr>
              <w:b/>
              <w:color w:val="000000"/>
              <w:sz w:val="32"/>
              <w:szCs w:val="32"/>
              <w:u w:val="single"/>
            </w:rPr>
          </w:rPrChange>
        </w:rPr>
      </w:pPr>
      <w:r w:rsidRPr="00743F38">
        <w:rPr>
          <w:b/>
          <w:color w:val="000000"/>
          <w:sz w:val="28"/>
          <w:szCs w:val="28"/>
          <w:u w:val="single"/>
          <w:rPrChange w:id="227" w:author="Mateus Berardo de Souza Terra" w:date="2016-02-08T22:23:00Z">
            <w:rPr>
              <w:b/>
              <w:color w:val="000000"/>
              <w:sz w:val="32"/>
              <w:szCs w:val="32"/>
              <w:u w:val="single"/>
            </w:rPr>
          </w:rPrChang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r w:rsidRPr="007D7E6F">
              <w:rPr>
                <w:color w:val="000000"/>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r w:rsidRPr="007D7E6F">
              <w:rPr>
                <w:color w:val="000000"/>
              </w:rPr>
              <w:t>Configuracao(){</w:t>
            </w:r>
          </w:p>
          <w:p w14:paraId="1ACC0890" w14:textId="660653FD"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r w:rsidRPr="007D7E6F">
              <w:rPr>
                <w:color w:val="000000"/>
              </w:rPr>
              <w:t>Principal(){</w:t>
            </w:r>
          </w:p>
          <w:p w14:paraId="784FA277" w14:textId="4233F474" w:rsidR="00A74FCE" w:rsidRPr="007D7E6F" w:rsidRDefault="00863488" w:rsidP="002146AC">
            <w:pPr>
              <w:pStyle w:val="NormalWeb"/>
              <w:spacing w:before="0" w:beforeAutospacing="0" w:after="30" w:afterAutospacing="0"/>
              <w:jc w:val="both"/>
              <w:rPr>
                <w:color w:val="000000"/>
              </w:rPr>
            </w:pPr>
            <w:r w:rsidRPr="007D7E6F">
              <w:rPr>
                <w:color w:val="000000"/>
              </w:rPr>
              <w:t xml:space="preserve">   Pino.ligar(</w:t>
            </w:r>
            <w:r w:rsidR="005A0323" w:rsidRPr="007D7E6F">
              <w:rPr>
                <w:color w:val="000000"/>
              </w:rPr>
              <w:t>Digital.</w:t>
            </w:r>
            <w:r w:rsidRPr="007D7E6F">
              <w:rPr>
                <w:color w:val="000000"/>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Pino.desligar(</w:t>
            </w:r>
            <w:r w:rsidR="005A0323" w:rsidRPr="007D7E6F">
              <w:rPr>
                <w:color w:val="000000"/>
              </w:rPr>
              <w:t>Digital.</w:t>
            </w:r>
            <w:r w:rsidRPr="007D7E6F">
              <w:rPr>
                <w:color w:val="000000"/>
              </w:rPr>
              <w:t>pinoLed);</w:t>
            </w:r>
          </w:p>
          <w:p w14:paraId="3E32BAAF"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49D168E6" w:rsidR="00A74FCE" w:rsidRPr="007D7E6F" w:rsidRDefault="00863488" w:rsidP="006C182E">
      <w:pPr>
        <w:pStyle w:val="NormalWeb"/>
        <w:shd w:val="clear" w:color="auto" w:fill="FFFFFF"/>
        <w:spacing w:before="0" w:beforeAutospacing="0" w:after="160" w:afterAutospacing="0"/>
        <w:ind w:firstLine="720"/>
        <w:jc w:val="both"/>
        <w:rPr>
          <w:color w:val="000000"/>
        </w:rPr>
      </w:pPr>
      <w:r w:rsidRPr="007D7E6F">
        <w:rPr>
          <w:color w:val="000000"/>
        </w:rPr>
        <w:t xml:space="preserve">Depois </w:t>
      </w:r>
      <w:r w:rsidRPr="00561B7A">
        <w:rPr>
          <w:strike/>
          <w:color w:val="C00000"/>
        </w:rPr>
        <w:t>de digitar</w:t>
      </w:r>
      <w:r w:rsidRPr="007D7E6F">
        <w:rPr>
          <w:color w:val="000000"/>
        </w:rPr>
        <w:t xml:space="preserve">, conecte seu </w:t>
      </w:r>
      <w:r w:rsidR="00344D90" w:rsidRPr="007D7E6F">
        <w:rPr>
          <w:color w:val="000000"/>
        </w:rPr>
        <w:t>Arduino</w:t>
      </w:r>
      <w:r w:rsidRPr="007D7E6F">
        <w:rPr>
          <w:color w:val="000000"/>
        </w:rPr>
        <w:t xml:space="preserve"> ao computador e verifique a porta serial que ele está conectado. Abra as ferramentas do IDE e selecione a porta e a placa que você está utilizando. </w:t>
      </w:r>
      <w:r w:rsidRPr="00823521">
        <w:rPr>
          <w:strike/>
          <w:color w:val="C00000"/>
        </w:rPr>
        <w:t>Depois de selecionar</w:t>
      </w:r>
      <w:r w:rsidR="00F42ADE">
        <w:rPr>
          <w:color w:val="000000" w:themeColor="text1"/>
        </w:rPr>
        <w:t xml:space="preserve"> Uma vez selecionado</w:t>
      </w:r>
      <w:r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Pino.definirModo(pinoLed, Saida);</w:t>
      </w:r>
    </w:p>
    <w:p w14:paraId="311A2A53" w14:textId="1F99F0C4"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r w:rsidRPr="007D7E6F">
        <w:rPr>
          <w:i/>
          <w:color w:val="000000"/>
        </w:rPr>
        <w:t>pinoLed</w:t>
      </w:r>
      <w:r w:rsidR="00DF4B6A" w:rsidRPr="007D7E6F">
        <w:rPr>
          <w:color w:val="000000"/>
        </w:rPr>
        <w:t>, que possui o valor 13,</w:t>
      </w:r>
      <w:r w:rsidR="0038464B">
        <w:rPr>
          <w:color w:val="000000"/>
        </w:rPr>
        <w:t xml:space="preserve"> como saída, ou seja, o A</w:t>
      </w:r>
      <w:r w:rsidRPr="007D7E6F">
        <w:rPr>
          <w:color w:val="000000"/>
        </w:rPr>
        <w:t>rduino</w:t>
      </w:r>
      <w:r w:rsidRPr="0038464B">
        <w:t xml:space="preserve"> irá</w:t>
      </w:r>
      <w:r w:rsidR="0038464B" w:rsidRPr="0055118A">
        <w:rPr>
          <w:strike/>
          <w:color w:val="C00000"/>
        </w:rPr>
        <w:t xml:space="preserve"> </w:t>
      </w:r>
      <w:r w:rsidRPr="0055118A">
        <w:rPr>
          <w:strike/>
          <w:color w:val="C00000"/>
        </w:rPr>
        <w:t>controlar</w:t>
      </w:r>
      <w:r w:rsidR="00DF4B6A" w:rsidRPr="0055118A">
        <w:rPr>
          <w:strike/>
          <w:color w:val="C00000"/>
        </w:rPr>
        <w:t xml:space="preserve"> esse pino como uma saída e não uma entrada</w:t>
      </w:r>
      <w:r w:rsidR="009A6BD2" w:rsidRPr="0055118A">
        <w:rPr>
          <w:strike/>
          <w:color w:val="C00000"/>
        </w:rPr>
        <w:t>, emitindo</w:t>
      </w:r>
      <w:r w:rsidR="009A6BD2" w:rsidRPr="009A6BD2">
        <w:t xml:space="preserve"> </w:t>
      </w:r>
      <w:r w:rsidR="0055118A">
        <w:t xml:space="preserve">emitir </w:t>
      </w:r>
      <w:r w:rsidR="009A6BD2" w:rsidRPr="009A6BD2">
        <w:t>uma corrente el</w:t>
      </w:r>
      <w:r w:rsidR="009A6BD2">
        <w:t>étrica de 0 ou 5 V</w:t>
      </w:r>
      <w:r w:rsidR="00DF4B6A" w:rsidRPr="007D7E6F">
        <w:rPr>
          <w:color w:val="000000"/>
        </w:rPr>
        <w:t xml:space="preserve">. O método </w:t>
      </w:r>
      <w:r w:rsidR="00DF4B6A" w:rsidRPr="007D7E6F">
        <w:rPr>
          <w:i/>
          <w:color w:val="000000"/>
        </w:rPr>
        <w:t>definirModo</w:t>
      </w:r>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r w:rsidR="00DF4B6A" w:rsidRPr="007D7E6F">
        <w:rPr>
          <w:i/>
          <w:color w:val="000000"/>
        </w:rPr>
        <w:t>Saida</w:t>
      </w:r>
      <w:r w:rsidR="00DF4B6A" w:rsidRPr="007D7E6F">
        <w:rPr>
          <w:color w:val="000000"/>
        </w:rPr>
        <w:t>. Depoi</w:t>
      </w:r>
      <w:r w:rsidR="009A6BD2">
        <w:rPr>
          <w:color w:val="000000"/>
        </w:rPr>
        <w:t>s de executar a configuração o A</w:t>
      </w:r>
      <w:r w:rsidR="00DF4B6A" w:rsidRPr="007D7E6F">
        <w:rPr>
          <w:color w:val="000000"/>
        </w:rPr>
        <w:t xml:space="preserve">rduino inicia o método </w:t>
      </w:r>
      <w:r w:rsidR="00DF4B6A" w:rsidRPr="007D7E6F">
        <w:rPr>
          <w:i/>
          <w:color w:val="000000"/>
        </w:rPr>
        <w:t>Principal()</w:t>
      </w:r>
      <w:r w:rsidR="00DF4B6A" w:rsidRPr="007D7E6F">
        <w:t xml:space="preserve"> que no</w:t>
      </w:r>
      <w:r w:rsidR="006F6057">
        <w:t xml:space="preserve"> momento</w:t>
      </w:r>
      <w:r w:rsidR="00DF4B6A" w:rsidRPr="007D7E6F">
        <w:t xml:space="preserve"> </w:t>
      </w:r>
      <w:r w:rsidR="00DF4B6A" w:rsidRPr="00E818C4">
        <w:rPr>
          <w:strike/>
          <w:color w:val="C00000"/>
        </w:rPr>
        <w:t>nosso caso</w:t>
      </w:r>
      <w:r w:rsidR="00DF4B6A" w:rsidRPr="007D7E6F">
        <w:t xml:space="preserve">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r w:rsidRPr="007D7E6F">
        <w:rPr>
          <w:i/>
        </w:rPr>
        <w:t>Principal(){</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C9080F9"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Brino e será repetido enquanto o </w:t>
      </w:r>
      <w:r w:rsidR="002601F7" w:rsidRPr="007D7E6F">
        <w:rPr>
          <w:color w:val="000000"/>
        </w:rPr>
        <w:t>Arduino</w:t>
      </w:r>
      <w:r w:rsidRPr="007D7E6F">
        <w:rPr>
          <w:color w:val="000000"/>
        </w:rPr>
        <w:t xml:space="preserve"> estiver ligado. </w:t>
      </w:r>
      <w:r w:rsidRPr="002601F7">
        <w:rPr>
          <w:strike/>
          <w:color w:val="C00000"/>
        </w:rPr>
        <w:t>A</w:t>
      </w:r>
      <w:r w:rsidRPr="007D7E6F">
        <w:rPr>
          <w:color w:val="000000"/>
        </w:rPr>
        <w:t xml:space="preserve"> </w:t>
      </w:r>
      <w:r w:rsidR="00E818C4">
        <w:rPr>
          <w:color w:val="000000"/>
        </w:rPr>
        <w:t xml:space="preserve">Sua </w:t>
      </w:r>
      <w:r w:rsidRPr="007D7E6F">
        <w:rPr>
          <w:color w:val="000000"/>
        </w:rPr>
        <w:t xml:space="preserve">primeira linha </w:t>
      </w:r>
      <w:r w:rsidRPr="002601F7">
        <w:rPr>
          <w:strike/>
          <w:color w:val="C00000"/>
        </w:rPr>
        <w:t>dele</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r w:rsidRPr="007D7E6F">
        <w:rPr>
          <w:i/>
          <w:color w:val="000000"/>
        </w:rPr>
        <w:t>Pino.ligar(Digital.pinoLed);</w:t>
      </w:r>
    </w:p>
    <w:p w14:paraId="58D0391F" w14:textId="6FED9BEC"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conjunto </w:t>
      </w:r>
      <w:r w:rsidRPr="007D7E6F">
        <w:rPr>
          <w:i/>
          <w:color w:val="000000"/>
        </w:rPr>
        <w:t>Pino</w:t>
      </w:r>
      <w:r w:rsidRPr="007D7E6F">
        <w:rPr>
          <w:color w:val="000000"/>
        </w:rPr>
        <w:t xml:space="preserve"> liga o pino fornecido como argumento, no caso </w:t>
      </w:r>
      <w:r w:rsidRPr="007D7E6F">
        <w:rPr>
          <w:i/>
          <w:color w:val="000000"/>
        </w:rPr>
        <w:t>Digital.pinoLed.</w:t>
      </w:r>
      <w:r w:rsidRPr="007D7E6F">
        <w:rPr>
          <w:color w:val="000000"/>
        </w:rPr>
        <w:t xml:space="preserve"> A indicação </w:t>
      </w:r>
      <w:r w:rsidR="00003128" w:rsidRPr="00003128">
        <w:rPr>
          <w:color w:val="00B050"/>
          <w:u w:val="single"/>
        </w:rPr>
        <w:t>“</w:t>
      </w:r>
      <w:r w:rsidR="00003128" w:rsidRPr="007D7E6F">
        <w:rPr>
          <w:i/>
          <w:color w:val="000000"/>
        </w:rPr>
        <w:t>Digital.</w:t>
      </w:r>
      <w:r w:rsidR="00003128" w:rsidRPr="00003128">
        <w:rPr>
          <w:color w:val="00B050"/>
          <w:u w:val="single"/>
        </w:rPr>
        <w:t xml:space="preserve"> ”</w:t>
      </w:r>
      <w:r w:rsidR="00003128">
        <w:rPr>
          <w:color w:val="000000"/>
        </w:rPr>
        <w:t xml:space="preserve">  a</w:t>
      </w:r>
      <w:r w:rsidRPr="007D7E6F">
        <w:rPr>
          <w:color w:val="000000"/>
        </w:rPr>
        <w:t xml:space="preserve">ntes de nossa variável avisa para o </w:t>
      </w:r>
      <w:r w:rsidR="002E078D" w:rsidRPr="007D7E6F">
        <w:rPr>
          <w:color w:val="000000"/>
        </w:rPr>
        <w:t>Arduino</w:t>
      </w:r>
      <w:r w:rsidRPr="007D7E6F">
        <w:rPr>
          <w:color w:val="000000"/>
        </w:rPr>
        <w:t xml:space="preserve"> que estamos utilizando um pino digital. Quando ligamos uma porta enviamos 5 volts pra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esperar(2000);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Pino.desligar(Digital.pinoLed);</w:t>
      </w:r>
    </w:p>
    <w:p w14:paraId="1EEAF78D" w14:textId="4EE54FF5"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ins w:id="228" w:author="Mateus Berardo de Souza Terra" w:date="2016-02-08T18:59:00Z">
        <w:r w:rsidR="008D4450" w:rsidRPr="007D7E6F">
          <w:rPr>
            <w:color w:val="000000"/>
          </w:rPr>
          <w:t xml:space="preserve"> digital</w:t>
        </w:r>
      </w:ins>
      <w:r w:rsidRPr="007D7E6F">
        <w:rPr>
          <w:color w:val="000000"/>
        </w:rPr>
        <w:t xml:space="preserve"> </w:t>
      </w:r>
      <w:r w:rsidRPr="007D7E6F">
        <w:rPr>
          <w:i/>
          <w:color w:val="000000"/>
        </w:rPr>
        <w:t>pinoLed</w:t>
      </w:r>
      <w:r w:rsidRPr="007D7E6F">
        <w:rPr>
          <w:color w:val="000000"/>
        </w:rPr>
        <w:t xml:space="preserve"> fazendo o LED apagar. Depois disso o código </w:t>
      </w:r>
      <w:r w:rsidRPr="00D80E2D">
        <w:rPr>
          <w:strike/>
          <w:color w:val="C00000"/>
        </w:rPr>
        <w:t>tem</w:t>
      </w:r>
      <w:r w:rsidRPr="007D7E6F">
        <w:rPr>
          <w:color w:val="000000"/>
        </w:rPr>
        <w:t xml:space="preserve"> </w:t>
      </w:r>
      <w:r w:rsidR="00D80E2D">
        <w:rPr>
          <w:color w:val="000000"/>
        </w:rPr>
        <w:t xml:space="preserve">apresenta </w:t>
      </w:r>
      <w:r w:rsidRPr="007D7E6F">
        <w:rPr>
          <w:color w:val="000000"/>
        </w:rPr>
        <w:t xml:space="preserve">outra espera de dois segundos e reinicia o método </w:t>
      </w:r>
      <w:r w:rsidRPr="007D7E6F">
        <w:rPr>
          <w:i/>
          <w:color w:val="000000"/>
        </w:rPr>
        <w:t>Principal()</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A37853">
      <w:pPr>
        <w:pStyle w:val="NormalWeb"/>
        <w:shd w:val="clear" w:color="auto" w:fill="FFFFFF"/>
        <w:spacing w:before="0" w:beforeAutospacing="0" w:after="160" w:afterAutospacing="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676A5728" w14:textId="77777777" w:rsidR="00A37853" w:rsidRPr="00637071" w:rsidDel="004A7414" w:rsidRDefault="00A37853">
      <w:pPr>
        <w:pStyle w:val="NormalWeb"/>
        <w:numPr>
          <w:ilvl w:val="0"/>
          <w:numId w:val="23"/>
        </w:numPr>
        <w:shd w:val="clear" w:color="auto" w:fill="FFFFFF"/>
        <w:spacing w:before="0" w:beforeAutospacing="0" w:after="160" w:afterAutospacing="0"/>
        <w:jc w:val="both"/>
        <w:rPr>
          <w:del w:id="229" w:author="Mateus Berardo de Souza Terra" w:date="2016-02-09T11:40:00Z"/>
          <w:color w:val="000000"/>
        </w:rPr>
        <w:pPrChange w:id="230"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rPr>
        <w:t>Resistor de 470 ohms (amarelo, lilás, marrom)</w:t>
      </w:r>
      <w:r>
        <w:rPr>
          <w:color w:val="000000"/>
        </w:rPr>
        <w:t xml:space="preserve"> </w:t>
      </w:r>
    </w:p>
    <w:p w14:paraId="759E79F6" w14:textId="77777777" w:rsidR="00A37853" w:rsidRPr="007D7E6F" w:rsidRDefault="00A37853" w:rsidP="00A37853">
      <w:pPr>
        <w:pStyle w:val="NormalWeb"/>
        <w:numPr>
          <w:ilvl w:val="0"/>
          <w:numId w:val="23"/>
        </w:numPr>
        <w:shd w:val="clear" w:color="auto" w:fill="FFFFFF"/>
        <w:spacing w:before="0" w:beforeAutospacing="0" w:after="160" w:afterAutospacing="0"/>
        <w:jc w:val="both"/>
        <w:rPr>
          <w:ins w:id="231" w:author="Mateus Berardo de Souza Terra" w:date="2016-02-09T11:40:00Z"/>
          <w:color w:val="000000"/>
        </w:rPr>
      </w:pPr>
      <w:r w:rsidRPr="00637071">
        <w:rPr>
          <w:color w:val="000000"/>
        </w:rPr>
        <w:t>Jumpers</w:t>
      </w:r>
    </w:p>
    <w:p w14:paraId="5BB9C9CD" w14:textId="77777777" w:rsidR="00A37853" w:rsidRDefault="00A37853">
      <w:pPr>
        <w:pStyle w:val="NormalWeb"/>
        <w:shd w:val="clear" w:color="auto" w:fill="FFFFFF"/>
        <w:spacing w:before="0" w:beforeAutospacing="0" w:after="160" w:afterAutospacing="0"/>
        <w:ind w:left="360"/>
        <w:jc w:val="both"/>
        <w:rPr>
          <w:ins w:id="232" w:author="Mateus Berardo de Souza Terra" w:date="2016-02-09T11:41:00Z"/>
          <w:color w:val="000000"/>
        </w:rPr>
        <w:pPrChange w:id="233" w:author="Mateus Berardo de Souza Terra" w:date="2016-02-09T11:41:00Z">
          <w:pPr>
            <w:pStyle w:val="NormalWeb"/>
            <w:shd w:val="clear" w:color="auto" w:fill="FFFFFF"/>
            <w:spacing w:before="0" w:beforeAutospacing="0" w:after="160" w:afterAutospacing="0"/>
            <w:ind w:firstLine="360"/>
            <w:jc w:val="both"/>
          </w:pPr>
        </w:pPrChange>
      </w:pPr>
    </w:p>
    <w:p w14:paraId="017FABFF" w14:textId="77777777" w:rsidR="00A37853" w:rsidRPr="007D7E6F" w:rsidDel="004A7414" w:rsidRDefault="00A37853">
      <w:pPr>
        <w:pStyle w:val="NormalWeb"/>
        <w:shd w:val="clear" w:color="auto" w:fill="FFFFFF"/>
        <w:spacing w:before="0" w:beforeAutospacing="0" w:after="160" w:afterAutospacing="0"/>
        <w:jc w:val="both"/>
        <w:rPr>
          <w:del w:id="234" w:author="Mateus Berardo de Souza Terra" w:date="2016-02-09T11:40:00Z"/>
          <w:color w:val="000000"/>
        </w:rPr>
        <w:pPrChange w:id="235"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36" w:author="Mateus Berardo de Souza Terra" w:date="2016-02-09T11:40:00Z">
        <w:r w:rsidRPr="007D7E6F" w:rsidDel="004A7414">
          <w:rPr>
            <w:color w:val="000000"/>
          </w:rPr>
          <w:delText>Arduino</w:delText>
        </w:r>
      </w:del>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56846453" w:rsidR="00A41E22" w:rsidRPr="007D7E6F" w:rsidRDefault="00A41E22" w:rsidP="00DF4B6A">
      <w:pPr>
        <w:pStyle w:val="NormalWeb"/>
        <w:spacing w:before="0" w:beforeAutospacing="0" w:after="30" w:afterAutospacing="0"/>
        <w:jc w:val="both"/>
        <w:rPr>
          <w:color w:val="000000"/>
        </w:rPr>
      </w:pPr>
      <w:r w:rsidRPr="007D7E6F">
        <w:rPr>
          <w:color w:val="000000"/>
        </w:rPr>
        <w:tab/>
      </w:r>
      <w:r w:rsidRPr="009068EB">
        <w:rPr>
          <w:strike/>
          <w:color w:val="C00000"/>
        </w:rPr>
        <w:t>Agora montare</w:t>
      </w:r>
      <w:r w:rsidR="00D813EC" w:rsidRPr="009068EB">
        <w:rPr>
          <w:strike/>
          <w:color w:val="C00000"/>
        </w:rPr>
        <w:t>mos o hardware para ligar um LED</w:t>
      </w:r>
      <w:r w:rsidRPr="009068EB">
        <w:rPr>
          <w:strike/>
          <w:color w:val="C00000"/>
        </w:rPr>
        <w:t xml:space="preserve"> externo utilizando a protoboard. Para isso ba</w:t>
      </w:r>
      <w:r w:rsidR="00D813EC" w:rsidRPr="009068EB">
        <w:rPr>
          <w:strike/>
          <w:color w:val="C00000"/>
        </w:rPr>
        <w:t xml:space="preserve">sta </w:t>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1E4580">
        <w:rPr>
          <w:strike/>
          <w:color w:val="C00000"/>
        </w:rPr>
        <w:t xml:space="preserve">sob ele é possível ver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39E3EE19" w:rsidR="006D23EC" w:rsidRDefault="006D23EC" w:rsidP="003B0374">
      <w:pPr>
        <w:pStyle w:val="NormalWeb"/>
        <w:shd w:val="clear" w:color="auto" w:fill="FFFFFF"/>
        <w:spacing w:before="0" w:beforeAutospacing="0" w:after="160" w:afterAutospacing="0"/>
        <w:jc w:val="both"/>
        <w:rPr>
          <w:color w:val="000000"/>
        </w:rPr>
      </w:pP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458EA1F6"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ground do circuito. O resistor é utilizado para provocar uma queda de corrente e tensão no circuito, pois o </w:t>
      </w:r>
      <w:r w:rsidR="005C6C4A">
        <w:rPr>
          <w:color w:val="000000"/>
        </w:rPr>
        <w:t>Arduino</w:t>
      </w:r>
      <w:r>
        <w:rPr>
          <w:color w:val="000000"/>
        </w:rPr>
        <w:t xml:space="preserve"> envia, em cada porta, quando ligada, 5V de tensão e 40 mA de corrente e seu</w:t>
      </w:r>
      <w:r w:rsidR="005C6C4A">
        <w:rPr>
          <w:color w:val="000000"/>
        </w:rPr>
        <w:t xml:space="preserve"> LED</w:t>
      </w:r>
      <w:r>
        <w:rPr>
          <w:color w:val="000000"/>
        </w:rPr>
        <w:t>, geralmente utiliza uma corrente de 20 mA e uma tensão abaixo dos 3V. Para calcular o melhor resistor para seu circuito, deve-se buscar o datasheet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170C77" w:rsidRPr="00081754">
        <w:rPr>
          <w:strike/>
          <w:color w:val="C00000"/>
        </w:rPr>
        <w:t>aplicasse</w:t>
      </w:r>
      <w:r w:rsidR="00170C77">
        <w:rPr>
          <w:color w:val="000000"/>
        </w:rPr>
        <w:t xml:space="preserve">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025BB748"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r>
      <w:r w:rsidRPr="00CA7AA5">
        <w:rPr>
          <w:strike/>
          <w:color w:val="C00000"/>
        </w:rPr>
        <w:t>Onde</w:t>
      </w:r>
      <w:r>
        <w:rPr>
          <w:color w:val="000000"/>
        </w:rPr>
        <w:t xml:space="preserve"> </w:t>
      </w:r>
      <w:r w:rsidR="00CA7AA5">
        <w:rPr>
          <w:color w:val="000000"/>
        </w:rPr>
        <w:t xml:space="preserve">Em que </w:t>
      </w:r>
      <w:r>
        <w:rPr>
          <w:color w:val="000000"/>
        </w:rPr>
        <w:t>R é o valor da resistência que deve ser usada; V</w:t>
      </w:r>
      <w:r>
        <w:rPr>
          <w:color w:val="000000"/>
          <w:vertAlign w:val="subscript"/>
        </w:rPr>
        <w:t>s</w:t>
      </w:r>
      <w:r>
        <w:rPr>
          <w:color w:val="000000"/>
        </w:rPr>
        <w:t xml:space="preserve"> é a voltagem fornecida(no caso os 5V do </w:t>
      </w:r>
      <w:r w:rsidR="00CA7AA5">
        <w:rPr>
          <w:color w:val="000000"/>
        </w:rPr>
        <w:t>Arduino</w:t>
      </w:r>
      <w:r>
        <w:rPr>
          <w:color w:val="000000"/>
        </w:rPr>
        <w:t>); V</w:t>
      </w:r>
      <w:r>
        <w:rPr>
          <w:color w:val="000000"/>
          <w:vertAlign w:val="subscript"/>
        </w:rPr>
        <w:t>l</w:t>
      </w:r>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37" w:author="Mateus Berardo de Souza Terra" w:date="2016-02-09T11:32:00Z"/>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8" w:author="Mateus Berardo de Souza Terra" w:date="2016-02-09T11:34:00Z"/>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39" w:author="Mateus Berardo de Souza Terra" w:date="2016-02-09T11:34:00Z"/>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0" w:author="Mateus Berardo de Souza Terra" w:date="2016-02-09T11:34:00Z"/>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41" w:author="Mateus Berardo de Souza Terra" w:date="2016-02-09T11:34:00Z"/>
          <w:rFonts w:ascii="Times New Roman" w:eastAsia="Times New Roman" w:hAnsi="Times New Roman" w:cs="Times New Roman"/>
          <w:b/>
          <w:vanish/>
          <w:color w:val="000000"/>
          <w:sz w:val="32"/>
          <w:szCs w:val="32"/>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ind w:left="851" w:hanging="574"/>
        <w:jc w:val="both"/>
        <w:rPr>
          <w:ins w:id="242" w:author="Mateus Berardo de Souza Terra" w:date="2016-02-09T11:34:00Z"/>
          <w:b/>
          <w:color w:val="000000"/>
          <w:sz w:val="32"/>
          <w:szCs w:val="32"/>
          <w:rPrChange w:id="243" w:author="Mateus Berardo de Souza Terra" w:date="2016-02-09T11:34:00Z">
            <w:rPr>
              <w:ins w:id="244" w:author="Mateus Berardo de Souza Terra" w:date="2016-02-09T11:34:00Z"/>
              <w:b/>
              <w:color w:val="000000"/>
              <w:sz w:val="32"/>
              <w:szCs w:val="32"/>
              <w:u w:val="single"/>
            </w:rPr>
          </w:rPrChange>
        </w:rPr>
        <w:pPrChange w:id="245" w:author="Mateus Berardo de Souza Terra" w:date="2016-02-09T11:34:00Z">
          <w:pPr>
            <w:pStyle w:val="NormalWeb"/>
            <w:shd w:val="clear" w:color="auto" w:fill="FFFFFF"/>
            <w:spacing w:before="0" w:beforeAutospacing="0" w:after="160" w:afterAutospacing="0"/>
            <w:jc w:val="both"/>
          </w:pPr>
        </w:pPrChange>
      </w:pPr>
      <w:ins w:id="246" w:author="Mateus Berardo de Souza Terra" w:date="2016-02-09T11:34:00Z">
        <w:r>
          <w:rPr>
            <w:b/>
            <w:color w:val="000000"/>
            <w:sz w:val="32"/>
            <w:szCs w:val="32"/>
            <w:u w:val="single"/>
          </w:rPr>
          <w:t>Ligar luz com botão</w:t>
        </w:r>
      </w:ins>
    </w:p>
    <w:p w14:paraId="0A1EB573" w14:textId="3B5834EE" w:rsidR="004A7414" w:rsidRDefault="004A7414">
      <w:pPr>
        <w:pStyle w:val="NormalWeb"/>
        <w:shd w:val="clear" w:color="auto" w:fill="FFFFFF"/>
        <w:spacing w:before="0" w:beforeAutospacing="0" w:after="160" w:afterAutospacing="0"/>
        <w:ind w:firstLine="360"/>
        <w:jc w:val="both"/>
        <w:rPr>
          <w:ins w:id="247" w:author="Mateus Berardo de Souza Terra" w:date="2016-02-09T11:37:00Z"/>
          <w:color w:val="000000"/>
        </w:rPr>
        <w:pPrChange w:id="248" w:author="Mateus Berardo de Souza Terra" w:date="2016-02-09T11:36:00Z">
          <w:pPr>
            <w:pStyle w:val="NormalWeb"/>
            <w:shd w:val="clear" w:color="auto" w:fill="FFFFFF"/>
            <w:spacing w:before="0" w:beforeAutospacing="0" w:after="160" w:afterAutospacing="0"/>
            <w:jc w:val="both"/>
          </w:pPr>
        </w:pPrChange>
      </w:pPr>
      <w:ins w:id="249" w:author="Mateus Berardo de Souza Terra" w:date="2016-02-09T11:35:00Z">
        <w:r>
          <w:rPr>
            <w:color w:val="000000"/>
          </w:rPr>
          <w:t xml:space="preserve">Neste projeto vamos utilizar um botão pra controlar o </w:t>
        </w:r>
      </w:ins>
      <w:r w:rsidR="003759F0">
        <w:rPr>
          <w:color w:val="000000"/>
        </w:rPr>
        <w:t>LED</w:t>
      </w:r>
      <w:ins w:id="250" w:author="Mateus Berardo de Souza Terra" w:date="2016-02-09T11:35:00Z">
        <w:r>
          <w:rPr>
            <w:color w:val="000000"/>
          </w:rPr>
          <w:t xml:space="preserve"> do </w:t>
        </w:r>
      </w:ins>
      <w:ins w:id="251" w:author="Mateus Berardo de Souza Terra" w:date="2016-02-09T11:36:00Z">
        <w:r>
          <w:rPr>
            <w:color w:val="000000"/>
          </w:rPr>
          <w:t xml:space="preserve">último projeto. Durante o desenvolvimento desse projeto vamos aprender como utilizar entradas digitais no </w:t>
        </w:r>
      </w:ins>
      <w:r w:rsidR="00186A2C">
        <w:rPr>
          <w:color w:val="000000"/>
        </w:rPr>
        <w:t>Arduino</w:t>
      </w:r>
      <w:ins w:id="252" w:author="Mateus Berardo de Souza Terra" w:date="2016-02-09T11:38:00Z">
        <w:r>
          <w:rPr>
            <w:color w:val="000000"/>
          </w:rPr>
          <w:t xml:space="preserve"> com resistores </w:t>
        </w:r>
        <w:r w:rsidRPr="004A7414">
          <w:rPr>
            <w:i/>
            <w:color w:val="000000"/>
            <w:rPrChange w:id="253" w:author="Mateus Berardo de Souza Terra" w:date="2016-02-09T11:39:00Z">
              <w:rPr>
                <w:color w:val="000000"/>
              </w:rPr>
            </w:rPrChange>
          </w:rPr>
          <w:t>pull</w:t>
        </w:r>
      </w:ins>
      <w:ins w:id="254" w:author="Mateus Berardo de Souza Terra" w:date="2016-02-09T11:39:00Z">
        <w:r w:rsidRPr="004A7414">
          <w:rPr>
            <w:i/>
            <w:color w:val="000000"/>
            <w:rPrChange w:id="255" w:author="Mateus Berardo de Souza Terra" w:date="2016-02-09T11:39:00Z">
              <w:rPr>
                <w:color w:val="000000"/>
              </w:rPr>
            </w:rPrChange>
          </w:rPr>
          <w:t>-down</w:t>
        </w:r>
        <w:r>
          <w:rPr>
            <w:i/>
            <w:color w:val="000000"/>
          </w:rPr>
          <w:t xml:space="preserve"> </w:t>
        </w:r>
        <w:r>
          <w:rPr>
            <w:color w:val="000000"/>
          </w:rPr>
          <w:t xml:space="preserve">externos e </w:t>
        </w:r>
        <w:r>
          <w:rPr>
            <w:i/>
            <w:color w:val="000000"/>
          </w:rPr>
          <w:t>pull-up</w:t>
        </w:r>
        <w:r>
          <w:rPr>
            <w:color w:val="000000"/>
          </w:rPr>
          <w:t xml:space="preserve"> internos</w:t>
        </w:r>
      </w:ins>
      <w:ins w:id="256" w:author="Mateus Berardo de Souza Terra" w:date="2016-02-09T11:36:00Z">
        <w:r>
          <w:rPr>
            <w:color w:val="000000"/>
          </w:rPr>
          <w:t>. As entradas digitais são aquelas que possuem apenas dois valores, Ligada ou D</w:t>
        </w:r>
      </w:ins>
      <w:ins w:id="257" w:author="Mateus Berardo de Souza Terra" w:date="2016-02-09T11:37:00Z">
        <w:r>
          <w:rPr>
            <w:color w:val="000000"/>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58" w:author="Mateus Berardo de Souza Terra" w:date="2016-02-09T11:37:00Z"/>
          <w:color w:val="000000"/>
        </w:rPr>
        <w:pPrChange w:id="259" w:author="Mateus Berardo de Souza Terra" w:date="2016-02-09T11:37:00Z">
          <w:pPr>
            <w:pStyle w:val="NormalWeb"/>
            <w:shd w:val="clear" w:color="auto" w:fill="FFFFFF"/>
            <w:spacing w:before="0" w:beforeAutospacing="0" w:after="160" w:afterAutospacing="0"/>
            <w:jc w:val="both"/>
          </w:pPr>
        </w:pPrChange>
      </w:pPr>
      <w:ins w:id="260" w:author="Mateus Berardo de Souza Terra" w:date="2016-02-09T11:37:00Z">
        <w:r>
          <w:rPr>
            <w:color w:val="000000"/>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61" w:author="Mateus Berardo de Souza Terra" w:date="2016-02-09T11:37:00Z"/>
          <w:color w:val="000000"/>
        </w:rPr>
        <w:pPrChange w:id="262" w:author="Mateus Berardo de Souza Terra" w:date="2016-02-09T11:37:00Z">
          <w:pPr>
            <w:pStyle w:val="NormalWeb"/>
            <w:shd w:val="clear" w:color="auto" w:fill="FFFFFF"/>
            <w:spacing w:before="0" w:beforeAutospacing="0" w:after="160" w:afterAutospacing="0"/>
            <w:jc w:val="both"/>
          </w:pPr>
        </w:pPrChange>
      </w:pPr>
      <w:ins w:id="263" w:author="Mateus Berardo de Souza Terra" w:date="2016-02-09T11:37:00Z">
        <w:r>
          <w:rPr>
            <w:color w:val="000000"/>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264" w:author="Mateus Berardo de Souza Terra" w:date="2016-02-09T11:37:00Z"/>
          <w:color w:val="000000"/>
        </w:rPr>
        <w:pPrChange w:id="265" w:author="Mateus Berardo de Souza Terra" w:date="2016-02-09T11:37:00Z">
          <w:pPr>
            <w:pStyle w:val="NormalWeb"/>
            <w:shd w:val="clear" w:color="auto" w:fill="FFFFFF"/>
            <w:spacing w:before="0" w:beforeAutospacing="0" w:after="160" w:afterAutospacing="0"/>
            <w:jc w:val="both"/>
          </w:pPr>
        </w:pPrChange>
      </w:pPr>
      <w:ins w:id="266" w:author="Mateus Berardo de Souza Terra" w:date="2016-02-09T11:37:00Z">
        <w:r>
          <w:rPr>
            <w:color w:val="000000"/>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267" w:author="Mateus Berardo de Souza Terra" w:date="2016-02-09T11:39:00Z"/>
          <w:color w:val="000000"/>
        </w:rPr>
        <w:pPrChange w:id="268" w:author="Mateus Berardo de Souza Terra" w:date="2016-02-09T11:37:00Z">
          <w:pPr>
            <w:pStyle w:val="NormalWeb"/>
            <w:shd w:val="clear" w:color="auto" w:fill="FFFFFF"/>
            <w:spacing w:before="0" w:beforeAutospacing="0" w:after="160" w:afterAutospacing="0"/>
            <w:jc w:val="both"/>
          </w:pPr>
        </w:pPrChange>
      </w:pPr>
      <w:ins w:id="269" w:author="Mateus Berardo de Souza Terra" w:date="2016-02-09T11:39:00Z">
        <w:r>
          <w:rPr>
            <w:color w:val="000000"/>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270" w:author="Mateus Berardo de Souza Terra" w:date="2016-02-09T11:41:00Z"/>
          <w:color w:val="000000"/>
        </w:rPr>
        <w:pPrChange w:id="271" w:author="Mateus Berardo de Souza Terra" w:date="2016-02-09T11:37:00Z">
          <w:pPr>
            <w:pStyle w:val="NormalWeb"/>
            <w:shd w:val="clear" w:color="auto" w:fill="FFFFFF"/>
            <w:spacing w:before="0" w:beforeAutospacing="0" w:after="160" w:afterAutospacing="0"/>
            <w:jc w:val="both"/>
          </w:pPr>
        </w:pPrChange>
      </w:pPr>
      <w:ins w:id="272" w:author="Mateus Berardo de Souza Terra" w:date="2016-02-09T11:40:00Z">
        <w:r>
          <w:rPr>
            <w:color w:val="000000"/>
          </w:rPr>
          <w:t>Botão(Interruptor tátil)</w:t>
        </w:r>
      </w:ins>
    </w:p>
    <w:p w14:paraId="6D702A11" w14:textId="0C8E4BD2" w:rsidR="004A7414" w:rsidRDefault="00624DED">
      <w:pPr>
        <w:pStyle w:val="NormalWeb"/>
        <w:shd w:val="clear" w:color="auto" w:fill="FFFFFF"/>
        <w:spacing w:before="0" w:beforeAutospacing="0" w:after="160" w:afterAutospacing="0"/>
        <w:jc w:val="both"/>
        <w:rPr>
          <w:ins w:id="273" w:author="Mateus Berardo de Souza Terra" w:date="2016-02-09T11:42:00Z"/>
          <w:b/>
          <w:color w:val="000000"/>
          <w:sz w:val="28"/>
          <w:szCs w:val="28"/>
          <w:u w:val="single"/>
        </w:rPr>
      </w:pPr>
      <w:ins w:id="274" w:author="Mateus Berardo de Souza Terra" w:date="2016-02-09T11:42:00Z">
        <w:r w:rsidRPr="00624DED">
          <w:rPr>
            <w:b/>
            <w:color w:val="000000"/>
            <w:sz w:val="28"/>
            <w:szCs w:val="28"/>
            <w:u w:val="single"/>
            <w:rPrChange w:id="275" w:author="Mateus Berardo de Souza Terra" w:date="2016-02-09T11:42:00Z">
              <w:rPr>
                <w:b/>
                <w:color w:val="000000"/>
                <w:u w:val="single"/>
              </w:rPr>
            </w:rPrChange>
          </w:rPr>
          <w:t xml:space="preserve">Montando o </w:t>
        </w:r>
        <w:r w:rsidRPr="007448D6">
          <w:rPr>
            <w:b/>
            <w:strike/>
            <w:color w:val="000000"/>
            <w:sz w:val="28"/>
            <w:szCs w:val="28"/>
            <w:u w:val="single"/>
            <w:rPrChange w:id="276" w:author="Mateus Berardo de Souza Terra" w:date="2016-02-09T11:42:00Z">
              <w:rPr>
                <w:b/>
                <w:color w:val="000000"/>
                <w:u w:val="single"/>
              </w:rPr>
            </w:rPrChange>
          </w:rPr>
          <w:t>circuito</w:t>
        </w:r>
      </w:ins>
      <w:r w:rsidR="007448D6">
        <w:rPr>
          <w:b/>
          <w:strike/>
          <w:color w:val="C00000"/>
          <w:sz w:val="28"/>
          <w:szCs w:val="28"/>
          <w:u w:val="single"/>
        </w:rPr>
        <w:t xml:space="preserve"> </w:t>
      </w:r>
      <w:r w:rsidR="007448D6" w:rsidRPr="00111108">
        <w:rPr>
          <w:b/>
          <w:color w:val="C00000"/>
          <w:sz w:val="28"/>
          <w:szCs w:val="28"/>
          <w:u w:val="single"/>
        </w:rPr>
        <w:t>Hardware</w:t>
      </w:r>
      <w:r w:rsidR="007448D6">
        <w:rPr>
          <w:b/>
          <w:strike/>
          <w:color w:val="C00000"/>
          <w:sz w:val="28"/>
          <w:szCs w:val="28"/>
          <w:u w:val="single"/>
        </w:rPr>
        <w:t xml:space="preserve"> </w:t>
      </w:r>
    </w:p>
    <w:p w14:paraId="3806A133" w14:textId="20B2621B" w:rsidR="00125819" w:rsidRDefault="00624DED" w:rsidP="00125819">
      <w:pPr>
        <w:pStyle w:val="NormalWeb"/>
        <w:shd w:val="clear" w:color="auto" w:fill="FFFFFF"/>
        <w:spacing w:before="0" w:beforeAutospacing="0" w:after="160" w:afterAutospacing="0"/>
        <w:ind w:firstLine="720"/>
        <w:jc w:val="both"/>
        <w:rPr>
          <w:strike/>
          <w:color w:val="C00000"/>
        </w:rPr>
      </w:pPr>
      <w:ins w:id="277" w:author="Mateus Berardo de Souza Terra" w:date="2016-02-09T11:42:00Z">
        <w:r>
          <w:rPr>
            <w:color w:val="000000"/>
          </w:rPr>
          <w:t xml:space="preserve">Com o seu </w:t>
        </w:r>
      </w:ins>
      <w:r w:rsidR="001447E3">
        <w:rPr>
          <w:color w:val="000000"/>
        </w:rPr>
        <w:t>Arduino</w:t>
      </w:r>
      <w:ins w:id="278" w:author="Mateus Berardo de Souza Terra" w:date="2016-02-09T11:42:00Z">
        <w:r>
          <w:rPr>
            <w:color w:val="000000"/>
          </w:rPr>
          <w:t xml:space="preserve"> desconectado, </w:t>
        </w:r>
        <w:r w:rsidRPr="00111108">
          <w:rPr>
            <w:strike/>
            <w:color w:val="000000"/>
          </w:rPr>
          <w:t>monte</w:t>
        </w:r>
        <w:r>
          <w:rPr>
            <w:color w:val="000000"/>
          </w:rPr>
          <w:t xml:space="preserve"> </w:t>
        </w:r>
      </w:ins>
      <w:r w:rsidR="00C5480A">
        <w:rPr>
          <w:color w:val="000000"/>
        </w:rPr>
        <w:t xml:space="preserve">construa </w:t>
      </w:r>
      <w:ins w:id="279" w:author="Mateus Berardo de Souza Terra" w:date="2016-02-09T11:42:00Z">
        <w:r>
          <w:rPr>
            <w:color w:val="000000"/>
          </w:rPr>
          <w:t>o circuito mostrado abaixo</w:t>
        </w:r>
      </w:ins>
      <w:r w:rsidR="00626B47">
        <w:rPr>
          <w:color w:val="000000"/>
        </w:rPr>
        <w:t>:</w:t>
      </w:r>
      <w:ins w:id="280" w:author="Mateus Berardo de Souza Terra" w:date="2016-02-09T11:42:00Z">
        <w:r>
          <w:rPr>
            <w:color w:val="000000"/>
          </w:rPr>
          <w:t xml:space="preserve"> </w:t>
        </w:r>
      </w:ins>
      <w:ins w:id="281" w:author="Mateus Berardo de Souza Terra" w:date="2016-02-09T11:43:00Z">
        <w:r w:rsidRPr="00C5480A">
          <w:rPr>
            <w:strike/>
            <w:color w:val="C00000"/>
          </w:rPr>
          <w:t xml:space="preserve">Nunca monte circuitos com o seu arduino conectado/ligado. </w:t>
        </w:r>
      </w:ins>
      <w:r w:rsidR="00125819" w:rsidRPr="00C5480A">
        <w:rPr>
          <w:strike/>
          <w:color w:val="C00000"/>
        </w:rPr>
        <w:t>Abaixo mostramos o circuito montado no fritzing e o esquemático das ligações, também montado com o auxílio do fritzing.</w:t>
      </w:r>
    </w:p>
    <w:p w14:paraId="4DE9E2E6" w14:textId="663243A8" w:rsidR="00626B47" w:rsidRDefault="00A87296" w:rsidP="00125819">
      <w:pPr>
        <w:pStyle w:val="NormalWeb"/>
        <w:shd w:val="clear" w:color="auto" w:fill="FFFFFF"/>
        <w:spacing w:before="0" w:beforeAutospacing="0" w:after="160" w:afterAutospacing="0"/>
        <w:ind w:firstLine="720"/>
        <w:jc w:val="both"/>
        <w:rPr>
          <w:color w:val="000000"/>
        </w:rPr>
      </w:pPr>
      <w:r>
        <w:rPr>
          <w:color w:val="000000" w:themeColor="text1"/>
        </w:rPr>
        <w:t xml:space="preserve">Obs.: </w:t>
      </w:r>
      <w:r w:rsidR="005533D5">
        <w:rPr>
          <w:color w:val="000000" w:themeColor="text1"/>
        </w:rPr>
        <w:t>nunca</w:t>
      </w:r>
      <w:r w:rsidR="003F5D34">
        <w:rPr>
          <w:color w:val="000000" w:themeColor="text1"/>
        </w:rPr>
        <w:t xml:space="preserve"> monte seus circuitos com o seu Arduino conectado/ligado.</w:t>
      </w:r>
    </w:p>
    <w:p w14:paraId="4DCDDDC0" w14:textId="7A207C00" w:rsidR="00624DED" w:rsidRDefault="001D7DCF">
      <w:pPr>
        <w:pStyle w:val="NormalWeb"/>
        <w:shd w:val="clear" w:color="auto" w:fill="FFFFFF"/>
        <w:spacing w:before="0" w:beforeAutospacing="0" w:after="160" w:afterAutospacing="0"/>
        <w:jc w:val="both"/>
        <w:rPr>
          <w:ins w:id="282" w:author="Mateus Berardo de Souza Terra" w:date="2016-02-09T11:43:00Z"/>
          <w:color w:val="000000"/>
        </w:rPr>
      </w:pPr>
      <w:r>
        <w:rPr>
          <w:noProof/>
          <w:color w:val="000000"/>
          <w:lang w:eastAsia="pt-BR"/>
        </w:rPr>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AD7401D"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r>
        <w:rPr>
          <w:i/>
          <w:color w:val="000000"/>
        </w:rPr>
        <w:t>pull-down</w:t>
      </w:r>
      <w:r>
        <w:rPr>
          <w:color w:val="000000"/>
        </w:rPr>
        <w:t xml:space="preserve"> de 1k ohm. Os resistores </w:t>
      </w:r>
      <w:r>
        <w:rPr>
          <w:i/>
          <w:color w:val="000000"/>
        </w:rPr>
        <w:t xml:space="preserve">pull-down </w:t>
      </w:r>
      <w:r>
        <w:rPr>
          <w:color w:val="000000"/>
        </w:rPr>
        <w:t xml:space="preserve">e </w:t>
      </w:r>
      <w:r>
        <w:rPr>
          <w:i/>
          <w:color w:val="000000"/>
        </w:rPr>
        <w:t>pull-up</w:t>
      </w:r>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r>
        <w:rPr>
          <w:i/>
          <w:color w:val="000000"/>
        </w:rPr>
        <w:t>pull-down</w:t>
      </w:r>
      <w:r>
        <w:rPr>
          <w:color w:val="000000"/>
        </w:rPr>
        <w:t xml:space="preserve"> mantém valores baixos ou desligados enquanto o botão não for pressionado, pois conectam o ground (0V) à porta digital. Já os resistores </w:t>
      </w:r>
      <w:r>
        <w:rPr>
          <w:i/>
          <w:color w:val="000000"/>
        </w:rPr>
        <w:t>pull-up</w:t>
      </w:r>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r>
        <w:rPr>
          <w:i/>
          <w:color w:val="000000"/>
        </w:rPr>
        <w:t xml:space="preserve">pull-up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283" w:author="Mateus Berardo de Souza Terra" w:date="2016-02-09T11:44:00Z"/>
          <w:b/>
          <w:color w:val="000000"/>
          <w:sz w:val="28"/>
          <w:szCs w:val="28"/>
          <w:u w:val="single"/>
        </w:rPr>
      </w:pPr>
      <w:ins w:id="284" w:author="Mateus Berardo de Souza Terra" w:date="2016-02-09T11:44:00Z">
        <w:r>
          <w:rPr>
            <w:b/>
            <w:color w:val="000000"/>
            <w:sz w:val="28"/>
            <w:szCs w:val="28"/>
            <w:u w:val="single"/>
          </w:rPr>
          <w:t>O Código</w:t>
        </w:r>
      </w:ins>
    </w:p>
    <w:p w14:paraId="6EBF2D09" w14:textId="09B6C740" w:rsidR="00624DED" w:rsidRDefault="00624DED">
      <w:pPr>
        <w:pStyle w:val="NormalWeb"/>
        <w:shd w:val="clear" w:color="auto" w:fill="FFFFFF"/>
        <w:spacing w:before="0" w:beforeAutospacing="0" w:after="160" w:afterAutospacing="0"/>
        <w:ind w:firstLine="720"/>
        <w:jc w:val="both"/>
        <w:rPr>
          <w:ins w:id="285" w:author="Mateus Berardo de Souza Terra" w:date="2016-02-09T11:45:00Z"/>
          <w:color w:val="000000"/>
        </w:rPr>
        <w:pPrChange w:id="286" w:author="Mateus Berardo de Souza Terra" w:date="2016-02-09T11:45:00Z">
          <w:pPr>
            <w:pStyle w:val="NormalWeb"/>
            <w:shd w:val="clear" w:color="auto" w:fill="FFFFFF"/>
            <w:spacing w:before="0" w:beforeAutospacing="0" w:after="160" w:afterAutospacing="0"/>
            <w:jc w:val="both"/>
          </w:pPr>
        </w:pPrChange>
      </w:pPr>
      <w:ins w:id="287" w:author="Mateus Berardo de Souza Terra" w:date="2016-02-09T11:44:00Z">
        <w:r>
          <w:rPr>
            <w:color w:val="000000"/>
          </w:rPr>
          <w:t>Abra a IDE do Brino e digite o código abaixo ou baixe</w:t>
        </w:r>
      </w:ins>
      <w:r w:rsidR="00617B61">
        <w:rPr>
          <w:color w:val="000000"/>
        </w:rPr>
        <w:t>-</w:t>
      </w:r>
      <w:r w:rsidR="008D7DC7">
        <w:rPr>
          <w:color w:val="000000"/>
        </w:rPr>
        <w:t>o</w:t>
      </w:r>
      <w:ins w:id="288" w:author="Mateus Berardo de Souza Terra" w:date="2016-02-09T11:44:00Z">
        <w:r>
          <w:rPr>
            <w:color w:val="000000"/>
          </w:rPr>
          <w:t xml:space="preserve"> da página do github da apostila</w:t>
        </w:r>
      </w:ins>
      <w:ins w:id="289"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90"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91" w:author="Mateus Berardo de Souza Terra" w:date="2016-02-09T11:46:00Z"/>
                <w:color w:val="000000"/>
              </w:rPr>
              <w:pPrChange w:id="292" w:author="Mateus Berardo de Souza Terra" w:date="2016-02-09T11:46:00Z">
                <w:pPr>
                  <w:pStyle w:val="NormalWeb"/>
                  <w:spacing w:before="0" w:beforeAutospacing="0" w:after="160" w:afterAutospacing="0"/>
                  <w:jc w:val="both"/>
                </w:pPr>
              </w:pPrChange>
            </w:pPr>
            <w:ins w:id="293" w:author="Mateus Berardo de Souza Terra" w:date="2016-02-09T11:45:00Z">
              <w:r>
                <w:rPr>
                  <w:color w:val="000000"/>
                </w:rPr>
                <w:t xml:space="preserve">//Projeto 2 </w:t>
              </w:r>
            </w:ins>
            <w:ins w:id="294" w:author="Mateus Berardo de Souza Terra" w:date="2016-02-09T11:46:00Z">
              <w:r>
                <w:rPr>
                  <w:color w:val="000000"/>
                </w:rPr>
                <w:t>–</w:t>
              </w:r>
            </w:ins>
            <w:ins w:id="295" w:author="Mateus Berardo de Souza Terra" w:date="2016-02-09T11:45:00Z">
              <w:r>
                <w:rPr>
                  <w:color w:val="000000"/>
                </w:rPr>
                <w:t xml:space="preserve"> </w:t>
              </w:r>
            </w:ins>
            <w:ins w:id="296"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97" w:author="Mateus Berardo de Souza Terra" w:date="2016-02-09T11:46:00Z"/>
                <w:color w:val="000000"/>
              </w:rPr>
              <w:pPrChange w:id="298"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299" w:author="Mateus Berardo de Souza Terra" w:date="2016-02-09T11:46:00Z"/>
                <w:color w:val="000000"/>
              </w:rPr>
              <w:pPrChange w:id="300" w:author="Mateus Berardo de Souza Terra" w:date="2016-02-09T11:46:00Z">
                <w:pPr>
                  <w:pStyle w:val="NormalWeb"/>
                  <w:spacing w:before="0" w:beforeAutospacing="0" w:after="160" w:afterAutospacing="0"/>
                  <w:jc w:val="both"/>
                </w:pPr>
              </w:pPrChange>
            </w:pPr>
            <w:r>
              <w:rPr>
                <w:color w:val="000000"/>
              </w:rPr>
              <w:t xml:space="preserve">Constante </w:t>
            </w:r>
            <w:ins w:id="301" w:author="Mateus Berardo de Souza Terra" w:date="2016-02-09T11:46:00Z">
              <w:r w:rsidR="00624DED">
                <w:rPr>
                  <w:color w:val="000000"/>
                </w:rPr>
                <w:t>Numero pinoLed = 13;</w:t>
              </w:r>
            </w:ins>
          </w:p>
          <w:p w14:paraId="3C66C74B" w14:textId="60332DC2" w:rsidR="00624DED" w:rsidRDefault="00352657">
            <w:pPr>
              <w:pStyle w:val="NormalWeb"/>
              <w:spacing w:before="0" w:beforeAutospacing="0" w:after="30" w:afterAutospacing="0"/>
              <w:jc w:val="both"/>
              <w:rPr>
                <w:color w:val="000000"/>
              </w:rPr>
              <w:pPrChange w:id="302" w:author="Mateus Berardo de Souza Terra" w:date="2016-02-09T11:46:00Z">
                <w:pPr>
                  <w:pStyle w:val="NormalWeb"/>
                  <w:spacing w:before="0" w:beforeAutospacing="0" w:after="160" w:afterAutospacing="0"/>
                  <w:jc w:val="both"/>
                </w:pPr>
              </w:pPrChange>
            </w:pPr>
            <w:r>
              <w:rPr>
                <w:color w:val="000000"/>
              </w:rPr>
              <w:t xml:space="preserve">Constante </w:t>
            </w:r>
            <w:ins w:id="303" w:author="Mateus Berardo de Souza Terra" w:date="2016-02-09T11:46:00Z">
              <w:r w:rsidR="00624DED">
                <w:rPr>
                  <w:color w:val="000000"/>
                </w:rPr>
                <w:t xml:space="preserve">Numero </w:t>
              </w:r>
            </w:ins>
            <w:ins w:id="304" w:author="Mateus Berardo de Souza Terra" w:date="2016-02-09T11:45:00Z">
              <w:r w:rsidR="00624DED">
                <w:rPr>
                  <w:color w:val="000000"/>
                </w:rPr>
                <w:t xml:space="preserve"> </w:t>
              </w:r>
            </w:ins>
            <w:ins w:id="305" w:author="Mateus Berardo de Souza Terra" w:date="2016-02-09T11:46:00Z">
              <w:r w:rsidR="00624DED">
                <w:rPr>
                  <w:color w:val="000000"/>
                </w:rPr>
                <w:t>botao = 2;</w:t>
              </w:r>
            </w:ins>
          </w:p>
          <w:p w14:paraId="684D22FF" w14:textId="77777777" w:rsidR="00624DED" w:rsidRDefault="00624DED">
            <w:pPr>
              <w:pStyle w:val="NormalWeb"/>
              <w:spacing w:before="0" w:beforeAutospacing="0" w:after="30" w:afterAutospacing="0"/>
              <w:jc w:val="both"/>
              <w:rPr>
                <w:ins w:id="306" w:author="Mateus Berardo de Souza Terra" w:date="2016-02-09T11:47:00Z"/>
                <w:color w:val="000000"/>
              </w:rPr>
              <w:pPrChange w:id="307"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08" w:author="Mateus Berardo de Souza Terra" w:date="2016-02-09T11:47:00Z"/>
                <w:color w:val="000000"/>
              </w:rPr>
              <w:pPrChange w:id="309" w:author="Mateus Berardo de Souza Terra" w:date="2016-02-09T11:46:00Z">
                <w:pPr>
                  <w:pStyle w:val="NormalWeb"/>
                  <w:spacing w:before="0" w:beforeAutospacing="0" w:after="160" w:afterAutospacing="0"/>
                  <w:jc w:val="both"/>
                </w:pPr>
              </w:pPrChange>
            </w:pPr>
            <w:ins w:id="310" w:author="Mateus Berardo de Souza Terra" w:date="2016-02-09T11:47:00Z">
              <w:r>
                <w:rPr>
                  <w:color w:val="000000"/>
                </w:rPr>
                <w:t>Configuracao(){</w:t>
              </w:r>
            </w:ins>
          </w:p>
          <w:p w14:paraId="427B5307" w14:textId="77777777" w:rsidR="00624DED" w:rsidRDefault="0073287A">
            <w:pPr>
              <w:pStyle w:val="NormalWeb"/>
              <w:spacing w:before="0" w:beforeAutospacing="0" w:after="30" w:afterAutospacing="0"/>
              <w:ind w:left="720"/>
              <w:jc w:val="both"/>
              <w:rPr>
                <w:ins w:id="311" w:author="Mateus Berardo de Souza Terra" w:date="2016-02-09T11:47:00Z"/>
                <w:color w:val="000000"/>
              </w:rPr>
              <w:pPrChange w:id="312" w:author="Mateus Berardo de Souza Terra" w:date="2016-02-09T11:47:00Z">
                <w:pPr>
                  <w:pStyle w:val="NormalWeb"/>
                  <w:spacing w:before="0" w:beforeAutospacing="0" w:after="160" w:afterAutospacing="0"/>
                  <w:jc w:val="both"/>
                </w:pPr>
              </w:pPrChange>
            </w:pPr>
            <w:ins w:id="313" w:author="Mateus Berardo de Souza Terra" w:date="2016-02-09T11:47:00Z">
              <w:r>
                <w:rPr>
                  <w:color w:val="000000"/>
                </w:rPr>
                <w:t>Pino.definirModo(pinoLed, Saida);</w:t>
              </w:r>
            </w:ins>
          </w:p>
          <w:p w14:paraId="249B20E5" w14:textId="77777777" w:rsidR="0073287A" w:rsidRDefault="0073287A">
            <w:pPr>
              <w:pStyle w:val="NormalWeb"/>
              <w:spacing w:before="0" w:beforeAutospacing="0" w:after="30" w:afterAutospacing="0"/>
              <w:ind w:left="720"/>
              <w:jc w:val="both"/>
              <w:rPr>
                <w:color w:val="000000"/>
              </w:rPr>
              <w:pPrChange w:id="314" w:author="Mateus Berardo de Souza Terra" w:date="2016-02-09T11:47:00Z">
                <w:pPr>
                  <w:pStyle w:val="NormalWeb"/>
                  <w:spacing w:before="0" w:beforeAutospacing="0" w:after="160" w:afterAutospacing="0"/>
                  <w:jc w:val="both"/>
                </w:pPr>
              </w:pPrChange>
            </w:pPr>
            <w:ins w:id="315" w:author="Mateus Berardo de Souza Terra" w:date="2016-02-09T11:47:00Z">
              <w:r>
                <w:rPr>
                  <w:color w:val="000000"/>
                </w:rPr>
                <w:t>Pino.definirModo(botao, E</w:t>
              </w:r>
            </w:ins>
            <w:ins w:id="316"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r>
              <w:rPr>
                <w:color w:val="000000"/>
              </w:rPr>
              <w:t>Principal(){</w:t>
            </w:r>
          </w:p>
          <w:p w14:paraId="41A9B240" w14:textId="304AFDA9" w:rsidR="0073287A" w:rsidRDefault="0073287A" w:rsidP="0073287A">
            <w:pPr>
              <w:pStyle w:val="NormalWeb"/>
              <w:spacing w:before="0" w:beforeAutospacing="0" w:after="30" w:afterAutospacing="0"/>
              <w:ind w:left="720"/>
              <w:jc w:val="both"/>
              <w:rPr>
                <w:color w:val="000000"/>
              </w:rPr>
            </w:pPr>
            <w:r>
              <w:rPr>
                <w:color w:val="000000"/>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rPr>
            </w:pPr>
            <w:r>
              <w:rPr>
                <w:color w:val="000000"/>
              </w:rPr>
              <w:t>se (estadoBotao == Ligado){</w:t>
            </w:r>
          </w:p>
          <w:p w14:paraId="5E3ABC5B" w14:textId="77777777" w:rsidR="0073287A" w:rsidRDefault="0073287A" w:rsidP="0073287A">
            <w:pPr>
              <w:pStyle w:val="NormalWeb"/>
              <w:spacing w:before="0" w:beforeAutospacing="0" w:after="30" w:afterAutospacing="0"/>
              <w:ind w:left="1440"/>
              <w:jc w:val="both"/>
              <w:rPr>
                <w:color w:val="000000"/>
              </w:rPr>
            </w:pPr>
            <w:r>
              <w:rPr>
                <w:color w:val="000000"/>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rPr>
            </w:pPr>
            <w:r>
              <w:rPr>
                <w:color w:val="000000"/>
              </w:rPr>
              <w:t>esperar(1000);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r>
              <w:rPr>
                <w:color w:val="000000"/>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17"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r>
        <w:rPr>
          <w:i/>
          <w:color w:val="000000"/>
        </w:rPr>
        <w:t>Constante Numero pinoLed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r w:rsidRPr="00352657">
        <w:rPr>
          <w:i/>
          <w:color w:val="000000"/>
        </w:rPr>
        <w:t>pinoLed</w:t>
      </w:r>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Pino.definirModo(botão,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conjunto </w:t>
      </w:r>
      <w:r>
        <w:rPr>
          <w:i/>
          <w:color w:val="000000"/>
        </w:rPr>
        <w:t>Pino</w:t>
      </w:r>
      <w:r>
        <w:rPr>
          <w:color w:val="000000"/>
        </w:rPr>
        <w:t xml:space="preserve"> podemos obter o valor da porta digital </w:t>
      </w:r>
      <w:r>
        <w:rPr>
          <w:i/>
          <w:color w:val="000000"/>
        </w:rPr>
        <w:t xml:space="preserve">botao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r>
        <w:rPr>
          <w:i/>
          <w:color w:val="000000"/>
        </w:rPr>
        <w:t>estadoBotao</w:t>
      </w:r>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r>
        <w:rPr>
          <w:i/>
          <w:color w:val="000000"/>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r>
        <w:rPr>
          <w:i/>
          <w:color w:val="000000"/>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r>
        <w:rPr>
          <w:b/>
          <w:color w:val="000000"/>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pull-up. É possível utilizar o modo </w:t>
      </w:r>
      <w:r>
        <w:rPr>
          <w:i/>
          <w:color w:val="000000"/>
        </w:rPr>
        <w:t xml:space="preserve">Entrada_PULLUP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18" w:author="Mateus Berardo de Souza Terra" w:date="2016-02-09T11:46:00Z"/>
                <w:color w:val="000000"/>
              </w:rPr>
              <w:pPrChange w:id="319" w:author="Mateus Berardo de Souza Terra" w:date="2016-02-09T11:46:00Z">
                <w:pPr>
                  <w:pStyle w:val="NormalWeb"/>
                  <w:spacing w:before="0" w:beforeAutospacing="0" w:after="160" w:afterAutospacing="0"/>
                  <w:jc w:val="both"/>
                </w:pPr>
              </w:pPrChange>
            </w:pPr>
            <w:ins w:id="320" w:author="Mateus Berardo de Souza Terra" w:date="2016-02-09T11:45:00Z">
              <w:r>
                <w:rPr>
                  <w:color w:val="000000"/>
                </w:rPr>
                <w:t>//Projeto 2</w:t>
              </w:r>
            </w:ins>
            <w:r>
              <w:rPr>
                <w:color w:val="000000"/>
              </w:rPr>
              <w:t>.1</w:t>
            </w:r>
            <w:ins w:id="321" w:author="Mateus Berardo de Souza Terra" w:date="2016-02-09T11:45:00Z">
              <w:r>
                <w:rPr>
                  <w:color w:val="000000"/>
                </w:rPr>
                <w:t xml:space="preserve"> </w:t>
              </w:r>
            </w:ins>
            <w:ins w:id="322" w:author="Mateus Berardo de Souza Terra" w:date="2016-02-09T11:46:00Z">
              <w:r>
                <w:rPr>
                  <w:color w:val="000000"/>
                </w:rPr>
                <w:t>–</w:t>
              </w:r>
            </w:ins>
            <w:ins w:id="323" w:author="Mateus Berardo de Souza Terra" w:date="2016-02-09T11:45:00Z">
              <w:r>
                <w:rPr>
                  <w:color w:val="000000"/>
                </w:rPr>
                <w:t xml:space="preserve"> </w:t>
              </w:r>
            </w:ins>
            <w:ins w:id="324" w:author="Mateus Berardo de Souza Terra" w:date="2016-02-09T11:46:00Z">
              <w:r>
                <w:rPr>
                  <w:color w:val="000000"/>
                </w:rPr>
                <w:t>Ligar luz com botão</w:t>
              </w:r>
            </w:ins>
            <w:r>
              <w:rPr>
                <w:color w:val="000000"/>
              </w:rPr>
              <w:t xml:space="preserve"> pull-up</w:t>
            </w:r>
          </w:p>
          <w:p w14:paraId="02533194" w14:textId="77777777" w:rsidR="00732EC2" w:rsidRDefault="00732EC2">
            <w:pPr>
              <w:pStyle w:val="NormalWeb"/>
              <w:spacing w:before="0" w:beforeAutospacing="0" w:after="30" w:afterAutospacing="0"/>
              <w:jc w:val="both"/>
              <w:rPr>
                <w:ins w:id="325" w:author="Mateus Berardo de Souza Terra" w:date="2016-02-09T11:46:00Z"/>
                <w:color w:val="000000"/>
              </w:rPr>
              <w:pPrChange w:id="326"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27" w:author="Mateus Berardo de Souza Terra" w:date="2016-02-09T11:46:00Z"/>
                <w:color w:val="000000"/>
              </w:rPr>
              <w:pPrChange w:id="328" w:author="Mateus Berardo de Souza Terra" w:date="2016-02-09T11:46:00Z">
                <w:pPr>
                  <w:pStyle w:val="NormalWeb"/>
                  <w:spacing w:before="0" w:beforeAutospacing="0" w:after="160" w:afterAutospacing="0"/>
                  <w:jc w:val="both"/>
                </w:pPr>
              </w:pPrChange>
            </w:pPr>
            <w:r>
              <w:rPr>
                <w:color w:val="000000"/>
              </w:rPr>
              <w:t xml:space="preserve">Constante </w:t>
            </w:r>
            <w:ins w:id="329" w:author="Mateus Berardo de Souza Terra" w:date="2016-02-09T11:46:00Z">
              <w:r>
                <w:rPr>
                  <w:color w:val="000000"/>
                </w:rPr>
                <w:t>Numero pinoLed = 13;</w:t>
              </w:r>
            </w:ins>
          </w:p>
          <w:p w14:paraId="6F089054" w14:textId="77777777" w:rsidR="00732EC2" w:rsidRDefault="00732EC2">
            <w:pPr>
              <w:pStyle w:val="NormalWeb"/>
              <w:spacing w:before="0" w:beforeAutospacing="0" w:after="30" w:afterAutospacing="0"/>
              <w:jc w:val="both"/>
              <w:rPr>
                <w:color w:val="000000"/>
              </w:rPr>
              <w:pPrChange w:id="330" w:author="Mateus Berardo de Souza Terra" w:date="2016-02-09T11:46:00Z">
                <w:pPr>
                  <w:pStyle w:val="NormalWeb"/>
                  <w:spacing w:before="0" w:beforeAutospacing="0" w:after="160" w:afterAutospacing="0"/>
                  <w:jc w:val="both"/>
                </w:pPr>
              </w:pPrChange>
            </w:pPr>
            <w:r>
              <w:rPr>
                <w:color w:val="000000"/>
              </w:rPr>
              <w:t xml:space="preserve">Constante </w:t>
            </w:r>
            <w:ins w:id="331" w:author="Mateus Berardo de Souza Terra" w:date="2016-02-09T11:46:00Z">
              <w:r>
                <w:rPr>
                  <w:color w:val="000000"/>
                </w:rPr>
                <w:t xml:space="preserve">Numero </w:t>
              </w:r>
            </w:ins>
            <w:ins w:id="332" w:author="Mateus Berardo de Souza Terra" w:date="2016-02-09T11:45:00Z">
              <w:r>
                <w:rPr>
                  <w:color w:val="000000"/>
                </w:rPr>
                <w:t xml:space="preserve"> </w:t>
              </w:r>
            </w:ins>
            <w:ins w:id="333" w:author="Mateus Berardo de Souza Terra" w:date="2016-02-09T11:46:00Z">
              <w:r>
                <w:rPr>
                  <w:color w:val="000000"/>
                </w:rPr>
                <w:t>botao = 2;</w:t>
              </w:r>
            </w:ins>
          </w:p>
          <w:p w14:paraId="3695D808" w14:textId="77777777" w:rsidR="00732EC2" w:rsidRDefault="00732EC2">
            <w:pPr>
              <w:pStyle w:val="NormalWeb"/>
              <w:spacing w:before="0" w:beforeAutospacing="0" w:after="30" w:afterAutospacing="0"/>
              <w:jc w:val="both"/>
              <w:rPr>
                <w:ins w:id="334" w:author="Mateus Berardo de Souza Terra" w:date="2016-02-09T11:47:00Z"/>
                <w:color w:val="000000"/>
              </w:rPr>
              <w:pPrChange w:id="335"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36" w:author="Mateus Berardo de Souza Terra" w:date="2016-02-09T11:47:00Z"/>
                <w:color w:val="000000"/>
              </w:rPr>
              <w:pPrChange w:id="337" w:author="Mateus Berardo de Souza Terra" w:date="2016-02-09T11:46:00Z">
                <w:pPr>
                  <w:pStyle w:val="NormalWeb"/>
                  <w:spacing w:before="0" w:beforeAutospacing="0" w:after="160" w:afterAutospacing="0"/>
                  <w:jc w:val="both"/>
                </w:pPr>
              </w:pPrChange>
            </w:pPr>
            <w:ins w:id="338" w:author="Mateus Berardo de Souza Terra" w:date="2016-02-09T11:47:00Z">
              <w:r>
                <w:rPr>
                  <w:color w:val="000000"/>
                </w:rPr>
                <w:t>Configuracao(){</w:t>
              </w:r>
            </w:ins>
          </w:p>
          <w:p w14:paraId="2A3E58A5" w14:textId="77777777" w:rsidR="00732EC2" w:rsidRDefault="00732EC2">
            <w:pPr>
              <w:pStyle w:val="NormalWeb"/>
              <w:spacing w:before="0" w:beforeAutospacing="0" w:after="30" w:afterAutospacing="0"/>
              <w:ind w:left="720"/>
              <w:jc w:val="both"/>
              <w:rPr>
                <w:ins w:id="339" w:author="Mateus Berardo de Souza Terra" w:date="2016-02-09T11:47:00Z"/>
                <w:color w:val="000000"/>
              </w:rPr>
              <w:pPrChange w:id="340" w:author="Mateus Berardo de Souza Terra" w:date="2016-02-09T11:47:00Z">
                <w:pPr>
                  <w:pStyle w:val="NormalWeb"/>
                  <w:spacing w:before="0" w:beforeAutospacing="0" w:after="160" w:afterAutospacing="0"/>
                  <w:jc w:val="both"/>
                </w:pPr>
              </w:pPrChange>
            </w:pPr>
            <w:ins w:id="341" w:author="Mateus Berardo de Souza Terra" w:date="2016-02-09T11:47:00Z">
              <w:r>
                <w:rPr>
                  <w:color w:val="000000"/>
                </w:rPr>
                <w:t>Pino.definirModo(pinoLed, Saida);</w:t>
              </w:r>
            </w:ins>
          </w:p>
          <w:p w14:paraId="34DB7F58" w14:textId="3F6D87BF" w:rsidR="00732EC2" w:rsidRDefault="00732EC2">
            <w:pPr>
              <w:pStyle w:val="NormalWeb"/>
              <w:spacing w:before="0" w:beforeAutospacing="0" w:after="30" w:afterAutospacing="0"/>
              <w:ind w:left="720"/>
              <w:jc w:val="both"/>
              <w:rPr>
                <w:color w:val="000000"/>
              </w:rPr>
              <w:pPrChange w:id="342" w:author="Mateus Berardo de Souza Terra" w:date="2016-02-09T11:47:00Z">
                <w:pPr>
                  <w:pStyle w:val="NormalWeb"/>
                  <w:spacing w:before="0" w:beforeAutospacing="0" w:after="160" w:afterAutospacing="0"/>
                  <w:jc w:val="both"/>
                </w:pPr>
              </w:pPrChange>
            </w:pPr>
            <w:ins w:id="343" w:author="Mateus Berardo de Souza Terra" w:date="2016-02-09T11:47:00Z">
              <w:r>
                <w:rPr>
                  <w:color w:val="000000"/>
                </w:rPr>
                <w:t>Pino.definirModo(botao, E</w:t>
              </w:r>
            </w:ins>
            <w:ins w:id="344" w:author="Mateus Berardo de Souza Terra" w:date="2016-02-09T11:48:00Z">
              <w:r>
                <w:rPr>
                  <w:color w:val="000000"/>
                </w:rPr>
                <w:t>ntrada</w:t>
              </w:r>
            </w:ins>
            <w:r>
              <w:rPr>
                <w:color w:val="000000"/>
              </w:rPr>
              <w:t>_PULLUP</w:t>
            </w:r>
            <w:ins w:id="345"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r>
              <w:rPr>
                <w:color w:val="000000"/>
              </w:rPr>
              <w:t>Principal(){</w:t>
            </w:r>
          </w:p>
          <w:p w14:paraId="6D833DB9" w14:textId="77777777" w:rsidR="00732EC2" w:rsidRDefault="00732EC2" w:rsidP="00732EC2">
            <w:pPr>
              <w:pStyle w:val="NormalWeb"/>
              <w:spacing w:before="0" w:beforeAutospacing="0" w:after="30" w:afterAutospacing="0"/>
              <w:ind w:left="720"/>
              <w:jc w:val="both"/>
              <w:rPr>
                <w:color w:val="000000"/>
              </w:rPr>
            </w:pPr>
            <w:r>
              <w:rPr>
                <w:color w:val="000000"/>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rPr>
            </w:pPr>
            <w:r>
              <w:rPr>
                <w:color w:val="000000"/>
              </w:rPr>
              <w:t>se (estadoBotao == Desligado){</w:t>
            </w:r>
          </w:p>
          <w:p w14:paraId="66499523" w14:textId="77777777" w:rsidR="00732EC2" w:rsidRDefault="00732EC2" w:rsidP="00732EC2">
            <w:pPr>
              <w:pStyle w:val="NormalWeb"/>
              <w:spacing w:before="0" w:beforeAutospacing="0" w:after="30" w:afterAutospacing="0"/>
              <w:ind w:left="1440"/>
              <w:jc w:val="both"/>
              <w:rPr>
                <w:color w:val="000000"/>
              </w:rPr>
            </w:pPr>
            <w:r>
              <w:rPr>
                <w:color w:val="000000"/>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r>
              <w:rPr>
                <w:color w:val="000000"/>
              </w:rPr>
              <w:t>esperar(1000);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r>
              <w:rPr>
                <w:color w:val="000000"/>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346"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347" w:author="Mateus Berardo de Souza Terra" w:date="2016-02-08T22:22:00Z"/>
          <w:b/>
          <w:color w:val="000000"/>
          <w:sz w:val="36"/>
          <w:szCs w:val="36"/>
          <w:u w:val="single"/>
        </w:rPr>
        <w:pPrChange w:id="348"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49" w:author="Mateus Berardo de Souza Terra" w:date="2016-02-08T22:22:00Z"/>
          <w:color w:val="000000"/>
        </w:rPr>
        <w:pPrChange w:id="350"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51"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52"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53"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354"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355"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ind w:left="851" w:hanging="491"/>
        <w:jc w:val="both"/>
        <w:rPr>
          <w:b/>
          <w:color w:val="000000"/>
          <w:sz w:val="32"/>
          <w:szCs w:val="32"/>
        </w:rPr>
        <w:pPrChange w:id="356" w:author="Mateus Berardo de Souza Terra" w:date="2016-02-08T22:23:00Z">
          <w:pPr>
            <w:pStyle w:val="NormalWeb"/>
            <w:shd w:val="clear" w:color="auto" w:fill="FFFFFF"/>
            <w:spacing w:before="0" w:beforeAutospacing="0" w:after="160" w:afterAutospacing="0"/>
            <w:ind w:left="1080"/>
            <w:jc w:val="both"/>
          </w:pPr>
        </w:pPrChange>
      </w:pPr>
      <w:ins w:id="357" w:author="granix pacheco" w:date="2016-02-08T11:18:00Z">
        <w:del w:id="358" w:author="Mateus Berardo de Souza Terra" w:date="2016-02-08T22:23:00Z">
          <w:r w:rsidRPr="007D7E6F" w:rsidDel="00743F38">
            <w:rPr>
              <w:b/>
              <w:color w:val="000000"/>
              <w:sz w:val="32"/>
              <w:szCs w:val="32"/>
            </w:rPr>
            <w:delText>5.1</w:delText>
          </w:r>
        </w:del>
        <w:r w:rsidRPr="007D7E6F">
          <w:rPr>
            <w:b/>
            <w:color w:val="000000"/>
            <w:sz w:val="32"/>
            <w:szCs w:val="32"/>
          </w:rPr>
          <w:t xml:space="preserve"> </w:t>
        </w:r>
      </w:ins>
      <w:r w:rsidR="00970BBB" w:rsidRPr="007D7E6F">
        <w:rPr>
          <w:b/>
          <w:color w:val="000000"/>
          <w:sz w:val="32"/>
          <w:szCs w:val="32"/>
        </w:rPr>
        <w:t>Variáveis:</w:t>
      </w:r>
      <w:ins w:id="359" w:author="granix pacheco" w:date="2016-02-08T11:18:00Z">
        <w:r w:rsidRPr="007D7E6F">
          <w:rPr>
            <w:b/>
            <w:color w:val="000000"/>
            <w:sz w:val="32"/>
            <w:szCs w:val="32"/>
          </w:rPr>
          <w:t xml:space="preserve"> </w:t>
        </w:r>
      </w:ins>
    </w:p>
    <w:p w14:paraId="14162DAB" w14:textId="3D9D1F64"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w:t>
      </w:r>
      <w:del w:id="360" w:author="granix pacheco" w:date="2016-02-07T10:20:00Z">
        <w:r w:rsidRPr="007D7E6F" w:rsidDel="00AC39A2">
          <w:rPr>
            <w:color w:val="000000"/>
          </w:rPr>
          <w:delText xml:space="preserve">se </w:delText>
        </w:r>
      </w:del>
      <w:r w:rsidRPr="007D7E6F">
        <w:rPr>
          <w:color w:val="000000"/>
        </w:rPr>
        <w:t xml:space="preserve">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r w:rsidRPr="007D7E6F">
        <w:rPr>
          <w:i/>
          <w:color w:val="000000"/>
        </w:rPr>
        <w:t>pinoLED</w:t>
      </w:r>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ins w:id="361" w:author="Mateus Berardo de Souza Terra" w:date="2016-02-08T19:01:00Z">
        <w:r w:rsidR="008D4450" w:rsidRPr="007D7E6F">
          <w:rPr>
            <w:color w:val="000000"/>
          </w:rPr>
          <w:t>,</w:t>
        </w:r>
      </w:ins>
      <w:r w:rsidR="002145E1" w:rsidRPr="007D7E6F">
        <w:rPr>
          <w:color w:val="000000"/>
        </w:rPr>
        <w:t xml:space="preserve"> sendo necessária apenas </w:t>
      </w:r>
      <w:r w:rsidR="002145E1" w:rsidRPr="00D02F94">
        <w:rPr>
          <w:strike/>
          <w:color w:val="C00000"/>
        </w:rPr>
        <w:t>a troca</w:t>
      </w:r>
      <w:r w:rsidR="002145E1" w:rsidRPr="007D7E6F">
        <w:rPr>
          <w:color w:val="000000"/>
        </w:rPr>
        <w:t xml:space="preserve"> </w:t>
      </w:r>
      <w:r w:rsidR="002145E1" w:rsidRPr="00754C99">
        <w:rPr>
          <w:strike/>
          <w:color w:val="C00000"/>
        </w:rPr>
        <w:t>do</w:t>
      </w:r>
      <w:r w:rsidR="002145E1" w:rsidRPr="007D7E6F">
        <w:rPr>
          <w:color w:val="000000"/>
        </w:rPr>
        <w:t xml:space="preserve">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D02F94">
        <w:rPr>
          <w:color w:val="000000"/>
        </w:rPr>
        <w:t xml:space="preserve"> </w:t>
      </w:r>
      <w:r w:rsidR="002145E1" w:rsidRPr="007D7E6F">
        <w:rPr>
          <w:color w:val="000000"/>
        </w:rPr>
        <w:t>.</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rPr>
      </w:pPr>
      <w:r w:rsidRPr="007D7E6F">
        <w:rPr>
          <w:color w:val="000000"/>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rPr>
      </w:pP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rPr>
            </w:pPr>
          </w:p>
          <w:p w14:paraId="60D03060" w14:textId="0093F008" w:rsidR="002145E1" w:rsidRPr="007D7E6F" w:rsidRDefault="00A97E5F" w:rsidP="002145E1">
            <w:pPr>
              <w:pStyle w:val="NormalWeb"/>
              <w:shd w:val="clear" w:color="auto" w:fill="FFFFFF"/>
              <w:ind w:left="360" w:firstLine="360"/>
              <w:jc w:val="both"/>
              <w:rPr>
                <w:color w:val="000000"/>
              </w:rPr>
            </w:pPr>
            <w:r w:rsidRPr="007D7E6F">
              <w:rPr>
                <w:color w:val="000000"/>
              </w:rPr>
              <w:t>Numero pinoLED = 13</w:t>
            </w:r>
            <w:ins w:id="362" w:author="Mateus Berardo de Souza Terra" w:date="2016-02-08T19:01:00Z">
              <w:r w:rsidR="008D4450" w:rsidRPr="007D7E6F">
                <w:rPr>
                  <w:color w:val="000000"/>
                </w:rPr>
                <w:t>;</w:t>
              </w:r>
            </w:ins>
            <w:r w:rsidRPr="007D7E6F">
              <w:rPr>
                <w:color w:val="000000"/>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rPr>
            </w:pPr>
            <w:r w:rsidRPr="007D7E6F">
              <w:rPr>
                <w:color w:val="000000"/>
              </w:rPr>
              <w:t>Configuracao() {</w:t>
            </w:r>
          </w:p>
          <w:p w14:paraId="112B89AE" w14:textId="561BF5F5"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Pino.definirModo(pinoLED</w:t>
            </w:r>
            <w:r w:rsidR="002145E1" w:rsidRPr="007D7E6F">
              <w:rPr>
                <w:color w:val="000000"/>
              </w:rPr>
              <w:t>, Saida);</w:t>
            </w:r>
            <w:r w:rsidRPr="007D7E6F">
              <w:rPr>
                <w:color w:val="000000"/>
              </w:rPr>
              <w:t xml:space="preserve">     </w:t>
            </w:r>
          </w:p>
          <w:p w14:paraId="4E4D8265" w14:textId="77777777" w:rsidR="002145E1" w:rsidRPr="007D7E6F" w:rsidRDefault="002145E1" w:rsidP="002145E1">
            <w:pPr>
              <w:pStyle w:val="NormalWeb"/>
              <w:shd w:val="clear" w:color="auto" w:fill="FFFFFF"/>
              <w:ind w:left="360" w:firstLine="360"/>
              <w:jc w:val="both"/>
              <w:rPr>
                <w:color w:val="000000"/>
              </w:rPr>
            </w:pPr>
            <w:r w:rsidRPr="007D7E6F">
              <w:rPr>
                <w:color w:val="000000"/>
              </w:rPr>
              <w:t>}</w:t>
            </w:r>
          </w:p>
          <w:p w14:paraId="0E9040A6" w14:textId="77777777" w:rsidR="002145E1" w:rsidRPr="007D7E6F" w:rsidRDefault="002145E1" w:rsidP="002145E1">
            <w:pPr>
              <w:pStyle w:val="NormalWeb"/>
              <w:shd w:val="clear" w:color="auto" w:fill="FFFFFF"/>
              <w:ind w:firstLine="720"/>
              <w:jc w:val="both"/>
              <w:rPr>
                <w:color w:val="000000"/>
              </w:rPr>
            </w:pPr>
            <w:r w:rsidRPr="007D7E6F">
              <w:rPr>
                <w:color w:val="000000"/>
              </w:rPr>
              <w:t>Principal() {</w:t>
            </w:r>
          </w:p>
          <w:p w14:paraId="4F0CDF9E" w14:textId="59CE09BF"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Pino.ligar(</w:t>
            </w:r>
            <w:ins w:id="363" w:author="Mateus Berardo de Souza Terra" w:date="2016-02-08T19:01: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58EED7A1" w14:textId="07D13440"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Pino.desligar(</w:t>
            </w:r>
            <w:ins w:id="364" w:author="Mateus Berardo de Souza Terra" w:date="2016-02-08T19:02: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del w:id="365" w:author="Mateus Berardo de Souza Terra" w:date="2016-02-08T19:02:00Z">
              <w:r w:rsidR="009D1FA1" w:rsidRPr="007D7E6F" w:rsidDel="008D4450">
                <w:rPr>
                  <w:color w:val="000000"/>
                </w:rPr>
                <w:delText xml:space="preserve">   </w:delText>
              </w:r>
            </w:del>
            <w:r w:rsidR="002145E1" w:rsidRPr="007D7E6F">
              <w:rPr>
                <w:color w:val="000000"/>
              </w:rPr>
              <w:t>// desliga a porta digital apagando o LED</w:t>
            </w:r>
          </w:p>
          <w:p w14:paraId="5DD31E8B" w14:textId="77777777" w:rsidR="002145E1" w:rsidRPr="007D7E6F" w:rsidRDefault="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Pr="007D7E6F">
              <w:rPr>
                <w:color w:val="000000"/>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rPr>
            </w:pPr>
            <w:r w:rsidRPr="007D7E6F">
              <w:rPr>
                <w:color w:val="000000"/>
              </w:rPr>
              <w:t>}</w:t>
            </w:r>
          </w:p>
          <w:p w14:paraId="605C10C8" w14:textId="77777777" w:rsidR="002145E1" w:rsidRPr="007D7E6F" w:rsidRDefault="002145E1" w:rsidP="002145E1">
            <w:pPr>
              <w:pStyle w:val="NormalWeb"/>
              <w:spacing w:before="0" w:beforeAutospacing="0" w:after="160" w:afterAutospacing="0"/>
              <w:jc w:val="both"/>
              <w:rPr>
                <w:color w:val="000000"/>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1B82B23"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w:t>
      </w:r>
      <w:r w:rsidR="009E1979" w:rsidRPr="003778BF">
        <w:rPr>
          <w:strike/>
          <w:color w:val="C00000"/>
        </w:rPr>
        <w:t>podem ser</w:t>
      </w:r>
      <w:r w:rsidR="009E1979" w:rsidRPr="007D7E6F">
        <w:rPr>
          <w:color w:val="000000"/>
        </w:rPr>
        <w:t xml:space="preserve"> </w:t>
      </w:r>
      <w:r w:rsidR="003778BF">
        <w:rPr>
          <w:color w:val="000000"/>
        </w:rPr>
        <w:t>são divididas em</w:t>
      </w:r>
      <w:r w:rsidR="005F2EA3">
        <w:rPr>
          <w:color w:val="000000"/>
        </w:rPr>
        <w:t xml:space="preserve"> </w:t>
      </w:r>
      <w:r w:rsidR="009E1979" w:rsidRPr="007D7E6F">
        <w:rPr>
          <w:color w:val="000000"/>
        </w:rPr>
        <w:t xml:space="preserve">locais </w:t>
      </w:r>
      <w:r w:rsidR="009E1979" w:rsidRPr="005F2EA3">
        <w:rPr>
          <w:strike/>
          <w:color w:val="C00000"/>
        </w:rPr>
        <w:t>ou</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9E1979" w:rsidRPr="00297356">
        <w:rPr>
          <w:strike/>
          <w:color w:val="C00000"/>
        </w:rPr>
        <w:t>as que são</w:t>
      </w:r>
      <w:r w:rsidR="009E1979" w:rsidRPr="007D7E6F">
        <w:rPr>
          <w:color w:val="000000"/>
        </w:rPr>
        <w:t xml:space="preserve"> </w:t>
      </w:r>
      <w:r w:rsidR="00297356">
        <w:rPr>
          <w:color w:val="000000"/>
        </w:rPr>
        <w:t xml:space="preserve">aquelas </w:t>
      </w:r>
      <w:r w:rsidR="009E1979" w:rsidRPr="007D7E6F">
        <w:rPr>
          <w:color w:val="000000"/>
        </w:rPr>
        <w:t>declaradas dentro de uma função (Principal(), para(), if(),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9E1979" w:rsidRPr="0091249D">
        <w:rPr>
          <w:strike/>
          <w:color w:val="C00000"/>
        </w:rPr>
        <w:t>As</w:t>
      </w:r>
      <w:r w:rsidR="009E1979" w:rsidRPr="007D7E6F">
        <w:rPr>
          <w:color w:val="000000"/>
        </w:rPr>
        <w:t xml:space="preserve"> variáveis locais só podem ser usadas dentro de suas funções</w:t>
      </w:r>
      <w:r w:rsidR="0091249D">
        <w:rPr>
          <w:color w:val="000000"/>
        </w:rPr>
        <w:t>, já</w:t>
      </w:r>
      <w:r w:rsidR="009E1979" w:rsidRPr="007D7E6F">
        <w:rPr>
          <w:color w:val="000000"/>
        </w:rPr>
        <w:t xml:space="preserve"> </w:t>
      </w:r>
      <w:r w:rsidR="009E1979" w:rsidRPr="00252CFD">
        <w:rPr>
          <w:strike/>
          <w:color w:val="C00000"/>
        </w:rPr>
        <w:t>enquanto</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007F69FA" w:rsidRPr="00E64E0B">
        <w:rPr>
          <w:strike/>
          <w:color w:val="C00000"/>
        </w:rPr>
        <w:t>!</w:t>
      </w:r>
      <w:r w:rsidR="007F69FA" w:rsidRPr="007D7E6F">
        <w:rPr>
          <w:color w:val="000000"/>
        </w:rPr>
        <w:t>)</w:t>
      </w:r>
      <w:r w:rsidRPr="007D7E6F">
        <w:rPr>
          <w:color w:val="000000"/>
        </w:rPr>
        <w:t xml:space="preserve"> são muito usadas pois </w:t>
      </w:r>
      <w:r w:rsidRPr="00E64E0B">
        <w:rPr>
          <w:strike/>
          <w:color w:val="C00000"/>
        </w:rPr>
        <w:t>elas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r w:rsidRPr="007D7E6F">
        <w:rPr>
          <w:color w:val="000000"/>
        </w:rPr>
        <w:t>NumeroDecimal:</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Ex.: Numero</w:t>
      </w:r>
      <w:r w:rsidR="00D15BF2" w:rsidRPr="007D7E6F">
        <w:rPr>
          <w:color w:val="000000"/>
        </w:rPr>
        <w:t>Decimal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5A6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comparada a uma serie</w:t>
      </w:r>
      <w:r w:rsidR="00EC5F23" w:rsidRPr="007D7E6F">
        <w:rPr>
          <w:color w:val="000000"/>
        </w:rPr>
        <w:t xml:space="preserve"> de caracteres. Ela é usada para armazenar palavras e frases. Seu dado deve vir entre aspas </w:t>
      </w:r>
      <w:ins w:id="366" w:author="Mateus Berardo de Souza Terra" w:date="2016-02-07T16:33:00Z">
        <w:r w:rsidR="00B4777A" w:rsidRPr="007D7E6F">
          <w:rPr>
            <w:color w:val="000000"/>
          </w:rPr>
          <w:t>simples</w:t>
        </w:r>
      </w:ins>
      <w:r w:rsidR="001508B9">
        <w:rPr>
          <w:color w:val="000000"/>
        </w:rPr>
        <w:t xml:space="preserve"> ou duplas</w:t>
      </w:r>
      <w:del w:id="367" w:author="Mateus Berardo de Souza Terra" w:date="2016-02-07T16:33:00Z">
        <w:r w:rsidR="00EC5F23" w:rsidRPr="007D7E6F" w:rsidDel="00B4777A">
          <w:rPr>
            <w:color w:val="000000"/>
          </w:rPr>
          <w:delText>duplas</w:delText>
        </w:r>
      </w:del>
      <w:r w:rsidR="00606AE5" w:rsidRPr="007D7E6F">
        <w:rPr>
          <w:color w:val="000000"/>
        </w:rPr>
        <w:t xml:space="preserve"> </w:t>
      </w:r>
      <w:r w:rsidR="00EC5F23" w:rsidRPr="007D7E6F">
        <w:rPr>
          <w:color w:val="000000"/>
        </w:rPr>
        <w:t>(</w:t>
      </w:r>
      <w:ins w:id="368" w:author="Mateus Berardo de Souza Terra" w:date="2016-02-07T16:33:00Z">
        <w:r w:rsidR="00B4777A" w:rsidRPr="007D7E6F">
          <w:rPr>
            <w:color w:val="000000"/>
          </w:rPr>
          <w:t>‘’</w:t>
        </w:r>
      </w:ins>
      <w:r w:rsidR="001508B9">
        <w:rPr>
          <w:color w:val="000000"/>
        </w:rPr>
        <w:t xml:space="preserve"> ou “”</w:t>
      </w:r>
      <w:del w:id="369" w:author="Mateus Berardo de Souza Terra" w:date="2016-02-07T16:33:00Z">
        <w:r w:rsidR="00EC5F23" w:rsidRPr="007D7E6F" w:rsidDel="00B4777A">
          <w:rPr>
            <w:color w:val="000000"/>
          </w:rPr>
          <w:delText>“ ”</w:delText>
        </w:r>
      </w:del>
      <w:r w:rsidR="00EC5F23" w:rsidRPr="007D7E6F">
        <w:rPr>
          <w:color w:val="000000"/>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saudacao = </w:t>
      </w:r>
      <w:ins w:id="370" w:author="Mateus Berardo de Souza Terra" w:date="2016-02-07T16:33:00Z">
        <w:r w:rsidR="00B4777A" w:rsidRPr="007D7E6F">
          <w:rPr>
            <w:color w:val="000000"/>
          </w:rPr>
          <w:t>‘</w:t>
        </w:r>
      </w:ins>
      <w:del w:id="371" w:author="Mateus Berardo de Souza Terra" w:date="2016-02-07T16:33:00Z">
        <w:r w:rsidRPr="007D7E6F" w:rsidDel="00B4777A">
          <w:rPr>
            <w:color w:val="000000"/>
          </w:rPr>
          <w:delText>“</w:delText>
        </w:r>
      </w:del>
      <w:r w:rsidRPr="007D7E6F">
        <w:rPr>
          <w:color w:val="000000"/>
        </w:rPr>
        <w:t>oi</w:t>
      </w:r>
      <w:ins w:id="372" w:author="Mateus Berardo de Souza Terra" w:date="2016-02-07T16:33:00Z">
        <w:r w:rsidR="00B4777A" w:rsidRPr="007D7E6F">
          <w:rPr>
            <w:color w:val="000000"/>
          </w:rPr>
          <w:t>’</w:t>
        </w:r>
      </w:ins>
      <w:del w:id="373" w:author="Mateus Berardo de Souza Terra" w:date="2016-02-07T16:33:00Z">
        <w:r w:rsidRPr="007D7E6F" w:rsidDel="00B4777A">
          <w:rPr>
            <w:color w:val="000000"/>
          </w:rPr>
          <w:delText>”</w:delText>
        </w:r>
      </w:del>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Condicao:</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Condicao chovendo = </w:t>
      </w:r>
      <w:r w:rsidR="00606AE5" w:rsidRPr="007D7E6F">
        <w:rPr>
          <w:color w:val="000000"/>
        </w:rPr>
        <w:t xml:space="preserve"> </w:t>
      </w:r>
      <w:r w:rsidRPr="007D7E6F">
        <w:rPr>
          <w:color w:val="000000"/>
        </w:rPr>
        <w:t>Falso</w:t>
      </w:r>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6DA28C8"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Pr="00B634E8">
        <w:rPr>
          <w:strike/>
          <w:color w:val="C00000"/>
        </w:rPr>
        <w:t>,</w:t>
      </w:r>
      <w:r w:rsidRPr="007D7E6F">
        <w:rPr>
          <w:color w:val="000000"/>
        </w:rPr>
        <w:t xml:space="preserve"> </w:t>
      </w:r>
      <w:r w:rsidR="00B634E8">
        <w:rPr>
          <w:color w:val="000000"/>
        </w:rPr>
        <w:t>.</w:t>
      </w:r>
      <w:r w:rsidRPr="005C4ED1">
        <w:rPr>
          <w:strike/>
          <w:color w:val="C00000"/>
        </w:rPr>
        <w:t>que pode ser quase qualquer coisa, desde que não seja nenhuma palavra palavra-chav</w:t>
      </w:r>
      <w:r w:rsidR="00AA45FE">
        <w:rPr>
          <w:strike/>
          <w:color w:val="C00000"/>
        </w:rPr>
        <w:t>e</w:t>
      </w:r>
      <w:r w:rsidR="00AA45FE">
        <w:rPr>
          <w:color w:val="000000" w:themeColor="text1"/>
        </w:rPr>
        <w:t>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ins w:id="374" w:author="Mateus Berardo de Souza Terra" w:date="2016-02-08T19:03:00Z">
        <w:r w:rsidR="008D4450" w:rsidRPr="007D7E6F">
          <w:rPr>
            <w:color w:val="000000"/>
          </w:rPr>
          <w:t>,</w:t>
        </w:r>
      </w:ins>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F0423D" w:rsidRPr="00310D2A">
        <w:rPr>
          <w:strike/>
          <w:color w:val="C00000"/>
        </w:rPr>
        <w:t>e coisas do tipo</w:t>
      </w:r>
      <w:r w:rsidR="00F0423D" w:rsidRPr="007D7E6F">
        <w:rPr>
          <w:color w:val="000000"/>
        </w:rPr>
        <w:t xml:space="preserve">, </w:t>
      </w:r>
      <w:r w:rsidR="00F0423D" w:rsidRPr="00E06E47">
        <w:rPr>
          <w:strike/>
          <w:color w:val="C00000"/>
        </w:rPr>
        <w:t>e que seja dada a preferência a</w:t>
      </w:r>
      <w:r w:rsidR="00F0423D" w:rsidRPr="007D7E6F">
        <w:rPr>
          <w:color w:val="000000"/>
        </w:rPr>
        <w:t xml:space="preserve"> </w:t>
      </w:r>
      <w:r w:rsidR="00E06E47">
        <w:rPr>
          <w:color w:val="000000"/>
        </w:rPr>
        <w:t>além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ins w:id="375" w:author="Mateus Berardo de Souza Terra" w:date="2016-02-08T19:03:00Z">
        <w:r w:rsidR="008D4450" w:rsidRPr="007D7E6F">
          <w:rPr>
            <w:color w:val="000000"/>
          </w:rPr>
          <w:t xml:space="preserve"> </w:t>
        </w:r>
        <w:r w:rsidR="008D4450" w:rsidRPr="00BC32E8">
          <w:rPr>
            <w:strike/>
            <w:color w:val="000000"/>
          </w:rPr>
          <w:t>Além disso</w:t>
        </w:r>
      </w:ins>
      <w:r w:rsidR="00A17D32">
        <w:rPr>
          <w:color w:val="000000"/>
        </w:rPr>
        <w:t>Não só isso</w:t>
      </w:r>
      <w:ins w:id="376" w:author="Mateus Berardo de Souza Terra" w:date="2016-02-08T19:03:00Z">
        <w:r w:rsidR="008D4450" w:rsidRPr="007D7E6F">
          <w:rPr>
            <w:color w:val="000000"/>
          </w:rPr>
          <w:t xml:space="preserve">, </w:t>
        </w:r>
      </w:ins>
      <w:r w:rsidR="004A6A67">
        <w:rPr>
          <w:color w:val="000000"/>
        </w:rPr>
        <w:t xml:space="preserve">mas sugere-se também que tais nomes </w:t>
      </w:r>
      <w:ins w:id="377" w:author="Mateus Berardo de Souza Terra" w:date="2016-02-08T19:03:00Z">
        <w:r w:rsidR="008D4450" w:rsidRPr="00A17D32">
          <w:rPr>
            <w:strike/>
            <w:color w:val="000000"/>
          </w:rPr>
          <w:t>devem</w:t>
        </w:r>
        <w:r w:rsidR="008D4450" w:rsidRPr="007D7E6F">
          <w:rPr>
            <w:color w:val="000000"/>
          </w:rPr>
          <w:t xml:space="preserve"> </w:t>
        </w:r>
        <w:r w:rsidR="008D4450" w:rsidRPr="00EE4B6B">
          <w:rPr>
            <w:color w:val="000000"/>
          </w:rPr>
          <w:t>começar</w:t>
        </w:r>
      </w:ins>
      <w:r w:rsidR="00EE4B6B">
        <w:rPr>
          <w:color w:val="000000"/>
        </w:rPr>
        <w:t xml:space="preserve"> </w:t>
      </w:r>
      <w:r w:rsidR="00EE4B6B" w:rsidRPr="00EE4B6B">
        <w:rPr>
          <w:color w:val="000000"/>
        </w:rPr>
        <w:t>começem</w:t>
      </w:r>
      <w:ins w:id="378" w:author="Mateus Berardo de Souza Terra" w:date="2016-02-08T19:03:00Z">
        <w:r w:rsidR="008D4450" w:rsidRPr="007D7E6F">
          <w:rPr>
            <w:color w:val="000000"/>
          </w:rPr>
          <w:t xml:space="preserve"> com uma letra ou uma underline.</w:t>
        </w:r>
      </w:ins>
      <w:r w:rsidR="00F0423D" w:rsidRPr="007D7E6F">
        <w:rPr>
          <w:color w:val="000000"/>
        </w:rPr>
        <w:t xml:space="preserve"> São exemplos de bons nomes: valorSensor, motorDireito, porta</w:t>
      </w:r>
      <w:ins w:id="379" w:author="Mateus Berardo de Souza Terra" w:date="2016-02-08T19:03:00Z">
        <w:r w:rsidR="008D4450" w:rsidRPr="007D7E6F">
          <w:rPr>
            <w:color w:val="000000"/>
          </w:rPr>
          <w:t>_</w:t>
        </w:r>
      </w:ins>
      <w:r w:rsidR="00F0423D" w:rsidRPr="007D7E6F">
        <w:rPr>
          <w:color w:val="000000"/>
        </w:rPr>
        <w:t>LED e leituraDistancia.</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roll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380"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t>Comentários são um recurso muito utilizados na programação que ajuda no entendimento do código por meio de “notas do autor”</w:t>
      </w:r>
      <w:r w:rsidR="00354A3E" w:rsidRPr="007D7E6F">
        <w:rPr>
          <w:color w:val="000000"/>
        </w:rPr>
        <w:t xml:space="preserve"> e uma ótima forma de manter o código organizado para o </w:t>
      </w:r>
      <w:r w:rsidR="002146AC" w:rsidRPr="007D7E6F">
        <w:rPr>
          <w:color w:val="000000"/>
        </w:rPr>
        <w:t>entendimento</w:t>
      </w:r>
      <w:r w:rsidR="00354A3E" w:rsidRPr="007D7E6F">
        <w:rPr>
          <w:color w:val="000000"/>
        </w:rPr>
        <w:t xml:space="preserve"> do próprio autor e de todos </w:t>
      </w:r>
      <w:del w:id="381" w:author="granix pacheco" w:date="2016-02-07T10:36:00Z">
        <w:r w:rsidRPr="007D7E6F" w:rsidDel="00354A3E">
          <w:rPr>
            <w:color w:val="000000"/>
          </w:rPr>
          <w:delText>.</w:delText>
        </w:r>
      </w:del>
      <w:ins w:id="382" w:author="granix pacheco" w:date="2016-02-07T10:36:00Z">
        <w:r w:rsidR="00354A3E" w:rsidRPr="007D7E6F">
          <w:rPr>
            <w:color w:val="000000"/>
          </w:rPr>
          <w:t>.</w:t>
        </w:r>
      </w:ins>
      <w:r w:rsidRPr="007D7E6F">
        <w:rPr>
          <w:color w:val="000000"/>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rPr>
        <w:t xml:space="preserve"> Eles são importantes, principalmente, para algoritmos complexos e extensos. Imagine procurar um bug, ou consertar um erro em um código com 500 linhas</w:t>
      </w:r>
      <w:ins w:id="383" w:author="Mateus Berardo de Souza Terra" w:date="2016-02-07T16:34:00Z">
        <w:r w:rsidR="00B4777A" w:rsidRPr="007D7E6F">
          <w:rPr>
            <w:color w:val="000000"/>
          </w:rPr>
          <w:t xml:space="preserve"> </w:t>
        </w:r>
      </w:ins>
      <w:r w:rsidR="008324AC" w:rsidRPr="007D7E6F">
        <w:rPr>
          <w:color w:val="000000"/>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rPr>
        <w:t>á</w:t>
      </w:r>
      <w:r w:rsidRPr="007D7E6F">
        <w:rPr>
          <w:color w:val="000000"/>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w:t>
      </w:r>
      <w:r w:rsidRPr="007D7E6F">
        <w:rPr>
          <w:color w:val="000000"/>
        </w:rPr>
        <w:tab/>
        <w:t>// Isso e um comenta</w:t>
      </w:r>
      <w:r w:rsidR="00225C8D" w:rsidRPr="007D7E6F">
        <w:rPr>
          <w:color w:val="000000"/>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2: </w:t>
      </w:r>
      <w:r w:rsidRPr="007D7E6F">
        <w:rPr>
          <w:color w:val="000000"/>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t xml:space="preserve">     </w:t>
      </w:r>
      <w:r w:rsidRPr="007D7E6F">
        <w:rPr>
          <w:color w:val="000000"/>
        </w:rPr>
        <w:tab/>
        <w:t xml:space="preserve"> *</w:t>
      </w:r>
      <w:ins w:id="384" w:author="granix pacheco" w:date="2016-02-07T08:37:00Z">
        <w:r w:rsidR="002E0F1F" w:rsidRPr="007D7E6F">
          <w:rPr>
            <w:color w:val="000000"/>
          </w:rPr>
          <w:t xml:space="preserve"> </w:t>
        </w:r>
      </w:ins>
      <w:r w:rsidRPr="007D7E6F">
        <w:rPr>
          <w:color w:val="000000"/>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r>
      <w:r w:rsidRPr="007D7E6F">
        <w:rPr>
          <w:color w:val="000000"/>
        </w:rPr>
        <w:tab/>
        <w:t xml:space="preserve"> */</w:t>
      </w:r>
    </w:p>
    <w:p w14:paraId="70564AF6" w14:textId="4B973633" w:rsidR="00970BBB" w:rsidRPr="007D7E6F" w:rsidRDefault="0017119E" w:rsidP="00A164E9">
      <w:pPr>
        <w:pStyle w:val="NormalWeb"/>
        <w:shd w:val="clear" w:color="auto" w:fill="FFFFFF"/>
        <w:spacing w:before="0" w:beforeAutospacing="0" w:after="160" w:afterAutospacing="0"/>
        <w:ind w:left="1560" w:hanging="840"/>
        <w:jc w:val="both"/>
        <w:rPr>
          <w:color w:val="000000"/>
        </w:rPr>
      </w:pPr>
      <w:ins w:id="385" w:author="granix pacheco" w:date="2016-02-08T11:20:00Z">
        <w:r w:rsidRPr="007D7E6F">
          <w:rPr>
            <w:b/>
            <w:color w:val="000000"/>
            <w:sz w:val="32"/>
            <w:szCs w:val="32"/>
          </w:rPr>
          <w:t xml:space="preserve">     </w:t>
        </w:r>
      </w:ins>
      <w:r w:rsidR="00A164E9" w:rsidRPr="007D7E6F">
        <w:rPr>
          <w:b/>
          <w:color w:val="000000"/>
          <w:sz w:val="32"/>
          <w:szCs w:val="32"/>
        </w:rPr>
        <w:t>5.3 Incrementadores</w:t>
      </w:r>
      <w:r w:rsidR="009E1979" w:rsidRPr="007D7E6F">
        <w:rPr>
          <w:b/>
          <w:color w:val="000000"/>
          <w:sz w:val="32"/>
          <w:szCs w:val="32"/>
        </w:rPr>
        <w:t>:</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rPr>
        <w:pPrChange w:id="386" w:author="granix pacheco" w:date="2016-02-08T16:17:00Z">
          <w:pPr>
            <w:pStyle w:val="NormalWeb"/>
            <w:shd w:val="clear" w:color="auto" w:fill="FFFFFF"/>
            <w:spacing w:before="0" w:beforeAutospacing="0" w:after="160" w:afterAutospacing="0"/>
            <w:jc w:val="both"/>
          </w:pPr>
        </w:pPrChange>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C23A32" w:rsidRPr="007D7E6F">
        <w:rPr>
          <w:color w:val="000000"/>
        </w:rPr>
        <w:t xml:space="preserve"> Além daqueles com que estamos acostumados (+, -, *, /</w:t>
      </w:r>
      <w:r w:rsidR="00F03805" w:rsidRPr="007D7E6F">
        <w:rPr>
          <w:color w:val="000000"/>
        </w:rPr>
        <w:t>),</w:t>
      </w:r>
      <w:r w:rsidR="00C23A32" w:rsidRPr="007D7E6F">
        <w:rPr>
          <w:color w:val="000000"/>
        </w:rPr>
        <w:t xml:space="preserve"> existem outros 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387"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388"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389"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390"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incrementado em n unidades</w:t>
            </w:r>
            <w:ins w:id="391"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392"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393"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decrementado em n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394"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395"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396" w:author="granix pacheco" w:date="2016-02-07T08:59:00Z"/>
          <w:color w:val="000000"/>
        </w:rPr>
        <w:pPrChange w:id="397" w:author="granix pacheco" w:date="2016-02-07T08:59:00Z">
          <w:pPr>
            <w:pStyle w:val="NormalWeb"/>
            <w:shd w:val="clear" w:color="auto" w:fill="FFFFFF"/>
            <w:spacing w:before="0" w:beforeAutospacing="0" w:after="160" w:afterAutospacing="0"/>
            <w:jc w:val="both"/>
          </w:pPr>
        </w:pPrChange>
      </w:pPr>
      <w:ins w:id="398" w:author="granix pacheco" w:date="2016-02-07T08:55:00Z">
        <w:r w:rsidRPr="007D7E6F">
          <w:rPr>
            <w:b/>
            <w:color w:val="000000"/>
          </w:rPr>
          <w:t xml:space="preserve">Nota: </w:t>
        </w:r>
      </w:ins>
      <w:ins w:id="399" w:author="granix pacheco" w:date="2016-02-07T08:56:00Z">
        <w:r w:rsidRPr="007D7E6F">
          <w:rPr>
            <w:color w:val="000000"/>
          </w:rPr>
          <w:t xml:space="preserve">Quando estamos falando de programação os símbolos da divisão e da multiplicação costumam ser </w:t>
        </w:r>
      </w:ins>
      <w:ins w:id="400" w:author="granix pacheco" w:date="2016-02-07T08:57:00Z">
        <w:r w:rsidRPr="007D7E6F">
          <w:rPr>
            <w:color w:val="000000"/>
          </w:rPr>
          <w:t>substituídos</w:t>
        </w:r>
      </w:ins>
      <w:ins w:id="401" w:author="granix pacheco" w:date="2016-02-07T08:56:00Z">
        <w:r w:rsidRPr="007D7E6F">
          <w:rPr>
            <w:color w:val="000000"/>
          </w:rPr>
          <w:t xml:space="preserve"> </w:t>
        </w:r>
      </w:ins>
      <w:ins w:id="402" w:author="granix pacheco" w:date="2016-02-07T08:57:00Z">
        <w:r w:rsidRPr="007D7E6F">
          <w:rPr>
            <w:color w:val="000000"/>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403" w:author="granix pacheco" w:date="2016-02-07T09:01:00Z"/>
          <w:color w:val="000000"/>
        </w:rPr>
        <w:pPrChange w:id="404" w:author="granix pacheco" w:date="2016-02-07T09:00:00Z">
          <w:pPr>
            <w:pStyle w:val="NormalWeb"/>
            <w:shd w:val="clear" w:color="auto" w:fill="FFFFFF"/>
            <w:spacing w:before="0" w:beforeAutospacing="0" w:after="160" w:afterAutospacing="0"/>
            <w:jc w:val="both"/>
          </w:pPr>
        </w:pPrChange>
      </w:pPr>
      <w:ins w:id="405" w:author="granix pacheco" w:date="2016-02-07T08:59:00Z">
        <w:r w:rsidRPr="007D7E6F">
          <w:rPr>
            <w:b/>
            <w:color w:val="000000"/>
          </w:rPr>
          <w:t>Nota:</w:t>
        </w:r>
        <w:r w:rsidRPr="007D7E6F">
          <w:rPr>
            <w:color w:val="000000"/>
          </w:rPr>
          <w:t xml:space="preserve"> </w:t>
        </w:r>
      </w:ins>
      <w:ins w:id="406" w:author="granix pacheco" w:date="2016-02-07T09:00:00Z">
        <w:r w:rsidRPr="007D7E6F">
          <w:rPr>
            <w:color w:val="000000"/>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407" w:author="granix pacheco" w:date="2016-02-07T08:57:00Z"/>
          <w:color w:val="000000"/>
        </w:rPr>
        <w:pPrChange w:id="408" w:author="granix pacheco" w:date="2016-02-07T09:00:00Z">
          <w:pPr>
            <w:pStyle w:val="NormalWeb"/>
            <w:shd w:val="clear" w:color="auto" w:fill="FFFFFF"/>
            <w:spacing w:before="0" w:beforeAutospacing="0" w:after="160" w:afterAutospacing="0"/>
            <w:jc w:val="both"/>
          </w:pPr>
        </w:pPrChange>
      </w:pPr>
      <w:ins w:id="409" w:author="granix pacheco" w:date="2016-02-07T09:01:00Z">
        <w:r w:rsidRPr="007D7E6F">
          <w:rPr>
            <w:color w:val="000000"/>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10"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F00845" w:rsidRPr="007D7E6F">
        <w:rPr>
          <w:color w:val="000000"/>
        </w:rPr>
        <w:t>s, as maquinas são capazes de tomarem decisões, porém de maneira muito mais simples. Os códigos fazem decisões por meio das chamadas operações booleanas.</w:t>
      </w:r>
      <w:r w:rsidR="000A4FCC" w:rsidRPr="007D7E6F">
        <w:rPr>
          <w:color w:val="000000"/>
        </w:rPr>
        <w:t xml:space="preserve"> Para essas operações podem existir apenas dois resultados. Uma forma de pensar quanto a isso é usando ideias </w:t>
      </w:r>
      <w:r w:rsidRPr="007D7E6F">
        <w:rPr>
          <w:color w:val="000000"/>
        </w:rPr>
        <w:t>d</w:t>
      </w:r>
      <w:r w:rsidR="000A4FCC" w:rsidRPr="007D7E6F">
        <w:rPr>
          <w:color w:val="000000"/>
        </w:rPr>
        <w:t xml:space="preserve">o cotidiano. Por exemplo, se estiver chovendo devo pegar o guarda-chuva, </w:t>
      </w:r>
      <w:r w:rsidRPr="007D7E6F">
        <w:rPr>
          <w:color w:val="000000"/>
        </w:rPr>
        <w:t>caso contrário, não preciso pegá</w:t>
      </w:r>
      <w:r w:rsidR="000A4FCC" w:rsidRPr="007D7E6F">
        <w:rPr>
          <w:color w:val="000000"/>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411" w:author="granix pacheco" w:date="2016-02-07T09:03:00Z"/>
          <w:color w:val="000000"/>
        </w:rPr>
        <w:pPrChange w:id="412"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ins w:id="413" w:author="Mateus Berardo de Souza Terra" w:date="2016-02-07T16:35:00Z">
        <w:r w:rsidR="00B4777A" w:rsidRPr="007D7E6F">
          <w:rPr>
            <w:color w:val="000000"/>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14" w:author="granix pacheco" w:date="2016-02-07T09:02:00Z"/>
          <w:color w:val="000000"/>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15" w:author="granix pacheco" w:date="2016-02-07T09:02:00Z"/>
          <w:color w:val="000000"/>
        </w:rPr>
        <w:pPrChange w:id="416"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17" w:author="granix pacheco" w:date="2016-02-07T09:02:00Z"/>
          <w:color w:val="000000"/>
        </w:rPr>
        <w:pPrChange w:id="418"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rPr>
        <w:pPrChange w:id="419"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rPr>
        <w:pPrChange w:id="42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rPr>
        <w:pPrChange w:id="421" w:author="granix pacheco" w:date="2016-02-07T09:21:00Z">
          <w:pPr>
            <w:pStyle w:val="NormalWeb"/>
            <w:shd w:val="clear" w:color="auto" w:fill="FFFFFF"/>
            <w:spacing w:before="0" w:beforeAutospacing="0" w:after="160" w:afterAutospacing="0"/>
            <w:ind w:firstLine="360"/>
            <w:jc w:val="both"/>
          </w:pPr>
        </w:pPrChange>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rPr>
        <w:pPrChange w:id="422"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rPr>
        <w:pPrChange w:id="423"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A164E9"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rPr>
            </w:pPr>
            <w:r w:rsidRPr="007D7E6F">
              <w:rPr>
                <w:color w:val="000000"/>
              </w:rPr>
              <w:t>se(expressão booleana){</w:t>
            </w:r>
          </w:p>
          <w:p w14:paraId="553AEE89" w14:textId="1ED09D41" w:rsidR="00556FCB" w:rsidRPr="007D7E6F" w:rsidRDefault="00556FCB" w:rsidP="00F00845">
            <w:pPr>
              <w:pStyle w:val="NormalWeb"/>
              <w:spacing w:before="0" w:beforeAutospacing="0" w:after="160" w:afterAutospacing="0"/>
              <w:jc w:val="both"/>
              <w:rPr>
                <w:color w:val="000000"/>
              </w:rPr>
            </w:pPr>
            <w:r w:rsidRPr="007D7E6F">
              <w:rPr>
                <w:color w:val="000000"/>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rPr>
            </w:pPr>
            <w:r w:rsidRPr="007D7E6F">
              <w:rPr>
                <w:color w:val="000000"/>
              </w:rPr>
              <w:t>}</w:t>
            </w:r>
          </w:p>
          <w:p w14:paraId="77BAF16B" w14:textId="0FA09714" w:rsidR="00556FCB" w:rsidRPr="007D7E6F" w:rsidRDefault="00556FCB" w:rsidP="00F00845">
            <w:pPr>
              <w:pStyle w:val="NormalWeb"/>
              <w:spacing w:before="0" w:beforeAutospacing="0" w:after="160" w:afterAutospacing="0"/>
              <w:jc w:val="both"/>
              <w:rPr>
                <w:color w:val="000000"/>
              </w:rPr>
            </w:pPr>
            <w:r w:rsidRPr="007D7E6F">
              <w:rPr>
                <w:color w:val="000000"/>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24" w:author="granix pacheco" w:date="2016-02-07T09:28:00Z"/>
          <w:color w:val="000000"/>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25" w:author="granix pacheco" w:date="2016-02-07T09:28:00Z"/>
          <w:color w:val="000000"/>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26" w:author="granix pacheco" w:date="2016-02-07T09:28:00Z"/>
          <w:color w:val="000000"/>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27" w:author="granix pacheco" w:date="2016-02-07T09:28:00Z"/>
          <w:color w:val="000000"/>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rPr>
            </w:pPr>
            <w:r w:rsidRPr="007D7E6F">
              <w:rPr>
                <w:color w:val="000000"/>
              </w:rPr>
              <w:t>se(expressão booleana){</w:t>
            </w:r>
          </w:p>
          <w:p w14:paraId="6A4DC30F" w14:textId="49424D69"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BDFECA9" w14:textId="01BC9EC9"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5A41286C" w14:textId="72A1EE5D" w:rsidR="00556FCB" w:rsidRPr="007D7E6F" w:rsidRDefault="00556FCB" w:rsidP="00556FCB">
            <w:pPr>
              <w:pStyle w:val="NormalWeb"/>
              <w:spacing w:before="0" w:beforeAutospacing="0" w:after="160" w:afterAutospacing="0"/>
              <w:jc w:val="both"/>
              <w:rPr>
                <w:color w:val="000000"/>
              </w:rPr>
            </w:pPr>
            <w:r w:rsidRPr="007D7E6F">
              <w:rPr>
                <w:color w:val="000000"/>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rPr>
            </w:pPr>
            <w:r w:rsidRPr="007D7E6F">
              <w:rPr>
                <w:color w:val="000000"/>
              </w:rPr>
              <w:t>se(expressão booleana){</w:t>
            </w:r>
          </w:p>
          <w:p w14:paraId="615BC66B" w14:textId="3F2B13C3"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2E627A45" w14:textId="1C3EE43F" w:rsidR="00556FCB" w:rsidRPr="007D7E6F" w:rsidRDefault="00556FCB" w:rsidP="00556FCB">
            <w:pPr>
              <w:pStyle w:val="NormalWeb"/>
              <w:spacing w:before="0" w:beforeAutospacing="0" w:after="160" w:afterAutospacing="0"/>
              <w:jc w:val="both"/>
              <w:rPr>
                <w:color w:val="000000"/>
              </w:rPr>
            </w:pPr>
            <w:r w:rsidRPr="007D7E6F">
              <w:rPr>
                <w:color w:val="000000"/>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rPr>
            </w:pPr>
            <w:r w:rsidRPr="007D7E6F">
              <w:rPr>
                <w:color w:val="000000"/>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rPr>
            </w:pPr>
            <w:r w:rsidRPr="007D7E6F">
              <w:rPr>
                <w:color w:val="000000"/>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A8BF192" w14:textId="0C3EADB4"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746D9E32" w14:textId="77777777" w:rsidR="00556FCB" w:rsidRPr="007D7E6F" w:rsidRDefault="00556FCB" w:rsidP="00556FCB">
            <w:pPr>
              <w:pStyle w:val="NormalWeb"/>
              <w:spacing w:before="0" w:beforeAutospacing="0" w:after="160" w:afterAutospacing="0"/>
              <w:jc w:val="both"/>
              <w:rPr>
                <w:color w:val="000000"/>
              </w:rPr>
            </w:pPr>
            <w:r w:rsidRPr="007D7E6F">
              <w:rPr>
                <w:color w:val="000000"/>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rPr>
            </w:pPr>
            <w:r w:rsidRPr="007D7E6F">
              <w:rPr>
                <w:color w:val="000000"/>
              </w:rPr>
              <w:t>// esse será.</w:t>
            </w:r>
          </w:p>
          <w:p w14:paraId="710C08DC" w14:textId="487FBA07"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rPr>
        <w:pPrChange w:id="428" w:author="granix pacheco" w:date="2016-02-07T09:20:00Z">
          <w:pPr>
            <w:pStyle w:val="NormalWeb"/>
            <w:shd w:val="clear" w:color="auto" w:fill="FFFFFF"/>
            <w:spacing w:before="0" w:beforeAutospacing="0" w:after="160" w:afterAutospacing="0"/>
            <w:jc w:val="both"/>
          </w:pPr>
        </w:pPrChange>
      </w:pPr>
      <w:r w:rsidRPr="007D7E6F">
        <w:rPr>
          <w:color w:val="000000"/>
        </w:rPr>
        <w:t xml:space="preserve">Além do </w:t>
      </w:r>
      <w:r w:rsidRPr="007D7E6F">
        <w:rPr>
          <w:i/>
          <w:color w:val="000000"/>
        </w:rPr>
        <w:t xml:space="preserve">se </w:t>
      </w:r>
      <w:r w:rsidRPr="007D7E6F">
        <w:rPr>
          <w:color w:val="000000"/>
        </w:rPr>
        <w:t xml:space="preserve">e do </w:t>
      </w:r>
      <w:r w:rsidRPr="007D7E6F">
        <w:rPr>
          <w:i/>
        </w:rPr>
        <w:t xml:space="preserve">senao, </w:t>
      </w:r>
      <w:r w:rsidRPr="007D7E6F">
        <w:t>existe a instrução enquanto</w:t>
      </w:r>
      <w:r w:rsidRPr="007D7E6F">
        <w:rPr>
          <w:color w:val="000000"/>
        </w:rPr>
        <w:t>().</w:t>
      </w:r>
      <w:r w:rsidR="003E483A" w:rsidRPr="007D7E6F">
        <w:rPr>
          <w:color w:val="000000"/>
        </w:rPr>
        <w:t xml:space="preserve"> O laço</w:t>
      </w:r>
      <w:r w:rsidRPr="007D7E6F">
        <w:rPr>
          <w:color w:val="000000"/>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rPr>
            </w:pPr>
            <w:ins w:id="429" w:author="Mateus Berardo de Souza Terra" w:date="2016-02-08T22:04:00Z">
              <w:r>
                <w:rPr>
                  <w:color w:val="000000"/>
                </w:rPr>
                <w:t>e</w:t>
              </w:r>
            </w:ins>
            <w:del w:id="430" w:author="Mateus Berardo de Souza Terra" w:date="2016-02-08T22:04:00Z">
              <w:r w:rsidR="003E483A" w:rsidRPr="007D7E6F" w:rsidDel="00A76C84">
                <w:rPr>
                  <w:color w:val="000000"/>
                </w:rPr>
                <w:delText>E</w:delText>
              </w:r>
            </w:del>
            <w:r w:rsidR="003E483A" w:rsidRPr="007D7E6F">
              <w:rPr>
                <w:color w:val="000000"/>
              </w:rPr>
              <w:t>nquanto(Condicao</w:t>
            </w:r>
            <w:r w:rsidR="001B6C03" w:rsidRPr="007D7E6F">
              <w:rPr>
                <w:color w:val="000000"/>
              </w:rPr>
              <w:t>){</w:t>
            </w:r>
          </w:p>
          <w:p w14:paraId="4219C95C" w14:textId="77777777" w:rsidR="001B6C03" w:rsidRPr="007D7E6F" w:rsidRDefault="001B6C03" w:rsidP="003B25A9">
            <w:pPr>
              <w:pStyle w:val="PargrafodaLista"/>
              <w:ind w:left="0"/>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31" w:author="granix pacheco" w:date="2016-02-07T09:27:00Z"/>
          <w:color w:val="000000"/>
        </w:rPr>
      </w:pPr>
      <w:r w:rsidRPr="007D7E6F">
        <w:rPr>
          <w:color w:val="000000"/>
        </w:rPr>
        <w:t>O laço</w:t>
      </w:r>
      <w:r w:rsidR="001B6C03" w:rsidRPr="007D7E6F">
        <w:rPr>
          <w:color w:val="000000"/>
        </w:rPr>
        <w:t xml:space="preserve"> para()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rio dos outros anteriormente citados, o para()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r w:rsidRPr="007D7E6F">
              <w:rPr>
                <w:color w:val="000000"/>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rPr>
            </w:pPr>
            <w:r w:rsidRPr="007D7E6F">
              <w:rPr>
                <w:color w:val="000000"/>
              </w:rPr>
              <w:t xml:space="preserve">     //</w:t>
            </w:r>
            <w:ins w:id="432" w:author="granix pacheco" w:date="2016-02-07T09:04:00Z">
              <w:r w:rsidR="00344057" w:rsidRPr="007D7E6F">
                <w:rPr>
                  <w:color w:val="000000"/>
                </w:rPr>
                <w:t xml:space="preserve"> B</w:t>
              </w:r>
            </w:ins>
            <w:del w:id="433" w:author="granix pacheco" w:date="2016-02-07T09:04:00Z">
              <w:r w:rsidRPr="007D7E6F" w:rsidDel="00344057">
                <w:rPr>
                  <w:color w:val="000000"/>
                </w:rPr>
                <w:delText>b</w:delText>
              </w:r>
            </w:del>
            <w:r w:rsidRPr="007D7E6F">
              <w:rPr>
                <w:color w:val="000000"/>
              </w:rPr>
              <w:t>loco que será repetido</w:t>
            </w:r>
            <w:ins w:id="434"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r w:rsidRPr="007D7E6F">
              <w:rPr>
                <w:color w:val="000000"/>
              </w:rPr>
              <w:t>para(Numero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35" w:author="granix pacheco" w:date="2016-02-07T09:28:00Z"/>
          <w:b/>
          <w:color w:val="000000"/>
          <w:sz w:val="32"/>
          <w:szCs w:val="32"/>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36"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37" w:author="granix pacheco" w:date="2016-02-07T09:13:00Z"/>
          <w:color w:val="000000"/>
        </w:rPr>
        <w:pPrChange w:id="438" w:author="granix pacheco" w:date="2016-02-07T09:13:00Z">
          <w:pPr>
            <w:pStyle w:val="NormalWeb"/>
            <w:shd w:val="clear" w:color="auto" w:fill="FFFFFF"/>
            <w:spacing w:before="0" w:beforeAutospacing="0" w:after="160" w:afterAutospacing="0"/>
            <w:ind w:left="1080"/>
            <w:jc w:val="both"/>
          </w:pPr>
        </w:pPrChange>
      </w:pPr>
      <w:ins w:id="439" w:author="granix pacheco" w:date="2016-02-07T09:04:00Z">
        <w:r w:rsidRPr="007D7E6F">
          <w:rPr>
            <w:color w:val="000000"/>
          </w:rPr>
          <w:t xml:space="preserve">Os operadores lógicos são usados quando uma </w:t>
        </w:r>
      </w:ins>
      <w:ins w:id="440" w:author="granix pacheco" w:date="2016-02-07T09:05:00Z">
        <w:r w:rsidRPr="007D7E6F">
          <w:rPr>
            <w:color w:val="000000"/>
          </w:rPr>
          <w:t>expressão</w:t>
        </w:r>
      </w:ins>
      <w:ins w:id="441" w:author="granix pacheco" w:date="2016-02-07T09:04:00Z">
        <w:r w:rsidRPr="007D7E6F">
          <w:rPr>
            <w:color w:val="000000"/>
          </w:rPr>
          <w:t xml:space="preserve"> </w:t>
        </w:r>
      </w:ins>
      <w:ins w:id="442" w:author="granix pacheco" w:date="2016-02-07T09:05:00Z">
        <w:r w:rsidRPr="007D7E6F">
          <w:rPr>
            <w:color w:val="000000"/>
          </w:rPr>
          <w:t xml:space="preserve">booleana não é o suficiente para a tomada de decisões, </w:t>
        </w:r>
      </w:ins>
      <w:ins w:id="443" w:author="granix pacheco" w:date="2016-02-07T09:08:00Z">
        <w:r w:rsidR="00467F98" w:rsidRPr="007D7E6F">
          <w:rPr>
            <w:color w:val="000000"/>
          </w:rPr>
          <w:t>então</w:t>
        </w:r>
      </w:ins>
      <w:ins w:id="444" w:author="granix pacheco" w:date="2016-02-07T09:05:00Z">
        <w:r w:rsidRPr="007D7E6F">
          <w:rPr>
            <w:color w:val="000000"/>
          </w:rPr>
          <w:t xml:space="preserve">, por meio deles, </w:t>
        </w:r>
      </w:ins>
      <w:ins w:id="445" w:author="granix pacheco" w:date="2016-02-07T09:08:00Z">
        <w:r w:rsidR="00467F98" w:rsidRPr="007D7E6F">
          <w:rPr>
            <w:color w:val="000000"/>
          </w:rPr>
          <w:t>nós</w:t>
        </w:r>
      </w:ins>
      <w:ins w:id="446" w:author="granix pacheco" w:date="2016-02-07T09:05:00Z">
        <w:r w:rsidRPr="007D7E6F">
          <w:rPr>
            <w:color w:val="000000"/>
          </w:rPr>
          <w:t xml:space="preserve"> podemos ter mais do que uma expressão booleana com apenas uma </w:t>
        </w:r>
      </w:ins>
      <w:ins w:id="447" w:author="granix pacheco" w:date="2016-02-07T09:06:00Z">
        <w:r w:rsidRPr="007D7E6F">
          <w:rPr>
            <w:color w:val="000000"/>
          </w:rPr>
          <w:t>saída</w:t>
        </w:r>
      </w:ins>
      <w:ins w:id="448" w:author="granix pacheco" w:date="2016-02-07T09:05:00Z">
        <w:r w:rsidRPr="007D7E6F">
          <w:rPr>
            <w:color w:val="000000"/>
          </w:rPr>
          <w:t>.</w:t>
        </w:r>
      </w:ins>
      <w:ins w:id="449" w:author="granix pacheco" w:date="2016-02-07T09:06:00Z">
        <w:r w:rsidR="00467F98" w:rsidRPr="007D7E6F">
          <w:rPr>
            <w:color w:val="000000"/>
          </w:rPr>
          <w:t xml:space="preserve"> Um jeito interessante de pensar nesses problemas é voltando ao exemplo do guarda-chuva. </w:t>
        </w:r>
      </w:ins>
      <w:ins w:id="450" w:author="granix pacheco" w:date="2016-02-07T09:07:00Z">
        <w:r w:rsidR="00467F98" w:rsidRPr="007D7E6F">
          <w:rPr>
            <w:color w:val="000000"/>
          </w:rPr>
          <w:t>Eu estou saindo de casa, se estiver ensolarado eu não</w:t>
        </w:r>
      </w:ins>
      <w:ins w:id="451" w:author="granix pacheco" w:date="2016-02-07T09:08:00Z">
        <w:r w:rsidR="00467F98" w:rsidRPr="007D7E6F">
          <w:rPr>
            <w:color w:val="000000"/>
          </w:rPr>
          <w:t xml:space="preserve"> irei</w:t>
        </w:r>
      </w:ins>
      <w:ins w:id="452" w:author="granix pacheco" w:date="2016-02-07T09:07:00Z">
        <w:r w:rsidR="00467F98" w:rsidRPr="007D7E6F">
          <w:rPr>
            <w:color w:val="000000"/>
          </w:rPr>
          <w:t xml:space="preserve"> </w:t>
        </w:r>
      </w:ins>
      <w:ins w:id="453" w:author="granix pacheco" w:date="2016-02-07T09:08:00Z">
        <w:r w:rsidR="00467F98" w:rsidRPr="007D7E6F">
          <w:rPr>
            <w:color w:val="000000"/>
          </w:rPr>
          <w:t>pegar</w:t>
        </w:r>
      </w:ins>
      <w:ins w:id="454" w:author="granix pacheco" w:date="2016-02-07T09:07:00Z">
        <w:r w:rsidR="00467F98" w:rsidRPr="007D7E6F">
          <w:rPr>
            <w:color w:val="000000"/>
          </w:rPr>
          <w:t xml:space="preserve"> o </w:t>
        </w:r>
      </w:ins>
      <w:ins w:id="455" w:author="granix pacheco" w:date="2016-02-07T09:08:00Z">
        <w:r w:rsidR="00467F98" w:rsidRPr="007D7E6F">
          <w:rPr>
            <w:color w:val="000000"/>
          </w:rPr>
          <w:t>guarda-chuva</w:t>
        </w:r>
      </w:ins>
      <w:ins w:id="456" w:author="granix pacheco" w:date="2016-02-07T09:07:00Z">
        <w:r w:rsidR="00467F98" w:rsidRPr="007D7E6F">
          <w:rPr>
            <w:color w:val="000000"/>
          </w:rPr>
          <w:t>, mas caso esteja chovendo ou pareça que vai chover, devo pega-lo.</w:t>
        </w:r>
      </w:ins>
      <w:ins w:id="457" w:author="granix pacheco" w:date="2016-02-07T09:09:00Z">
        <w:r w:rsidR="00467F98" w:rsidRPr="007D7E6F">
          <w:rPr>
            <w:color w:val="000000"/>
          </w:rPr>
          <w:t xml:space="preserve"> </w:t>
        </w:r>
      </w:ins>
      <w:ins w:id="458" w:author="granix pacheco" w:date="2016-02-07T09:14:00Z">
        <w:r w:rsidR="00467F98" w:rsidRPr="007D7E6F">
          <w:rPr>
            <w:color w:val="000000"/>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rPrChange w:id="459" w:author="Mateus Berardo de Souza Terra" w:date="2016-02-08T20:05:00Z">
            <w:rPr>
              <w:b/>
              <w:color w:val="000000"/>
              <w:sz w:val="32"/>
              <w:szCs w:val="32"/>
            </w:rPr>
          </w:rPrChange>
        </w:rPr>
        <w:pPrChange w:id="460"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del w:id="461" w:author="granix pacheco" w:date="2016-02-07T09:17:00Z">
              <w:r w:rsidRPr="007D7E6F" w:rsidDel="002F0B8B">
                <w:rPr>
                  <w:color w:val="000000"/>
                </w:rPr>
                <w:delText xml:space="preserve">&amp;&amp; </w:delText>
              </w:r>
            </w:del>
            <w:ins w:id="462" w:author="granix pacheco" w:date="2016-02-07T09:17:00Z">
              <w:r w:rsidR="002F0B8B" w:rsidRPr="007D7E6F">
                <w:rPr>
                  <w:color w:val="000000"/>
                </w:rPr>
                <w:t xml:space="preserve">e </w:t>
              </w:r>
            </w:ins>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63" w:author="granix pacheco" w:date="2016-02-07T09:15:00Z"/>
          <w:b/>
          <w:color w:val="000000"/>
          <w:sz w:val="32"/>
          <w:szCs w:val="32"/>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64" w:author="granix pacheco" w:date="2016-02-07T09:20:00Z"/>
          <w:color w:val="000000"/>
        </w:rPr>
      </w:pPr>
      <w:ins w:id="465" w:author="granix pacheco" w:date="2016-02-07T09:15:00Z">
        <w:r w:rsidRPr="007D7E6F">
          <w:rPr>
            <w:b/>
            <w:color w:val="000000"/>
            <w:sz w:val="32"/>
            <w:szCs w:val="32"/>
          </w:rPr>
          <w:tab/>
        </w:r>
        <w:r w:rsidRPr="007D7E6F">
          <w:rPr>
            <w:color w:val="000000"/>
          </w:rPr>
          <w:t>Repare nos exemplos, para saber a saída, devemos fazer essa operação por etapas. N</w:t>
        </w:r>
      </w:ins>
      <w:ins w:id="466" w:author="granix pacheco" w:date="2016-02-07T09:16:00Z">
        <w:r w:rsidR="002F0B8B" w:rsidRPr="007D7E6F">
          <w:rPr>
            <w:color w:val="000000"/>
          </w:rPr>
          <w:t xml:space="preserve">o caso </w:t>
        </w:r>
      </w:ins>
      <w:ins w:id="467" w:author="granix pacheco" w:date="2016-02-07T09:17:00Z">
        <w:r w:rsidR="002F0B8B" w:rsidRPr="007D7E6F">
          <w:rPr>
            <w:color w:val="000000"/>
          </w:rPr>
          <w:t xml:space="preserve">2 &gt; 1 e 2&gt;=2 podemos observar duas expressões booleanas. Como </w:t>
        </w:r>
      </w:ins>
      <w:ins w:id="468" w:author="granix pacheco" w:date="2016-02-07T09:18:00Z">
        <w:r w:rsidR="002F0B8B" w:rsidRPr="007D7E6F">
          <w:rPr>
            <w:color w:val="000000"/>
          </w:rPr>
          <w:t>já</w:t>
        </w:r>
      </w:ins>
      <w:ins w:id="469" w:author="granix pacheco" w:date="2016-02-07T09:17:00Z">
        <w:r w:rsidR="002F0B8B" w:rsidRPr="007D7E6F">
          <w:rPr>
            <w:color w:val="000000"/>
          </w:rPr>
          <w:t xml:space="preserve"> </w:t>
        </w:r>
      </w:ins>
      <w:ins w:id="470" w:author="granix pacheco" w:date="2016-02-07T09:18:00Z">
        <w:r w:rsidR="002F0B8B" w:rsidRPr="007D7E6F">
          <w:rPr>
            <w:color w:val="000000"/>
          </w:rPr>
          <w:t>sabemos resolv</w:t>
        </w:r>
        <w:del w:id="471" w:author="Mateus Berardo de Souza Terra" w:date="2016-02-08T19:06:00Z">
          <w:r w:rsidR="002F0B8B" w:rsidRPr="007D7E6F" w:rsidDel="008D4450">
            <w:rPr>
              <w:color w:val="000000"/>
            </w:rPr>
            <w:delText>e</w:delText>
          </w:r>
        </w:del>
      </w:ins>
      <w:ins w:id="472" w:author="Mateus Berardo de Souza Terra" w:date="2016-02-08T19:06:00Z">
        <w:r w:rsidR="008D4450" w:rsidRPr="007D7E6F">
          <w:rPr>
            <w:color w:val="000000"/>
          </w:rPr>
          <w:t>ê</w:t>
        </w:r>
      </w:ins>
      <w:ins w:id="473" w:author="granix pacheco" w:date="2016-02-07T09:18:00Z">
        <w:r w:rsidR="002F0B8B" w:rsidRPr="007D7E6F">
          <w:rPr>
            <w:color w:val="000000"/>
          </w:rPr>
          <w:t>-las podemos dizer que o problema fica Verdadeiro e Verdadeiro. Podemos observar</w:t>
        </w:r>
      </w:ins>
      <w:ins w:id="474" w:author="granix pacheco" w:date="2016-02-07T09:19:00Z">
        <w:r w:rsidR="002F0B8B" w:rsidRPr="007D7E6F">
          <w:rPr>
            <w:color w:val="000000"/>
          </w:rPr>
          <w:t xml:space="preserve"> que</w:t>
        </w:r>
      </w:ins>
      <w:ins w:id="475" w:author="granix pacheco" w:date="2016-02-07T09:18:00Z">
        <w:r w:rsidR="002F0B8B" w:rsidRPr="007D7E6F">
          <w:rPr>
            <w:color w:val="000000"/>
          </w:rPr>
          <w:t xml:space="preserve">, ambas as </w:t>
        </w:r>
      </w:ins>
      <w:ins w:id="476" w:author="granix pacheco" w:date="2016-02-07T09:19:00Z">
        <w:r w:rsidR="002F0B8B" w:rsidRPr="007D7E6F">
          <w:rPr>
            <w:color w:val="000000"/>
          </w:rPr>
          <w:t>expressões</w:t>
        </w:r>
      </w:ins>
      <w:ins w:id="477" w:author="granix pacheco" w:date="2016-02-07T09:18:00Z">
        <w:r w:rsidR="002F0B8B" w:rsidRPr="007D7E6F">
          <w:rPr>
            <w:color w:val="000000"/>
          </w:rPr>
          <w:t xml:space="preserve"> </w:t>
        </w:r>
      </w:ins>
      <w:ins w:id="478" w:author="granix pacheco" w:date="2016-02-07T09:19:00Z">
        <w:r w:rsidR="002F0B8B" w:rsidRPr="007D7E6F">
          <w:rPr>
            <w:color w:val="000000"/>
          </w:rPr>
          <w:t xml:space="preserve">tem uma saída verdadeira e estão ligadas pelo operador </w:t>
        </w:r>
        <w:r w:rsidR="002F0B8B" w:rsidRPr="007D7E6F">
          <w:rPr>
            <w:i/>
            <w:color w:val="000000"/>
          </w:rPr>
          <w:t>e</w:t>
        </w:r>
        <w:r w:rsidR="002F0B8B" w:rsidRPr="007D7E6F">
          <w:rPr>
            <w:color w:val="000000"/>
          </w:rPr>
          <w:t>, logo o resultado ser</w:t>
        </w:r>
      </w:ins>
      <w:ins w:id="479" w:author="granix pacheco" w:date="2016-02-07T09:20:00Z">
        <w:r w:rsidR="002F0B8B" w:rsidRPr="007D7E6F">
          <w:rPr>
            <w:color w:val="000000"/>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rPrChange w:id="480" w:author="Mateus Berardo de Souza Terra" w:date="2016-02-08T20:05:00Z">
            <w:rPr>
              <w:b/>
              <w:color w:val="000000"/>
              <w:sz w:val="32"/>
              <w:szCs w:val="32"/>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81"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482" w:author="Mateus Berardo de Souza Terra" w:date="2016-02-08T19:06:00Z">
        <w:r w:rsidRPr="007D7E6F">
          <w:rPr>
            <w:b/>
            <w:color w:val="000000"/>
            <w:sz w:val="32"/>
            <w:szCs w:val="32"/>
          </w:rPr>
          <w:t>Funções</w:t>
        </w:r>
      </w:ins>
      <w:del w:id="483" w:author="granix pacheco" w:date="2016-02-08T11:20:00Z">
        <w:r w:rsidR="00DC3764" w:rsidRPr="007D7E6F" w:rsidDel="0017119E">
          <w:rPr>
            <w:b/>
            <w:color w:val="000000"/>
            <w:sz w:val="32"/>
            <w:szCs w:val="32"/>
          </w:rPr>
          <w:delText>Funções</w:delText>
        </w:r>
        <w:r w:rsidR="00E53A05" w:rsidRPr="007D7E6F" w:rsidDel="0017119E">
          <w:rPr>
            <w:b/>
            <w:color w:val="000000"/>
            <w:sz w:val="32"/>
            <w:szCs w:val="32"/>
          </w:rPr>
          <w:delText xml:space="preserve"> </w:delText>
        </w:r>
      </w:del>
      <w:ins w:id="484"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485"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rPr>
        <w:t xml:space="preserve">SemRetorno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r w:rsidRPr="007D7E6F">
              <w:rPr>
                <w:color w:val="000000"/>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rPr>
            </w:pPr>
            <w:r w:rsidRPr="007D7E6F">
              <w:rPr>
                <w:color w:val="000000"/>
              </w:rPr>
              <w:t xml:space="preserve">     //</w:t>
            </w:r>
            <w:ins w:id="486" w:author="granix pacheco" w:date="2016-02-07T08:38:00Z">
              <w:r w:rsidR="002E0F1F" w:rsidRPr="007D7E6F">
                <w:rPr>
                  <w:color w:val="000000"/>
                </w:rPr>
                <w:t xml:space="preserve"> </w:t>
              </w:r>
            </w:ins>
            <w:ins w:id="487" w:author="granix pacheco" w:date="2016-02-07T08:39:00Z">
              <w:r w:rsidR="002E0F1F" w:rsidRPr="007D7E6F">
                <w:rPr>
                  <w:color w:val="000000"/>
                </w:rPr>
                <w:t>B</w:t>
              </w:r>
            </w:ins>
            <w:del w:id="488" w:author="granix pacheco" w:date="2016-02-07T08:39:00Z">
              <w:r w:rsidRPr="007D7E6F" w:rsidDel="002E0F1F">
                <w:rPr>
                  <w:color w:val="000000"/>
                </w:rPr>
                <w:delText>b</w:delText>
              </w:r>
            </w:del>
            <w:ins w:id="489" w:author="granix pacheco" w:date="2016-02-07T08:39:00Z">
              <w:r w:rsidR="002E0F1F" w:rsidRPr="007D7E6F">
                <w:rPr>
                  <w:color w:val="000000"/>
                </w:rPr>
                <w:t>l</w:t>
              </w:r>
            </w:ins>
            <w:del w:id="490" w:author="granix pacheco" w:date="2016-02-07T08:39:00Z">
              <w:r w:rsidRPr="007D7E6F" w:rsidDel="002E0F1F">
                <w:rPr>
                  <w:color w:val="000000"/>
                </w:rPr>
                <w:delText>l</w:delText>
              </w:r>
            </w:del>
            <w:r w:rsidRPr="007D7E6F">
              <w:rPr>
                <w:color w:val="000000"/>
              </w:rPr>
              <w:t>oco de instruções da função ou método</w:t>
            </w:r>
            <w:ins w:id="491" w:author="granix pacheco" w:date="2016-02-07T09:37:00Z">
              <w:r w:rsidR="006220FC" w:rsidRPr="007D7E6F">
                <w:rPr>
                  <w:color w:val="000000"/>
                </w:rPr>
                <w:t>.</w:t>
              </w:r>
            </w:ins>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Configuraç</w:t>
      </w:r>
      <w:ins w:id="492" w:author="granix pacheco" w:date="2016-02-08T09:46:00Z">
        <w:r w:rsidR="00F03805" w:rsidRPr="007D7E6F">
          <w:rPr>
            <w:color w:val="000000"/>
          </w:rPr>
          <w:t>a</w:t>
        </w:r>
      </w:ins>
      <w:del w:id="493" w:author="granix pacheco" w:date="2016-02-08T09:46:00Z">
        <w:r w:rsidRPr="007D7E6F" w:rsidDel="00F03805">
          <w:rPr>
            <w:color w:val="000000"/>
          </w:rPr>
          <w:delText>ã</w:delText>
        </w:r>
      </w:del>
      <w:r w:rsidRPr="007D7E6F">
        <w:rPr>
          <w:color w:val="000000"/>
        </w:rPr>
        <w:t>o</w:t>
      </w:r>
      <w:r w:rsidR="009733F6" w:rsidRPr="007D7E6F">
        <w:rPr>
          <w:color w:val="000000"/>
        </w:rPr>
        <w:t>():</w:t>
      </w:r>
      <w:r w:rsidRPr="007D7E6F">
        <w:rPr>
          <w:color w:val="000000"/>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rPr>
        <w:pPrChange w:id="494" w:author="granix pacheco" w:date="2016-02-07T09:20:00Z">
          <w:pPr>
            <w:pStyle w:val="NormalWeb"/>
            <w:shd w:val="clear" w:color="auto" w:fill="FFFFFF"/>
            <w:spacing w:before="0" w:beforeAutospacing="0" w:after="160" w:afterAutospacing="0"/>
            <w:jc w:val="both"/>
          </w:pPr>
        </w:pPrChange>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r w:rsidRPr="007D7E6F">
              <w:rPr>
                <w:color w:val="000000"/>
              </w:rPr>
              <w:t>Configuracao(){</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Principal()</w:t>
      </w:r>
      <w:r w:rsidR="001B6C03" w:rsidRPr="007D7E6F">
        <w:rPr>
          <w:color w:val="000000"/>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rPr>
        <w:pPrChange w:id="495" w:author="granix pacheco" w:date="2016-02-07T09:20:00Z">
          <w:pPr>
            <w:pStyle w:val="NormalWeb"/>
            <w:shd w:val="clear" w:color="auto" w:fill="FFFFFF"/>
            <w:spacing w:before="0" w:beforeAutospacing="0" w:after="160" w:afterAutospacing="0"/>
            <w:jc w:val="both"/>
          </w:pPr>
        </w:pPrChange>
      </w:pPr>
      <w:r w:rsidRPr="007D7E6F">
        <w:rPr>
          <w:color w:val="000000"/>
        </w:rPr>
        <w:t>O método</w:t>
      </w:r>
      <w:r w:rsidR="001760BC" w:rsidRPr="007D7E6F">
        <w:rPr>
          <w:color w:val="000000"/>
        </w:rPr>
        <w:t xml:space="preserve"> Principal()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r w:rsidRPr="007D7E6F">
              <w:rPr>
                <w:color w:val="000000"/>
              </w:rPr>
              <w:t>Principal(){</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496" w:author="granix pacheco" w:date="2016-02-07T09:38:00Z"/>
          <w:b/>
          <w:color w:val="000000"/>
          <w:sz w:val="36"/>
          <w:szCs w:val="36"/>
          <w:u w:val="single"/>
        </w:rPr>
      </w:pPr>
    </w:p>
    <w:p w14:paraId="77E968D8" w14:textId="77777777" w:rsidR="006220FC" w:rsidRPr="007D7E6F" w:rsidRDefault="006220FC">
      <w:pPr>
        <w:pStyle w:val="NormalWeb"/>
        <w:shd w:val="clear" w:color="auto" w:fill="FFFFFF"/>
        <w:spacing w:before="0" w:beforeAutospacing="0" w:after="160" w:afterAutospacing="0"/>
        <w:jc w:val="center"/>
        <w:rPr>
          <w:ins w:id="497" w:author="granix pacheco" w:date="2016-02-07T09:38:00Z"/>
          <w:b/>
          <w:sz w:val="36"/>
          <w:szCs w:val="36"/>
          <w:u w:val="single"/>
          <w:rPrChange w:id="498" w:author="Mateus Berardo de Souza Terra" w:date="2016-02-08T20:05:00Z">
            <w:rPr>
              <w:ins w:id="499" w:author="granix pacheco" w:date="2016-02-07T09:38:00Z"/>
              <w:b/>
              <w:color w:val="000000"/>
              <w:sz w:val="36"/>
              <w:szCs w:val="36"/>
              <w:u w:val="single"/>
            </w:rPr>
          </w:rPrChange>
        </w:rPr>
        <w:pPrChange w:id="500"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501" w:author="granix pacheco" w:date="2016-02-08T13:45:00Z"/>
          <w:b/>
          <w:sz w:val="36"/>
          <w:szCs w:val="36"/>
          <w:u w:val="single"/>
        </w:rPr>
        <w:pPrChange w:id="502" w:author="Mateus Berardo de Souza Terra" w:date="2016-02-08T22:25:00Z">
          <w:pPr>
            <w:pStyle w:val="NormalWeb"/>
            <w:shd w:val="clear" w:color="auto" w:fill="FFFFFF"/>
            <w:spacing w:before="0" w:beforeAutospacing="0" w:after="160" w:afterAutospacing="0"/>
            <w:jc w:val="both"/>
          </w:pPr>
        </w:pPrChange>
      </w:pPr>
      <w:ins w:id="503" w:author="granix pacheco" w:date="2016-02-07T09:39:00Z">
        <w:r w:rsidRPr="007D7E6F">
          <w:rPr>
            <w:b/>
            <w:sz w:val="36"/>
            <w:szCs w:val="36"/>
            <w:u w:val="single"/>
          </w:rPr>
          <w:t>In</w:t>
        </w:r>
        <w:r w:rsidR="006220FC" w:rsidRPr="007D7E6F">
          <w:rPr>
            <w:b/>
            <w:sz w:val="36"/>
            <w:szCs w:val="36"/>
            <w:u w:val="single"/>
            <w:rPrChange w:id="504" w:author="Mateus Berardo de Souza Terra" w:date="2016-02-08T20:05:00Z">
              <w:rPr>
                <w:b/>
                <w:color w:val="000000"/>
                <w:sz w:val="36"/>
                <w:szCs w:val="36"/>
                <w:u w:val="single"/>
              </w:rPr>
            </w:rPrChange>
          </w:rPr>
          <w:t>trodução</w:t>
        </w:r>
      </w:ins>
      <w:ins w:id="505" w:author="granix pacheco" w:date="2016-02-07T09:38:00Z">
        <w:r w:rsidR="006220FC" w:rsidRPr="007D7E6F">
          <w:rPr>
            <w:b/>
            <w:sz w:val="36"/>
            <w:szCs w:val="36"/>
            <w:u w:val="single"/>
            <w:rPrChange w:id="506" w:author="Mateus Berardo de Souza Terra" w:date="2016-02-08T20:05:00Z">
              <w:rPr>
                <w:b/>
                <w:color w:val="000000"/>
                <w:sz w:val="36"/>
                <w:szCs w:val="36"/>
                <w:u w:val="single"/>
              </w:rPr>
            </w:rPrChange>
          </w:rPr>
          <w:t xml:space="preserve"> a eletrônica </w:t>
        </w:r>
      </w:ins>
      <w:ins w:id="507" w:author="granix pacheco" w:date="2016-02-07T09:39:00Z">
        <w:r w:rsidR="006220FC" w:rsidRPr="007D7E6F">
          <w:rPr>
            <w:b/>
            <w:sz w:val="36"/>
            <w:szCs w:val="36"/>
            <w:u w:val="single"/>
            <w:rPrChange w:id="508" w:author="Mateus Berardo de Souza Terra" w:date="2016-02-08T20:05:00Z">
              <w:rPr>
                <w:b/>
                <w:color w:val="000000"/>
                <w:sz w:val="36"/>
                <w:szCs w:val="36"/>
                <w:u w:val="single"/>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09" w:author="granix pacheco" w:date="2016-02-07T09:39:00Z"/>
          <w:b/>
          <w:sz w:val="36"/>
          <w:szCs w:val="36"/>
          <w:u w:val="single"/>
        </w:rPr>
        <w:pPrChange w:id="510"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ins w:id="511" w:author="granix pacheco" w:date="2016-02-07T09:44:00Z"/>
        </w:rPr>
      </w:pPr>
      <w:ins w:id="512" w:author="granix pacheco" w:date="2016-02-07T09:39:00Z">
        <w:r w:rsidRPr="007D7E6F">
          <w:tab/>
          <w:t>Uma parte muito</w:t>
        </w:r>
      </w:ins>
      <w:ins w:id="513" w:author="granix pacheco" w:date="2016-02-07T09:40:00Z">
        <w:r w:rsidRPr="007D7E6F">
          <w:t xml:space="preserve"> importante da robótica é a parte da </w:t>
        </w:r>
      </w:ins>
      <w:ins w:id="514" w:author="granix pacheco" w:date="2016-02-07T09:41:00Z">
        <w:r w:rsidRPr="007D7E6F">
          <w:t>eletrônica</w:t>
        </w:r>
      </w:ins>
      <w:ins w:id="515" w:author="Mateus Berardo de Souza Terra" w:date="2016-02-08T19:07:00Z">
        <w:r w:rsidR="008D4450" w:rsidRPr="007D7E6F">
          <w:t>, ou o hardware,</w:t>
        </w:r>
      </w:ins>
      <w:ins w:id="516" w:author="granix pacheco" w:date="2016-02-07T09:40:00Z">
        <w:r w:rsidRPr="007D7E6F">
          <w:t xml:space="preserve"> </w:t>
        </w:r>
      </w:ins>
      <w:ins w:id="517" w:author="granix pacheco" w:date="2016-02-07T09:41:00Z">
        <w:r w:rsidRPr="007D7E6F">
          <w:t xml:space="preserve">pois ela que é capaz de interagir com o meio externo ao robô. </w:t>
        </w:r>
      </w:ins>
      <w:ins w:id="518" w:author="granix pacheco" w:date="2016-02-07T09:42:00Z">
        <w:r w:rsidRPr="007D7E6F">
          <w:t>É por meio de atuadores (motores e servomotores) e sensores que ele ser</w:t>
        </w:r>
      </w:ins>
      <w:ins w:id="519" w:author="granix pacheco" w:date="2016-02-07T09:43:00Z">
        <w:r w:rsidRPr="007D7E6F">
          <w:t xml:space="preserve">á capaz de analisar e se locomover interagindo com o ambiente a sua volta. </w:t>
        </w:r>
      </w:ins>
      <w:ins w:id="520" w:author="granix pacheco" w:date="2016-02-07T09:44:00Z">
        <w:r w:rsidRPr="007D7E6F">
          <w:t xml:space="preserve">Esse é um assunto muito amplo e que pode requerer muitos cálculos, mas como esse material possui apenas caráter introdutório iremos abordar apenas as partes realmente </w:t>
        </w:r>
      </w:ins>
      <w:ins w:id="521" w:author="granix pacheco" w:date="2016-02-07T09:45:00Z">
        <w:r w:rsidRPr="007D7E6F">
          <w:t>necessárias</w:t>
        </w:r>
      </w:ins>
      <w:ins w:id="522" w:author="granix pacheco" w:date="2016-02-07T09:44:00Z">
        <w:r w:rsidRPr="007D7E6F">
          <w:t xml:space="preserve"> como:</w:t>
        </w:r>
      </w:ins>
    </w:p>
    <w:p w14:paraId="0169349B" w14:textId="0931F9FA" w:rsidR="006220FC" w:rsidRDefault="00D336ED">
      <w:pPr>
        <w:pStyle w:val="NormalWeb"/>
        <w:numPr>
          <w:ilvl w:val="0"/>
          <w:numId w:val="5"/>
        </w:numPr>
        <w:shd w:val="clear" w:color="auto" w:fill="FFFFFF"/>
        <w:spacing w:before="0" w:beforeAutospacing="0" w:after="160" w:afterAutospacing="0"/>
        <w:jc w:val="both"/>
        <w:pPrChange w:id="523" w:author="granix pacheco" w:date="2016-02-07T09:45:00Z">
          <w:pPr>
            <w:pStyle w:val="NormalWeb"/>
            <w:shd w:val="clear" w:color="auto" w:fill="FFFFFF"/>
            <w:spacing w:before="0" w:beforeAutospacing="0" w:after="160" w:afterAutospacing="0"/>
            <w:jc w:val="both"/>
          </w:pPr>
        </w:pPrChange>
      </w:pPr>
      <w:r>
        <w:t>Unidades</w:t>
      </w:r>
      <w:ins w:id="524" w:author="granix pacheco" w:date="2016-02-07T09:46:00Z">
        <w:r w:rsidR="006220FC" w:rsidRPr="007D7E6F">
          <w:t>;</w:t>
        </w:r>
      </w:ins>
      <w:r>
        <w:t xml:space="preserve"> //coloca-las na frente</w:t>
      </w:r>
    </w:p>
    <w:p w14:paraId="213964F8" w14:textId="31E336D1" w:rsidR="00D336ED" w:rsidRPr="007D7E6F" w:rsidRDefault="00D336ED" w:rsidP="00D336ED">
      <w:pPr>
        <w:pStyle w:val="NormalWeb"/>
        <w:numPr>
          <w:ilvl w:val="0"/>
          <w:numId w:val="5"/>
        </w:numPr>
        <w:shd w:val="clear" w:color="auto" w:fill="FFFFFF"/>
        <w:spacing w:before="0" w:beforeAutospacing="0" w:after="160" w:afterAutospacing="0"/>
        <w:jc w:val="both"/>
        <w:rPr>
          <w:ins w:id="525" w:author="granix pacheco" w:date="2016-02-08T14:10:00Z"/>
        </w:rPr>
      </w:pPr>
      <w:r>
        <w:t>Resistores;</w:t>
      </w:r>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26" w:author="granix pacheco" w:date="2016-02-08T14:13:00Z"/>
        </w:rPr>
        <w:pPrChange w:id="527" w:author="Mateus Berardo de Souza Terra" w:date="2016-02-08T19:08:00Z">
          <w:pPr>
            <w:pStyle w:val="NormalWeb"/>
            <w:shd w:val="clear" w:color="auto" w:fill="FFFFFF"/>
            <w:spacing w:before="0" w:beforeAutospacing="0" w:after="160" w:afterAutospacing="0"/>
            <w:jc w:val="both"/>
          </w:pPr>
        </w:pPrChange>
      </w:pPr>
      <w:ins w:id="528" w:author="granix pacheco" w:date="2016-02-08T14:10:00Z">
        <w:r w:rsidRPr="007D7E6F">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29" w:author="granix pacheco" w:date="2016-02-07T09:47:00Z"/>
        </w:rPr>
        <w:pPrChange w:id="530" w:author="granix pacheco" w:date="2016-02-07T09:45:00Z">
          <w:pPr>
            <w:pStyle w:val="NormalWeb"/>
            <w:shd w:val="clear" w:color="auto" w:fill="FFFFFF"/>
            <w:spacing w:before="0" w:beforeAutospacing="0" w:after="160" w:afterAutospacing="0"/>
            <w:jc w:val="both"/>
          </w:pPr>
        </w:pPrChange>
      </w:pPr>
      <w:ins w:id="531" w:author="granix pacheco" w:date="2016-02-08T14:13:00Z">
        <w:r w:rsidRPr="007D7E6F">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32" w:author="granix pacheco" w:date="2016-02-07T09:45:00Z"/>
        </w:rPr>
        <w:pPrChange w:id="533" w:author="granix pacheco" w:date="2016-02-07T09:45:00Z">
          <w:pPr>
            <w:pStyle w:val="NormalWeb"/>
            <w:shd w:val="clear" w:color="auto" w:fill="FFFFFF"/>
            <w:spacing w:before="0" w:beforeAutospacing="0" w:after="160" w:afterAutospacing="0"/>
            <w:jc w:val="both"/>
          </w:pPr>
        </w:pPrChange>
      </w:pPr>
      <w:ins w:id="534" w:author="granix pacheco" w:date="2016-02-07T09:47:00Z">
        <w:r w:rsidRPr="007D7E6F">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35" w:author="granix pacheco" w:date="2016-02-07T09:45:00Z"/>
        </w:rPr>
        <w:pPrChange w:id="536" w:author="granix pacheco" w:date="2016-02-07T09:45:00Z">
          <w:pPr>
            <w:pStyle w:val="NormalWeb"/>
            <w:shd w:val="clear" w:color="auto" w:fill="FFFFFF"/>
            <w:spacing w:before="0" w:beforeAutospacing="0" w:after="160" w:afterAutospacing="0"/>
            <w:jc w:val="both"/>
          </w:pPr>
        </w:pPrChange>
      </w:pPr>
      <w:ins w:id="537" w:author="granix pacheco" w:date="2016-02-07T09:45:00Z">
        <w:r w:rsidRPr="007D7E6F">
          <w:t>Capacitores</w:t>
        </w:r>
      </w:ins>
      <w:ins w:id="538" w:author="granix pacheco" w:date="2016-02-07T09:46:00Z">
        <w:r w:rsidRPr="007D7E6F">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39" w:author="granix pacheco" w:date="2016-02-07T09:45:00Z"/>
        </w:rPr>
        <w:pPrChange w:id="540" w:author="granix pacheco" w:date="2016-02-07T09:45:00Z">
          <w:pPr>
            <w:pStyle w:val="NormalWeb"/>
            <w:shd w:val="clear" w:color="auto" w:fill="FFFFFF"/>
            <w:spacing w:before="0" w:beforeAutospacing="0" w:after="160" w:afterAutospacing="0"/>
            <w:jc w:val="both"/>
          </w:pPr>
        </w:pPrChange>
      </w:pPr>
      <w:ins w:id="541" w:author="granix pacheco" w:date="2016-02-07T09:45:00Z">
        <w:r w:rsidRPr="007D7E6F">
          <w:t>Diodos</w:t>
        </w:r>
      </w:ins>
      <w:ins w:id="542" w:author="granix pacheco" w:date="2016-02-07T09:46:00Z">
        <w:r w:rsidRPr="007D7E6F">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43" w:author="granix pacheco" w:date="2016-02-08T08:39:00Z"/>
        </w:rPr>
        <w:pPrChange w:id="544" w:author="Mateus Berardo de Souza Terra" w:date="2016-02-08T22:04:00Z">
          <w:pPr>
            <w:pStyle w:val="NormalWeb"/>
            <w:shd w:val="clear" w:color="auto" w:fill="FFFFFF"/>
            <w:spacing w:before="0" w:beforeAutospacing="0" w:after="160" w:afterAutospacing="0"/>
            <w:jc w:val="both"/>
          </w:pPr>
        </w:pPrChange>
      </w:pPr>
      <w:ins w:id="545" w:author="granix pacheco" w:date="2016-02-07T09:45:00Z">
        <w:r w:rsidRPr="007D7E6F">
          <w:t>LEDs</w:t>
        </w:r>
      </w:ins>
      <w:ins w:id="546" w:author="granix pacheco" w:date="2016-02-07T09:46:00Z">
        <w:r w:rsidR="00FB6808" w:rsidRPr="007D7E6F">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47" w:author="granix pacheco" w:date="2016-02-07T09:49:00Z"/>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ind w:left="993" w:hanging="633"/>
        <w:jc w:val="both"/>
        <w:rPr>
          <w:ins w:id="548" w:author="granix pacheco" w:date="2016-02-08T14:11:00Z"/>
          <w:b/>
          <w:sz w:val="32"/>
          <w:szCs w:val="32"/>
        </w:rPr>
        <w:pPrChange w:id="549" w:author="Mateus Berardo de Souza Terra" w:date="2016-02-08T22:25:00Z">
          <w:pPr>
            <w:pStyle w:val="NormalWeb"/>
            <w:shd w:val="clear" w:color="auto" w:fill="FFFFFF"/>
            <w:spacing w:before="0" w:beforeAutospacing="0" w:after="160" w:afterAutospacing="0"/>
            <w:jc w:val="both"/>
          </w:pPr>
        </w:pPrChange>
      </w:pPr>
      <w:ins w:id="550" w:author="granix pacheco" w:date="2016-02-08T08:36:00Z">
        <w:r w:rsidRPr="007D7E6F">
          <w:rPr>
            <w:b/>
            <w:sz w:val="32"/>
            <w:szCs w:val="32"/>
            <w:rPrChange w:id="551" w:author="Mateus Berardo de Souza Terra" w:date="2016-02-08T20:05:00Z">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52" w:author="Mateus Berardo de Souza Terra" w:date="2016-02-08T19:21:00Z"/>
        </w:rPr>
        <w:pPrChange w:id="553" w:author="Mateus Berardo de Souza Terra" w:date="2016-02-08T19:18:00Z">
          <w:pPr>
            <w:pStyle w:val="NormalWeb"/>
            <w:shd w:val="clear" w:color="auto" w:fill="FFFFFF"/>
            <w:spacing w:before="0" w:beforeAutospacing="0" w:after="160" w:afterAutospacing="0"/>
            <w:jc w:val="both"/>
          </w:pPr>
        </w:pPrChange>
      </w:pPr>
      <w:ins w:id="554" w:author="Mateus Berardo de Souza Terra" w:date="2016-02-08T19:16:00Z">
        <w:r w:rsidRPr="007D7E6F">
          <w:t xml:space="preserve">Um resistor é um componente que </w:t>
        </w:r>
      </w:ins>
      <w:ins w:id="555" w:author="Mateus Berardo de Souza Terra" w:date="2016-02-08T19:17:00Z">
        <w:r w:rsidRPr="007D7E6F">
          <w:t>apresenta uma certa dificuldade ou resistência à passagem de corrente</w:t>
        </w:r>
      </w:ins>
      <w:ins w:id="556" w:author="Mateus Berardo de Souza Terra" w:date="2016-02-08T19:18:00Z">
        <w:r w:rsidRPr="007D7E6F">
          <w:t>. Os resistores são amplamente utilizados em circuitos, seja para regular tens</w:t>
        </w:r>
      </w:ins>
      <w:ins w:id="557" w:author="Mateus Berardo de Souza Terra" w:date="2016-02-08T19:19:00Z">
        <w:r w:rsidRPr="007D7E6F">
          <w:t xml:space="preserve">ão ou corrente. </w:t>
        </w:r>
      </w:ins>
      <w:ins w:id="558" w:author="Mateus Berardo de Souza Terra" w:date="2016-02-08T19:20:00Z">
        <w:r w:rsidRPr="007D7E6F">
          <w:t>A resistência de um resistor é medida em ohms. Para identificar os diferentes resistores de acordo com a resistência s</w:t>
        </w:r>
      </w:ins>
      <w:ins w:id="559" w:author="Mateus Berardo de Souza Terra" w:date="2016-02-08T19:21:00Z">
        <w:r w:rsidRPr="007D7E6F">
          <w:t>ão utilizadas listras coloridas de acordo com</w:t>
        </w:r>
        <w:r w:rsidR="00105911" w:rsidRPr="007D7E6F">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60" w:author="Mateus Berardo de Souza Terra" w:date="2016-02-08T19:41:00Z"/>
        </w:rPr>
        <w:pPrChange w:id="561" w:author="Mateus Berardo de Souza Terra" w:date="2016-02-08T19:18:00Z">
          <w:pPr>
            <w:pStyle w:val="NormalWeb"/>
            <w:shd w:val="clear" w:color="auto" w:fill="FFFFFF"/>
            <w:spacing w:before="0" w:beforeAutospacing="0" w:after="160" w:afterAutospacing="0"/>
            <w:jc w:val="both"/>
          </w:pPr>
        </w:pPrChange>
      </w:pPr>
      <w:ins w:id="562" w:author="Mateus Berardo de Souza Terra" w:date="2016-02-08T19:21:00Z">
        <w:r w:rsidRPr="007D7E6F">
          <w:rPr>
            <w:b/>
          </w:rPr>
          <w:t>Nota</w:t>
        </w:r>
        <w:r w:rsidRPr="007D7E6F">
          <w:t>: A tabela está localizada no capítulo 8 para consulta.</w:t>
        </w:r>
      </w:ins>
    </w:p>
    <w:p w14:paraId="1CA3829E" w14:textId="77777777" w:rsidR="00A76C84" w:rsidRDefault="00A76C84">
      <w:pPr>
        <w:pStyle w:val="NormalWeb"/>
        <w:shd w:val="clear" w:color="auto" w:fill="FFFFFF"/>
        <w:ind w:firstLine="720"/>
        <w:jc w:val="both"/>
        <w:rPr>
          <w:ins w:id="563" w:author="Mateus Berardo de Souza Terra" w:date="2016-02-08T22:01:00Z"/>
        </w:rPr>
      </w:pPr>
      <w:ins w:id="564" w:author="Mateus Berardo de Souza Terra" w:date="2016-02-08T22:01:00Z">
        <w: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65" w:author="Mateus Berardo de Souza Terra" w:date="2016-02-08T22:01:00Z"/>
        </w:rPr>
      </w:pPr>
      <w:ins w:id="566" w:author="Mateus Berardo de Souza Terra" w:date="2016-02-08T22:01:00Z">
        <w: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67" w:author="Mateus Berardo de Souza Terra" w:date="2016-02-08T22:01:00Z"/>
        </w:rPr>
      </w:pPr>
      <w:ins w:id="568" w:author="Mateus Berardo de Souza Terra" w:date="2016-02-08T22:01:00Z">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ins>
    </w:p>
    <w:p w14:paraId="76DBE619" w14:textId="77777777" w:rsidR="00A76C84" w:rsidRDefault="00A76C84" w:rsidP="00A76C84">
      <w:pPr>
        <w:pStyle w:val="NormalWeb"/>
        <w:shd w:val="clear" w:color="auto" w:fill="FFFFFF"/>
        <w:ind w:firstLine="720"/>
        <w:jc w:val="both"/>
        <w:rPr>
          <w:ins w:id="569" w:author="Mateus Berardo de Souza Terra" w:date="2016-02-08T22:01:00Z"/>
        </w:rPr>
      </w:pPr>
      <w:ins w:id="570" w:author="Mateus Berardo de Souza Terra" w:date="2016-02-08T22:01:00Z">
        <w:r>
          <w:t xml:space="preserve">                                                                                              </w:t>
        </w:r>
      </w:ins>
    </w:p>
    <w:p w14:paraId="6D175719" w14:textId="77777777" w:rsidR="00A76C84" w:rsidRDefault="00A76C84" w:rsidP="00A76C84">
      <w:pPr>
        <w:pStyle w:val="NormalWeb"/>
        <w:shd w:val="clear" w:color="auto" w:fill="FFFFFF"/>
        <w:ind w:firstLine="720"/>
        <w:jc w:val="both"/>
        <w:rPr>
          <w:ins w:id="571" w:author="Mateus Berardo de Souza Terra" w:date="2016-02-08T22:01:00Z"/>
        </w:rPr>
      </w:pPr>
    </w:p>
    <w:p w14:paraId="33754A67" w14:textId="77777777" w:rsidR="00A76C84" w:rsidRDefault="00A76C84" w:rsidP="00A76C84">
      <w:pPr>
        <w:pStyle w:val="NormalWeb"/>
        <w:shd w:val="clear" w:color="auto" w:fill="FFFFFF"/>
        <w:ind w:firstLine="720"/>
        <w:jc w:val="both"/>
        <w:rPr>
          <w:ins w:id="572" w:author="Mateus Berardo de Souza Terra" w:date="2016-02-08T22:01:00Z"/>
        </w:rPr>
      </w:pPr>
    </w:p>
    <w:p w14:paraId="35B40FAF" w14:textId="77777777" w:rsidR="00A76C84" w:rsidRDefault="00A76C84">
      <w:pPr>
        <w:pStyle w:val="NormalWeb"/>
        <w:shd w:val="clear" w:color="auto" w:fill="FFFFFF"/>
        <w:ind w:left="1440"/>
        <w:jc w:val="both"/>
        <w:rPr>
          <w:ins w:id="573" w:author="Mateus Berardo de Souza Terra" w:date="2016-02-08T22:01:00Z"/>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574" w:author="Mateus Berardo de Souza Terra" w:date="2016-02-08T22:01:00Z"/>
        </w:rPr>
      </w:pPr>
      <w:ins w:id="575" w:author="Mateus Berardo de Souza Terra" w:date="2016-02-08T22:01:00Z">
        <w: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576" w:author="Mateus Berardo de Souza Terra" w:date="2016-02-08T22:01:00Z"/>
        </w:rPr>
      </w:pPr>
      <w:ins w:id="577" w:author="Mateus Berardo de Souza Terra" w:date="2016-02-08T22:01:00Z">
        <w:r>
          <w:rPr>
            <w:noProof/>
            <w:lang w:eastAsia="pt-BR"/>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ins>
    </w:p>
    <w:p w14:paraId="26305946" w14:textId="77777777" w:rsidR="00A76C84" w:rsidRDefault="00A76C84" w:rsidP="00A76C84">
      <w:pPr>
        <w:pStyle w:val="NormalWeb"/>
        <w:shd w:val="clear" w:color="auto" w:fill="FFFFFF"/>
        <w:ind w:firstLine="720"/>
        <w:jc w:val="both"/>
        <w:rPr>
          <w:ins w:id="578" w:author="Mateus Berardo de Souza Terra" w:date="2016-02-08T22:01:00Z"/>
        </w:rPr>
      </w:pPr>
    </w:p>
    <w:p w14:paraId="27DD95CB" w14:textId="77777777" w:rsidR="00A76C84" w:rsidRDefault="00A76C84" w:rsidP="00A76C84">
      <w:pPr>
        <w:pStyle w:val="NormalWeb"/>
        <w:shd w:val="clear" w:color="auto" w:fill="FFFFFF"/>
        <w:ind w:firstLine="720"/>
        <w:jc w:val="both"/>
        <w:rPr>
          <w:ins w:id="579" w:author="Mateus Berardo de Souza Terra" w:date="2016-02-08T22:01:00Z"/>
        </w:rPr>
      </w:pPr>
    </w:p>
    <w:p w14:paraId="7AC84B88" w14:textId="77777777" w:rsidR="00A76C84" w:rsidRDefault="00A76C84">
      <w:pPr>
        <w:pStyle w:val="NormalWeb"/>
        <w:shd w:val="clear" w:color="auto" w:fill="FFFFFF"/>
        <w:ind w:firstLine="720"/>
        <w:jc w:val="both"/>
        <w:rPr>
          <w:ins w:id="580" w:author="Mateus Berardo de Souza Terra" w:date="2016-02-08T22:01:00Z"/>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581" w:author="Mateus Berardo de Souza Terra" w:date="2016-02-08T22:01:00Z"/>
        </w:rPr>
      </w:pPr>
      <w:ins w:id="582" w:author="Mateus Berardo de Souza Terra" w:date="2016-02-08T22:01:00Z">
        <w: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583" w:author="Mateus Berardo de Souza Terra" w:date="2016-02-08T22:01:00Z"/>
        </w:rPr>
      </w:pPr>
    </w:p>
    <w:p w14:paraId="3B443347" w14:textId="77BB0FA3" w:rsidR="00A76C84" w:rsidRDefault="00A76C84" w:rsidP="00A76C84">
      <w:pPr>
        <w:pStyle w:val="NormalWeb"/>
        <w:shd w:val="clear" w:color="auto" w:fill="FFFFFF"/>
        <w:ind w:firstLine="720"/>
        <w:jc w:val="both"/>
        <w:rPr>
          <w:ins w:id="584" w:author="Mateus Berardo de Souza Terra" w:date="2016-02-08T22:01:00Z"/>
        </w:rPr>
      </w:pPr>
      <w:ins w:id="585" w:author="Mateus Berardo de Souza Terra" w:date="2016-02-08T22:01:00Z">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586" w:author="Mateus Berardo de Souza Terra" w:date="2016-02-08T22:01:00Z"/>
        </w:rPr>
      </w:pPr>
    </w:p>
    <w:p w14:paraId="5D8B76BD" w14:textId="77777777" w:rsidR="00A76C84" w:rsidRDefault="00A76C84" w:rsidP="00A76C84">
      <w:pPr>
        <w:pStyle w:val="NormalWeb"/>
        <w:shd w:val="clear" w:color="auto" w:fill="FFFFFF"/>
        <w:ind w:firstLine="720"/>
        <w:jc w:val="both"/>
        <w:rPr>
          <w:ins w:id="587" w:author="Mateus Berardo de Souza Terra" w:date="2016-02-08T22:01:00Z"/>
        </w:rPr>
      </w:pPr>
    </w:p>
    <w:p w14:paraId="4A571CB5" w14:textId="77777777" w:rsidR="00A76C84" w:rsidRDefault="00A76C84">
      <w:pPr>
        <w:pStyle w:val="NormalWeb"/>
        <w:shd w:val="clear" w:color="auto" w:fill="FFFFFF"/>
        <w:ind w:firstLine="720"/>
        <w:jc w:val="both"/>
        <w:rPr>
          <w:ins w:id="588" w:author="Mateus Berardo de Souza Terra" w:date="2016-02-08T22:01:00Z"/>
        </w:rPr>
      </w:pPr>
    </w:p>
    <w:p w14:paraId="558F2A1E" w14:textId="77777777" w:rsidR="00A76C84" w:rsidRDefault="00A76C84">
      <w:pPr>
        <w:pStyle w:val="NormalWeb"/>
        <w:shd w:val="clear" w:color="auto" w:fill="FFFFFF"/>
        <w:spacing w:before="0" w:beforeAutospacing="0" w:after="160" w:afterAutospacing="0"/>
        <w:ind w:firstLine="720"/>
        <w:jc w:val="both"/>
        <w:rPr>
          <w:ins w:id="589" w:author="Mateus Berardo de Souza Terra" w:date="2016-02-08T22:01:00Z"/>
        </w:rPr>
        <w:pPrChange w:id="590"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591" w:author="Mateus Berardo de Souza Terra" w:date="2016-02-08T22:01:00Z"/>
        </w:rPr>
        <w:pPrChange w:id="592"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593" w:author="granix pacheco" w:date="2016-02-08T14:38:00Z"/>
          <w:rPrChange w:id="594" w:author="Mateus Berardo de Souza Terra" w:date="2016-02-08T20:05:00Z">
            <w:rPr>
              <w:ins w:id="595" w:author="granix pacheco" w:date="2016-02-08T14:38:00Z"/>
              <w:b/>
              <w:sz w:val="32"/>
              <w:szCs w:val="32"/>
            </w:rPr>
          </w:rPrChange>
        </w:rPr>
        <w:pPrChange w:id="596" w:author="Mateus Berardo de Souza Terra" w:date="2016-02-08T19:25:00Z">
          <w:pPr>
            <w:pStyle w:val="NormalWeb"/>
            <w:shd w:val="clear" w:color="auto" w:fill="FFFFFF"/>
            <w:spacing w:before="0" w:beforeAutospacing="0" w:after="160" w:afterAutospacing="0"/>
            <w:jc w:val="both"/>
          </w:pPr>
        </w:pPrChange>
      </w:pPr>
      <w:ins w:id="597" w:author="Mateus Berardo de Souza Terra" w:date="2016-02-08T19:22:00Z">
        <w:r w:rsidRPr="007D7E6F">
          <w:t xml:space="preserve">Além dos resistores comuns, existem resistores que variam a sua resistência de acordo com fenômenos físicos como a luminosidade, no caso do LDR, ou a temperatura, no caso do Termistor. </w:t>
        </w:r>
      </w:ins>
      <w:ins w:id="598" w:author="Mateus Berardo de Souza Terra" w:date="2016-02-08T19:23:00Z">
        <w:r w:rsidRPr="007D7E6F">
          <w:t>Devido a suas propriedades, tais resistores são utilizados como sensores na rob</w:t>
        </w:r>
      </w:ins>
      <w:ins w:id="599" w:author="Mateus Berardo de Souza Terra" w:date="2016-02-08T19:24:00Z">
        <w:r w:rsidRPr="007D7E6F">
          <w:t>ótica. Depois de alguns capítulos, você perceberá que grande parte dos sensores são resistivos.</w:t>
        </w:r>
      </w:ins>
      <w:ins w:id="600" w:author="Mateus Berardo de Souza Terra" w:date="2016-02-08T19:25:00Z">
        <w:r w:rsidRPr="007D7E6F">
          <w:t xml:space="preserve"> Agora falaremos um pouco sobre o LDR e sobre o </w:t>
        </w:r>
      </w:ins>
      <w:ins w:id="601" w:author="Mateus Berardo de Souza Terra" w:date="2016-02-08T19:26:00Z">
        <w:r w:rsidRPr="007D7E6F">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602" w:author="granix pacheco" w:date="2016-02-08T14:11:00Z"/>
          <w:b/>
          <w:sz w:val="32"/>
          <w:szCs w:val="32"/>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ind w:left="1560" w:hanging="840"/>
        <w:jc w:val="both"/>
        <w:rPr>
          <w:ins w:id="603" w:author="granix pacheco" w:date="2016-02-08T14:13:00Z"/>
          <w:b/>
          <w:sz w:val="32"/>
          <w:szCs w:val="32"/>
        </w:rPr>
        <w:pPrChange w:id="604" w:author="Mateus Berardo de Souza Terra" w:date="2016-02-08T22:25:00Z">
          <w:pPr>
            <w:pStyle w:val="NormalWeb"/>
            <w:shd w:val="clear" w:color="auto" w:fill="FFFFFF"/>
            <w:spacing w:before="0" w:beforeAutospacing="0" w:after="160" w:afterAutospacing="0"/>
            <w:jc w:val="both"/>
          </w:pPr>
        </w:pPrChange>
      </w:pPr>
      <w:ins w:id="605" w:author="granix pacheco" w:date="2016-02-08T14:11:00Z">
        <w:r w:rsidRPr="007D7E6F">
          <w:rPr>
            <w:b/>
            <w:sz w:val="32"/>
            <w:szCs w:val="32"/>
          </w:rPr>
          <w:t>LDR:</w:t>
        </w:r>
      </w:ins>
    </w:p>
    <w:p w14:paraId="2A490940" w14:textId="356925F5" w:rsidR="0059787C" w:rsidRPr="007D7E6F" w:rsidRDefault="0059787C">
      <w:pPr>
        <w:ind w:firstLine="720"/>
        <w:jc w:val="both"/>
        <w:rPr>
          <w:ins w:id="606" w:author="granix pacheco" w:date="2016-02-08T14:29:00Z"/>
          <w:rFonts w:ascii="Times New Roman" w:eastAsia="Times New Roman" w:hAnsi="Times New Roman" w:cs="Times New Roman"/>
          <w:color w:val="222222"/>
          <w:sz w:val="24"/>
          <w:szCs w:val="24"/>
          <w:lang w:eastAsia="pt-BR"/>
          <w:rPrChange w:id="607" w:author="Mateus Berardo de Souza Terra" w:date="2016-02-08T20:05:00Z">
            <w:rPr>
              <w:ins w:id="608" w:author="granix pacheco" w:date="2016-02-08T14:29:00Z"/>
              <w:rFonts w:ascii="Arial" w:eastAsia="Times New Roman" w:hAnsi="Arial" w:cs="Arial"/>
              <w:color w:val="222222"/>
              <w:sz w:val="27"/>
              <w:szCs w:val="27"/>
              <w:lang w:val="pt-PT" w:eastAsia="pt-BR"/>
            </w:rPr>
          </w:rPrChange>
        </w:rPr>
        <w:pPrChange w:id="609" w:author="granix pacheco" w:date="2016-02-08T14:34:00Z">
          <w:pPr/>
        </w:pPrChange>
      </w:pPr>
      <w:ins w:id="610" w:author="granix pacheco" w:date="2016-02-08T14:31:00Z">
        <w:r w:rsidRPr="007D7E6F">
          <w:rPr>
            <w:rFonts w:ascii="Times New Roman" w:eastAsia="Times New Roman" w:hAnsi="Times New Roman" w:cs="Times New Roman"/>
            <w:color w:val="222222"/>
            <w:sz w:val="24"/>
            <w:szCs w:val="24"/>
            <w:lang w:eastAsia="pt-BR"/>
            <w:rPrChange w:id="611"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rPrChange w:id="612" w:author="Mateus Berardo de Souza Terra" w:date="2016-02-08T20:05:00Z">
              <w:rPr>
                <w:b/>
                <w:bCs/>
                <w:i/>
                <w:iCs/>
                <w:lang w:val="pt-PT"/>
              </w:rPr>
            </w:rPrChange>
          </w:rPr>
          <w:t>L</w:t>
        </w:r>
        <w:r w:rsidRPr="007D7E6F">
          <w:rPr>
            <w:rFonts w:ascii="Times New Roman" w:hAnsi="Times New Roman" w:cs="Times New Roman"/>
            <w:iCs/>
            <w:sz w:val="24"/>
            <w:szCs w:val="24"/>
            <w:rPrChange w:id="613" w:author="Mateus Berardo de Souza Terra" w:date="2016-02-08T20:05:00Z">
              <w:rPr>
                <w:i/>
                <w:iCs/>
                <w:lang w:val="pt-PT"/>
              </w:rPr>
            </w:rPrChange>
          </w:rPr>
          <w:t xml:space="preserve">ight </w:t>
        </w:r>
        <w:del w:id="614" w:author="Mateus Berardo de Souza Terra" w:date="2016-02-08T19:26:00Z">
          <w:r w:rsidRPr="007D7E6F" w:rsidDel="00105911">
            <w:rPr>
              <w:rFonts w:ascii="Times New Roman" w:hAnsi="Times New Roman" w:cs="Times New Roman"/>
              <w:bCs/>
              <w:iCs/>
              <w:sz w:val="24"/>
              <w:szCs w:val="24"/>
              <w:rPrChange w:id="615"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rPrChange w:id="616" w:author="Mateus Berardo de Souza Terra" w:date="2016-02-08T20:05:00Z">
                <w:rPr>
                  <w:i/>
                  <w:iCs/>
                  <w:lang w:val="pt-PT"/>
                </w:rPr>
              </w:rPrChange>
            </w:rPr>
            <w:delText>ependent</w:delText>
          </w:r>
        </w:del>
      </w:ins>
      <w:ins w:id="617"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ins w:id="618" w:author="granix pacheco" w:date="2016-02-08T14:31:00Z">
        <w:r w:rsidRPr="007D7E6F">
          <w:rPr>
            <w:rFonts w:ascii="Times New Roman" w:hAnsi="Times New Roman" w:cs="Times New Roman"/>
            <w:iCs/>
            <w:sz w:val="24"/>
            <w:szCs w:val="24"/>
            <w:rPrChange w:id="619" w:author="Mateus Berardo de Souza Terra" w:date="2016-02-08T20:05:00Z">
              <w:rPr>
                <w:i/>
                <w:iCs/>
                <w:lang w:val="pt-PT"/>
              </w:rPr>
            </w:rPrChange>
          </w:rPr>
          <w:t xml:space="preserve"> </w:t>
        </w:r>
        <w:r w:rsidRPr="007D7E6F">
          <w:rPr>
            <w:rFonts w:ascii="Times New Roman" w:hAnsi="Times New Roman" w:cs="Times New Roman"/>
            <w:bCs/>
            <w:iCs/>
            <w:sz w:val="24"/>
            <w:szCs w:val="24"/>
            <w:rPrChange w:id="620" w:author="Mateus Berardo de Souza Terra" w:date="2016-02-08T20:05:00Z">
              <w:rPr>
                <w:b/>
                <w:bCs/>
                <w:i/>
                <w:iCs/>
                <w:lang w:val="pt-PT"/>
              </w:rPr>
            </w:rPrChange>
          </w:rPr>
          <w:t>R</w:t>
        </w:r>
        <w:r w:rsidRPr="007D7E6F">
          <w:rPr>
            <w:rFonts w:ascii="Times New Roman" w:hAnsi="Times New Roman" w:cs="Times New Roman"/>
            <w:iCs/>
            <w:sz w:val="24"/>
            <w:szCs w:val="24"/>
            <w:rPrChange w:id="621" w:author="Mateus Berardo de Souza Terra" w:date="2016-02-08T20:05:00Z">
              <w:rPr>
                <w:i/>
                <w:iCs/>
                <w:lang w:val="pt-PT"/>
              </w:rPr>
            </w:rPrChange>
          </w:rPr>
          <w:t xml:space="preserve">esistor) é um </w:t>
        </w:r>
      </w:ins>
      <w:ins w:id="622" w:author="granix pacheco" w:date="2016-02-08T14:32:00Z">
        <w:r w:rsidRPr="007D7E6F">
          <w:rPr>
            <w:rStyle w:val="no-conversion"/>
            <w:rFonts w:ascii="Times New Roman" w:hAnsi="Times New Roman" w:cs="Times New Roman"/>
            <w:bCs/>
            <w:sz w:val="24"/>
            <w:szCs w:val="24"/>
            <w:rPrChange w:id="623" w:author="Mateus Berardo de Souza Terra" w:date="2016-02-08T20:05:00Z">
              <w:rPr>
                <w:rStyle w:val="no-conversion"/>
                <w:b/>
                <w:bCs/>
              </w:rPr>
            </w:rPrChange>
          </w:rPr>
          <w:t>Resistor Dependente de Luz</w:t>
        </w:r>
        <w:r w:rsidRPr="007D7E6F">
          <w:rPr>
            <w:rStyle w:val="no-conversion"/>
            <w:rFonts w:ascii="Times New Roman" w:hAnsi="Times New Roman" w:cs="Times New Roman"/>
            <w:sz w:val="24"/>
            <w:szCs w:val="24"/>
            <w:rPrChange w:id="624" w:author="Mateus Berardo de Souza Terra" w:date="2016-02-08T20:05:00Z">
              <w:rPr>
                <w:rStyle w:val="no-conversion"/>
                <w:lang w:val="pt-PT"/>
              </w:rPr>
            </w:rPrChange>
          </w:rPr>
          <w:t xml:space="preserve"> ou </w:t>
        </w:r>
        <w:del w:id="625" w:author="Mateus Berardo de Souza Terra" w:date="2016-02-08T19:17:00Z">
          <w:r w:rsidRPr="007D7E6F" w:rsidDel="006D3AB1">
            <w:rPr>
              <w:rStyle w:val="no-conversion"/>
              <w:rFonts w:ascii="Times New Roman" w:hAnsi="Times New Roman" w:cs="Times New Roman"/>
              <w:bCs/>
              <w:sz w:val="24"/>
              <w:szCs w:val="24"/>
              <w:rPrChange w:id="626" w:author="Mateus Berardo de Souza Terra" w:date="2016-02-08T20:05:00Z">
                <w:rPr>
                  <w:rStyle w:val="no-conversion"/>
                  <w:b/>
                  <w:bCs/>
                  <w:lang w:val="pt-PT"/>
                </w:rPr>
              </w:rPrChange>
            </w:rPr>
            <w:delText>Fotoresistência</w:delText>
          </w:r>
        </w:del>
      </w:ins>
      <w:ins w:id="627" w:author="Mateus Berardo de Souza Terra" w:date="2016-02-08T19:17:00Z">
        <w:r w:rsidR="006D3AB1" w:rsidRPr="007D7E6F">
          <w:rPr>
            <w:rStyle w:val="no-conversion"/>
            <w:rFonts w:ascii="Times New Roman" w:hAnsi="Times New Roman" w:cs="Times New Roman"/>
            <w:bCs/>
            <w:sz w:val="24"/>
            <w:szCs w:val="24"/>
          </w:rPr>
          <w:t>Fotoresistência</w:t>
        </w:r>
      </w:ins>
      <w:ins w:id="628" w:author="granix pacheco" w:date="2016-02-08T14:32:00Z">
        <w:r w:rsidRPr="007D7E6F">
          <w:rPr>
            <w:rStyle w:val="no-conversion"/>
            <w:rFonts w:ascii="Times New Roman" w:hAnsi="Times New Roman" w:cs="Times New Roman"/>
            <w:bCs/>
            <w:sz w:val="24"/>
            <w:szCs w:val="24"/>
            <w:rPrChange w:id="629"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30" w:author="granix pacheco" w:date="2016-02-08T14:33:00Z">
        <w:r w:rsidR="00E96E41" w:rsidRPr="007D7E6F">
          <w:rPr>
            <w:rStyle w:val="no-conversion"/>
            <w:rFonts w:ascii="Times New Roman" w:hAnsi="Times New Roman" w:cs="Times New Roman"/>
            <w:bCs/>
            <w:sz w:val="24"/>
            <w:szCs w:val="24"/>
            <w:rPrChange w:id="631" w:author="Mateus Berardo de Souza Terra" w:date="2016-02-08T20:05:00Z">
              <w:rPr>
                <w:rStyle w:val="no-conversion"/>
                <w:rFonts w:ascii="Times New Roman" w:hAnsi="Times New Roman" w:cs="Times New Roman"/>
                <w:bCs/>
                <w:sz w:val="24"/>
                <w:szCs w:val="24"/>
                <w:lang w:val="pt-PT"/>
              </w:rPr>
            </w:rPrChange>
          </w:rPr>
          <w:t xml:space="preserve">a sua </w:t>
        </w:r>
        <w:del w:id="632" w:author="Mateus Berardo de Souza Terra" w:date="2016-02-08T19:17:00Z">
          <w:r w:rsidR="00E96E41" w:rsidRPr="007D7E6F" w:rsidDel="006D3AB1">
            <w:rPr>
              <w:rStyle w:val="no-conversion"/>
              <w:rFonts w:ascii="Times New Roman" w:hAnsi="Times New Roman" w:cs="Times New Roman"/>
              <w:bCs/>
              <w:sz w:val="24"/>
              <w:szCs w:val="24"/>
              <w:rPrChange w:id="633" w:author="Mateus Berardo de Souza Terra" w:date="2016-02-08T20:05:00Z">
                <w:rPr>
                  <w:rStyle w:val="no-conversion"/>
                  <w:rFonts w:ascii="Times New Roman" w:hAnsi="Times New Roman" w:cs="Times New Roman"/>
                  <w:bCs/>
                  <w:sz w:val="24"/>
                  <w:szCs w:val="24"/>
                  <w:lang w:val="pt-PT"/>
                </w:rPr>
              </w:rPrChange>
            </w:rPr>
            <w:delText>resistencia</w:delText>
          </w:r>
        </w:del>
      </w:ins>
      <w:ins w:id="634" w:author="Mateus Berardo de Souza Terra" w:date="2016-02-08T19:17:00Z">
        <w:r w:rsidR="006D3AB1" w:rsidRPr="007D7E6F">
          <w:rPr>
            <w:rStyle w:val="no-conversion"/>
            <w:rFonts w:ascii="Times New Roman" w:hAnsi="Times New Roman" w:cs="Times New Roman"/>
            <w:bCs/>
            <w:sz w:val="24"/>
            <w:szCs w:val="24"/>
          </w:rPr>
          <w:t>resistência</w:t>
        </w:r>
      </w:ins>
      <w:ins w:id="635" w:author="granix pacheco" w:date="2016-02-08T14:33:00Z">
        <w:r w:rsidR="00E96E41" w:rsidRPr="007D7E6F">
          <w:rPr>
            <w:rStyle w:val="no-conversion"/>
            <w:rFonts w:ascii="Times New Roman" w:hAnsi="Times New Roman" w:cs="Times New Roman"/>
            <w:bCs/>
            <w:sz w:val="24"/>
            <w:szCs w:val="24"/>
            <w:rPrChange w:id="636" w:author="Mateus Berardo de Souza Terra" w:date="2016-02-08T20:05:00Z">
              <w:rPr>
                <w:rStyle w:val="no-conversion"/>
                <w:rFonts w:ascii="Times New Roman" w:hAnsi="Times New Roman" w:cs="Times New Roman"/>
                <w:bCs/>
                <w:sz w:val="24"/>
                <w:szCs w:val="24"/>
                <w:lang w:val="pt-PT"/>
              </w:rPr>
            </w:rPrChange>
          </w:rPr>
          <w:t xml:space="preserve"> em funç</w:t>
        </w:r>
      </w:ins>
      <w:ins w:id="637" w:author="granix pacheco" w:date="2016-02-08T14:35:00Z">
        <w:r w:rsidR="00E96E41" w:rsidRPr="007D7E6F">
          <w:rPr>
            <w:rStyle w:val="no-conversion"/>
            <w:rFonts w:ascii="Times New Roman" w:hAnsi="Times New Roman" w:cs="Times New Roman"/>
            <w:bCs/>
            <w:sz w:val="24"/>
            <w:szCs w:val="24"/>
            <w:rPrChange w:id="638" w:author="Mateus Berardo de Souza Terra" w:date="2016-02-08T20:05:00Z">
              <w:rPr>
                <w:rStyle w:val="no-conversion"/>
                <w:rFonts w:ascii="Times New Roman" w:hAnsi="Times New Roman" w:cs="Times New Roman"/>
                <w:bCs/>
                <w:sz w:val="24"/>
                <w:szCs w:val="24"/>
                <w:lang w:val="pt-PT"/>
              </w:rPr>
            </w:rPrChange>
          </w:rPr>
          <w:t>ã</w:t>
        </w:r>
      </w:ins>
      <w:ins w:id="639" w:author="granix pacheco" w:date="2016-02-08T14:33:00Z">
        <w:r w:rsidRPr="007D7E6F">
          <w:rPr>
            <w:rStyle w:val="no-conversion"/>
            <w:rFonts w:ascii="Times New Roman" w:hAnsi="Times New Roman" w:cs="Times New Roman"/>
            <w:bCs/>
            <w:sz w:val="24"/>
            <w:szCs w:val="24"/>
            <w:rPrChange w:id="640"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41" w:author="granix pacheco" w:date="2016-02-08T14:34:00Z">
        <w:r w:rsidR="00E96E41" w:rsidRPr="007D7E6F">
          <w:rPr>
            <w:rFonts w:ascii="Times New Roman" w:hAnsi="Times New Roman" w:cs="Times New Roman"/>
            <w:sz w:val="24"/>
            <w:szCs w:val="24"/>
            <w:rPrChange w:id="642" w:author="Mateus Berardo de Souza Terra" w:date="2016-02-08T20:05:00Z">
              <w:rPr>
                <w:lang w:val="pt-PT"/>
              </w:rPr>
            </w:rPrChange>
          </w:rPr>
          <w:t>Tipicamente, à medida que a intensidade da luz aumenta, a sua resistência diminui</w:t>
        </w:r>
      </w:ins>
      <w:ins w:id="643" w:author="Mateus Berardo de Souza Terra" w:date="2016-02-08T19:25:00Z">
        <w:r w:rsidR="00105911" w:rsidRPr="007D7E6F">
          <w:rPr>
            <w:rFonts w:ascii="Times New Roman" w:hAnsi="Times New Roman" w:cs="Times New Roman"/>
            <w:sz w:val="24"/>
            <w:szCs w:val="24"/>
          </w:rPr>
          <w:t>, permitindo que mais corrente flua por ele</w:t>
        </w:r>
      </w:ins>
      <w:ins w:id="644" w:author="granix pacheco" w:date="2016-02-08T14:34:00Z">
        <w:r w:rsidR="00E96E41" w:rsidRPr="007D7E6F">
          <w:rPr>
            <w:rFonts w:ascii="Times New Roman" w:hAnsi="Times New Roman" w:cs="Times New Roman"/>
            <w:sz w:val="24"/>
            <w:szCs w:val="24"/>
            <w:rPrChange w:id="645" w:author="Mateus Berardo de Souza Terra" w:date="2016-02-08T20:05:00Z">
              <w:rPr>
                <w:lang w:val="pt-PT"/>
              </w:rPr>
            </w:rPrChange>
          </w:rPr>
          <w:t>.</w:t>
        </w:r>
      </w:ins>
      <w:ins w:id="646" w:author="granix pacheco" w:date="2016-02-08T14:35:00Z">
        <w:r w:rsidR="00E96E41" w:rsidRPr="007D7E6F">
          <w:rPr>
            <w:rFonts w:ascii="Times New Roman" w:hAnsi="Times New Roman" w:cs="Times New Roman"/>
            <w:sz w:val="24"/>
            <w:szCs w:val="24"/>
            <w:rPrChange w:id="647" w:author="Mateus Berardo de Souza Terra" w:date="2016-02-08T20:05:00Z">
              <w:rPr>
                <w:rFonts w:ascii="Times New Roman" w:hAnsi="Times New Roman" w:cs="Times New Roman"/>
                <w:sz w:val="24"/>
                <w:szCs w:val="24"/>
                <w:lang w:val="pt-PT"/>
              </w:rPr>
            </w:rPrChange>
          </w:rPr>
          <w:t xml:space="preserve"> Ele pode ser usado para confecç</w:t>
        </w:r>
      </w:ins>
      <w:ins w:id="648" w:author="Mateus Berardo de Souza Terra" w:date="2016-02-08T19:08:00Z">
        <w:r w:rsidR="008D4450" w:rsidRPr="007D7E6F">
          <w:rPr>
            <w:rFonts w:ascii="Times New Roman" w:hAnsi="Times New Roman" w:cs="Times New Roman"/>
            <w:sz w:val="24"/>
            <w:szCs w:val="24"/>
            <w:rPrChange w:id="649" w:author="Mateus Berardo de Souza Terra" w:date="2016-02-08T20:05:00Z">
              <w:rPr>
                <w:rFonts w:ascii="Times New Roman" w:hAnsi="Times New Roman" w:cs="Times New Roman"/>
                <w:sz w:val="24"/>
                <w:szCs w:val="24"/>
                <w:lang w:val="pt-PT"/>
              </w:rPr>
            </w:rPrChange>
          </w:rPr>
          <w:t>ã</w:t>
        </w:r>
      </w:ins>
      <w:ins w:id="650" w:author="granix pacheco" w:date="2016-02-08T14:35:00Z">
        <w:del w:id="651" w:author="Mateus Berardo de Souza Terra" w:date="2016-02-08T19:08:00Z">
          <w:r w:rsidR="00E96E41" w:rsidRPr="007D7E6F" w:rsidDel="008D4450">
            <w:rPr>
              <w:rFonts w:ascii="Times New Roman" w:hAnsi="Times New Roman" w:cs="Times New Roman"/>
              <w:sz w:val="24"/>
              <w:szCs w:val="24"/>
              <w:rPrChange w:id="652"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rPrChange w:id="653" w:author="Mateus Berardo de Souza Terra" w:date="2016-02-08T20:05:00Z">
              <w:rPr>
                <w:rFonts w:ascii="Times New Roman" w:hAnsi="Times New Roman" w:cs="Times New Roman"/>
                <w:sz w:val="24"/>
                <w:szCs w:val="24"/>
                <w:lang w:val="pt-PT"/>
              </w:rPr>
            </w:rPrChange>
          </w:rPr>
          <w:t>o de sensores</w:t>
        </w:r>
      </w:ins>
      <w:ins w:id="654" w:author="Mateus Berardo de Souza Terra" w:date="2016-02-08T19:09:00Z">
        <w:r w:rsidR="008D4450" w:rsidRPr="007D7E6F">
          <w:rPr>
            <w:rFonts w:ascii="Times New Roman" w:hAnsi="Times New Roman" w:cs="Times New Roman"/>
            <w:sz w:val="24"/>
            <w:szCs w:val="24"/>
          </w:rPr>
          <w:t xml:space="preserve"> de luminosidade ou de reflexão</w:t>
        </w:r>
      </w:ins>
      <w:ins w:id="655" w:author="granix pacheco" w:date="2016-02-08T14:35:00Z">
        <w:r w:rsidR="00E96E41" w:rsidRPr="007D7E6F">
          <w:rPr>
            <w:rFonts w:ascii="Times New Roman" w:hAnsi="Times New Roman" w:cs="Times New Roman"/>
            <w:sz w:val="24"/>
            <w:szCs w:val="24"/>
            <w:rPrChange w:id="656" w:author="Mateus Berardo de Souza Terra" w:date="2016-02-08T20:05:00Z">
              <w:rPr>
                <w:rFonts w:ascii="Times New Roman" w:hAnsi="Times New Roman" w:cs="Times New Roman"/>
                <w:sz w:val="24"/>
                <w:szCs w:val="24"/>
                <w:lang w:val="pt-PT"/>
              </w:rPr>
            </w:rPrChange>
          </w:rPr>
          <w:t>.</w:t>
        </w:r>
      </w:ins>
      <w:ins w:id="657" w:author="Mateus Berardo de Souza Terra" w:date="2016-02-08T19:09:00Z">
        <w:r w:rsidR="008D4450" w:rsidRPr="007D7E6F">
          <w:rPr>
            <w:rFonts w:ascii="Times New Roman" w:hAnsi="Times New Roman" w:cs="Times New Roman"/>
            <w:sz w:val="24"/>
            <w:szCs w:val="24"/>
          </w:rPr>
          <w:t xml:space="preserve"> Abaixo podemos ver uma imagem de um LDR e seu s</w:t>
        </w:r>
      </w:ins>
      <w:ins w:id="658" w:author="Mateus Berardo de Souza Terra" w:date="2016-02-08T19:10:00Z">
        <w:r w:rsidR="008D4450" w:rsidRPr="007D7E6F">
          <w:rPr>
            <w:rFonts w:ascii="Times New Roman" w:hAnsi="Times New Roman" w:cs="Times New Roman"/>
            <w:sz w:val="24"/>
            <w:szCs w:val="24"/>
          </w:rPr>
          <w:t>ímbolo esquemático.</w:t>
        </w:r>
      </w:ins>
    </w:p>
    <w:p w14:paraId="7151661F" w14:textId="74245E99" w:rsidR="0059787C" w:rsidRPr="007D7E6F" w:rsidRDefault="0059787C">
      <w:pPr>
        <w:jc w:val="center"/>
        <w:rPr>
          <w:ins w:id="659" w:author="granix pacheco" w:date="2016-02-08T14:29:00Z"/>
          <w:rFonts w:ascii="Arial" w:eastAsia="Times New Roman" w:hAnsi="Arial" w:cs="Arial"/>
          <w:color w:val="222222"/>
          <w:sz w:val="27"/>
          <w:szCs w:val="27"/>
          <w:lang w:eastAsia="pt-BR"/>
          <w:rPrChange w:id="660" w:author="Mateus Berardo de Souza Terra" w:date="2016-02-08T20:05:00Z">
            <w:rPr>
              <w:ins w:id="661" w:author="granix pacheco" w:date="2016-02-08T14:29:00Z"/>
              <w:rFonts w:ascii="Arial" w:eastAsia="Times New Roman" w:hAnsi="Arial" w:cs="Arial"/>
              <w:color w:val="222222"/>
              <w:sz w:val="27"/>
              <w:szCs w:val="27"/>
              <w:lang w:val="pt-PT" w:eastAsia="pt-BR"/>
            </w:rPr>
          </w:rPrChange>
        </w:rPr>
        <w:pPrChange w:id="662" w:author="granix pacheco" w:date="2016-02-08T14:36:00Z">
          <w:pPr/>
        </w:pPrChange>
      </w:pPr>
      <w:ins w:id="663" w:author="granix pacheco" w:date="2016-02-08T14:28:00Z">
        <w:r w:rsidRPr="004A7414">
          <w:rPr>
            <w:noProof/>
            <w:color w:val="0000FF"/>
            <w:lang w:eastAsia="pt-BR"/>
            <w:rPrChange w:id="664" w:author="Unknown">
              <w:rPr>
                <w:noProof/>
                <w:lang w:eastAsia="pt-BR"/>
              </w:rPr>
            </w:rPrChange>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665" w:author="granix pacheco" w:date="2016-02-08T14:29:00Z">
        <w:r w:rsidRPr="004A7414">
          <w:rPr>
            <w:rFonts w:ascii="Arial" w:eastAsia="Times New Roman" w:hAnsi="Arial" w:cs="Arial"/>
            <w:noProof/>
            <w:color w:val="0000FF"/>
            <w:sz w:val="27"/>
            <w:szCs w:val="27"/>
            <w:lang w:eastAsia="pt-BR"/>
            <w:rPrChange w:id="666" w:author="Unknown">
              <w:rPr>
                <w:noProof/>
                <w:lang w:eastAsia="pt-BR"/>
              </w:rPr>
            </w:rPrChange>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667" w:author="granix pacheco" w:date="2016-02-08T14:28:00Z"/>
          <w:b/>
          <w:sz w:val="32"/>
          <w:szCs w:val="32"/>
        </w:rPr>
        <w:pPrChange w:id="668"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669" w:author="granix pacheco" w:date="2016-02-08T14:13:00Z"/>
          <w:b/>
          <w:sz w:val="32"/>
          <w:szCs w:val="32"/>
        </w:rPr>
        <w:pPrChange w:id="670"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ind w:left="993" w:hanging="633"/>
        <w:jc w:val="both"/>
        <w:rPr>
          <w:ins w:id="671" w:author="granix pacheco" w:date="2016-02-08T14:19:00Z"/>
          <w:b/>
          <w:sz w:val="32"/>
          <w:szCs w:val="32"/>
        </w:rPr>
        <w:pPrChange w:id="672" w:author="Mateus Berardo de Souza Terra" w:date="2016-02-08T22:26:00Z">
          <w:pPr>
            <w:pStyle w:val="NormalWeb"/>
            <w:shd w:val="clear" w:color="auto" w:fill="FFFFFF"/>
            <w:spacing w:before="0" w:beforeAutospacing="0" w:after="160" w:afterAutospacing="0"/>
            <w:jc w:val="both"/>
          </w:pPr>
        </w:pPrChange>
      </w:pPr>
      <w:ins w:id="673" w:author="granix pacheco" w:date="2016-02-08T14:13:00Z">
        <w:r w:rsidRPr="007D7E6F">
          <w:rPr>
            <w:b/>
            <w:sz w:val="32"/>
            <w:szCs w:val="32"/>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674" w:author="granix pacheco" w:date="2016-02-08T14:23:00Z"/>
          <w:rStyle w:val="ya-q-full-text"/>
        </w:rPr>
        <w:pPrChange w:id="675" w:author="granix pacheco" w:date="2016-02-08T14:21:00Z">
          <w:pPr>
            <w:pStyle w:val="NormalWeb"/>
            <w:shd w:val="clear" w:color="auto" w:fill="FFFFFF"/>
            <w:spacing w:before="0" w:beforeAutospacing="0" w:after="160" w:afterAutospacing="0"/>
            <w:jc w:val="both"/>
          </w:pPr>
        </w:pPrChange>
      </w:pPr>
      <w:ins w:id="676" w:author="granix pacheco" w:date="2016-02-08T14:19:00Z">
        <w:r w:rsidRPr="007D7E6F">
          <w:rPr>
            <w:rFonts w:eastAsiaTheme="minorHAnsi"/>
          </w:rPr>
          <w:t xml:space="preserve">Um buzzer </w:t>
        </w:r>
      </w:ins>
      <w:ins w:id="677" w:author="granix pacheco" w:date="2016-02-08T14:20:00Z">
        <w:r w:rsidRPr="007D7E6F">
          <w:rPr>
            <w:rFonts w:eastAsiaTheme="minorHAnsi"/>
          </w:rPr>
          <w:t>é um componente capaz de produzir sons na frequência recebida atuando de maneira semelhante a uma caixa de som, porem com um consumo menor.</w:t>
        </w:r>
      </w:ins>
      <w:ins w:id="678" w:author="granix pacheco" w:date="2016-02-08T14:21:00Z">
        <w:r w:rsidRPr="007D7E6F">
          <w:rPr>
            <w:rFonts w:eastAsiaTheme="minorHAnsi"/>
          </w:rPr>
          <w:t xml:space="preserve"> Ele possui polaridade </w:t>
        </w:r>
      </w:ins>
      <w:ins w:id="679" w:author="granix pacheco" w:date="2016-02-08T15:40:00Z">
        <w:r w:rsidR="00463E0F" w:rsidRPr="007D7E6F">
          <w:rPr>
            <w:rFonts w:eastAsiaTheme="minorHAnsi"/>
          </w:rPr>
          <w:t>definida (a</w:t>
        </w:r>
      </w:ins>
      <w:ins w:id="680" w:author="granix pacheco" w:date="2016-02-08T15:39:00Z">
        <w:r w:rsidR="00463E0F" w:rsidRPr="007D7E6F">
          <w:rPr>
            <w:rFonts w:eastAsiaTheme="minorHAnsi"/>
          </w:rPr>
          <w:t xml:space="preserve"> perna mais longa é o positivo)</w:t>
        </w:r>
      </w:ins>
      <w:ins w:id="681" w:author="granix pacheco" w:date="2016-02-08T14:21:00Z">
        <w:r w:rsidRPr="007D7E6F">
          <w:rPr>
            <w:rFonts w:eastAsiaTheme="minorHAnsi"/>
          </w:rPr>
          <w:t xml:space="preserve"> e é composto</w:t>
        </w:r>
      </w:ins>
      <w:ins w:id="682" w:author="granix pacheco" w:date="2016-02-08T14:22:00Z">
        <w:r w:rsidRPr="007D7E6F">
          <w:rPr>
            <w:rFonts w:eastAsiaTheme="minorHAnsi"/>
          </w:rPr>
          <w:t xml:space="preserve"> </w:t>
        </w:r>
        <w:r w:rsidRPr="007D7E6F">
          <w:rPr>
            <w:rStyle w:val="ya-q-full-text"/>
          </w:rPr>
          <w:t xml:space="preserve">2 camadas de metal e uma camada interna de cristal </w:t>
        </w:r>
      </w:ins>
      <w:ins w:id="683" w:author="granix pacheco" w:date="2016-02-08T14:24:00Z">
        <w:r w:rsidRPr="007D7E6F">
          <w:rPr>
            <w:rStyle w:val="ya-q-full-text"/>
          </w:rPr>
          <w:t>piezoeléctrico</w:t>
        </w:r>
      </w:ins>
      <w:ins w:id="684" w:author="granix pacheco" w:date="2016-02-08T14:22:00Z">
        <w:r w:rsidRPr="007D7E6F">
          <w:rPr>
            <w:rStyle w:val="ya-q-full-text"/>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685" w:author="granix pacheco" w:date="2016-02-08T13:19:00Z"/>
          <w:rPrChange w:id="686" w:author="Mateus Berardo de Souza Terra" w:date="2016-02-08T20:05:00Z">
            <w:rPr>
              <w:ins w:id="687" w:author="granix pacheco" w:date="2016-02-08T13:19:00Z"/>
              <w:b/>
              <w:sz w:val="32"/>
              <w:szCs w:val="32"/>
            </w:rPr>
          </w:rPrChange>
        </w:rPr>
        <w:pPrChange w:id="688"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689" w:author="granix pacheco" w:date="2016-02-08T14:23:00Z"/>
          <w:rFonts w:ascii="Arial" w:eastAsia="Times New Roman" w:hAnsi="Arial" w:cs="Arial"/>
          <w:color w:val="222222"/>
          <w:sz w:val="27"/>
          <w:szCs w:val="27"/>
          <w:lang w:eastAsia="pt-BR"/>
          <w:rPrChange w:id="690" w:author="Mateus Berardo de Souza Terra" w:date="2016-02-08T20:05:00Z">
            <w:rPr>
              <w:ins w:id="691" w:author="granix pacheco" w:date="2016-02-08T14:23:00Z"/>
              <w:rFonts w:ascii="Arial" w:eastAsia="Times New Roman" w:hAnsi="Arial" w:cs="Arial"/>
              <w:color w:val="222222"/>
              <w:sz w:val="27"/>
              <w:szCs w:val="27"/>
              <w:lang w:val="pt-PT" w:eastAsia="pt-BR"/>
            </w:rPr>
          </w:rPrChange>
        </w:rPr>
        <w:pPrChange w:id="692" w:author="granix pacheco" w:date="2016-02-08T14:24:00Z">
          <w:pPr/>
        </w:pPrChange>
      </w:pPr>
      <w:ins w:id="693" w:author="granix pacheco" w:date="2016-02-08T14:17:00Z">
        <w:r w:rsidRPr="004A7414">
          <w:rPr>
            <w:noProof/>
            <w:color w:val="0000FF"/>
            <w:lang w:eastAsia="pt-BR"/>
            <w:rPrChange w:id="694" w:author="Unknown">
              <w:rPr>
                <w:noProof/>
                <w:lang w:eastAsia="pt-BR"/>
              </w:rPr>
            </w:rPrChange>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695" w:author="granix pacheco" w:date="2016-02-08T14:23:00Z">
        <w:r w:rsidRPr="004A7414">
          <w:rPr>
            <w:rFonts w:ascii="Arial" w:eastAsia="Times New Roman" w:hAnsi="Arial" w:cs="Arial"/>
            <w:noProof/>
            <w:color w:val="0000FF"/>
            <w:sz w:val="27"/>
            <w:szCs w:val="27"/>
            <w:lang w:eastAsia="pt-BR"/>
            <w:rPrChange w:id="696" w:author="Unknown">
              <w:rPr>
                <w:noProof/>
                <w:lang w:eastAsia="pt-BR"/>
              </w:rPr>
            </w:rPrChange>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697" w:author="granix pacheco" w:date="2016-02-08T14:23:00Z"/>
          <w:b/>
          <w:sz w:val="32"/>
          <w:szCs w:val="32"/>
        </w:rPr>
      </w:pPr>
    </w:p>
    <w:p w14:paraId="61ACD05F" w14:textId="77777777" w:rsidR="00FB6808" w:rsidRPr="007D7E6F" w:rsidRDefault="00FB6808">
      <w:pPr>
        <w:pStyle w:val="NormalWeb"/>
        <w:shd w:val="clear" w:color="auto" w:fill="FFFFFF"/>
        <w:spacing w:before="0" w:beforeAutospacing="0" w:after="160" w:afterAutospacing="0"/>
        <w:jc w:val="both"/>
        <w:rPr>
          <w:ins w:id="698" w:author="granix pacheco" w:date="2016-02-08T08:36:00Z"/>
          <w:b/>
          <w:sz w:val="32"/>
          <w:szCs w:val="32"/>
          <w:rPrChange w:id="699" w:author="Mateus Berardo de Souza Terra" w:date="2016-02-08T20:05:00Z">
            <w:rPr>
              <w:ins w:id="700" w:author="granix pacheco" w:date="2016-02-08T08:36:00Z"/>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01" w:author="granix pacheco" w:date="2016-02-08T12:43:00Z"/>
          <w:b/>
          <w:sz w:val="32"/>
          <w:szCs w:val="32"/>
        </w:rPr>
        <w:pPrChange w:id="702" w:author="Mateus Berardo de Souza Terra" w:date="2016-02-08T22:26:00Z">
          <w:pPr>
            <w:pStyle w:val="NormalWeb"/>
            <w:shd w:val="clear" w:color="auto" w:fill="FFFFFF"/>
            <w:spacing w:before="0" w:beforeAutospacing="0" w:after="160" w:afterAutospacing="0"/>
            <w:jc w:val="both"/>
          </w:pPr>
        </w:pPrChange>
      </w:pPr>
      <w:ins w:id="703" w:author="granix pacheco" w:date="2016-02-08T08:36:00Z">
        <w:r w:rsidRPr="007D7E6F">
          <w:rPr>
            <w:b/>
            <w:sz w:val="32"/>
            <w:szCs w:val="32"/>
            <w:rPrChange w:id="704" w:author="Mateus Berardo de Souza Terra" w:date="2016-02-08T20:05:00Z">
              <w:rPr/>
            </w:rPrChange>
          </w:rPr>
          <w:t>Interruptores</w:t>
        </w:r>
      </w:ins>
      <w:ins w:id="705" w:author="granix pacheco" w:date="2016-02-08T12:43:00Z">
        <w:r w:rsidR="00887086" w:rsidRPr="007D7E6F">
          <w:rPr>
            <w:b/>
            <w:sz w:val="32"/>
            <w:szCs w:val="32"/>
          </w:rPr>
          <w:t xml:space="preserve"> e botões</w:t>
        </w:r>
      </w:ins>
      <w:ins w:id="706" w:author="granix pacheco" w:date="2016-02-08T08:36:00Z">
        <w:r w:rsidRPr="007D7E6F">
          <w:rPr>
            <w:b/>
            <w:sz w:val="32"/>
            <w:szCs w:val="32"/>
            <w:rPrChange w:id="707" w:author="Mateus Berardo de Souza Terra" w:date="2016-02-08T20:05:00Z">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708" w:author="granix pacheco" w:date="2016-02-08T13:29:00Z"/>
        </w:rPr>
        <w:pPrChange w:id="709" w:author="granix pacheco" w:date="2016-02-08T13:29:00Z">
          <w:pPr>
            <w:pStyle w:val="NormalWeb"/>
            <w:shd w:val="clear" w:color="auto" w:fill="FFFFFF"/>
            <w:spacing w:before="0" w:beforeAutospacing="0" w:after="160" w:afterAutospacing="0"/>
            <w:jc w:val="both"/>
          </w:pPr>
        </w:pPrChange>
      </w:pPr>
      <w:ins w:id="710" w:author="granix pacheco" w:date="2016-02-08T12:44:00Z">
        <w:r w:rsidRPr="007D7E6F">
          <w:t>Componente responsável por manter o circuito aberto ou fechado</w:t>
        </w:r>
        <w:del w:id="711" w:author="Mateus Berardo de Souza Terra" w:date="2016-02-08T19:10:00Z">
          <w:r w:rsidRPr="007D7E6F" w:rsidDel="006D3AB1">
            <w:delText xml:space="preserve"> (I/O)</w:delText>
          </w:r>
        </w:del>
        <w:r w:rsidRPr="007D7E6F">
          <w:t>, quando acionado, fecha o circuito e permite a passagem de corrente.</w:t>
        </w:r>
      </w:ins>
    </w:p>
    <w:p w14:paraId="5A254547" w14:textId="076A92DD" w:rsidR="00887086" w:rsidRPr="007D7E6F" w:rsidRDefault="00FB6808" w:rsidP="00F53875">
      <w:pPr>
        <w:pStyle w:val="NormalWeb"/>
        <w:shd w:val="clear" w:color="auto" w:fill="FFFFFF"/>
        <w:spacing w:before="0" w:beforeAutospacing="0" w:after="160" w:afterAutospacing="0"/>
        <w:ind w:firstLine="720"/>
        <w:jc w:val="both"/>
        <w:rPr>
          <w:ins w:id="712" w:author="granix pacheco" w:date="2016-02-08T12:45:00Z"/>
        </w:rPr>
      </w:pPr>
      <w:ins w:id="713" w:author="granix pacheco" w:date="2016-02-08T14:24:00Z">
        <w:r w:rsidRPr="007D7E6F">
          <w:t xml:space="preserve">                     </w:t>
        </w:r>
        <w:r w:rsidRPr="004A7414">
          <w:rPr>
            <w:rFonts w:ascii="Arial" w:hAnsi="Arial" w:cs="Arial"/>
            <w:noProof/>
            <w:color w:val="0000FF"/>
            <w:sz w:val="27"/>
            <w:szCs w:val="27"/>
            <w:lang w:eastAsia="pt-BR"/>
            <w:rPrChange w:id="714" w:author="Unknown">
              <w:rPr>
                <w:noProof/>
                <w:lang w:eastAsia="pt-BR"/>
              </w:rPr>
            </w:rPrChange>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15" w:author="granix pacheco" w:date="2016-02-08T12:45:00Z">
        <w:r w:rsidR="00895C46" w:rsidRPr="004A7414">
          <w:rPr>
            <w:rFonts w:ascii="Arial" w:hAnsi="Arial" w:cs="Arial"/>
            <w:noProof/>
            <w:color w:val="0000FF"/>
            <w:sz w:val="27"/>
            <w:szCs w:val="27"/>
            <w:lang w:eastAsia="pt-BR"/>
            <w:rPrChange w:id="716" w:author="Unknown">
              <w:rPr>
                <w:noProof/>
                <w:lang w:eastAsia="pt-BR"/>
              </w:rPr>
            </w:rPrChange>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Default="00887086" w:rsidP="00F53875">
      <w:pPr>
        <w:pStyle w:val="NormalWeb"/>
        <w:shd w:val="clear" w:color="auto" w:fill="FFFFFF"/>
        <w:spacing w:before="0" w:beforeAutospacing="0" w:after="160" w:afterAutospacing="0"/>
        <w:ind w:left="720" w:hanging="11"/>
        <w:jc w:val="both"/>
      </w:pPr>
    </w:p>
    <w:p w14:paraId="5EE05CF0" w14:textId="77777777" w:rsidR="00F53875" w:rsidRDefault="00F53875" w:rsidP="00F53875">
      <w:pPr>
        <w:pStyle w:val="NormalWeb"/>
        <w:numPr>
          <w:ilvl w:val="2"/>
          <w:numId w:val="53"/>
        </w:numPr>
        <w:shd w:val="clear" w:color="auto" w:fill="FFFFFF"/>
        <w:spacing w:before="0" w:beforeAutospacing="0" w:after="160" w:afterAutospacing="0"/>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pPr>
        <w:pStyle w:val="NormalWeb"/>
        <w:shd w:val="clear" w:color="auto" w:fill="FFFFFF"/>
        <w:spacing w:before="0" w:beforeAutospacing="0" w:after="160" w:afterAutospacing="0"/>
        <w:ind w:left="720" w:hanging="11"/>
        <w:jc w:val="both"/>
        <w:rPr>
          <w:ins w:id="717" w:author="granix pacheco" w:date="2016-02-08T12:45:00Z"/>
        </w:rPr>
        <w:pPrChange w:id="718"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19" w:author="granix pacheco" w:date="2016-02-08T08:36:00Z"/>
        </w:rPr>
        <w:pPrChange w:id="720" w:author="granix pacheco" w:date="2016-02-08T12:44:00Z">
          <w:pPr>
            <w:pStyle w:val="NormalWeb"/>
            <w:shd w:val="clear" w:color="auto" w:fill="FFFFFF"/>
            <w:spacing w:before="0" w:beforeAutospacing="0" w:after="160" w:afterAutospacing="0"/>
            <w:jc w:val="both"/>
          </w:pPr>
        </w:pPrChange>
      </w:pPr>
    </w:p>
    <w:p w14:paraId="26226E85" w14:textId="77777777" w:rsidR="00AF1060" w:rsidRPr="00AF1060" w:rsidRDefault="00A06F35" w:rsidP="00B26989">
      <w:pPr>
        <w:pStyle w:val="NormalWeb"/>
        <w:numPr>
          <w:ilvl w:val="1"/>
          <w:numId w:val="44"/>
        </w:numPr>
        <w:shd w:val="clear" w:color="auto" w:fill="FFFFFF"/>
        <w:spacing w:before="0" w:beforeAutospacing="0" w:after="160" w:afterAutospacing="0"/>
        <w:ind w:left="993" w:hanging="633"/>
        <w:jc w:val="both"/>
        <w:rPr>
          <w:rFonts w:ascii="Arial" w:hAnsi="Arial" w:cs="Arial"/>
          <w:b/>
        </w:rPr>
      </w:pPr>
      <w:ins w:id="721" w:author="granix pacheco" w:date="2016-02-08T08:36:00Z">
        <w:r w:rsidRPr="007D7E6F">
          <w:rPr>
            <w:b/>
            <w:sz w:val="32"/>
            <w:szCs w:val="32"/>
            <w:rPrChange w:id="722" w:author="Mateus Berardo de Souza Terra" w:date="2016-02-08T20:05:00Z">
              <w:rPr/>
            </w:rPrChange>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0"/>
                    </pic:cNvP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C38EA">
      <w:pPr>
        <w:pStyle w:val="NormalWeb"/>
        <w:numPr>
          <w:ilvl w:val="2"/>
          <w:numId w:val="44"/>
        </w:numPr>
        <w:shd w:val="clear" w:color="auto" w:fill="FFFFFF"/>
        <w:spacing w:before="0" w:beforeAutospacing="0" w:after="160" w:afterAutospacing="0"/>
        <w:ind w:left="1560" w:hanging="84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FD346D">
      <w:pPr>
        <w:pStyle w:val="NormalWeb"/>
        <w:numPr>
          <w:ilvl w:val="2"/>
          <w:numId w:val="44"/>
        </w:numPr>
        <w:shd w:val="clear" w:color="auto" w:fill="FFFFFF"/>
        <w:spacing w:before="0" w:beforeAutospacing="0" w:after="160" w:afterAutospacing="0"/>
        <w:ind w:left="1560" w:hanging="840"/>
        <w:jc w:val="both"/>
        <w:rPr>
          <w:ins w:id="723" w:author="granix pacheco" w:date="2016-02-08T13:19:00Z"/>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ins w:id="724" w:author="granix pacheco" w:date="2016-02-08T08:36:00Z"/>
          <w:b/>
          <w:sz w:val="32"/>
          <w:szCs w:val="32"/>
          <w:rPrChange w:id="725" w:author="Mateus Berardo de Souza Terra" w:date="2016-02-08T20:05:00Z">
            <w:rPr>
              <w:ins w:id="726" w:author="granix pacheco" w:date="2016-02-08T08:36:00Z"/>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27" w:author="granix pacheco" w:date="2016-02-08T13:10:00Z"/>
          <w:b/>
          <w:sz w:val="32"/>
          <w:szCs w:val="32"/>
        </w:rPr>
        <w:pPrChange w:id="728"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29" w:author="granix pacheco" w:date="2016-02-08T08:36:00Z">
        <w:r w:rsidRPr="007D7E6F">
          <w:rPr>
            <w:b/>
            <w:sz w:val="32"/>
            <w:szCs w:val="32"/>
            <w:rPrChange w:id="730" w:author="Mateus Berardo de Souza Terra" w:date="2016-02-08T20:05:00Z">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31" w:author="granix pacheco" w:date="2016-02-08T13:11:00Z"/>
          <w:bCs/>
        </w:rPr>
        <w:pPrChange w:id="732" w:author="granix pacheco" w:date="2016-02-08T13:11:00Z">
          <w:pPr>
            <w:pStyle w:val="NormalWeb"/>
            <w:numPr>
              <w:numId w:val="25"/>
            </w:numPr>
            <w:shd w:val="clear" w:color="auto" w:fill="FFFFFF"/>
            <w:spacing w:before="0" w:beforeAutospacing="0" w:after="160" w:afterAutospacing="0"/>
            <w:ind w:left="720" w:hanging="360"/>
            <w:jc w:val="both"/>
          </w:pPr>
        </w:pPrChange>
      </w:pPr>
      <w:ins w:id="733" w:author="granix pacheco" w:date="2016-02-08T13:10:00Z">
        <w:r w:rsidRPr="007D7E6F">
          <w:rPr>
            <w:bCs/>
            <w:rPrChange w:id="734"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35" w:author="Mateus Berardo de Souza Terra" w:date="2016-02-08T19:11:00Z">
        <w:r w:rsidR="006D3AB1" w:rsidRPr="007D7E6F">
          <w:rPr>
            <w:bCs/>
          </w:rPr>
          <w:t>tensão</w:t>
        </w:r>
      </w:ins>
      <w:ins w:id="736" w:author="granix pacheco" w:date="2016-02-08T13:10:00Z">
        <w:del w:id="737" w:author="Mateus Berardo de Souza Terra" w:date="2016-02-08T19:11:00Z">
          <w:r w:rsidRPr="007D7E6F" w:rsidDel="006D3AB1">
            <w:rPr>
              <w:bCs/>
              <w:rPrChange w:id="738" w:author="Mateus Berardo de Souza Terra" w:date="2016-02-08T20:05:00Z">
                <w:rPr>
                  <w:rFonts w:ascii="Arial" w:hAnsi="Arial" w:cs="Arial"/>
                  <w:b/>
                  <w:bCs/>
                  <w:color w:val="555555"/>
                  <w:sz w:val="19"/>
                  <w:szCs w:val="19"/>
                </w:rPr>
              </w:rPrChange>
            </w:rPr>
            <w:delText>corrente</w:delText>
          </w:r>
        </w:del>
        <w:r w:rsidRPr="007D7E6F">
          <w:rPr>
            <w:bCs/>
            <w:rPrChange w:id="739"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40" w:author="granix pacheco" w:date="2016-02-08T13:19:00Z"/>
          <w:rFonts w:ascii="Arial" w:hAnsi="Arial" w:cs="Arial"/>
          <w:color w:val="222222"/>
          <w:sz w:val="27"/>
          <w:szCs w:val="27"/>
          <w:rPrChange w:id="741" w:author="Mateus Berardo de Souza Terra" w:date="2016-02-08T20:05:00Z">
            <w:rPr>
              <w:ins w:id="742" w:author="granix pacheco" w:date="2016-02-08T13:19:00Z"/>
              <w:rFonts w:ascii="Arial" w:hAnsi="Arial" w:cs="Arial"/>
              <w:color w:val="222222"/>
              <w:sz w:val="27"/>
              <w:szCs w:val="27"/>
              <w:lang w:val="pt-PT"/>
            </w:rPr>
          </w:rPrChange>
        </w:rPr>
      </w:pPr>
      <w:ins w:id="743" w:author="granix pacheco" w:date="2016-02-08T13:19:00Z">
        <w:r w:rsidRPr="007D7E6F">
          <w:rPr>
            <w:rFonts w:ascii="Arial" w:hAnsi="Arial" w:cs="Arial"/>
            <w:color w:val="222222"/>
            <w:sz w:val="27"/>
            <w:szCs w:val="27"/>
            <w:rPrChange w:id="744"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eastAsia="pt-BR"/>
            <w:rPrChange w:id="745" w:author="Unknown">
              <w:rPr>
                <w:noProof/>
                <w:lang w:eastAsia="pt-BR"/>
              </w:rPr>
            </w:rPrChange>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46" w:author="granix pacheco" w:date="2016-02-08T13:18:00Z">
        <w:r w:rsidRPr="007D7E6F">
          <w:rPr>
            <w:rFonts w:ascii="Arial" w:hAnsi="Arial" w:cs="Arial"/>
            <w:color w:val="222222"/>
            <w:sz w:val="27"/>
            <w:szCs w:val="27"/>
            <w:rPrChange w:id="747"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eastAsia="pt-BR"/>
            <w:rPrChange w:id="748" w:author="Unknown">
              <w:rPr>
                <w:noProof/>
                <w:lang w:eastAsia="pt-BR"/>
              </w:rPr>
            </w:rPrChange>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49" w:author="granix pacheco" w:date="2016-02-08T13:17:00Z"/>
          <w:rFonts w:ascii="Arial" w:eastAsia="Times New Roman" w:hAnsi="Arial" w:cs="Arial"/>
          <w:vanish/>
          <w:color w:val="222222"/>
          <w:sz w:val="27"/>
          <w:szCs w:val="27"/>
          <w:lang w:eastAsia="pt-BR"/>
          <w:rPrChange w:id="750" w:author="Mateus Berardo de Souza Terra" w:date="2016-02-08T20:05:00Z">
            <w:rPr>
              <w:ins w:id="751" w:author="granix pacheco" w:date="2016-02-08T13:17:00Z"/>
              <w:rFonts w:ascii="Arial" w:eastAsia="Times New Roman" w:hAnsi="Arial" w:cs="Arial"/>
              <w:vanish/>
              <w:color w:val="222222"/>
              <w:sz w:val="27"/>
              <w:szCs w:val="27"/>
              <w:lang w:val="pt-PT" w:eastAsia="pt-BR"/>
            </w:rPr>
          </w:rPrChange>
        </w:rPr>
      </w:pPr>
      <w:ins w:id="752" w:author="granix pacheco" w:date="2016-02-08T13:17:00Z">
        <w:r w:rsidRPr="007D7E6F">
          <w:rPr>
            <w:rFonts w:ascii="Arial" w:hAnsi="Arial" w:cs="Arial"/>
            <w:vanish/>
            <w:color w:val="222222"/>
            <w:sz w:val="27"/>
            <w:szCs w:val="27"/>
            <w:rPrChange w:id="753"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754" w:author="Unknown">
              <w:rPr>
                <w:noProof/>
                <w:lang w:eastAsia="pt-BR"/>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43"/>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55" w:author="granix pacheco" w:date="2016-02-08T13:17:00Z"/>
          <w:rFonts w:ascii="Arial" w:eastAsia="Times New Roman" w:hAnsi="Arial" w:cs="Arial"/>
          <w:vanish/>
          <w:color w:val="222222"/>
          <w:sz w:val="27"/>
          <w:szCs w:val="27"/>
          <w:lang w:eastAsia="pt-BR"/>
          <w:rPrChange w:id="756" w:author="Mateus Berardo de Souza Terra" w:date="2016-02-08T20:05:00Z">
            <w:rPr>
              <w:ins w:id="757" w:author="granix pacheco" w:date="2016-02-08T13:17:00Z"/>
              <w:rFonts w:ascii="Arial" w:eastAsia="Times New Roman" w:hAnsi="Arial" w:cs="Arial"/>
              <w:vanish/>
              <w:color w:val="222222"/>
              <w:sz w:val="27"/>
              <w:szCs w:val="27"/>
              <w:lang w:val="pt-PT" w:eastAsia="pt-BR"/>
            </w:rPr>
          </w:rPrChange>
        </w:rPr>
      </w:pPr>
      <w:ins w:id="758" w:author="granix pacheco" w:date="2016-02-08T13:17:00Z">
        <w:r w:rsidRPr="007D7E6F">
          <w:rPr>
            <w:rFonts w:ascii="Arial" w:hAnsi="Arial" w:cs="Arial"/>
            <w:vanish/>
            <w:color w:val="222222"/>
            <w:sz w:val="27"/>
            <w:szCs w:val="27"/>
            <w:rPrChange w:id="759"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760" w:author="Unknown">
              <w:rPr>
                <w:noProof/>
                <w:lang w:eastAsia="pt-BR"/>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43"/>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61" w:author="Mateus Berardo de Souza Terra" w:date="2016-02-08T22:27:00Z"/>
          <w:b/>
          <w:sz w:val="32"/>
          <w:szCs w:val="32"/>
        </w:rPr>
        <w:pPrChange w:id="762"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63" w:author="Mateus Berardo de Souza Terra" w:date="2016-02-08T22:27:00Z"/>
        </w:rPr>
        <w:pPrChange w:id="764"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5" w:author="Mateus Berardo de Souza Terra" w:date="2016-02-08T22:28:00Z"/>
          <w:rFonts w:ascii="Times New Roman" w:eastAsia="Times New Roman" w:hAnsi="Times New Roman" w:cs="Times New Roman"/>
          <w:b/>
          <w:vanish/>
          <w:sz w:val="32"/>
          <w:szCs w:val="32"/>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6" w:author="Mateus Berardo de Souza Terra" w:date="2016-02-08T22:28:00Z"/>
          <w:rFonts w:ascii="Times New Roman" w:eastAsia="Times New Roman" w:hAnsi="Times New Roman" w:cs="Times New Roman"/>
          <w:b/>
          <w:vanish/>
          <w:sz w:val="32"/>
          <w:szCs w:val="32"/>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7" w:author="Mateus Berardo de Souza Terra" w:date="2016-02-08T22:28:00Z"/>
          <w:rFonts w:ascii="Times New Roman" w:eastAsia="Times New Roman" w:hAnsi="Times New Roman" w:cs="Times New Roman"/>
          <w:b/>
          <w:vanish/>
          <w:sz w:val="32"/>
          <w:szCs w:val="32"/>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8" w:author="Mateus Berardo de Souza Terra" w:date="2016-02-08T22:28:00Z"/>
          <w:rFonts w:ascii="Times New Roman" w:eastAsia="Times New Roman" w:hAnsi="Times New Roman" w:cs="Times New Roman"/>
          <w:b/>
          <w:vanish/>
          <w:sz w:val="32"/>
          <w:szCs w:val="32"/>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9" w:author="Mateus Berardo de Souza Terra" w:date="2016-02-08T22:28:00Z"/>
          <w:rFonts w:ascii="Times New Roman" w:eastAsia="Times New Roman" w:hAnsi="Times New Roman" w:cs="Times New Roman"/>
          <w:b/>
          <w:vanish/>
          <w:sz w:val="32"/>
          <w:szCs w:val="32"/>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0" w:author="Mateus Berardo de Souza Terra" w:date="2016-02-08T22:28:00Z"/>
          <w:rFonts w:ascii="Times New Roman" w:eastAsia="Times New Roman" w:hAnsi="Times New Roman" w:cs="Times New Roman"/>
          <w:b/>
          <w:vanish/>
          <w:sz w:val="32"/>
          <w:szCs w:val="32"/>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1" w:author="Mateus Berardo de Souza Terra" w:date="2016-02-08T22:28:00Z"/>
          <w:rFonts w:ascii="Times New Roman" w:eastAsia="Times New Roman" w:hAnsi="Times New Roman" w:cs="Times New Roman"/>
          <w:b/>
          <w:vanish/>
          <w:sz w:val="32"/>
          <w:szCs w:val="32"/>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2" w:author="Mateus Berardo de Souza Terra" w:date="2016-02-08T22:28:00Z"/>
          <w:rFonts w:ascii="Times New Roman" w:eastAsia="Times New Roman" w:hAnsi="Times New Roman" w:cs="Times New Roman"/>
          <w:b/>
          <w:vanish/>
          <w:sz w:val="32"/>
          <w:szCs w:val="32"/>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3" w:author="Mateus Berardo de Souza Terra" w:date="2016-02-08T22:28:00Z"/>
          <w:rFonts w:ascii="Times New Roman" w:eastAsia="Times New Roman" w:hAnsi="Times New Roman" w:cs="Times New Roman"/>
          <w:b/>
          <w:vanish/>
          <w:sz w:val="32"/>
          <w:szCs w:val="32"/>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4" w:author="Mateus Berardo de Souza Terra" w:date="2016-02-08T22:28:00Z"/>
          <w:rFonts w:ascii="Times New Roman" w:eastAsia="Times New Roman" w:hAnsi="Times New Roman" w:cs="Times New Roman"/>
          <w:b/>
          <w:vanish/>
          <w:sz w:val="32"/>
          <w:szCs w:val="32"/>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ind w:left="1560" w:hanging="840"/>
        <w:jc w:val="both"/>
        <w:rPr>
          <w:ins w:id="775" w:author="granix pacheco" w:date="2016-02-08T11:47:00Z"/>
          <w:b/>
          <w:sz w:val="32"/>
          <w:szCs w:val="32"/>
        </w:rPr>
        <w:pPrChange w:id="776" w:author="Mateus Berardo de Souza Terra" w:date="2016-02-08T22:28:00Z">
          <w:pPr>
            <w:pStyle w:val="NormalWeb"/>
            <w:shd w:val="clear" w:color="auto" w:fill="FFFFFF"/>
            <w:spacing w:before="0" w:beforeAutospacing="0" w:after="160" w:afterAutospacing="0"/>
            <w:jc w:val="both"/>
          </w:pPr>
        </w:pPrChange>
      </w:pPr>
      <w:ins w:id="777" w:author="granix pacheco" w:date="2016-02-08T08:36:00Z">
        <w:r w:rsidRPr="007D7E6F">
          <w:rPr>
            <w:b/>
            <w:sz w:val="32"/>
            <w:szCs w:val="32"/>
            <w:rPrChange w:id="778" w:author="Mateus Berardo de Souza Terra" w:date="2016-02-08T20:05:00Z">
              <w:rPr/>
            </w:rPrChange>
          </w:rPr>
          <w:t>LEDs:</w:t>
        </w:r>
      </w:ins>
      <w:ins w:id="779" w:author="granix pacheco" w:date="2016-02-08T11:47:00Z">
        <w:r w:rsidR="003B4769" w:rsidRPr="007D7E6F">
          <w:rPr>
            <w:b/>
            <w:sz w:val="32"/>
            <w:szCs w:val="32"/>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780" w:author="granix pacheco" w:date="2016-02-08T12:12:00Z"/>
          <w:rStyle w:val="Forte"/>
          <w:b w:val="0"/>
        </w:rPr>
        <w:pPrChange w:id="781" w:author="granix pacheco" w:date="2016-02-08T12:11:00Z">
          <w:pPr>
            <w:pStyle w:val="NormalWeb"/>
            <w:shd w:val="clear" w:color="auto" w:fill="FFFFFF"/>
            <w:spacing w:before="0" w:beforeAutospacing="0" w:after="160" w:afterAutospacing="0"/>
            <w:jc w:val="both"/>
          </w:pPr>
        </w:pPrChange>
      </w:pPr>
      <w:ins w:id="782" w:author="granix pacheco" w:date="2016-02-08T11:47:00Z">
        <w:r w:rsidRPr="007D7E6F">
          <w:rPr>
            <w:rPrChange w:id="783" w:author="Mateus Berardo de Souza Terra" w:date="2016-02-08T20:05:00Z">
              <w:rPr>
                <w:b/>
                <w:bCs/>
              </w:rPr>
            </w:rPrChange>
          </w:rPr>
          <w:t xml:space="preserve">Um </w:t>
        </w:r>
      </w:ins>
      <w:ins w:id="784" w:author="granix pacheco" w:date="2016-02-08T11:51:00Z">
        <w:r w:rsidRPr="007D7E6F">
          <w:t>LED (</w:t>
        </w:r>
      </w:ins>
      <w:ins w:id="785" w:author="Mateus Berardo de Souza Terra" w:date="2016-02-08T19:11:00Z">
        <w:r w:rsidR="006D3AB1" w:rsidRPr="007D7E6F">
          <w:rPr>
            <w:rStyle w:val="Forte"/>
            <w:b w:val="0"/>
          </w:rPr>
          <w:t>L</w:t>
        </w:r>
      </w:ins>
      <w:ins w:id="786" w:author="granix pacheco" w:date="2016-02-08T11:48:00Z">
        <w:del w:id="787" w:author="Mateus Berardo de Souza Terra" w:date="2016-02-08T19:11:00Z">
          <w:r w:rsidRPr="007D7E6F" w:rsidDel="006D3AB1">
            <w:rPr>
              <w:rStyle w:val="Forte"/>
              <w:b w:val="0"/>
              <w:rPrChange w:id="788" w:author="Mateus Berardo de Souza Terra" w:date="2016-02-08T20:05:00Z">
                <w:rPr>
                  <w:rStyle w:val="Forte"/>
                </w:rPr>
              </w:rPrChange>
            </w:rPr>
            <w:delText>l</w:delText>
          </w:r>
        </w:del>
        <w:r w:rsidRPr="007D7E6F">
          <w:rPr>
            <w:rStyle w:val="Forte"/>
            <w:b w:val="0"/>
            <w:rPrChange w:id="789" w:author="Mateus Berardo de Souza Terra" w:date="2016-02-08T20:05:00Z">
              <w:rPr>
                <w:rStyle w:val="Forte"/>
              </w:rPr>
            </w:rPrChange>
          </w:rPr>
          <w:t xml:space="preserve">ight </w:t>
        </w:r>
      </w:ins>
      <w:ins w:id="790" w:author="Mateus Berardo de Souza Terra" w:date="2016-02-08T19:11:00Z">
        <w:r w:rsidR="006D3AB1" w:rsidRPr="007D7E6F">
          <w:rPr>
            <w:rStyle w:val="Forte"/>
            <w:b w:val="0"/>
          </w:rPr>
          <w:t>E</w:t>
        </w:r>
      </w:ins>
      <w:ins w:id="791" w:author="granix pacheco" w:date="2016-02-08T11:48:00Z">
        <w:del w:id="792" w:author="Mateus Berardo de Souza Terra" w:date="2016-02-08T19:11:00Z">
          <w:r w:rsidRPr="007D7E6F" w:rsidDel="006D3AB1">
            <w:rPr>
              <w:rStyle w:val="Forte"/>
              <w:b w:val="0"/>
              <w:rPrChange w:id="793" w:author="Mateus Berardo de Souza Terra" w:date="2016-02-08T20:05:00Z">
                <w:rPr>
                  <w:rStyle w:val="Forte"/>
                </w:rPr>
              </w:rPrChange>
            </w:rPr>
            <w:delText>e</w:delText>
          </w:r>
        </w:del>
        <w:r w:rsidRPr="007D7E6F">
          <w:rPr>
            <w:rStyle w:val="Forte"/>
            <w:b w:val="0"/>
            <w:rPrChange w:id="794" w:author="Mateus Berardo de Souza Terra" w:date="2016-02-08T20:05:00Z">
              <w:rPr>
                <w:rStyle w:val="Forte"/>
              </w:rPr>
            </w:rPrChange>
          </w:rPr>
          <w:t xml:space="preserve">mitting </w:t>
        </w:r>
      </w:ins>
      <w:ins w:id="795" w:author="Mateus Berardo de Souza Terra" w:date="2016-02-08T19:11:00Z">
        <w:r w:rsidR="006D3AB1" w:rsidRPr="007D7E6F">
          <w:rPr>
            <w:rStyle w:val="Forte"/>
            <w:b w:val="0"/>
          </w:rPr>
          <w:t>D</w:t>
        </w:r>
      </w:ins>
      <w:ins w:id="796" w:author="granix pacheco" w:date="2016-02-08T11:48:00Z">
        <w:del w:id="797" w:author="Mateus Berardo de Souza Terra" w:date="2016-02-08T19:11:00Z">
          <w:r w:rsidRPr="007D7E6F" w:rsidDel="006D3AB1">
            <w:rPr>
              <w:rStyle w:val="Forte"/>
              <w:b w:val="0"/>
              <w:rPrChange w:id="798" w:author="Mateus Berardo de Souza Terra" w:date="2016-02-08T20:05:00Z">
                <w:rPr>
                  <w:rStyle w:val="Forte"/>
                </w:rPr>
              </w:rPrChange>
            </w:rPr>
            <w:delText>d</w:delText>
          </w:r>
        </w:del>
        <w:r w:rsidRPr="007D7E6F">
          <w:rPr>
            <w:rStyle w:val="Forte"/>
            <w:b w:val="0"/>
            <w:rPrChange w:id="799" w:author="Mateus Berardo de Souza Terra" w:date="2016-02-08T20:05:00Z">
              <w:rPr>
                <w:rStyle w:val="Forte"/>
              </w:rPr>
            </w:rPrChange>
          </w:rPr>
          <w:t>iode</w:t>
        </w:r>
      </w:ins>
      <w:ins w:id="800" w:author="granix pacheco" w:date="2016-02-08T11:49:00Z">
        <w:r w:rsidRPr="007D7E6F">
          <w:rPr>
            <w:rStyle w:val="Forte"/>
            <w:b w:val="0"/>
            <w:rPrChange w:id="801" w:author="Mateus Berardo de Souza Terra" w:date="2016-02-08T20:05:00Z">
              <w:rPr>
                <w:rStyle w:val="Forte"/>
              </w:rPr>
            </w:rPrChange>
          </w:rPr>
          <w:t>) é um diodo</w:t>
        </w:r>
        <w:r w:rsidRPr="007D7E6F">
          <w:rPr>
            <w:rStyle w:val="Forte"/>
          </w:rPr>
          <w:t xml:space="preserve"> </w:t>
        </w:r>
        <w:r w:rsidRPr="007D7E6F">
          <w:rPr>
            <w:rStyle w:val="Forte"/>
            <w:b w:val="0"/>
          </w:rPr>
          <w:t xml:space="preserve">emissor de luz. Isso significa que ele tem as propriedades de um diodo (descrito acima) e </w:t>
        </w:r>
      </w:ins>
      <w:ins w:id="802" w:author="granix pacheco" w:date="2016-02-08T11:50:00Z">
        <w:r w:rsidRPr="007D7E6F">
          <w:rPr>
            <w:rStyle w:val="Forte"/>
            <w:b w:val="0"/>
          </w:rPr>
          <w:t xml:space="preserve">é capaz de emitir luz </w:t>
        </w:r>
      </w:ins>
      <w:ins w:id="803" w:author="granix pacheco" w:date="2016-02-08T11:52:00Z">
        <w:r w:rsidRPr="007D7E6F">
          <w:rPr>
            <w:rStyle w:val="Forte"/>
            <w:b w:val="0"/>
          </w:rPr>
          <w:t xml:space="preserve">própria </w:t>
        </w:r>
      </w:ins>
      <w:ins w:id="804" w:author="granix pacheco" w:date="2016-02-08T11:50:00Z">
        <w:r w:rsidRPr="007D7E6F">
          <w:rPr>
            <w:rStyle w:val="Forte"/>
            <w:b w:val="0"/>
          </w:rPr>
          <w:t>como uma pequena lâmpada.</w:t>
        </w:r>
      </w:ins>
      <w:ins w:id="805" w:author="granix pacheco" w:date="2016-02-08T11:52:00Z">
        <w:r w:rsidRPr="007D7E6F">
          <w:rPr>
            <w:rStyle w:val="Forte"/>
            <w:b w:val="0"/>
          </w:rPr>
          <w:t xml:space="preserve"> </w:t>
        </w:r>
      </w:ins>
      <w:ins w:id="806" w:author="granix pacheco" w:date="2016-02-08T12:01:00Z">
        <w:r w:rsidRPr="007D7E6F">
          <w:rPr>
            <w:rStyle w:val="Forte"/>
            <w:b w:val="0"/>
          </w:rPr>
          <w:t>Ele é um semicondutor e</w:t>
        </w:r>
      </w:ins>
      <w:ins w:id="807" w:author="granix pacheco" w:date="2016-02-08T12:02:00Z">
        <w:r w:rsidRPr="007D7E6F">
          <w:rPr>
            <w:rStyle w:val="Forte"/>
            <w:b w:val="0"/>
          </w:rPr>
          <w:t xml:space="preserve"> a sua</w:t>
        </w:r>
      </w:ins>
      <w:ins w:id="808" w:author="granix pacheco" w:date="2016-02-08T11:54:00Z">
        <w:r w:rsidRPr="007D7E6F">
          <w:rPr>
            <w:rStyle w:val="Forte"/>
            <w:b w:val="0"/>
          </w:rPr>
          <w:t xml:space="preserve"> simbologia </w:t>
        </w:r>
      </w:ins>
      <w:ins w:id="809" w:author="granix pacheco" w:date="2016-02-08T11:55:00Z">
        <w:r w:rsidRPr="007D7E6F">
          <w:rPr>
            <w:rStyle w:val="Forte"/>
            <w:b w:val="0"/>
          </w:rPr>
          <w:t>está</w:t>
        </w:r>
      </w:ins>
      <w:ins w:id="810" w:author="granix pacheco" w:date="2016-02-08T11:54:00Z">
        <w:r w:rsidRPr="007D7E6F">
          <w:rPr>
            <w:rStyle w:val="Forte"/>
            <w:b w:val="0"/>
          </w:rPr>
          <w:t xml:space="preserve"> representada a seguir junto a uma imagem identificando os seus polos:</w:t>
        </w:r>
      </w:ins>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811" w:author="granix pacheco" w:date="2016-02-08T12:11:00Z">
        <w:r w:rsidR="002308BC" w:rsidRPr="007D7E6F">
          <w:rPr>
            <w:noProof/>
            <w:lang w:eastAsia="pt-BR"/>
            <w:rPrChange w:id="812"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08BB2D18" w:rsidR="00857923" w:rsidRDefault="00857923" w:rsidP="00A32611">
      <w:pPr>
        <w:pStyle w:val="NormalWeb"/>
        <w:shd w:val="clear" w:color="auto" w:fill="FFFFFF"/>
        <w:tabs>
          <w:tab w:val="left" w:pos="3449"/>
        </w:tabs>
        <w:spacing w:before="0" w:beforeAutospacing="0" w:after="160" w:afterAutospacing="0"/>
        <w:ind w:left="792"/>
        <w:rPr>
          <w:b/>
          <w:sz w:val="32"/>
          <w:szCs w:val="32"/>
        </w:rPr>
      </w:pPr>
    </w:p>
    <w:p w14:paraId="20823021" w14:textId="0FB84343" w:rsidR="00A32611" w:rsidRDefault="00A32611" w:rsidP="00A32611">
      <w:pPr>
        <w:pStyle w:val="NormalWeb"/>
        <w:numPr>
          <w:ilvl w:val="1"/>
          <w:numId w:val="52"/>
        </w:numPr>
        <w:shd w:val="clear" w:color="auto" w:fill="FFFFFF"/>
        <w:tabs>
          <w:tab w:val="left" w:pos="3449"/>
        </w:tabs>
        <w:spacing w:before="0" w:beforeAutospacing="0" w:after="160" w:afterAutospacing="0"/>
        <w:ind w:left="993" w:hanging="633"/>
        <w:rPr>
          <w:b/>
          <w:sz w:val="32"/>
          <w:szCs w:val="32"/>
        </w:rPr>
      </w:pPr>
      <w:r>
        <w:rPr>
          <w:b/>
          <w:sz w:val="32"/>
          <w:szCs w:val="32"/>
        </w:rPr>
        <w:t>Corrente Elétrica</w:t>
      </w:r>
      <w:r w:rsidR="004F396B">
        <w:rPr>
          <w:b/>
          <w:sz w:val="32"/>
          <w:szCs w:val="32"/>
        </w:rPr>
        <w:t xml:space="preserve"> (I)</w:t>
      </w:r>
      <w:r>
        <w:rPr>
          <w:b/>
          <w:sz w:val="32"/>
          <w:szCs w:val="32"/>
        </w:rPr>
        <w:t>:</w:t>
      </w:r>
    </w:p>
    <w:p w14:paraId="698C2B6C" w14:textId="60051B32" w:rsidR="007F6B80" w:rsidRDefault="007F6B80" w:rsidP="004F396B">
      <w:pPr>
        <w:pStyle w:val="NormalWeb"/>
        <w:shd w:val="clear" w:color="auto" w:fill="FFFFFF"/>
        <w:tabs>
          <w:tab w:val="left" w:pos="3449"/>
        </w:tabs>
        <w:spacing w:before="0" w:beforeAutospacing="0" w:after="160" w:afterAutospacing="0"/>
        <w:ind w:firstLine="426"/>
        <w:jc w:val="both"/>
      </w:pPr>
      <w:r>
        <w:t xml:space="preserve">A corrente elétrica é o fluxo ordenado de cargas por um condutor, ou seja, para os nossos estudos ela pode ser definida o fluxo de elétrons por materiais como fios e componentes. Ela ocorre entre dois pontos com potenciais diferentes e pode ser medida em Ampere (A). </w:t>
      </w:r>
      <w:r w:rsidR="006035E0">
        <w:t xml:space="preserve">Uma forma de pensar nela é comparando-a com a agua. A corrente seria a quantidade de água que passa pelo cano, e o cano o seu condutor. </w:t>
      </w:r>
      <w:r>
        <w:t>Essa corrente pode ser dividia nos seguintes tipos:</w:t>
      </w:r>
    </w:p>
    <w:p w14:paraId="2B17F4F1" w14:textId="17B04EA7" w:rsidR="007F6B80" w:rsidRPr="007F6B80" w:rsidRDefault="007F6B80" w:rsidP="004F396B">
      <w:pPr>
        <w:pStyle w:val="NormalWeb"/>
        <w:shd w:val="clear" w:color="auto" w:fill="FFFFFF"/>
        <w:tabs>
          <w:tab w:val="left" w:pos="3449"/>
        </w:tabs>
        <w:spacing w:before="0" w:beforeAutospacing="0" w:after="160" w:afterAutospacing="0"/>
        <w:jc w:val="both"/>
      </w:pPr>
    </w:p>
    <w:p w14:paraId="15BA28F1" w14:textId="21C16385" w:rsidR="00A32611" w:rsidRDefault="00A32611" w:rsidP="004F396B">
      <w:pPr>
        <w:pStyle w:val="NormalWeb"/>
        <w:numPr>
          <w:ilvl w:val="2"/>
          <w:numId w:val="52"/>
        </w:numPr>
        <w:shd w:val="clear" w:color="auto" w:fill="FFFFFF"/>
        <w:tabs>
          <w:tab w:val="left" w:pos="3449"/>
        </w:tabs>
        <w:spacing w:before="0" w:beforeAutospacing="0" w:after="160" w:afterAutospacing="0"/>
        <w:ind w:left="1560" w:hanging="840"/>
        <w:jc w:val="both"/>
        <w:rPr>
          <w:b/>
          <w:sz w:val="32"/>
          <w:szCs w:val="32"/>
        </w:rPr>
      </w:pPr>
      <w:r>
        <w:rPr>
          <w:b/>
          <w:sz w:val="32"/>
          <w:szCs w:val="32"/>
        </w:rPr>
        <w:t>Corrente Continua (C.C.):</w:t>
      </w:r>
    </w:p>
    <w:p w14:paraId="40DC5873" w14:textId="6CE92F55" w:rsidR="004F396B" w:rsidRDefault="004F396B" w:rsidP="004F396B">
      <w:pPr>
        <w:pStyle w:val="NormalWeb"/>
        <w:shd w:val="clear" w:color="auto" w:fill="FFFFFF"/>
        <w:tabs>
          <w:tab w:val="left" w:pos="3449"/>
        </w:tabs>
        <w:spacing w:before="0" w:beforeAutospacing="0" w:after="160" w:afterAutospacing="0"/>
        <w:ind w:left="720" w:firstLine="556"/>
        <w:jc w:val="both"/>
      </w:pPr>
      <w:r>
        <w:t xml:space="preserve">A corrente continua ocorre quando o fluxo das cargas ocorre sempre na mesma direção, ou seja, quando os polos se mantem constantes. </w:t>
      </w:r>
      <w:r w:rsidR="009C5EA6">
        <w:t xml:space="preserve">Ela é constituída pelos polos positivo e negativo e é usada em baterias e pilhas. </w:t>
      </w:r>
      <w:r>
        <w:t>Abaixo isso esta representado em um gráfico da corrente em relação com o tempo:</w:t>
      </w:r>
    </w:p>
    <w:p w14:paraId="0FA1D18F" w14:textId="2F7B69F9" w:rsidR="004F396B" w:rsidRDefault="004F396B" w:rsidP="004F396B">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D9A4068" wp14:editId="620C5F7E">
            <wp:extent cx="2059588" cy="1216550"/>
            <wp:effectExtent l="0" t="0" r="0" b="3175"/>
            <wp:docPr id="31" name="Imagem 31" descr="http://www.sofisica.com.br/conteudos/Eletromagnetismo/Eletrodinamica/figuras/ccca1.gif">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2AF916B1" w14:textId="77777777" w:rsidR="004F396B" w:rsidRPr="004F396B" w:rsidRDefault="004F396B" w:rsidP="004F396B">
      <w:pPr>
        <w:pStyle w:val="NormalWeb"/>
        <w:shd w:val="clear" w:color="auto" w:fill="FFFFFF"/>
        <w:tabs>
          <w:tab w:val="left" w:pos="3449"/>
        </w:tabs>
        <w:spacing w:before="0" w:beforeAutospacing="0" w:after="160" w:afterAutospacing="0"/>
        <w:ind w:left="720"/>
        <w:jc w:val="center"/>
      </w:pPr>
    </w:p>
    <w:p w14:paraId="6B5ADFF7" w14:textId="54128233" w:rsidR="00A32611" w:rsidRDefault="0077632E" w:rsidP="008615CB">
      <w:pPr>
        <w:pStyle w:val="NormalWeb"/>
        <w:numPr>
          <w:ilvl w:val="3"/>
          <w:numId w:val="52"/>
        </w:numPr>
        <w:shd w:val="clear" w:color="auto" w:fill="FFFFFF"/>
        <w:tabs>
          <w:tab w:val="left" w:pos="3449"/>
        </w:tabs>
        <w:spacing w:before="0" w:beforeAutospacing="0" w:after="160" w:afterAutospacing="0"/>
        <w:ind w:left="2268" w:hanging="1188"/>
        <w:rPr>
          <w:b/>
          <w:sz w:val="32"/>
          <w:szCs w:val="32"/>
        </w:rPr>
      </w:pPr>
      <w:r>
        <w:rPr>
          <w:b/>
          <w:sz w:val="32"/>
          <w:szCs w:val="32"/>
        </w:rPr>
        <w:t>PWM</w:t>
      </w:r>
      <w:r w:rsidR="007F6B80">
        <w:rPr>
          <w:b/>
          <w:sz w:val="32"/>
          <w:szCs w:val="32"/>
        </w:rPr>
        <w:t>:</w:t>
      </w:r>
    </w:p>
    <w:p w14:paraId="32FF8520" w14:textId="0B1CB3CD" w:rsidR="004F396B" w:rsidRDefault="0077632E" w:rsidP="0077632E">
      <w:pPr>
        <w:pStyle w:val="NormalWeb"/>
        <w:shd w:val="clear" w:color="auto" w:fill="FFFFFF"/>
        <w:tabs>
          <w:tab w:val="left" w:pos="3449"/>
        </w:tabs>
        <w:spacing w:before="0" w:beforeAutospacing="0" w:after="160" w:afterAutospacing="0"/>
        <w:jc w:val="both"/>
        <w:rPr>
          <w:iCs/>
          <w:lang w:val="pt-PT"/>
        </w:rPr>
      </w:pPr>
      <w:r>
        <w:t>PWM (</w:t>
      </w:r>
      <w:r w:rsidRPr="0077632E">
        <w:rPr>
          <w:iCs/>
          <w:lang w:val="pt-PT"/>
        </w:rPr>
        <w:t>Pulse-Width Modulation) si</w:t>
      </w:r>
      <w:r>
        <w:rPr>
          <w:iCs/>
          <w:lang w:val="pt-PT"/>
        </w:rPr>
        <w:t xml:space="preserve">gnifica </w:t>
      </w:r>
      <w:r w:rsidR="000275E5">
        <w:rPr>
          <w:iCs/>
          <w:lang w:val="pt-PT"/>
        </w:rPr>
        <w:t>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637142CE" w14:textId="43CB02FC" w:rsidR="000275E5" w:rsidRDefault="00780B63" w:rsidP="000275E5">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3B36FE4C" wp14:editId="0215E558">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672A8694" w14:textId="77777777" w:rsidR="000275E5" w:rsidRPr="0077632E" w:rsidRDefault="000275E5" w:rsidP="0077632E">
      <w:pPr>
        <w:pStyle w:val="NormalWeb"/>
        <w:shd w:val="clear" w:color="auto" w:fill="FFFFFF"/>
        <w:tabs>
          <w:tab w:val="left" w:pos="3449"/>
        </w:tabs>
        <w:spacing w:before="0" w:beforeAutospacing="0" w:after="160" w:afterAutospacing="0"/>
        <w:jc w:val="both"/>
      </w:pPr>
    </w:p>
    <w:p w14:paraId="5C0D1E4B" w14:textId="6FC9BF34" w:rsidR="009A17DC" w:rsidRPr="00A32611" w:rsidRDefault="009A17DC" w:rsidP="00A32611">
      <w:pPr>
        <w:pStyle w:val="NormalWeb"/>
        <w:numPr>
          <w:ilvl w:val="2"/>
          <w:numId w:val="52"/>
        </w:numPr>
        <w:shd w:val="clear" w:color="auto" w:fill="FFFFFF"/>
        <w:tabs>
          <w:tab w:val="left" w:pos="3449"/>
        </w:tabs>
        <w:spacing w:before="0" w:beforeAutospacing="0" w:after="160" w:afterAutospacing="0"/>
        <w:ind w:left="1560" w:hanging="840"/>
        <w:rPr>
          <w:ins w:id="813" w:author="granix pacheco" w:date="2016-02-07T09:49:00Z"/>
          <w:b/>
          <w:sz w:val="32"/>
          <w:szCs w:val="32"/>
        </w:rPr>
      </w:pPr>
      <w:r>
        <w:rPr>
          <w:b/>
          <w:sz w:val="32"/>
          <w:szCs w:val="32"/>
        </w:rPr>
        <w:t>Corrente Alternada</w:t>
      </w:r>
      <w:r w:rsidR="004F396B">
        <w:rPr>
          <w:b/>
          <w:sz w:val="32"/>
          <w:szCs w:val="32"/>
        </w:rPr>
        <w:t xml:space="preserve"> (C.A.)</w:t>
      </w:r>
      <w:r w:rsidR="007F6B80">
        <w:rPr>
          <w:b/>
          <w:sz w:val="32"/>
          <w:szCs w:val="32"/>
        </w:rPr>
        <w:t>:</w:t>
      </w:r>
    </w:p>
    <w:p w14:paraId="77FB17C2" w14:textId="46BEE16E" w:rsidR="00857923" w:rsidRDefault="009C5EA6" w:rsidP="006B66CB">
      <w:pPr>
        <w:pStyle w:val="NormalWeb"/>
        <w:shd w:val="clear" w:color="auto" w:fill="FFFFFF"/>
        <w:spacing w:before="0" w:beforeAutospacing="0" w:after="160" w:afterAutospacing="0"/>
        <w:ind w:firstLine="720"/>
        <w:jc w:val="both"/>
      </w:pPr>
      <w:r>
        <w:t xml:space="preserve">A corrente alternada, ao </w:t>
      </w:r>
      <w:r w:rsidR="0077632E">
        <w:t>contrário</w:t>
      </w:r>
      <w:r>
        <w:t xml:space="preserve"> da continua, altera o seu sentido com o decorrer com o tempo</w:t>
      </w:r>
      <w:r w:rsidR="007C4069">
        <w:t xml:space="preserve">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7004D84A" w14:textId="676F6EB5" w:rsidR="007C4069" w:rsidRDefault="0077632E" w:rsidP="006D2EDB">
      <w:pPr>
        <w:pStyle w:val="NormalWeb"/>
        <w:shd w:val="clear" w:color="auto" w:fill="FFFFFF"/>
        <w:spacing w:before="0" w:beforeAutospacing="0" w:after="160" w:afterAutospacing="0"/>
        <w:ind w:left="360" w:firstLine="360"/>
        <w:jc w:val="center"/>
      </w:pPr>
      <w:r w:rsidRPr="0077632E">
        <w:rPr>
          <w:noProof/>
          <w:lang w:eastAsia="pt-BR"/>
        </w:rPr>
        <w:drawing>
          <wp:inline distT="0" distB="0" distL="0" distR="0" wp14:anchorId="3B69A129" wp14:editId="43E8475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0F7DB35C" w14:textId="51C45384" w:rsidR="007C4069" w:rsidRDefault="006035E0" w:rsidP="006D2EDB">
      <w:pPr>
        <w:pStyle w:val="NormalWeb"/>
        <w:numPr>
          <w:ilvl w:val="1"/>
          <w:numId w:val="52"/>
        </w:numPr>
        <w:shd w:val="clear" w:color="auto" w:fill="FFFFFF"/>
        <w:spacing w:before="0" w:beforeAutospacing="0" w:after="160" w:afterAutospacing="0"/>
        <w:ind w:left="993" w:hanging="633"/>
        <w:jc w:val="both"/>
        <w:rPr>
          <w:b/>
          <w:sz w:val="32"/>
          <w:szCs w:val="32"/>
        </w:rPr>
      </w:pPr>
      <w:r>
        <w:rPr>
          <w:b/>
          <w:sz w:val="32"/>
          <w:szCs w:val="32"/>
        </w:rPr>
        <w:t>Resistê</w:t>
      </w:r>
      <w:r w:rsidR="006D2EDB" w:rsidRPr="006D2EDB">
        <w:rPr>
          <w:b/>
          <w:sz w:val="32"/>
          <w:szCs w:val="32"/>
        </w:rPr>
        <w:t>ncia</w:t>
      </w:r>
      <w:r>
        <w:rPr>
          <w:b/>
          <w:sz w:val="32"/>
          <w:szCs w:val="32"/>
        </w:rPr>
        <w:t xml:space="preserve"> (R)</w:t>
      </w:r>
      <w:r w:rsidR="006D2EDB" w:rsidRPr="006D2EDB">
        <w:rPr>
          <w:b/>
          <w:sz w:val="32"/>
          <w:szCs w:val="32"/>
        </w:rPr>
        <w:t>:</w:t>
      </w:r>
    </w:p>
    <w:p w14:paraId="286E9CD1" w14:textId="4DB2F390" w:rsidR="006D2EDB" w:rsidRDefault="006035E0" w:rsidP="00D336ED">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w:t>
      </w:r>
      <w:r w:rsidR="006B66CB" w:rsidRPr="006B66CB">
        <w:t xml:space="preserve"> Ela é medida em ohm (</w:t>
      </w:r>
      <w:r w:rsidR="006B66CB" w:rsidRPr="006B66CB">
        <w:rPr>
          <w:rStyle w:val="tgc"/>
          <w:color w:val="222222"/>
          <w:lang w:val="pt-PT"/>
        </w:rPr>
        <w:t>Ω) e está diretamente relacionada a lei de Ohm, que sera esplicada mais a frente.</w:t>
      </w:r>
    </w:p>
    <w:p w14:paraId="77054BC9" w14:textId="77777777" w:rsidR="00D336ED" w:rsidRPr="006B66CB" w:rsidRDefault="00D336ED" w:rsidP="00D336ED">
      <w:pPr>
        <w:pStyle w:val="NormalWeb"/>
        <w:shd w:val="clear" w:color="auto" w:fill="FFFFFF"/>
        <w:spacing w:before="0" w:beforeAutospacing="0" w:after="160" w:afterAutospacing="0"/>
        <w:ind w:firstLine="720"/>
        <w:jc w:val="both"/>
      </w:pPr>
    </w:p>
    <w:p w14:paraId="32EC3822" w14:textId="0A588AC0" w:rsidR="006D2EDB" w:rsidRDefault="006D2EDB" w:rsidP="006D2EDB">
      <w:pPr>
        <w:pStyle w:val="NormalWeb"/>
        <w:numPr>
          <w:ilvl w:val="1"/>
          <w:numId w:val="52"/>
        </w:numPr>
        <w:shd w:val="clear" w:color="auto" w:fill="FFFFFF"/>
        <w:spacing w:before="0" w:beforeAutospacing="0" w:after="160" w:afterAutospacing="0"/>
        <w:ind w:left="993" w:hanging="633"/>
        <w:jc w:val="both"/>
        <w:rPr>
          <w:b/>
          <w:sz w:val="32"/>
          <w:szCs w:val="32"/>
        </w:rPr>
      </w:pPr>
      <w:r w:rsidRPr="006D2EDB">
        <w:rPr>
          <w:b/>
          <w:sz w:val="32"/>
          <w:szCs w:val="32"/>
        </w:rPr>
        <w:t>Tensão:</w:t>
      </w:r>
    </w:p>
    <w:p w14:paraId="3682C6AF" w14:textId="77777777" w:rsidR="006D2EDB" w:rsidRPr="006D2EDB" w:rsidRDefault="006D2EDB" w:rsidP="006D2EDB">
      <w:pPr>
        <w:pStyle w:val="NormalWeb"/>
        <w:shd w:val="clear" w:color="auto" w:fill="FFFFFF"/>
        <w:spacing w:before="0" w:beforeAutospacing="0" w:after="160" w:afterAutospacing="0"/>
        <w:jc w:val="both"/>
        <w:rPr>
          <w:ins w:id="814"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5A1912">
      <w:pPr>
        <w:pStyle w:val="Standard"/>
        <w:numPr>
          <w:ilvl w:val="2"/>
          <w:numId w:val="69"/>
        </w:numPr>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5A1912">
      <w:pPr>
        <w:pStyle w:val="Standard"/>
        <w:numPr>
          <w:ilvl w:val="3"/>
          <w:numId w:val="69"/>
        </w:numPr>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5A1912">
      <w:pPr>
        <w:pStyle w:val="Standard"/>
        <w:numPr>
          <w:ilvl w:val="3"/>
          <w:numId w:val="69"/>
        </w:numPr>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5A1912">
      <w:pPr>
        <w:pStyle w:val="Standard"/>
        <w:numPr>
          <w:ilvl w:val="2"/>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815" w:author="Mateus Berardo de Souza Terra" w:date="2016-02-08T22:28:00Z"/>
          <w:b/>
          <w:sz w:val="36"/>
          <w:szCs w:val="36"/>
          <w:u w:val="single"/>
        </w:rPr>
      </w:pPr>
      <w:ins w:id="816" w:author="granix pacheco" w:date="2016-02-08T08:34:00Z">
        <w:r w:rsidRPr="007D7E6F">
          <w:rPr>
            <w:b/>
            <w:sz w:val="36"/>
            <w:szCs w:val="36"/>
            <w:u w:val="single"/>
          </w:rPr>
          <w:t>Materiais</w:t>
        </w:r>
      </w:ins>
      <w:ins w:id="817" w:author="granix pacheco" w:date="2016-02-07T09:49:00Z">
        <w:r w:rsidRPr="007D7E6F">
          <w:rPr>
            <w:b/>
            <w:sz w:val="36"/>
            <w:szCs w:val="36"/>
            <w:u w:val="single"/>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18" w:author="granix pacheco" w:date="2016-02-07T09:50:00Z"/>
          <w:del w:id="819" w:author="Mateus Berardo de Souza Terra" w:date="2016-02-08T22:28:00Z"/>
          <w:b/>
          <w:sz w:val="36"/>
          <w:szCs w:val="36"/>
          <w:u w:val="single"/>
        </w:rPr>
        <w:pPrChange w:id="820"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21" w:author="granix pacheco" w:date="2016-02-08T12:30:00Z"/>
        </w:rPr>
      </w:pPr>
    </w:p>
    <w:p w14:paraId="594D81D6" w14:textId="65D97F7D" w:rsidR="001C7BBA" w:rsidRPr="007D7E6F" w:rsidRDefault="001C7BBA">
      <w:pPr>
        <w:pStyle w:val="NormalWeb"/>
        <w:numPr>
          <w:ilvl w:val="1"/>
          <w:numId w:val="66"/>
        </w:numPr>
        <w:shd w:val="clear" w:color="auto" w:fill="FFFFFF"/>
        <w:spacing w:before="0" w:beforeAutospacing="0" w:after="160" w:afterAutospacing="0"/>
        <w:ind w:left="1560" w:hanging="480"/>
        <w:rPr>
          <w:ins w:id="822" w:author="granix pacheco" w:date="2016-02-08T12:18:00Z"/>
          <w:sz w:val="32"/>
          <w:szCs w:val="32"/>
        </w:rPr>
        <w:pPrChange w:id="823" w:author="Mateus Berardo de Souza Terra" w:date="2016-02-08T22:29:00Z">
          <w:pPr>
            <w:pStyle w:val="NormalWeb"/>
            <w:shd w:val="clear" w:color="auto" w:fill="FFFFFF"/>
            <w:spacing w:before="0" w:beforeAutospacing="0" w:after="160" w:afterAutospacing="0"/>
            <w:jc w:val="both"/>
          </w:pPr>
        </w:pPrChange>
      </w:pPr>
      <w:ins w:id="824" w:author="granix pacheco" w:date="2016-02-08T12:18:00Z">
        <w:del w:id="825" w:author="Mateus Berardo de Souza Terra" w:date="2016-02-08T22:28:00Z">
          <w:r w:rsidRPr="007D7E6F" w:rsidDel="00743F38">
            <w:rPr>
              <w:sz w:val="32"/>
              <w:szCs w:val="32"/>
            </w:rPr>
            <w:tab/>
          </w:r>
        </w:del>
      </w:ins>
      <w:ins w:id="826" w:author="granix pacheco" w:date="2016-02-08T13:21:00Z">
        <w:del w:id="827" w:author="Mateus Berardo de Souza Terra" w:date="2016-02-08T22:28:00Z">
          <w:r w:rsidR="00895C46" w:rsidRPr="007D7E6F" w:rsidDel="00743F38">
            <w:rPr>
              <w:sz w:val="32"/>
              <w:szCs w:val="32"/>
            </w:rPr>
            <w:delText xml:space="preserve"> </w:delText>
          </w:r>
        </w:del>
      </w:ins>
      <w:ins w:id="828" w:author="granix pacheco" w:date="2016-02-08T12:18:00Z">
        <w:del w:id="829" w:author="Mateus Berardo de Souza Terra" w:date="2016-02-08T22:28:00Z">
          <w:r w:rsidRPr="007D7E6F" w:rsidDel="00743F38">
            <w:rPr>
              <w:b/>
              <w:sz w:val="32"/>
              <w:szCs w:val="32"/>
              <w:rPrChange w:id="830" w:author="Mateus Berardo de Souza Terra" w:date="2016-02-08T20:05:00Z">
                <w:rPr>
                  <w:sz w:val="32"/>
                  <w:szCs w:val="32"/>
                </w:rPr>
              </w:rPrChange>
            </w:rPr>
            <w:delText>7.1</w:delText>
          </w:r>
          <w:r w:rsidRPr="007D7E6F" w:rsidDel="00743F38">
            <w:rPr>
              <w:sz w:val="32"/>
              <w:szCs w:val="32"/>
            </w:rPr>
            <w:delText xml:space="preserve"> </w:delText>
          </w:r>
        </w:del>
      </w:ins>
      <w:ins w:id="831" w:author="granix pacheco" w:date="2016-02-08T13:21:00Z">
        <w:del w:id="832" w:author="Mateus Berardo de Souza Terra" w:date="2016-02-08T22:28:00Z">
          <w:r w:rsidR="00895C46" w:rsidRPr="007D7E6F" w:rsidDel="00743F38">
            <w:rPr>
              <w:sz w:val="32"/>
              <w:szCs w:val="32"/>
            </w:rPr>
            <w:delText xml:space="preserve">     </w:delText>
          </w:r>
        </w:del>
      </w:ins>
      <w:ins w:id="833" w:author="granix pacheco" w:date="2016-02-08T12:18:00Z">
        <w:r w:rsidRPr="007D7E6F">
          <w:rPr>
            <w:b/>
            <w:sz w:val="32"/>
            <w:szCs w:val="32"/>
            <w:rPrChange w:id="834" w:author="Mateus Berardo de Souza Terra" w:date="2016-02-08T20:05:00Z">
              <w:rPr>
                <w:sz w:val="32"/>
                <w:szCs w:val="32"/>
              </w:rPr>
            </w:rPrChange>
          </w:rPr>
          <w:t>Protoboard</w:t>
        </w:r>
      </w:ins>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rPr>
          <w:ins w:id="835" w:author="granix pacheco" w:date="2016-02-08T12:29:00Z"/>
        </w:rPr>
      </w:pPr>
      <w:ins w:id="836" w:author="granix pacheco" w:date="2016-02-08T12:18:00Z">
        <w:r w:rsidRPr="007D7E6F">
          <w:rPr>
            <w:sz w:val="32"/>
            <w:szCs w:val="32"/>
          </w:rPr>
          <w:tab/>
        </w:r>
      </w:ins>
      <w:ins w:id="837" w:author="granix pacheco" w:date="2016-02-08T12:19:00Z">
        <w:r w:rsidRPr="007D7E6F">
          <w:rPr>
            <w:rPrChange w:id="838" w:author="Mateus Berardo de Souza Terra" w:date="2016-02-08T20:05:00Z">
              <w:rPr>
                <w:sz w:val="32"/>
                <w:szCs w:val="32"/>
              </w:rPr>
            </w:rPrChange>
          </w:rPr>
          <w:t>Também conhecida como brea</w:t>
        </w:r>
      </w:ins>
      <w:r w:rsidR="00385CC7">
        <w:t>d</w:t>
      </w:r>
      <w:ins w:id="839" w:author="granix pacheco" w:date="2016-02-08T12:20:00Z">
        <w:r w:rsidRPr="007D7E6F">
          <w:t xml:space="preserve">board, é uma maneira simples e eficaz de se realizar simulações de circuitos sem o uso de soldas, recomendada para prototipagem. </w:t>
        </w:r>
      </w:ins>
      <w:ins w:id="840" w:author="granix pacheco" w:date="2016-02-08T12:21:00Z">
        <w:r w:rsidRPr="007D7E6F">
          <w:t xml:space="preserve">Caracteriza-se como uma placa de </w:t>
        </w:r>
      </w:ins>
      <w:ins w:id="841" w:author="granix pacheco" w:date="2016-02-08T12:22:00Z">
        <w:r w:rsidRPr="007D7E6F">
          <w:t>plástico</w:t>
        </w:r>
      </w:ins>
      <w:ins w:id="842" w:author="granix pacheco" w:date="2016-02-08T12:21:00Z">
        <w:r w:rsidRPr="007D7E6F">
          <w:t xml:space="preserve"> </w:t>
        </w:r>
      </w:ins>
      <w:ins w:id="843" w:author="granix pacheco" w:date="2016-02-08T12:22:00Z">
        <w:r w:rsidRPr="007D7E6F">
          <w:t>com diversos orifícios, abaixo desses orifícios encontra-se uma malha metálica q</w:t>
        </w:r>
      </w:ins>
      <w:ins w:id="844" w:author="granix pacheco" w:date="2016-02-08T12:23:00Z">
        <w:r w:rsidRPr="007D7E6F">
          <w:t>ue</w:t>
        </w:r>
      </w:ins>
      <w:ins w:id="845" w:author="granix pacheco" w:date="2016-02-08T12:22:00Z">
        <w:r w:rsidRPr="007D7E6F">
          <w:t xml:space="preserve"> realiza as </w:t>
        </w:r>
      </w:ins>
      <w:ins w:id="846" w:author="granix pacheco" w:date="2016-02-08T12:23:00Z">
        <w:r w:rsidRPr="007D7E6F">
          <w:t>l</w:t>
        </w:r>
      </w:ins>
      <w:ins w:id="847" w:author="granix pacheco" w:date="2016-02-08T12:22:00Z">
        <w:r w:rsidRPr="007D7E6F">
          <w:t xml:space="preserve">igações como </w:t>
        </w:r>
      </w:ins>
      <w:ins w:id="848" w:author="granix pacheco" w:date="2016-02-08T12:23:00Z">
        <w:r w:rsidRPr="007D7E6F">
          <w:t xml:space="preserve">é </w:t>
        </w:r>
      </w:ins>
      <w:ins w:id="849" w:author="granix pacheco" w:date="2016-02-08T12:22:00Z">
        <w:r w:rsidRPr="007D7E6F">
          <w:t>indicado no diagrama ab</w:t>
        </w:r>
      </w:ins>
      <w:ins w:id="850" w:author="granix pacheco" w:date="2016-02-08T12:23:00Z">
        <w:r w:rsidRPr="007D7E6F">
          <w:t>a</w:t>
        </w:r>
      </w:ins>
      <w:ins w:id="851" w:author="granix pacheco" w:date="2016-02-08T12:22:00Z">
        <w:r w:rsidRPr="007D7E6F">
          <w:t>ixo</w:t>
        </w:r>
      </w:ins>
      <w:ins w:id="852" w:author="granix pacheco" w:date="2016-02-08T12:30:00Z">
        <w:r w:rsidR="00887086" w:rsidRPr="007D7E6F">
          <w:t>:</w:t>
        </w:r>
      </w:ins>
    </w:p>
    <w:p w14:paraId="7B5F163D" w14:textId="0EF0A5B7" w:rsidR="00887086" w:rsidRPr="007D7E6F" w:rsidRDefault="00887086">
      <w:pPr>
        <w:pStyle w:val="NormalWeb"/>
        <w:shd w:val="clear" w:color="auto" w:fill="FFFFFF"/>
        <w:spacing w:before="0" w:beforeAutospacing="0" w:after="160" w:afterAutospacing="0"/>
        <w:jc w:val="both"/>
        <w:rPr>
          <w:ins w:id="853" w:author="granix pacheco" w:date="2016-02-08T12:29:00Z"/>
        </w:rPr>
      </w:pPr>
      <w:ins w:id="854" w:author="granix pacheco" w:date="2016-02-08T12:28:00Z">
        <w:r w:rsidRPr="004A7414">
          <w:rPr>
            <w:rFonts w:ascii="Arial" w:hAnsi="Arial" w:cs="Arial"/>
            <w:noProof/>
            <w:color w:val="0000FF"/>
            <w:sz w:val="27"/>
            <w:szCs w:val="27"/>
            <w:lang w:eastAsia="pt-BR"/>
            <w:rPrChange w:id="855" w:author="Unknown">
              <w:rPr>
                <w:noProof/>
                <w:lang w:eastAsia="pt-BR"/>
              </w:rPr>
            </w:rPrChange>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59"/>
                      </pic:cNvPr>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56" w:author="granix pacheco" w:date="2016-02-08T12:27:00Z">
        <w:r w:rsidRPr="007D7E6F">
          <w:rPr>
            <w:rFonts w:ascii="Arial" w:hAnsi="Arial" w:cs="Arial"/>
            <w:noProof/>
            <w:color w:val="0000FF"/>
            <w:sz w:val="27"/>
            <w:szCs w:val="27"/>
            <w:lang w:eastAsia="pt-BR"/>
            <w:rPrChange w:id="857" w:author="Mateus Berardo de Souza Terra" w:date="2016-02-08T20:05:00Z">
              <w:rPr>
                <w:rFonts w:ascii="Arial" w:hAnsi="Arial" w:cs="Arial"/>
                <w:noProof/>
                <w:color w:val="0000FF"/>
                <w:sz w:val="27"/>
                <w:szCs w:val="27"/>
                <w:lang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58" w:author="granix pacheco" w:date="2016-02-08T12:29:00Z"/>
        </w:rPr>
      </w:pPr>
    </w:p>
    <w:p w14:paraId="023F9D5F" w14:textId="5CF5A840" w:rsidR="00887086" w:rsidRPr="007D7E6F" w:rsidRDefault="00887086">
      <w:pPr>
        <w:pStyle w:val="NormalWeb"/>
        <w:shd w:val="clear" w:color="auto" w:fill="FFFFFF"/>
        <w:spacing w:before="0" w:beforeAutospacing="0" w:after="160" w:afterAutospacing="0"/>
        <w:jc w:val="both"/>
        <w:rPr>
          <w:ins w:id="859" w:author="granix pacheco" w:date="2016-02-08T12:29:00Z"/>
        </w:rPr>
      </w:pPr>
    </w:p>
    <w:p w14:paraId="5D84FC95" w14:textId="2FB55118" w:rsidR="00887086" w:rsidRPr="007D7E6F" w:rsidRDefault="00887086">
      <w:pPr>
        <w:pStyle w:val="NormalWeb"/>
        <w:shd w:val="clear" w:color="auto" w:fill="FFFFFF"/>
        <w:spacing w:before="0" w:beforeAutospacing="0" w:after="160" w:afterAutospacing="0"/>
        <w:jc w:val="both"/>
        <w:rPr>
          <w:ins w:id="860" w:author="granix pacheco" w:date="2016-02-08T12:27:00Z"/>
        </w:rPr>
      </w:pPr>
    </w:p>
    <w:p w14:paraId="3F8355C4" w14:textId="35C470DD" w:rsidR="00887086" w:rsidRPr="007D7E6F" w:rsidRDefault="00887086">
      <w:pPr>
        <w:pStyle w:val="NormalWeb"/>
        <w:shd w:val="clear" w:color="auto" w:fill="FFFFFF"/>
        <w:spacing w:before="0" w:beforeAutospacing="0" w:after="160" w:afterAutospacing="0"/>
        <w:jc w:val="both"/>
        <w:rPr>
          <w:ins w:id="861" w:author="granix pacheco" w:date="2016-02-08T12:29:00Z"/>
          <w:rFonts w:ascii="Arial" w:hAnsi="Arial" w:cs="Arial"/>
          <w:noProof/>
          <w:color w:val="0000FF"/>
          <w:sz w:val="27"/>
          <w:szCs w:val="27"/>
          <w:lang w:eastAsia="pt-BR"/>
        </w:rPr>
      </w:pPr>
    </w:p>
    <w:p w14:paraId="0B189235" w14:textId="42281F12" w:rsidR="00887086" w:rsidRPr="007D7E6F" w:rsidRDefault="00887086">
      <w:pPr>
        <w:pStyle w:val="NormalWeb"/>
        <w:shd w:val="clear" w:color="auto" w:fill="FFFFFF"/>
        <w:spacing w:before="0" w:beforeAutospacing="0" w:after="160" w:afterAutospacing="0"/>
        <w:jc w:val="both"/>
        <w:rPr>
          <w:ins w:id="862" w:author="granix pacheco" w:date="2016-02-08T14:09:00Z"/>
          <w:rFonts w:ascii="Arial" w:hAnsi="Arial" w:cs="Arial"/>
          <w:color w:val="222222"/>
          <w:sz w:val="27"/>
          <w:szCs w:val="27"/>
          <w:rPrChange w:id="863" w:author="Mateus Berardo de Souza Terra" w:date="2016-02-08T20:05:00Z">
            <w:rPr>
              <w:ins w:id="864" w:author="granix pacheco" w:date="2016-02-08T14:09:00Z"/>
              <w:rFonts w:ascii="Arial" w:hAnsi="Arial" w:cs="Arial"/>
              <w:color w:val="222222"/>
              <w:sz w:val="27"/>
              <w:szCs w:val="27"/>
              <w:lang w:val="pt-PT"/>
            </w:rPr>
          </w:rPrChange>
        </w:rPr>
      </w:pPr>
      <w:ins w:id="865" w:author="granix pacheco" w:date="2016-02-08T12:28:00Z">
        <w:r w:rsidRPr="007D7E6F">
          <w:rPr>
            <w:rFonts w:ascii="Arial" w:hAnsi="Arial" w:cs="Arial"/>
            <w:color w:val="222222"/>
            <w:sz w:val="27"/>
            <w:szCs w:val="27"/>
            <w:rPrChange w:id="866" w:author="Mateus Berardo de Souza Terra" w:date="2016-02-08T20:05:00Z">
              <w:rPr>
                <w:rFonts w:ascii="Arial" w:hAnsi="Arial" w:cs="Arial"/>
                <w:color w:val="222222"/>
                <w:sz w:val="27"/>
                <w:szCs w:val="27"/>
                <w:lang w:val="pt-PT"/>
              </w:rPr>
            </w:rPrChange>
          </w:rPr>
          <w:t xml:space="preserve"> </w:t>
        </w:r>
      </w:ins>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Jumpers são fios usados para fazer ligações, como as realizadas na protoboard. Caracterizados como fios convencionais com segmentos de fios rígidos em suas extremidades para facilitar o seu uso para prototipagem, como numa protoboard . Eles podem ser facilmente conectados aos furos da protoboard ou de alguns</w:t>
      </w:r>
      <w:r w:rsidR="00A164E9">
        <w:t xml:space="preserve"> A</w:t>
      </w:r>
      <w:r>
        <w:t>rduinos.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ins w:id="867" w:author="granix pacheco" w:date="2016-02-08T12:18:00Z"/>
          <w:rPrChange w:id="868" w:author="Mateus Berardo de Souza Terra" w:date="2016-02-08T20:05:00Z">
            <w:rPr>
              <w:ins w:id="869" w:author="granix pacheco" w:date="2016-02-08T12:18:00Z"/>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ins w:id="870" w:author="granix pacheco" w:date="2016-02-08T12:30:00Z"/>
          <w:b/>
          <w:sz w:val="32"/>
          <w:szCs w:val="32"/>
          <w:rPrChange w:id="871" w:author="Mateus Berardo de Souza Terra" w:date="2016-02-08T20:05:00Z">
            <w:rPr>
              <w:ins w:id="872" w:author="granix pacheco" w:date="2016-02-08T12:30:00Z"/>
              <w:sz w:val="32"/>
              <w:szCs w:val="32"/>
            </w:rPr>
          </w:rPrChange>
        </w:rPr>
        <w:pPrChange w:id="873" w:author="Mateus Berardo de Souza Terra" w:date="2016-02-08T22:29:00Z">
          <w:pPr>
            <w:pStyle w:val="NormalWeb"/>
            <w:shd w:val="clear" w:color="auto" w:fill="FFFFFF"/>
            <w:spacing w:before="0" w:beforeAutospacing="0" w:after="160" w:afterAutospacing="0"/>
            <w:jc w:val="both"/>
          </w:pPr>
        </w:pPrChange>
      </w:pPr>
      <w:ins w:id="874" w:author="granix pacheco" w:date="2016-02-08T12:18:00Z">
        <w:r w:rsidRPr="007D7E6F">
          <w:rPr>
            <w:b/>
            <w:sz w:val="32"/>
            <w:szCs w:val="32"/>
            <w:rPrChange w:id="875" w:author="Mateus Berardo de Souza Terra" w:date="2016-02-08T20:05:00Z">
              <w:rPr>
                <w:sz w:val="32"/>
                <w:szCs w:val="32"/>
              </w:rPr>
            </w:rPrChange>
          </w:rPr>
          <w:t>Fonte de alimentação</w:t>
        </w:r>
      </w:ins>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rPr>
          <w:ins w:id="876" w:author="granix pacheco" w:date="2016-02-08T12:37:00Z"/>
        </w:rPr>
        <w:pPrChange w:id="877" w:author="granix pacheco" w:date="2016-02-08T12:33:00Z">
          <w:pPr>
            <w:pStyle w:val="NormalWeb"/>
            <w:shd w:val="clear" w:color="auto" w:fill="FFFFFF"/>
            <w:spacing w:before="0" w:beforeAutospacing="0" w:after="160" w:afterAutospacing="0"/>
            <w:jc w:val="both"/>
          </w:pPr>
        </w:pPrChange>
      </w:pPr>
      <w:ins w:id="878" w:author="granix pacheco" w:date="2016-02-08T12:38:00Z">
        <w:r w:rsidRPr="004A7414">
          <w:rPr>
            <w:rFonts w:ascii="Arial" w:hAnsi="Arial" w:cs="Arial"/>
            <w:noProof/>
            <w:color w:val="0000FF"/>
            <w:sz w:val="27"/>
            <w:szCs w:val="27"/>
            <w:lang w:eastAsia="pt-BR"/>
            <w:rPrChange w:id="879" w:author="Unknown">
              <w:rPr>
                <w:noProof/>
                <w:lang w:eastAsia="pt-BR"/>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65"/>
                      </pic:cNvPr>
                      <pic:cNvPicPr>
                        <a:picLocks noChangeAspect="1" noChangeArrowheads="1"/>
                      </pic:cNvPicPr>
                    </pic:nvPicPr>
                    <pic:blipFill rotWithShape="1">
                      <a:blip r:embed="rId66">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80" w:author="granix pacheco" w:date="2016-02-08T12:31:00Z">
        <w:r w:rsidRPr="007D7E6F">
          <w:rPr>
            <w:rPrChange w:id="881" w:author="Mateus Berardo de Souza Terra" w:date="2016-02-08T20:05:00Z">
              <w:rPr>
                <w:sz w:val="32"/>
                <w:szCs w:val="32"/>
              </w:rPr>
            </w:rPrChange>
          </w:rPr>
          <w:t>É um ap</w:t>
        </w:r>
        <w:r w:rsidRPr="007D7E6F">
          <w:t>arelho</w:t>
        </w:r>
      </w:ins>
      <w:ins w:id="882" w:author="granix pacheco" w:date="2016-02-08T12:32:00Z">
        <w:r w:rsidRPr="007D7E6F">
          <w:rPr>
            <w:rPrChange w:id="883" w:author="Mateus Berardo de Souza Terra" w:date="2016-02-08T20:05:00Z">
              <w:rPr>
                <w:sz w:val="32"/>
                <w:szCs w:val="32"/>
              </w:rPr>
            </w:rPrChange>
          </w:rPr>
          <w:t xml:space="preserve"> capaz de gera</w:t>
        </w:r>
        <w:r w:rsidRPr="007D7E6F">
          <w:t>r corrente continua (CC) a partir da corrente alternada</w:t>
        </w:r>
      </w:ins>
      <w:ins w:id="884" w:author="granix pacheco" w:date="2016-02-08T12:33:00Z">
        <w:r w:rsidRPr="007D7E6F">
          <w:t xml:space="preserve"> (AC)</w:t>
        </w:r>
      </w:ins>
      <w:ins w:id="885" w:author="granix pacheco" w:date="2016-02-08T12:32:00Z">
        <w:r w:rsidRPr="007D7E6F">
          <w:t xml:space="preserve"> de uma tomada</w:t>
        </w:r>
      </w:ins>
      <w:ins w:id="886" w:author="granix pacheco" w:date="2016-02-08T12:33:00Z">
        <w:r w:rsidRPr="007D7E6F">
          <w:t xml:space="preserve">. </w:t>
        </w:r>
      </w:ins>
      <w:ins w:id="887" w:author="granix pacheco" w:date="2016-02-08T12:34:00Z">
        <w:r w:rsidRPr="007D7E6F">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888" w:author="granix pacheco" w:date="2016-02-08T12:18:00Z"/>
          <w:rPrChange w:id="889" w:author="Mateus Berardo de Souza Terra" w:date="2016-02-08T20:05:00Z">
            <w:rPr>
              <w:ins w:id="890" w:author="granix pacheco" w:date="2016-02-08T12:18:00Z"/>
              <w:sz w:val="32"/>
              <w:szCs w:val="32"/>
            </w:rPr>
          </w:rPrChange>
        </w:rPr>
        <w:pPrChange w:id="891"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892" w:author="granix pacheco" w:date="2016-02-08T12:38:00Z"/>
          <w:rFonts w:ascii="Arial" w:hAnsi="Arial" w:cs="Arial"/>
          <w:noProof/>
          <w:color w:val="0000FF"/>
          <w:sz w:val="27"/>
          <w:szCs w:val="27"/>
          <w:lang w:eastAsia="pt-BR"/>
        </w:rPr>
        <w:pPrChange w:id="893" w:author="granix pacheco" w:date="2016-02-08T08:28:00Z">
          <w:pPr>
            <w:pStyle w:val="NormalWeb"/>
            <w:shd w:val="clear" w:color="auto" w:fill="FFFFFF"/>
            <w:spacing w:before="0" w:beforeAutospacing="0" w:after="160" w:afterAutospacing="0"/>
            <w:jc w:val="both"/>
          </w:pPr>
        </w:pPrChange>
      </w:pPr>
      <w:ins w:id="894" w:author="granix pacheco" w:date="2016-02-08T12:18:00Z">
        <w:r w:rsidRPr="007D7E6F">
          <w:rPr>
            <w:sz w:val="32"/>
            <w:szCs w:val="32"/>
          </w:rPr>
          <w:tab/>
        </w:r>
      </w:ins>
    </w:p>
    <w:p w14:paraId="4697EE6F" w14:textId="2E85A333" w:rsidR="001C7BBA" w:rsidRPr="007D7E6F" w:rsidRDefault="001C7BBA">
      <w:pPr>
        <w:pStyle w:val="NormalWeb"/>
        <w:shd w:val="clear" w:color="auto" w:fill="FFFFFF"/>
        <w:spacing w:before="0" w:beforeAutospacing="0" w:after="160" w:afterAutospacing="0"/>
        <w:rPr>
          <w:ins w:id="895" w:author="granix pacheco" w:date="2016-02-08T08:36:00Z"/>
          <w:sz w:val="32"/>
          <w:szCs w:val="32"/>
          <w:rPrChange w:id="896" w:author="Mateus Berardo de Souza Terra" w:date="2016-02-08T20:05:00Z">
            <w:rPr>
              <w:ins w:id="897" w:author="granix pacheco" w:date="2016-02-08T08:36:00Z"/>
              <w:b/>
              <w:sz w:val="36"/>
              <w:szCs w:val="36"/>
              <w:u w:val="single"/>
            </w:rPr>
          </w:rPrChange>
        </w:rPr>
        <w:pPrChange w:id="898"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899" w:author="granix pacheco" w:date="2016-02-08T13:21:00Z"/>
          <w:b/>
          <w:sz w:val="36"/>
          <w:szCs w:val="36"/>
          <w:u w:val="single"/>
        </w:rPr>
        <w:pPrChange w:id="900"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901" w:author="granix pacheco" w:date="2016-02-08T16:13:00Z"/>
          <w:b/>
          <w:sz w:val="36"/>
          <w:szCs w:val="36"/>
          <w:u w:val="single"/>
        </w:rPr>
        <w:pPrChange w:id="902"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903" w:author="granix pacheco" w:date="2016-02-08T08:36:00Z"/>
          <w:b/>
          <w:sz w:val="36"/>
          <w:szCs w:val="36"/>
          <w:u w:val="single"/>
        </w:rPr>
        <w:pPrChange w:id="904"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ins w:id="905" w:author="granix pacheco" w:date="2016-02-08T08:37:00Z">
        <w:r w:rsidRPr="007D7E6F">
          <w:rPr>
            <w:b/>
            <w:sz w:val="36"/>
            <w:szCs w:val="36"/>
            <w:u w:val="single"/>
          </w:rPr>
          <w:t>Tabelas importantes</w:t>
        </w:r>
      </w:ins>
    </w:p>
    <w:p w14:paraId="18193DCA" w14:textId="77777777" w:rsidR="005A71A9" w:rsidRPr="005A71A9" w:rsidRDefault="005A71A9" w:rsidP="005A71A9">
      <w:pPr>
        <w:pStyle w:val="NormalWeb"/>
        <w:shd w:val="clear" w:color="auto" w:fill="FFFFFF"/>
        <w:spacing w:before="0" w:beforeAutospacing="0" w:after="160" w:afterAutospacing="0"/>
        <w:ind w:left="720"/>
        <w:rPr>
          <w:ins w:id="906"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907" w:author="granix pacheco" w:date="2016-02-08T08:59:00Z"/>
          <w:b/>
          <w:sz w:val="32"/>
          <w:szCs w:val="32"/>
          <w:rPrChange w:id="908" w:author="Mateus Berardo de Souza Terra" w:date="2016-02-08T20:05:00Z">
            <w:rPr>
              <w:ins w:id="909" w:author="granix pacheco" w:date="2016-02-08T08:59:00Z"/>
              <w:b/>
              <w:sz w:val="36"/>
              <w:szCs w:val="36"/>
              <w:u w:val="single"/>
            </w:rPr>
          </w:rPrChange>
        </w:rPr>
        <w:pPrChange w:id="910" w:author="Mateus Berardo de Souza Terra" w:date="2016-02-08T22:30:00Z">
          <w:pPr>
            <w:pStyle w:val="NormalWeb"/>
            <w:shd w:val="clear" w:color="auto" w:fill="FFFFFF"/>
            <w:spacing w:before="0" w:beforeAutospacing="0" w:after="160" w:afterAutospacing="0"/>
            <w:jc w:val="both"/>
          </w:pPr>
        </w:pPrChange>
      </w:pPr>
      <w:ins w:id="911" w:author="granix pacheco" w:date="2016-02-08T08:59:00Z">
        <w:r w:rsidRPr="007D7E6F">
          <w:rPr>
            <w:b/>
            <w:sz w:val="32"/>
            <w:szCs w:val="32"/>
            <w:rPrChange w:id="912" w:author="Mateus Berardo de Souza Terra" w:date="2016-02-08T20:05:00Z">
              <w:rPr>
                <w:b/>
                <w:sz w:val="36"/>
                <w:szCs w:val="36"/>
                <w:u w:val="single"/>
              </w:rPr>
            </w:rPrChange>
          </w:rPr>
          <w:t xml:space="preserve">Valor </w:t>
        </w:r>
      </w:ins>
      <w:ins w:id="913" w:author="granix pacheco" w:date="2016-02-08T11:31:00Z">
        <w:r w:rsidR="0017119E" w:rsidRPr="007D7E6F">
          <w:rPr>
            <w:b/>
            <w:sz w:val="32"/>
            <w:szCs w:val="32"/>
            <w:rPrChange w:id="914" w:author="Mateus Berardo de Souza Terra" w:date="2016-02-08T20:05:00Z">
              <w:rPr>
                <w:b/>
                <w:sz w:val="32"/>
                <w:szCs w:val="32"/>
                <w:u w:val="single"/>
              </w:rPr>
            </w:rPrChange>
          </w:rPr>
          <w:t xml:space="preserve">de </w:t>
        </w:r>
      </w:ins>
      <w:ins w:id="915" w:author="granix pacheco" w:date="2016-02-08T08:59:00Z">
        <w:r w:rsidRPr="007D7E6F">
          <w:rPr>
            <w:b/>
            <w:sz w:val="32"/>
            <w:szCs w:val="32"/>
            <w:rPrChange w:id="916"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17" w:author="granix pacheco" w:date="2016-02-08T09:52:00Z"/>
        </w:rPr>
        <w:pPrChange w:id="918" w:author="granix pacheco" w:date="2016-02-08T09:55:00Z">
          <w:pPr>
            <w:pStyle w:val="NormalWeb"/>
            <w:shd w:val="clear" w:color="auto" w:fill="FFFFFF"/>
            <w:spacing w:before="0" w:beforeAutospacing="0" w:after="160" w:afterAutospacing="0"/>
            <w:jc w:val="both"/>
          </w:pPr>
        </w:pPrChange>
      </w:pPr>
      <w:ins w:id="919" w:author="granix pacheco" w:date="2016-02-08T09:51:00Z">
        <w:r w:rsidRPr="007D7E6F">
          <w:t>A unidade de medida de resistência é o ohm</w:t>
        </w:r>
      </w:ins>
      <w:ins w:id="920" w:author="granix pacheco" w:date="2016-02-08T09:53:00Z">
        <w:r w:rsidR="0070445C" w:rsidRPr="007D7E6F">
          <w:t>, representado pelo símbolo grego Ômega</w:t>
        </w:r>
      </w:ins>
      <w:ins w:id="921" w:author="granix pacheco" w:date="2016-02-08T09:51:00Z">
        <w:r w:rsidRPr="007D7E6F">
          <w:t>.</w:t>
        </w:r>
      </w:ins>
      <w:ins w:id="922" w:author="granix pacheco" w:date="2016-02-08T09:52:00Z">
        <w:r w:rsidRPr="007D7E6F">
          <w:t xml:space="preserve"> Para saber a resistência de um resistor basta </w:t>
        </w:r>
      </w:ins>
      <w:ins w:id="923" w:author="granix pacheco" w:date="2016-02-08T09:54:00Z">
        <w:r w:rsidR="0070445C" w:rsidRPr="007D7E6F">
          <w:t>ler as duas primeiras faixas e multiplicar esse valor pela terceira. A quarta mostra a tolerância do resistor</w:t>
        </w:r>
      </w:ins>
      <w:ins w:id="924" w:author="granix pacheco" w:date="2016-02-08T10:05:00Z">
        <w:r w:rsidR="00FA772E" w:rsidRPr="007D7E6F">
          <w:t xml:space="preserve"> que </w:t>
        </w:r>
      </w:ins>
      <w:ins w:id="925" w:author="granix pacheco" w:date="2016-02-08T10:06:00Z">
        <w:r w:rsidR="00FA772E" w:rsidRPr="007D7E6F">
          <w:t>é o valor de sua variação em relação ao valor nominal</w:t>
        </w:r>
      </w:ins>
      <w:ins w:id="926" w:author="granix pacheco" w:date="2016-02-08T09:54:00Z">
        <w:r w:rsidR="0070445C" w:rsidRPr="007D7E6F">
          <w:t>.</w:t>
        </w:r>
      </w:ins>
      <w:ins w:id="927" w:author="granix pacheco" w:date="2016-02-08T12:24:00Z">
        <w:r w:rsidR="001C7BBA" w:rsidRPr="007D7E6F">
          <w:t xml:space="preserve"> Alguns resistores </w:t>
        </w:r>
      </w:ins>
      <w:ins w:id="928" w:author="granix pacheco" w:date="2016-02-08T12:25:00Z">
        <w:r w:rsidR="001C7BBA" w:rsidRPr="007D7E6F">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29" w:author="granix pacheco" w:date="2016-02-08T09:55:00Z"/>
        </w:rPr>
        <w:pPrChange w:id="930" w:author="granix pacheco" w:date="2016-02-08T09:51:00Z">
          <w:pPr>
            <w:pStyle w:val="NormalWeb"/>
            <w:shd w:val="clear" w:color="auto" w:fill="FFFFFF"/>
            <w:spacing w:before="0" w:beforeAutospacing="0" w:after="160" w:afterAutospacing="0"/>
            <w:jc w:val="both"/>
          </w:pPr>
        </w:pPrChange>
      </w:pPr>
      <w:ins w:id="931" w:author="granix pacheco" w:date="2016-02-08T09:55:00Z">
        <w:r w:rsidRPr="004A7414">
          <w:rPr>
            <w:rFonts w:ascii="Arial" w:hAnsi="Arial" w:cs="Arial"/>
            <w:noProof/>
            <w:lang w:eastAsia="pt-BR"/>
            <w:rPrChange w:id="932" w:author="Unknown">
              <w:rPr>
                <w:noProof/>
                <w:lang w:eastAsia="pt-BR"/>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33"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34" w:author="granix pacheco" w:date="2016-02-08T09:56:00Z"/>
              </w:rPr>
              <w:pPrChange w:id="935" w:author="Mateus Berardo de Souza Terra" w:date="2016-02-08T22:31:00Z">
                <w:pPr>
                  <w:pStyle w:val="NormalWeb"/>
                  <w:spacing w:before="0" w:beforeAutospacing="0" w:after="160" w:afterAutospacing="0"/>
                  <w:jc w:val="both"/>
                </w:pPr>
              </w:pPrChange>
            </w:pPr>
            <w:ins w:id="936"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937" w:author="granix pacheco" w:date="2016-02-08T09:56:00Z"/>
              </w:rPr>
              <w:pPrChange w:id="938" w:author="Mateus Berardo de Souza Terra" w:date="2016-02-08T22:31:00Z">
                <w:pPr>
                  <w:pStyle w:val="NormalWeb"/>
                  <w:spacing w:before="0" w:beforeAutospacing="0" w:after="160" w:afterAutospacing="0"/>
                  <w:jc w:val="both"/>
                </w:pPr>
              </w:pPrChange>
            </w:pPr>
            <w:ins w:id="939"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940" w:author="granix pacheco" w:date="2016-02-08T09:56:00Z"/>
              </w:rPr>
              <w:pPrChange w:id="941" w:author="Mateus Berardo de Souza Terra" w:date="2016-02-08T22:31:00Z">
                <w:pPr>
                  <w:pStyle w:val="NormalWeb"/>
                  <w:spacing w:before="0" w:beforeAutospacing="0" w:after="160" w:afterAutospacing="0"/>
                  <w:jc w:val="both"/>
                </w:pPr>
              </w:pPrChange>
            </w:pPr>
            <w:ins w:id="942"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43" w:author="granix pacheco" w:date="2016-02-08T10:01:00Z"/>
              </w:rPr>
              <w:pPrChange w:id="944" w:author="Mateus Berardo de Souza Terra" w:date="2016-02-08T22:31:00Z">
                <w:pPr>
                  <w:pStyle w:val="NormalWeb"/>
                  <w:spacing w:before="0" w:beforeAutospacing="0" w:after="160" w:afterAutospacing="0"/>
                  <w:jc w:val="both"/>
                </w:pPr>
              </w:pPrChange>
            </w:pPr>
            <w:ins w:id="945"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46" w:author="granix pacheco" w:date="2016-02-08T09:56:00Z"/>
              </w:rPr>
              <w:pPrChange w:id="947" w:author="Mateus Berardo de Souza Terra" w:date="2016-02-08T22:31:00Z">
                <w:pPr>
                  <w:pStyle w:val="NormalWeb"/>
                  <w:spacing w:before="0" w:beforeAutospacing="0" w:after="160" w:afterAutospacing="0"/>
                  <w:jc w:val="both"/>
                </w:pPr>
              </w:pPrChange>
            </w:pPr>
            <w:ins w:id="948" w:author="granix pacheco" w:date="2016-02-08T09:56:00Z">
              <w:r w:rsidRPr="007D7E6F">
                <w:t>Tolerância</w:t>
              </w:r>
            </w:ins>
          </w:p>
        </w:tc>
      </w:tr>
      <w:tr w:rsidR="0070445C" w:rsidRPr="007D7E6F" w14:paraId="155231DB" w14:textId="77777777" w:rsidTr="003B25A9">
        <w:trPr>
          <w:ins w:id="949"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50" w:author="granix pacheco" w:date="2016-02-08T10:01:00Z"/>
              </w:rPr>
              <w:pPrChange w:id="951" w:author="Mateus Berardo de Souza Terra" w:date="2016-02-08T22:31:00Z">
                <w:pPr>
                  <w:pStyle w:val="NormalWeb"/>
                  <w:spacing w:before="0" w:beforeAutospacing="0" w:after="160" w:afterAutospacing="0"/>
                  <w:jc w:val="both"/>
                </w:pPr>
              </w:pPrChange>
            </w:pPr>
            <w:ins w:id="952"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953" w:author="granix pacheco" w:date="2016-02-08T10:01:00Z"/>
              </w:rPr>
              <w:pPrChange w:id="954" w:author="Mateus Berardo de Souza Terra" w:date="2016-02-08T22:31:00Z">
                <w:pPr>
                  <w:pStyle w:val="NormalWeb"/>
                  <w:spacing w:before="0" w:beforeAutospacing="0" w:after="160" w:afterAutospacing="0"/>
                  <w:jc w:val="both"/>
                </w:pPr>
              </w:pPrChange>
            </w:pPr>
            <w:ins w:id="955"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956" w:author="granix pacheco" w:date="2016-02-08T10:01:00Z"/>
              </w:rPr>
              <w:pPrChange w:id="957" w:author="Mateus Berardo de Souza Terra" w:date="2016-02-08T22:31:00Z">
                <w:pPr>
                  <w:pStyle w:val="NormalWeb"/>
                  <w:spacing w:before="0" w:beforeAutospacing="0" w:after="160" w:afterAutospacing="0"/>
                  <w:jc w:val="both"/>
                </w:pPr>
              </w:pPrChange>
            </w:pPr>
            <w:ins w:id="958"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959" w:author="granix pacheco" w:date="2016-02-08T10:01:00Z"/>
              </w:rPr>
              <w:pPrChange w:id="960" w:author="Mateus Berardo de Souza Terra" w:date="2016-02-08T22:31:00Z">
                <w:pPr>
                  <w:pStyle w:val="NormalWeb"/>
                  <w:spacing w:before="0" w:beforeAutospacing="0" w:after="160" w:afterAutospacing="0"/>
                  <w:jc w:val="both"/>
                </w:pPr>
              </w:pPrChange>
            </w:pPr>
            <w:ins w:id="961"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962" w:author="granix pacheco" w:date="2016-02-08T10:01:00Z"/>
              </w:rPr>
              <w:pPrChange w:id="963" w:author="Mateus Berardo de Souza Terra" w:date="2016-02-08T22:31:00Z">
                <w:pPr>
                  <w:pStyle w:val="NormalWeb"/>
                  <w:spacing w:before="0" w:beforeAutospacing="0" w:after="160" w:afterAutospacing="0"/>
                  <w:jc w:val="both"/>
                </w:pPr>
              </w:pPrChange>
            </w:pPr>
            <w:ins w:id="964" w:author="granix pacheco" w:date="2016-02-08T10:04:00Z">
              <w:r w:rsidRPr="007D7E6F">
                <w:t>10%</w:t>
              </w:r>
            </w:ins>
          </w:p>
        </w:tc>
      </w:tr>
      <w:tr w:rsidR="0070445C" w:rsidRPr="007D7E6F" w14:paraId="48118C94" w14:textId="77777777" w:rsidTr="003B25A9">
        <w:trPr>
          <w:ins w:id="965"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966" w:author="granix pacheco" w:date="2016-02-08T09:56:00Z"/>
              </w:rPr>
              <w:pPrChange w:id="967" w:author="Mateus Berardo de Souza Terra" w:date="2016-02-08T22:31:00Z">
                <w:pPr>
                  <w:pStyle w:val="NormalWeb"/>
                  <w:spacing w:before="0" w:beforeAutospacing="0" w:after="160" w:afterAutospacing="0"/>
                  <w:jc w:val="both"/>
                </w:pPr>
              </w:pPrChange>
            </w:pPr>
            <w:ins w:id="968"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969" w:author="granix pacheco" w:date="2016-02-08T09:56:00Z"/>
              </w:rPr>
              <w:pPrChange w:id="970" w:author="Mateus Berardo de Souza Terra" w:date="2016-02-08T22:31:00Z">
                <w:pPr>
                  <w:pStyle w:val="NormalWeb"/>
                  <w:spacing w:before="0" w:beforeAutospacing="0" w:after="160" w:afterAutospacing="0"/>
                  <w:jc w:val="both"/>
                </w:pPr>
              </w:pPrChange>
            </w:pPr>
            <w:ins w:id="971"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972" w:author="granix pacheco" w:date="2016-02-08T09:56:00Z"/>
              </w:rPr>
              <w:pPrChange w:id="973" w:author="Mateus Berardo de Souza Terra" w:date="2016-02-08T22:31:00Z">
                <w:pPr>
                  <w:pStyle w:val="NormalWeb"/>
                  <w:spacing w:before="0" w:beforeAutospacing="0" w:after="160" w:afterAutospacing="0"/>
                  <w:jc w:val="both"/>
                </w:pPr>
              </w:pPrChange>
            </w:pPr>
            <w:ins w:id="974"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975" w:author="granix pacheco" w:date="2016-02-08T10:01:00Z"/>
              </w:rPr>
              <w:pPrChange w:id="976" w:author="Mateus Berardo de Souza Terra" w:date="2016-02-08T22:31:00Z">
                <w:pPr>
                  <w:pStyle w:val="NormalWeb"/>
                  <w:spacing w:before="0" w:beforeAutospacing="0" w:after="160" w:afterAutospacing="0"/>
                  <w:jc w:val="both"/>
                </w:pPr>
              </w:pPrChange>
            </w:pPr>
            <w:ins w:id="977"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978" w:author="granix pacheco" w:date="2016-02-08T09:56:00Z"/>
              </w:rPr>
              <w:pPrChange w:id="979" w:author="Mateus Berardo de Souza Terra" w:date="2016-02-08T22:31:00Z">
                <w:pPr>
                  <w:pStyle w:val="NormalWeb"/>
                  <w:spacing w:before="0" w:beforeAutospacing="0" w:after="160" w:afterAutospacing="0"/>
                  <w:jc w:val="both"/>
                </w:pPr>
              </w:pPrChange>
            </w:pPr>
            <w:ins w:id="980" w:author="granix pacheco" w:date="2016-02-08T10:04:00Z">
              <w:r w:rsidRPr="007D7E6F">
                <w:t>5%</w:t>
              </w:r>
            </w:ins>
          </w:p>
        </w:tc>
      </w:tr>
      <w:tr w:rsidR="0070445C" w:rsidRPr="007D7E6F" w14:paraId="163158D9" w14:textId="77777777" w:rsidTr="003B25A9">
        <w:trPr>
          <w:ins w:id="981"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982" w:author="granix pacheco" w:date="2016-02-08T09:56:00Z"/>
              </w:rPr>
              <w:pPrChange w:id="983" w:author="Mateus Berardo de Souza Terra" w:date="2016-02-08T22:31:00Z">
                <w:pPr>
                  <w:pStyle w:val="NormalWeb"/>
                  <w:spacing w:before="0" w:beforeAutospacing="0" w:after="160" w:afterAutospacing="0"/>
                  <w:jc w:val="both"/>
                </w:pPr>
              </w:pPrChange>
            </w:pPr>
            <w:ins w:id="984"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985" w:author="granix pacheco" w:date="2016-02-08T09:56:00Z"/>
              </w:rPr>
              <w:pPrChange w:id="986" w:author="Mateus Berardo de Souza Terra" w:date="2016-02-08T22:31:00Z">
                <w:pPr>
                  <w:pStyle w:val="NormalWeb"/>
                  <w:spacing w:before="0" w:beforeAutospacing="0" w:after="160" w:afterAutospacing="0"/>
                  <w:jc w:val="both"/>
                </w:pPr>
              </w:pPrChange>
            </w:pPr>
            <w:ins w:id="987"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988" w:author="granix pacheco" w:date="2016-02-08T09:56:00Z"/>
              </w:rPr>
              <w:pPrChange w:id="989" w:author="Mateus Berardo de Souza Terra" w:date="2016-02-08T22:31:00Z">
                <w:pPr>
                  <w:pStyle w:val="NormalWeb"/>
                  <w:spacing w:before="0" w:beforeAutospacing="0" w:after="160" w:afterAutospacing="0"/>
                  <w:jc w:val="both"/>
                </w:pPr>
              </w:pPrChange>
            </w:pPr>
            <w:ins w:id="990"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991" w:author="granix pacheco" w:date="2016-02-08T10:01:00Z"/>
              </w:rPr>
              <w:pPrChange w:id="992" w:author="Mateus Berardo de Souza Terra" w:date="2016-02-08T22:31:00Z">
                <w:pPr>
                  <w:pStyle w:val="NormalWeb"/>
                  <w:spacing w:before="0" w:beforeAutospacing="0" w:after="160" w:afterAutospacing="0"/>
                  <w:jc w:val="both"/>
                </w:pPr>
              </w:pPrChange>
            </w:pPr>
            <w:ins w:id="993"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994" w:author="granix pacheco" w:date="2016-02-08T09:56:00Z"/>
              </w:rPr>
              <w:pPrChange w:id="995" w:author="Mateus Berardo de Souza Terra" w:date="2016-02-08T22:31:00Z">
                <w:pPr>
                  <w:pStyle w:val="NormalWeb"/>
                  <w:spacing w:before="0" w:beforeAutospacing="0" w:after="160" w:afterAutospacing="0"/>
                  <w:jc w:val="both"/>
                </w:pPr>
              </w:pPrChange>
            </w:pPr>
            <w:ins w:id="996" w:author="granix pacheco" w:date="2016-02-08T10:04:00Z">
              <w:r w:rsidRPr="007D7E6F">
                <w:t>4%</w:t>
              </w:r>
            </w:ins>
          </w:p>
        </w:tc>
      </w:tr>
      <w:tr w:rsidR="0070445C" w:rsidRPr="007D7E6F" w14:paraId="46EC4489" w14:textId="77777777" w:rsidTr="003B25A9">
        <w:trPr>
          <w:ins w:id="997"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998" w:author="granix pacheco" w:date="2016-02-08T09:56:00Z"/>
              </w:rPr>
              <w:pPrChange w:id="999" w:author="Mateus Berardo de Souza Terra" w:date="2016-02-08T22:31:00Z">
                <w:pPr>
                  <w:pStyle w:val="NormalWeb"/>
                  <w:spacing w:before="0" w:beforeAutospacing="0" w:after="160" w:afterAutospacing="0"/>
                  <w:jc w:val="both"/>
                </w:pPr>
              </w:pPrChange>
            </w:pPr>
            <w:ins w:id="1000"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1001" w:author="granix pacheco" w:date="2016-02-08T09:56:00Z"/>
              </w:rPr>
              <w:pPrChange w:id="1002" w:author="Mateus Berardo de Souza Terra" w:date="2016-02-08T22:31:00Z">
                <w:pPr>
                  <w:pStyle w:val="NormalWeb"/>
                  <w:spacing w:before="0" w:beforeAutospacing="0" w:after="160" w:afterAutospacing="0"/>
                  <w:jc w:val="both"/>
                </w:pPr>
              </w:pPrChange>
            </w:pPr>
            <w:ins w:id="1003"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1004" w:author="granix pacheco" w:date="2016-02-08T09:56:00Z"/>
              </w:rPr>
              <w:pPrChange w:id="1005" w:author="Mateus Berardo de Souza Terra" w:date="2016-02-08T22:31:00Z">
                <w:pPr>
                  <w:pStyle w:val="NormalWeb"/>
                  <w:spacing w:before="0" w:beforeAutospacing="0" w:after="160" w:afterAutospacing="0"/>
                  <w:jc w:val="both"/>
                </w:pPr>
              </w:pPrChange>
            </w:pPr>
            <w:ins w:id="1006"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1007" w:author="granix pacheco" w:date="2016-02-08T10:01:00Z"/>
              </w:rPr>
              <w:pPrChange w:id="1008" w:author="Mateus Berardo de Souza Terra" w:date="2016-02-08T22:31:00Z">
                <w:pPr>
                  <w:pStyle w:val="NormalWeb"/>
                  <w:spacing w:before="0" w:beforeAutospacing="0" w:after="160" w:afterAutospacing="0"/>
                  <w:jc w:val="both"/>
                </w:pPr>
              </w:pPrChange>
            </w:pPr>
            <w:ins w:id="1009"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1010" w:author="granix pacheco" w:date="2016-02-08T09:56:00Z"/>
              </w:rPr>
              <w:pPrChange w:id="1011" w:author="Mateus Berardo de Souza Terra" w:date="2016-02-08T22:31:00Z">
                <w:pPr>
                  <w:pStyle w:val="NormalWeb"/>
                  <w:spacing w:before="0" w:beforeAutospacing="0" w:after="160" w:afterAutospacing="0"/>
                  <w:jc w:val="both"/>
                </w:pPr>
              </w:pPrChange>
            </w:pPr>
            <w:ins w:id="1012" w:author="granix pacheco" w:date="2016-02-08T10:04:00Z">
              <w:r w:rsidRPr="007D7E6F">
                <w:t>3%</w:t>
              </w:r>
            </w:ins>
          </w:p>
        </w:tc>
      </w:tr>
      <w:tr w:rsidR="0070445C" w:rsidRPr="007D7E6F" w14:paraId="3EA9F942" w14:textId="77777777" w:rsidTr="003B25A9">
        <w:trPr>
          <w:ins w:id="1013"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14" w:author="granix pacheco" w:date="2016-02-08T09:56:00Z"/>
              </w:rPr>
              <w:pPrChange w:id="1015" w:author="Mateus Berardo de Souza Terra" w:date="2016-02-08T22:31:00Z">
                <w:pPr>
                  <w:pStyle w:val="NormalWeb"/>
                  <w:spacing w:before="0" w:beforeAutospacing="0" w:after="160" w:afterAutospacing="0"/>
                  <w:jc w:val="both"/>
                </w:pPr>
              </w:pPrChange>
            </w:pPr>
            <w:ins w:id="1016"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1017" w:author="granix pacheco" w:date="2016-02-08T09:56:00Z"/>
              </w:rPr>
              <w:pPrChange w:id="1018" w:author="Mateus Berardo de Souza Terra" w:date="2016-02-08T22:31:00Z">
                <w:pPr>
                  <w:pStyle w:val="NormalWeb"/>
                  <w:spacing w:before="0" w:beforeAutospacing="0" w:after="160" w:afterAutospacing="0"/>
                  <w:jc w:val="both"/>
                </w:pPr>
              </w:pPrChange>
            </w:pPr>
            <w:ins w:id="1019"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1020" w:author="granix pacheco" w:date="2016-02-08T09:56:00Z"/>
              </w:rPr>
              <w:pPrChange w:id="1021" w:author="Mateus Berardo de Souza Terra" w:date="2016-02-08T22:31:00Z">
                <w:pPr>
                  <w:pStyle w:val="NormalWeb"/>
                  <w:spacing w:before="0" w:beforeAutospacing="0" w:after="160" w:afterAutospacing="0"/>
                  <w:jc w:val="both"/>
                </w:pPr>
              </w:pPrChange>
            </w:pPr>
            <w:ins w:id="1022" w:author="granix pacheco" w:date="2016-02-08T10:02:00Z">
              <w:r w:rsidRPr="007D7E6F">
                <w:t>1</w:t>
              </w:r>
            </w:ins>
            <w:ins w:id="1023" w:author="granix pacheco" w:date="2016-02-08T10:03:00Z">
              <w:r w:rsidR="00892EE5" w:rsidRPr="007D7E6F">
                <w:t>.</w:t>
              </w:r>
            </w:ins>
            <w:ins w:id="1024"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1025" w:author="granix pacheco" w:date="2016-02-08T10:01:00Z"/>
              </w:rPr>
              <w:pPrChange w:id="1026" w:author="Mateus Berardo de Souza Terra" w:date="2016-02-08T22:31:00Z">
                <w:pPr>
                  <w:pStyle w:val="NormalWeb"/>
                  <w:spacing w:before="0" w:beforeAutospacing="0" w:after="160" w:afterAutospacing="0"/>
                  <w:jc w:val="both"/>
                </w:pPr>
              </w:pPrChange>
            </w:pPr>
            <w:ins w:id="1027"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28" w:author="granix pacheco" w:date="2016-02-08T09:56:00Z"/>
              </w:rPr>
              <w:pPrChange w:id="1029" w:author="Mateus Berardo de Souza Terra" w:date="2016-02-08T22:31:00Z">
                <w:pPr>
                  <w:pStyle w:val="NormalWeb"/>
                  <w:spacing w:before="0" w:beforeAutospacing="0" w:after="160" w:afterAutospacing="0"/>
                  <w:jc w:val="both"/>
                </w:pPr>
              </w:pPrChange>
            </w:pPr>
            <w:ins w:id="1030" w:author="granix pacheco" w:date="2016-02-08T10:04:00Z">
              <w:r w:rsidRPr="007D7E6F">
                <w:t>2%</w:t>
              </w:r>
            </w:ins>
          </w:p>
        </w:tc>
      </w:tr>
      <w:tr w:rsidR="0070445C" w:rsidRPr="007D7E6F" w14:paraId="70D378A2" w14:textId="77777777" w:rsidTr="003B25A9">
        <w:trPr>
          <w:ins w:id="1031"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32" w:author="granix pacheco" w:date="2016-02-08T09:56:00Z"/>
              </w:rPr>
              <w:pPrChange w:id="1033" w:author="Mateus Berardo de Souza Terra" w:date="2016-02-08T22:31:00Z">
                <w:pPr>
                  <w:pStyle w:val="NormalWeb"/>
                  <w:spacing w:before="0" w:beforeAutospacing="0" w:after="160" w:afterAutospacing="0"/>
                  <w:jc w:val="both"/>
                </w:pPr>
              </w:pPrChange>
            </w:pPr>
            <w:ins w:id="1034"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1035" w:author="granix pacheco" w:date="2016-02-08T09:56:00Z"/>
              </w:rPr>
              <w:pPrChange w:id="1036" w:author="Mateus Berardo de Souza Terra" w:date="2016-02-08T22:31:00Z">
                <w:pPr>
                  <w:pStyle w:val="NormalWeb"/>
                  <w:spacing w:before="0" w:beforeAutospacing="0" w:after="160" w:afterAutospacing="0"/>
                  <w:jc w:val="both"/>
                </w:pPr>
              </w:pPrChange>
            </w:pPr>
            <w:ins w:id="1037"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1038" w:author="granix pacheco" w:date="2016-02-08T09:56:00Z"/>
              </w:rPr>
              <w:pPrChange w:id="1039" w:author="Mateus Berardo de Souza Terra" w:date="2016-02-08T22:31:00Z">
                <w:pPr>
                  <w:pStyle w:val="NormalWeb"/>
                  <w:spacing w:before="0" w:beforeAutospacing="0" w:after="160" w:afterAutospacing="0"/>
                  <w:jc w:val="both"/>
                </w:pPr>
              </w:pPrChange>
            </w:pPr>
            <w:ins w:id="1040" w:author="granix pacheco" w:date="2016-02-08T10:02:00Z">
              <w:r w:rsidRPr="007D7E6F">
                <w:t>10</w:t>
              </w:r>
            </w:ins>
            <w:ins w:id="1041" w:author="granix pacheco" w:date="2016-02-08T10:03:00Z">
              <w:r w:rsidR="00892EE5" w:rsidRPr="007D7E6F">
                <w:t>.</w:t>
              </w:r>
            </w:ins>
            <w:ins w:id="1042"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1043" w:author="granix pacheco" w:date="2016-02-08T10:01:00Z"/>
              </w:rPr>
              <w:pPrChange w:id="1044" w:author="Mateus Berardo de Souza Terra" w:date="2016-02-08T22:31:00Z">
                <w:pPr>
                  <w:pStyle w:val="NormalWeb"/>
                  <w:spacing w:before="0" w:beforeAutospacing="0" w:after="160" w:afterAutospacing="0"/>
                  <w:jc w:val="both"/>
                </w:pPr>
              </w:pPrChange>
            </w:pPr>
            <w:ins w:id="1045"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1046" w:author="granix pacheco" w:date="2016-02-08T09:56:00Z"/>
              </w:rPr>
              <w:pPrChange w:id="1047" w:author="Mateus Berardo de Souza Terra" w:date="2016-02-08T22:31:00Z">
                <w:pPr>
                  <w:pStyle w:val="NormalWeb"/>
                  <w:spacing w:before="0" w:beforeAutospacing="0" w:after="160" w:afterAutospacing="0"/>
                  <w:jc w:val="both"/>
                </w:pPr>
              </w:pPrChange>
            </w:pPr>
            <w:ins w:id="1048" w:author="granix pacheco" w:date="2016-02-08T10:04:00Z">
              <w:r w:rsidRPr="007D7E6F">
                <w:t>1%</w:t>
              </w:r>
            </w:ins>
          </w:p>
        </w:tc>
      </w:tr>
      <w:tr w:rsidR="0070445C" w:rsidRPr="007D7E6F" w14:paraId="6B57D16F" w14:textId="77777777" w:rsidTr="003B25A9">
        <w:trPr>
          <w:ins w:id="1049"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50" w:author="granix pacheco" w:date="2016-02-08T09:56:00Z"/>
              </w:rPr>
              <w:pPrChange w:id="1051" w:author="Mateus Berardo de Souza Terra" w:date="2016-02-08T22:31:00Z">
                <w:pPr>
                  <w:pStyle w:val="NormalWeb"/>
                  <w:spacing w:before="0" w:beforeAutospacing="0" w:after="160" w:afterAutospacing="0"/>
                  <w:jc w:val="both"/>
                </w:pPr>
              </w:pPrChange>
            </w:pPr>
            <w:ins w:id="1052"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1053" w:author="granix pacheco" w:date="2016-02-08T09:56:00Z"/>
              </w:rPr>
              <w:pPrChange w:id="1054" w:author="Mateus Berardo de Souza Terra" w:date="2016-02-08T22:31:00Z">
                <w:pPr>
                  <w:pStyle w:val="NormalWeb"/>
                  <w:spacing w:before="0" w:beforeAutospacing="0" w:after="160" w:afterAutospacing="0"/>
                  <w:jc w:val="both"/>
                </w:pPr>
              </w:pPrChange>
            </w:pPr>
            <w:ins w:id="1055"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1056" w:author="granix pacheco" w:date="2016-02-08T09:56:00Z"/>
              </w:rPr>
              <w:pPrChange w:id="1057" w:author="Mateus Berardo de Souza Terra" w:date="2016-02-08T22:31:00Z">
                <w:pPr>
                  <w:pStyle w:val="NormalWeb"/>
                  <w:spacing w:before="0" w:beforeAutospacing="0" w:after="160" w:afterAutospacing="0"/>
                  <w:jc w:val="both"/>
                </w:pPr>
              </w:pPrChange>
            </w:pPr>
            <w:ins w:id="1058"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1059" w:author="granix pacheco" w:date="2016-02-08T10:01:00Z"/>
              </w:rPr>
              <w:pPrChange w:id="1060" w:author="Mateus Berardo de Souza Terra" w:date="2016-02-08T22:31:00Z">
                <w:pPr>
                  <w:pStyle w:val="NormalWeb"/>
                  <w:spacing w:before="0" w:beforeAutospacing="0" w:after="160" w:afterAutospacing="0"/>
                  <w:jc w:val="both"/>
                </w:pPr>
              </w:pPrChange>
            </w:pPr>
            <w:ins w:id="1061"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1062" w:author="granix pacheco" w:date="2016-02-08T09:56:00Z"/>
              </w:rPr>
              <w:pPrChange w:id="1063" w:author="Mateus Berardo de Souza Terra" w:date="2016-02-08T22:31:00Z">
                <w:pPr>
                  <w:pStyle w:val="NormalWeb"/>
                  <w:spacing w:before="0" w:beforeAutospacing="0" w:after="160" w:afterAutospacing="0"/>
                  <w:jc w:val="both"/>
                </w:pPr>
              </w:pPrChange>
            </w:pPr>
            <w:ins w:id="1064" w:author="granix pacheco" w:date="2016-02-08T10:07:00Z">
              <w:r w:rsidRPr="007D7E6F">
                <w:t>-</w:t>
              </w:r>
            </w:ins>
          </w:p>
        </w:tc>
      </w:tr>
      <w:tr w:rsidR="0070445C" w:rsidRPr="007D7E6F" w14:paraId="0A6C8C92" w14:textId="77777777" w:rsidTr="003B25A9">
        <w:trPr>
          <w:ins w:id="1065"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066" w:author="granix pacheco" w:date="2016-02-08T09:56:00Z"/>
              </w:rPr>
              <w:pPrChange w:id="1067" w:author="Mateus Berardo de Souza Terra" w:date="2016-02-08T22:31:00Z">
                <w:pPr>
                  <w:pStyle w:val="NormalWeb"/>
                  <w:spacing w:before="0" w:beforeAutospacing="0" w:after="160" w:afterAutospacing="0"/>
                  <w:jc w:val="both"/>
                </w:pPr>
              </w:pPrChange>
            </w:pPr>
            <w:ins w:id="1068"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1069" w:author="granix pacheco" w:date="2016-02-08T09:56:00Z"/>
              </w:rPr>
              <w:pPrChange w:id="1070" w:author="Mateus Berardo de Souza Terra" w:date="2016-02-08T22:31:00Z">
                <w:pPr>
                  <w:pStyle w:val="NormalWeb"/>
                  <w:spacing w:before="0" w:beforeAutospacing="0" w:after="160" w:afterAutospacing="0"/>
                  <w:jc w:val="both"/>
                </w:pPr>
              </w:pPrChange>
            </w:pPr>
            <w:ins w:id="1071"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1072" w:author="granix pacheco" w:date="2016-02-08T09:56:00Z"/>
              </w:rPr>
              <w:pPrChange w:id="1073" w:author="Mateus Berardo de Souza Terra" w:date="2016-02-08T22:31:00Z">
                <w:pPr>
                  <w:pStyle w:val="NormalWeb"/>
                  <w:spacing w:before="0" w:beforeAutospacing="0" w:after="160" w:afterAutospacing="0"/>
                  <w:jc w:val="both"/>
                </w:pPr>
              </w:pPrChange>
            </w:pPr>
            <w:ins w:id="1074" w:author="granix pacheco" w:date="2016-02-08T10:02:00Z">
              <w:r w:rsidRPr="007D7E6F">
                <w:t>1000</w:t>
              </w:r>
            </w:ins>
            <w:ins w:id="1075" w:author="granix pacheco" w:date="2016-02-08T10:03:00Z">
              <w:r w:rsidRPr="007D7E6F">
                <w:t>.</w:t>
              </w:r>
            </w:ins>
            <w:ins w:id="1076"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1077" w:author="granix pacheco" w:date="2016-02-08T10:01:00Z"/>
              </w:rPr>
              <w:pPrChange w:id="1078" w:author="Mateus Berardo de Souza Terra" w:date="2016-02-08T22:31:00Z">
                <w:pPr>
                  <w:pStyle w:val="NormalWeb"/>
                  <w:spacing w:before="0" w:beforeAutospacing="0" w:after="160" w:afterAutospacing="0"/>
                  <w:jc w:val="both"/>
                </w:pPr>
              </w:pPrChange>
            </w:pPr>
            <w:ins w:id="1079"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1080" w:author="granix pacheco" w:date="2016-02-08T09:56:00Z"/>
              </w:rPr>
              <w:pPrChange w:id="1081" w:author="Mateus Berardo de Souza Terra" w:date="2016-02-08T22:31:00Z">
                <w:pPr>
                  <w:pStyle w:val="NormalWeb"/>
                  <w:spacing w:before="0" w:beforeAutospacing="0" w:after="160" w:afterAutospacing="0"/>
                  <w:jc w:val="both"/>
                </w:pPr>
              </w:pPrChange>
            </w:pPr>
            <w:ins w:id="1082" w:author="granix pacheco" w:date="2016-02-08T10:07:00Z">
              <w:r w:rsidRPr="007D7E6F">
                <w:t>-</w:t>
              </w:r>
            </w:ins>
          </w:p>
        </w:tc>
      </w:tr>
      <w:tr w:rsidR="0070445C" w:rsidRPr="007D7E6F" w14:paraId="259C0E32" w14:textId="77777777" w:rsidTr="003B25A9">
        <w:trPr>
          <w:ins w:id="1083"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084" w:author="granix pacheco" w:date="2016-02-08T09:56:00Z"/>
              </w:rPr>
              <w:pPrChange w:id="1085" w:author="Mateus Berardo de Souza Terra" w:date="2016-02-08T22:31:00Z">
                <w:pPr>
                  <w:pStyle w:val="NormalWeb"/>
                  <w:spacing w:before="0" w:beforeAutospacing="0" w:after="160" w:afterAutospacing="0"/>
                  <w:jc w:val="both"/>
                </w:pPr>
              </w:pPrChange>
            </w:pPr>
            <w:ins w:id="1086"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1087" w:author="granix pacheco" w:date="2016-02-08T09:56:00Z"/>
              </w:rPr>
              <w:pPrChange w:id="1088" w:author="Mateus Berardo de Souza Terra" w:date="2016-02-08T22:31:00Z">
                <w:pPr>
                  <w:pStyle w:val="NormalWeb"/>
                  <w:spacing w:before="0" w:beforeAutospacing="0" w:after="160" w:afterAutospacing="0"/>
                  <w:jc w:val="both"/>
                </w:pPr>
              </w:pPrChange>
            </w:pPr>
            <w:ins w:id="1089"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1090" w:author="granix pacheco" w:date="2016-02-08T09:56:00Z"/>
              </w:rPr>
              <w:pPrChange w:id="1091" w:author="Mateus Berardo de Souza Terra" w:date="2016-02-08T22:31:00Z">
                <w:pPr>
                  <w:pStyle w:val="NormalWeb"/>
                  <w:spacing w:before="0" w:beforeAutospacing="0" w:after="160" w:afterAutospacing="0"/>
                  <w:jc w:val="both"/>
                </w:pPr>
              </w:pPrChange>
            </w:pPr>
            <w:ins w:id="1092"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093" w:author="granix pacheco" w:date="2016-02-08T10:01:00Z"/>
              </w:rPr>
              <w:pPrChange w:id="1094" w:author="Mateus Berardo de Souza Terra" w:date="2016-02-08T22:31:00Z">
                <w:pPr>
                  <w:pStyle w:val="NormalWeb"/>
                  <w:spacing w:before="0" w:beforeAutospacing="0" w:after="160" w:afterAutospacing="0"/>
                  <w:jc w:val="both"/>
                </w:pPr>
              </w:pPrChange>
            </w:pPr>
            <w:ins w:id="1095"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1096" w:author="granix pacheco" w:date="2016-02-08T09:56:00Z"/>
              </w:rPr>
              <w:pPrChange w:id="1097" w:author="Mateus Berardo de Souza Terra" w:date="2016-02-08T22:31:00Z">
                <w:pPr>
                  <w:pStyle w:val="NormalWeb"/>
                  <w:spacing w:before="0" w:beforeAutospacing="0" w:after="160" w:afterAutospacing="0"/>
                  <w:jc w:val="both"/>
                </w:pPr>
              </w:pPrChange>
            </w:pPr>
            <w:ins w:id="1098" w:author="granix pacheco" w:date="2016-02-08T10:07:00Z">
              <w:r w:rsidRPr="007D7E6F">
                <w:t>-</w:t>
              </w:r>
            </w:ins>
          </w:p>
        </w:tc>
      </w:tr>
      <w:tr w:rsidR="0070445C" w:rsidRPr="007D7E6F" w14:paraId="0F136FC9" w14:textId="77777777" w:rsidTr="003B25A9">
        <w:trPr>
          <w:ins w:id="1099"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100" w:author="granix pacheco" w:date="2016-02-08T09:56:00Z"/>
              </w:rPr>
              <w:pPrChange w:id="1101" w:author="Mateus Berardo de Souza Terra" w:date="2016-02-08T22:31:00Z">
                <w:pPr>
                  <w:pStyle w:val="NormalWeb"/>
                  <w:spacing w:before="0" w:beforeAutospacing="0" w:after="160" w:afterAutospacing="0"/>
                  <w:jc w:val="both"/>
                </w:pPr>
              </w:pPrChange>
            </w:pPr>
            <w:ins w:id="1102"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1103" w:author="granix pacheco" w:date="2016-02-08T09:56:00Z"/>
              </w:rPr>
              <w:pPrChange w:id="1104" w:author="Mateus Berardo de Souza Terra" w:date="2016-02-08T22:31:00Z">
                <w:pPr>
                  <w:pStyle w:val="NormalWeb"/>
                  <w:spacing w:before="0" w:beforeAutospacing="0" w:after="160" w:afterAutospacing="0"/>
                  <w:jc w:val="both"/>
                </w:pPr>
              </w:pPrChange>
            </w:pPr>
            <w:ins w:id="1105"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1106" w:author="granix pacheco" w:date="2016-02-08T09:56:00Z"/>
              </w:rPr>
              <w:pPrChange w:id="1107" w:author="Mateus Berardo de Souza Terra" w:date="2016-02-08T22:31:00Z">
                <w:pPr>
                  <w:pStyle w:val="NormalWeb"/>
                  <w:spacing w:before="0" w:beforeAutospacing="0" w:after="160" w:afterAutospacing="0"/>
                  <w:jc w:val="both"/>
                </w:pPr>
              </w:pPrChange>
            </w:pPr>
            <w:ins w:id="1108"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109" w:author="granix pacheco" w:date="2016-02-08T10:01:00Z"/>
              </w:rPr>
              <w:pPrChange w:id="1110" w:author="Mateus Berardo de Souza Terra" w:date="2016-02-08T22:31:00Z">
                <w:pPr>
                  <w:pStyle w:val="NormalWeb"/>
                  <w:spacing w:before="0" w:beforeAutospacing="0" w:after="160" w:afterAutospacing="0"/>
                  <w:jc w:val="both"/>
                </w:pPr>
              </w:pPrChange>
            </w:pPr>
            <w:ins w:id="1111"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1112" w:author="granix pacheco" w:date="2016-02-08T09:56:00Z"/>
              </w:rPr>
              <w:pPrChange w:id="1113" w:author="Mateus Berardo de Souza Terra" w:date="2016-02-08T22:31:00Z">
                <w:pPr>
                  <w:pStyle w:val="NormalWeb"/>
                  <w:spacing w:before="0" w:beforeAutospacing="0" w:after="160" w:afterAutospacing="0"/>
                  <w:jc w:val="both"/>
                </w:pPr>
              </w:pPrChange>
            </w:pPr>
            <w:ins w:id="1114" w:author="granix pacheco" w:date="2016-02-08T10:07:00Z">
              <w:r w:rsidRPr="007D7E6F">
                <w:t>-</w:t>
              </w:r>
            </w:ins>
          </w:p>
        </w:tc>
      </w:tr>
      <w:tr w:rsidR="0070445C" w:rsidRPr="007D7E6F" w14:paraId="48B2C436" w14:textId="77777777" w:rsidTr="003B25A9">
        <w:trPr>
          <w:ins w:id="1115"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16" w:author="granix pacheco" w:date="2016-02-08T09:56:00Z"/>
              </w:rPr>
              <w:pPrChange w:id="1117" w:author="Mateus Berardo de Souza Terra" w:date="2016-02-08T22:31:00Z">
                <w:pPr>
                  <w:pStyle w:val="NormalWeb"/>
                  <w:spacing w:before="0" w:beforeAutospacing="0" w:after="160" w:afterAutospacing="0"/>
                  <w:jc w:val="both"/>
                </w:pPr>
              </w:pPrChange>
            </w:pPr>
            <w:ins w:id="1118"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1119" w:author="granix pacheco" w:date="2016-02-08T09:56:00Z"/>
              </w:rPr>
              <w:pPrChange w:id="1120" w:author="Mateus Berardo de Souza Terra" w:date="2016-02-08T22:31:00Z">
                <w:pPr>
                  <w:pStyle w:val="NormalWeb"/>
                  <w:spacing w:before="0" w:beforeAutospacing="0" w:after="160" w:afterAutospacing="0"/>
                  <w:jc w:val="both"/>
                </w:pPr>
              </w:pPrChange>
            </w:pPr>
            <w:ins w:id="1121"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1122" w:author="granix pacheco" w:date="2016-02-08T09:56:00Z"/>
              </w:rPr>
              <w:pPrChange w:id="1123" w:author="Mateus Berardo de Souza Terra" w:date="2016-02-08T22:31:00Z">
                <w:pPr>
                  <w:pStyle w:val="NormalWeb"/>
                  <w:spacing w:before="0" w:beforeAutospacing="0" w:after="160" w:afterAutospacing="0"/>
                  <w:jc w:val="both"/>
                </w:pPr>
              </w:pPrChange>
            </w:pPr>
            <w:ins w:id="1124"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25" w:author="granix pacheco" w:date="2016-02-08T10:01:00Z"/>
              </w:rPr>
              <w:pPrChange w:id="1126" w:author="Mateus Berardo de Souza Terra" w:date="2016-02-08T22:31:00Z">
                <w:pPr>
                  <w:pStyle w:val="NormalWeb"/>
                  <w:spacing w:before="0" w:beforeAutospacing="0" w:after="160" w:afterAutospacing="0"/>
                  <w:jc w:val="both"/>
                </w:pPr>
              </w:pPrChange>
            </w:pPr>
            <w:ins w:id="1127"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1128" w:author="granix pacheco" w:date="2016-02-08T09:56:00Z"/>
              </w:rPr>
              <w:pPrChange w:id="1129" w:author="Mateus Berardo de Souza Terra" w:date="2016-02-08T22:31:00Z">
                <w:pPr>
                  <w:pStyle w:val="NormalWeb"/>
                  <w:spacing w:before="0" w:beforeAutospacing="0" w:after="160" w:afterAutospacing="0"/>
                  <w:jc w:val="both"/>
                </w:pPr>
              </w:pPrChange>
            </w:pPr>
            <w:ins w:id="1130" w:author="granix pacheco" w:date="2016-02-08T10:07:00Z">
              <w:r w:rsidRPr="007D7E6F">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31" w:author="granix pacheco" w:date="2016-02-08T08:59:00Z"/>
          <w:rPrChange w:id="1132" w:author="Mateus Berardo de Souza Terra" w:date="2016-02-08T20:05:00Z">
            <w:rPr>
              <w:ins w:id="1133"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134" w:author="granix pacheco" w:date="2016-02-08T08:59:00Z"/>
          <w:b/>
          <w:sz w:val="32"/>
          <w:szCs w:val="32"/>
          <w:rPrChange w:id="1135" w:author="Mateus Berardo de Souza Terra" w:date="2016-02-08T20:05:00Z">
            <w:rPr>
              <w:ins w:id="1136" w:author="granix pacheco" w:date="2016-02-08T08:59:00Z"/>
              <w:b/>
              <w:sz w:val="36"/>
              <w:szCs w:val="36"/>
              <w:u w:val="single"/>
            </w:rPr>
          </w:rPrChange>
        </w:rPr>
        <w:pPrChange w:id="1137"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38" w:author="granix pacheco" w:date="2016-02-08T08:59:00Z">
        <w:r w:rsidRPr="007D7E6F">
          <w:rPr>
            <w:b/>
            <w:sz w:val="32"/>
            <w:szCs w:val="32"/>
            <w:rPrChange w:id="1139"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40" w:author="granix pacheco" w:date="2016-02-08T09:13:00Z"/>
        </w:rPr>
        <w:pPrChange w:id="1141" w:author="granix pacheco" w:date="2016-02-08T09:02:00Z">
          <w:pPr>
            <w:pStyle w:val="NormalWeb"/>
            <w:shd w:val="clear" w:color="auto" w:fill="FFFFFF"/>
            <w:spacing w:before="0" w:beforeAutospacing="0" w:after="160" w:afterAutospacing="0"/>
            <w:jc w:val="both"/>
          </w:pPr>
        </w:pPrChange>
      </w:pPr>
      <w:ins w:id="1142" w:author="granix pacheco" w:date="2016-02-08T09:00:00Z">
        <w:r w:rsidRPr="007D7E6F">
          <w:t xml:space="preserve">A </w:t>
        </w:r>
      </w:ins>
      <w:ins w:id="1143" w:author="granix pacheco" w:date="2016-02-08T09:02:00Z">
        <w:r w:rsidRPr="007D7E6F">
          <w:t>memória</w:t>
        </w:r>
      </w:ins>
      <w:ins w:id="1144" w:author="granix pacheco" w:date="2016-02-08T09:00:00Z">
        <w:r w:rsidRPr="007D7E6F">
          <w:t xml:space="preserve"> do computador </w:t>
        </w:r>
      </w:ins>
      <w:ins w:id="1145" w:author="granix pacheco" w:date="2016-02-08T09:01:00Z">
        <w:r w:rsidRPr="007D7E6F">
          <w:t>não</w:t>
        </w:r>
      </w:ins>
      <w:ins w:id="1146" w:author="granix pacheco" w:date="2016-02-08T09:00:00Z">
        <w:r w:rsidRPr="007D7E6F">
          <w:t xml:space="preserve"> </w:t>
        </w:r>
      </w:ins>
      <w:ins w:id="1147" w:author="granix pacheco" w:date="2016-02-08T09:01:00Z">
        <w:r w:rsidRPr="007D7E6F">
          <w:t xml:space="preserve">é capaz de armazenar diretamente caracteres, tendo que </w:t>
        </w:r>
      </w:ins>
      <w:ins w:id="1148" w:author="granix pacheco" w:date="2016-02-08T09:08:00Z">
        <w:r w:rsidRPr="007D7E6F">
          <w:t>os armazena</w:t>
        </w:r>
      </w:ins>
      <w:ins w:id="1149" w:author="Mateus Berardo de Souza Terra" w:date="2016-02-08T19:13:00Z">
        <w:r w:rsidR="006D3AB1" w:rsidRPr="007D7E6F">
          <w:t>r</w:t>
        </w:r>
      </w:ins>
      <w:ins w:id="1150" w:author="granix pacheco" w:date="2016-02-08T09:08:00Z">
        <w:del w:id="1151" w:author="Mateus Berardo de Souza Terra" w:date="2016-02-08T19:13:00Z">
          <w:r w:rsidRPr="007D7E6F" w:rsidDel="006D3AB1">
            <w:delText>s</w:delText>
          </w:r>
        </w:del>
      </w:ins>
      <w:ins w:id="1152" w:author="granix pacheco" w:date="2016-02-08T09:01:00Z">
        <w:r w:rsidRPr="007D7E6F">
          <w:t xml:space="preserve"> na forma de </w:t>
        </w:r>
      </w:ins>
      <w:ins w:id="1153" w:author="granix pacheco" w:date="2016-02-08T09:02:00Z">
        <w:r w:rsidRPr="007D7E6F">
          <w:t>números</w:t>
        </w:r>
      </w:ins>
      <w:ins w:id="1154" w:author="granix pacheco" w:date="2016-02-08T09:08:00Z">
        <w:r w:rsidRPr="007D7E6F">
          <w:t xml:space="preserve">. </w:t>
        </w:r>
      </w:ins>
      <w:ins w:id="1155" w:author="granix pacheco" w:date="2016-02-08T09:09:00Z">
        <w:r w:rsidRPr="007D7E6F">
          <w:rPr>
            <w:color w:val="303030"/>
            <w:rPrChange w:id="1156" w:author="Mateus Berardo de Souza Terra" w:date="2016-02-08T20:05:00Z">
              <w:rPr>
                <w:rFonts w:ascii="Arial" w:hAnsi="Arial" w:cs="Arial"/>
                <w:color w:val="303030"/>
                <w:sz w:val="19"/>
                <w:szCs w:val="19"/>
                <w:lang w:val="pt-PT"/>
              </w:rPr>
            </w:rPrChange>
          </w:rPr>
          <w:t xml:space="preserve">Cada </w:t>
        </w:r>
        <w:del w:id="1157" w:author="Mateus Berardo de Souza Terra" w:date="2016-02-08T19:13:00Z">
          <w:r w:rsidRPr="007D7E6F" w:rsidDel="006D3AB1">
            <w:rPr>
              <w:color w:val="303030"/>
              <w:rPrChange w:id="1158" w:author="Mateus Berardo de Souza Terra" w:date="2016-02-08T20:05:00Z">
                <w:rPr>
                  <w:rFonts w:ascii="Arial" w:hAnsi="Arial" w:cs="Arial"/>
                  <w:color w:val="303030"/>
                  <w:sz w:val="19"/>
                  <w:szCs w:val="19"/>
                  <w:lang w:val="pt-PT"/>
                </w:rPr>
              </w:rPrChange>
            </w:rPr>
            <w:delText>caracter</w:delText>
          </w:r>
        </w:del>
      </w:ins>
      <w:ins w:id="1159" w:author="Mateus Berardo de Souza Terra" w:date="2016-02-08T19:13:00Z">
        <w:r w:rsidR="006D3AB1" w:rsidRPr="007D7E6F">
          <w:rPr>
            <w:color w:val="303030"/>
          </w:rPr>
          <w:t>caractere</w:t>
        </w:r>
      </w:ins>
      <w:ins w:id="1160" w:author="granix pacheco" w:date="2016-02-08T09:09:00Z">
        <w:r w:rsidRPr="007D7E6F">
          <w:rPr>
            <w:color w:val="303030"/>
            <w:rPrChange w:id="1161"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rPrChange w:id="1162" w:author="Mateus Berardo de Souza Terra" w:date="2016-02-08T20:05:00Z">
              <w:rPr>
                <w:rFonts w:ascii="Arial" w:hAnsi="Arial" w:cs="Arial"/>
                <w:b/>
                <w:bCs/>
                <w:color w:val="303030"/>
                <w:sz w:val="19"/>
                <w:szCs w:val="19"/>
                <w:lang w:val="pt-PT"/>
              </w:rPr>
            </w:rPrChange>
          </w:rPr>
          <w:t>código ASCII</w:t>
        </w:r>
        <w:r w:rsidRPr="007D7E6F">
          <w:rPr>
            <w:color w:val="303030"/>
            <w:rPrChange w:id="1163" w:author="Mateus Berardo de Souza Terra" w:date="2016-02-08T20:05:00Z">
              <w:rPr>
                <w:rFonts w:ascii="Arial" w:hAnsi="Arial" w:cs="Arial"/>
                <w:color w:val="303030"/>
                <w:sz w:val="19"/>
                <w:szCs w:val="19"/>
                <w:lang w:val="pt-PT"/>
              </w:rPr>
            </w:rPrChange>
          </w:rPr>
          <w:t xml:space="preserve"> (</w:t>
        </w:r>
        <w:r w:rsidRPr="007D7E6F">
          <w:rPr>
            <w:i/>
            <w:iCs/>
            <w:color w:val="303030"/>
            <w:rPrChange w:id="1164"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rPrChange w:id="1165" w:author="Mateus Berardo de Souza Terra" w:date="2016-02-08T20:05:00Z">
              <w:rPr>
                <w:rFonts w:ascii="Arial" w:hAnsi="Arial" w:cs="Arial"/>
                <w:color w:val="303030"/>
                <w:sz w:val="19"/>
                <w:szCs w:val="19"/>
                <w:lang w:val="pt-PT"/>
              </w:rPr>
            </w:rPrChange>
          </w:rPr>
          <w:t xml:space="preserve"> - Código Americano </w:t>
        </w:r>
      </w:ins>
      <w:ins w:id="1166" w:author="Mateus Berardo de Souza Terra" w:date="2016-02-08T19:13:00Z">
        <w:r w:rsidR="006D3AB1" w:rsidRPr="007D7E6F">
          <w:rPr>
            <w:color w:val="303030"/>
          </w:rPr>
          <w:t>Padrão</w:t>
        </w:r>
      </w:ins>
      <w:ins w:id="1167" w:author="granix pacheco" w:date="2016-02-08T09:09:00Z">
        <w:del w:id="1168" w:author="Mateus Berardo de Souza Terra" w:date="2016-02-08T19:13:00Z">
          <w:r w:rsidRPr="007D7E6F" w:rsidDel="006D3AB1">
            <w:rPr>
              <w:color w:val="303030"/>
              <w:rPrChange w:id="1169"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1170" w:author="Mateus Berardo de Souza Terra" w:date="2016-02-08T20:05:00Z">
                <w:rPr>
                  <w:color w:val="303030"/>
                  <w:lang w:val="pt-PT"/>
                </w:rPr>
              </w:rPrChange>
            </w:rPr>
            <w:delText>ard</w:delText>
          </w:r>
        </w:del>
        <w:r w:rsidR="005979C4" w:rsidRPr="007D7E6F">
          <w:rPr>
            <w:color w:val="303030"/>
            <w:rPrChange w:id="1171" w:author="Mateus Berardo de Souza Terra" w:date="2016-02-08T20:05:00Z">
              <w:rPr>
                <w:color w:val="303030"/>
                <w:lang w:val="pt-PT"/>
              </w:rPr>
            </w:rPrChange>
          </w:rPr>
          <w:t xml:space="preserve"> para a Troca de Informações</w:t>
        </w:r>
        <w:r w:rsidRPr="007D7E6F">
          <w:rPr>
            <w:color w:val="303030"/>
            <w:rPrChange w:id="1172"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1173" w:author="Mateus Berardo de Souza Terra" w:date="2016-02-08T20:05:00Z">
              <w:rPr>
                <w:rFonts w:ascii="Arial" w:hAnsi="Arial" w:cs="Arial"/>
                <w:color w:val="303030"/>
                <w:sz w:val="19"/>
                <w:szCs w:val="19"/>
                <w:lang w:val="pt-PT"/>
              </w:rPr>
            </w:rPrChange>
          </w:rPr>
          <w:t xml:space="preserve"> </w:t>
        </w:r>
      </w:ins>
      <w:ins w:id="1174" w:author="granix pacheco" w:date="2016-02-08T09:01:00Z">
        <w:r w:rsidRPr="007D7E6F">
          <w:t xml:space="preserve"> </w:t>
        </w:r>
      </w:ins>
      <w:ins w:id="1175" w:author="granix pacheco" w:date="2016-02-08T09:10:00Z">
        <w:r w:rsidR="005979C4" w:rsidRPr="007D7E6F">
          <w:t>Existem versões estendidas desse código, mas aqui trataremos da sua versão básica que possui 7 bits</w:t>
        </w:r>
      </w:ins>
      <w:ins w:id="1176"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177" w:author="granix pacheco" w:date="2016-02-08T09:18:00Z"/>
          <w:color w:val="303030"/>
          <w:rPrChange w:id="1178" w:author="Mateus Berardo de Souza Terra" w:date="2016-02-08T20:05:00Z">
            <w:rPr>
              <w:ins w:id="1179" w:author="granix pacheco" w:date="2016-02-08T09:18:00Z"/>
              <w:color w:val="303030"/>
              <w:lang w:val="pt-PT"/>
            </w:rPr>
          </w:rPrChange>
        </w:rPr>
        <w:pPrChange w:id="1180" w:author="granix pacheco" w:date="2016-02-08T09:02:00Z">
          <w:pPr>
            <w:pStyle w:val="NormalWeb"/>
            <w:shd w:val="clear" w:color="auto" w:fill="FFFFFF"/>
            <w:spacing w:before="0" w:beforeAutospacing="0" w:after="160" w:afterAutospacing="0"/>
            <w:jc w:val="both"/>
          </w:pPr>
        </w:pPrChange>
      </w:pPr>
      <w:ins w:id="1181" w:author="granix pacheco" w:date="2016-02-08T09:13:00Z">
        <w:r w:rsidRPr="007D7E6F">
          <w:t xml:space="preserve">Nessa tabela o código 0 a 31 não são realmente caracteres, sendo chamados de </w:t>
        </w:r>
      </w:ins>
      <w:ins w:id="1182" w:author="granix pacheco" w:date="2016-02-08T09:14:00Z">
        <w:r w:rsidRPr="007D7E6F">
          <w:rPr>
            <w:i/>
          </w:rPr>
          <w:t>caracteres de controle</w:t>
        </w:r>
        <w:r w:rsidRPr="007D7E6F">
          <w:t xml:space="preserve">. </w:t>
        </w:r>
      </w:ins>
      <w:ins w:id="1183" w:author="granix pacheco" w:date="2016-02-08T09:17:00Z">
        <w:r w:rsidRPr="007D7E6F">
          <w:rPr>
            <w:color w:val="303030"/>
            <w:rPrChange w:id="1184" w:author="Mateus Berardo de Souza Terra" w:date="2016-02-08T20:05:00Z">
              <w:rPr>
                <w:rFonts w:ascii="Arial" w:hAnsi="Arial" w:cs="Arial"/>
                <w:color w:val="303030"/>
                <w:sz w:val="19"/>
                <w:szCs w:val="19"/>
                <w:lang w:val="pt-PT"/>
              </w:rPr>
            </w:rPrChange>
          </w:rPr>
          <w:t xml:space="preserve">Os códigos 65 a 90 representam as </w:t>
        </w:r>
      </w:ins>
      <w:ins w:id="1185" w:author="granix pacheco" w:date="2016-02-08T09:21:00Z">
        <w:r w:rsidR="000A53C1" w:rsidRPr="007D7E6F">
          <w:rPr>
            <w:color w:val="303030"/>
            <w:rPrChange w:id="1186" w:author="Mateus Berardo de Souza Terra" w:date="2016-02-08T20:05:00Z">
              <w:rPr>
                <w:color w:val="303030"/>
                <w:lang w:val="pt-PT"/>
              </w:rPr>
            </w:rPrChange>
          </w:rPr>
          <w:t xml:space="preserve">letras </w:t>
        </w:r>
      </w:ins>
      <w:ins w:id="1187" w:author="granix pacheco" w:date="2016-02-08T09:17:00Z">
        <w:r w:rsidRPr="007D7E6F">
          <w:rPr>
            <w:color w:val="303030"/>
            <w:rPrChange w:id="1188" w:author="Mateus Berardo de Souza Terra" w:date="2016-02-08T20:05:00Z">
              <w:rPr>
                <w:rFonts w:ascii="Arial" w:hAnsi="Arial" w:cs="Arial"/>
                <w:color w:val="303030"/>
                <w:sz w:val="19"/>
                <w:szCs w:val="19"/>
                <w:lang w:val="pt-PT"/>
              </w:rPr>
            </w:rPrChange>
          </w:rPr>
          <w:t xml:space="preserve">maiúsculas e os códigos 97 a 122 representam as </w:t>
        </w:r>
      </w:ins>
      <w:ins w:id="1189" w:author="granix pacheco" w:date="2016-02-08T09:21:00Z">
        <w:r w:rsidR="000A53C1" w:rsidRPr="007D7E6F">
          <w:rPr>
            <w:color w:val="303030"/>
            <w:rPrChange w:id="1190" w:author="Mateus Berardo de Souza Terra" w:date="2016-02-08T20:05:00Z">
              <w:rPr>
                <w:color w:val="303030"/>
                <w:lang w:val="pt-PT"/>
              </w:rPr>
            </w:rPrChange>
          </w:rPr>
          <w:t xml:space="preserve">letras </w:t>
        </w:r>
      </w:ins>
      <w:ins w:id="1191" w:author="granix pacheco" w:date="2016-02-08T09:17:00Z">
        <w:r w:rsidRPr="007D7E6F">
          <w:rPr>
            <w:color w:val="303030"/>
            <w:rPrChange w:id="1192" w:author="Mateus Berardo de Souza Terra" w:date="2016-02-08T20:05:00Z">
              <w:rPr>
                <w:rFonts w:ascii="Arial" w:hAnsi="Arial" w:cs="Arial"/>
                <w:color w:val="303030"/>
                <w:sz w:val="19"/>
                <w:szCs w:val="19"/>
                <w:lang w:val="pt-PT"/>
              </w:rPr>
            </w:rPrChange>
          </w:rPr>
          <w:t>minúsculas.</w:t>
        </w:r>
      </w:ins>
      <w:ins w:id="1193" w:author="granix pacheco" w:date="2016-02-08T09:25:00Z">
        <w:r w:rsidR="000A53C1" w:rsidRPr="007D7E6F">
          <w:rPr>
            <w:color w:val="303030"/>
            <w:rPrChange w:id="1194" w:author="Mateus Berardo de Souza Terra" w:date="2016-02-08T20:05:00Z">
              <w:rPr>
                <w:color w:val="303030"/>
                <w:lang w:val="pt-PT"/>
              </w:rPr>
            </w:rPrChange>
          </w:rPr>
          <w:t xml:space="preserve"> </w:t>
        </w:r>
      </w:ins>
      <w:ins w:id="1195" w:author="Mateus Berardo de Souza Terra" w:date="2016-02-08T22:07:00Z">
        <w:r w:rsidR="00A76C84">
          <w:rPr>
            <w:color w:val="303030"/>
          </w:rPr>
          <w:t>Abaixo representamos a tabela a partir do código 32.</w:t>
        </w:r>
      </w:ins>
      <w:ins w:id="1196" w:author="granix pacheco" w:date="2016-02-08T09:25:00Z">
        <w:del w:id="1197" w:author="Mateus Berardo de Souza Terra" w:date="2016-02-08T22:07:00Z">
          <w:r w:rsidR="000A53C1" w:rsidRPr="007D7E6F" w:rsidDel="00A76C84">
            <w:rPr>
              <w:color w:val="303030"/>
              <w:rPrChange w:id="1198" w:author="Mateus Berardo de Souza Terra" w:date="2016-02-08T20:05:00Z">
                <w:rPr>
                  <w:color w:val="303030"/>
                  <w:lang w:val="pt-PT"/>
                </w:rPr>
              </w:rPrChange>
            </w:rPr>
            <w:delText>O</w:delText>
          </w:r>
        </w:del>
        <w:r w:rsidR="000A53C1" w:rsidRPr="007D7E6F">
          <w:rPr>
            <w:color w:val="303030"/>
            <w:rPrChange w:id="1199" w:author="Mateus Berardo de Souza Terra" w:date="2016-02-08T20:05:00Z">
              <w:rPr>
                <w:color w:val="303030"/>
                <w:lang w:val="pt-PT"/>
              </w:rPr>
            </w:rPrChange>
          </w:rPr>
          <w:t xml:space="preserve"> </w:t>
        </w:r>
        <w:del w:id="1200" w:author="Mateus Berardo de Souza Terra" w:date="2016-02-08T19:14:00Z">
          <w:r w:rsidR="000A53C1" w:rsidRPr="007D7E6F" w:rsidDel="006D3AB1">
            <w:rPr>
              <w:color w:val="303030"/>
              <w:rPrChange w:id="1201" w:author="Mateus Berardo de Souza Terra" w:date="2016-02-08T20:05:00Z">
                <w:rPr>
                  <w:color w:val="303030"/>
                  <w:lang w:val="pt-PT"/>
                </w:rPr>
              </w:rPrChange>
            </w:rPr>
            <w:delText>codigo</w:delText>
          </w:r>
        </w:del>
        <w:del w:id="1202" w:author="Mateus Berardo de Souza Terra" w:date="2016-02-08T22:07:00Z">
          <w:r w:rsidR="000A53C1" w:rsidRPr="007D7E6F" w:rsidDel="00A76C84">
            <w:rPr>
              <w:color w:val="303030"/>
              <w:rPrChange w:id="1203" w:author="Mateus Berardo de Souza Terra" w:date="2016-02-08T20:05:00Z">
                <w:rPr>
                  <w:color w:val="303030"/>
                  <w:lang w:val="pt-PT"/>
                </w:rPr>
              </w:rPrChange>
            </w:rPr>
            <w:delText xml:space="preserve"> 32 representa o espaço.</w:delText>
          </w:r>
        </w:del>
      </w:ins>
      <w:ins w:id="1204" w:author="granix pacheco" w:date="2016-02-08T09:26:00Z">
        <w:del w:id="1205" w:author="Mateus Berardo de Souza Terra" w:date="2016-02-08T22:07:00Z">
          <w:r w:rsidR="000A53C1" w:rsidRPr="007D7E6F" w:rsidDel="00A76C84">
            <w:rPr>
              <w:color w:val="303030"/>
              <w:rPrChange w:id="1206" w:author="Mateus Berardo de Souza Terra" w:date="2016-02-08T20:05:00Z">
                <w:rPr>
                  <w:color w:val="303030"/>
                  <w:lang w:val="pt-PT"/>
                </w:rPr>
              </w:rPrChange>
            </w:rPr>
            <w:delText xml:space="preserve"> </w:delText>
          </w:r>
        </w:del>
        <w:del w:id="1207" w:author="Mateus Berardo de Souza Terra" w:date="2016-02-08T19:16:00Z">
          <w:r w:rsidR="000A53C1" w:rsidRPr="007D7E6F" w:rsidDel="006D3AB1">
            <w:rPr>
              <w:color w:val="303030"/>
              <w:rPrChange w:id="1208" w:author="Mateus Berardo de Souza Terra" w:date="2016-02-08T20:05:00Z">
                <w:rPr>
                  <w:color w:val="303030"/>
                  <w:lang w:val="pt-PT"/>
                </w:rPr>
              </w:rPrChange>
            </w:rPr>
            <w:delText>Infelizmente pelo tamanho dessa tabela n</w:delText>
          </w:r>
        </w:del>
        <w:del w:id="1209" w:author="Mateus Berardo de Souza Terra" w:date="2016-02-08T19:14:00Z">
          <w:r w:rsidR="000A53C1" w:rsidRPr="007D7E6F" w:rsidDel="006D3AB1">
            <w:rPr>
              <w:color w:val="303030"/>
              <w:rPrChange w:id="1210" w:author="Mateus Berardo de Souza Terra" w:date="2016-02-08T20:05:00Z">
                <w:rPr>
                  <w:color w:val="303030"/>
                  <w:lang w:val="pt-PT"/>
                </w:rPr>
              </w:rPrChange>
            </w:rPr>
            <w:delText>o</w:delText>
          </w:r>
        </w:del>
        <w:del w:id="1211" w:author="Mateus Berardo de Souza Terra" w:date="2016-02-08T19:16:00Z">
          <w:r w:rsidR="000A53C1" w:rsidRPr="007D7E6F" w:rsidDel="006D3AB1">
            <w:rPr>
              <w:color w:val="303030"/>
              <w:rPrChange w:id="1212" w:author="Mateus Berardo de Souza Terra" w:date="2016-02-08T20:05:00Z">
                <w:rPr>
                  <w:color w:val="303030"/>
                  <w:lang w:val="pt-PT"/>
                </w:rPr>
              </w:rPrChange>
            </w:rPr>
            <w:delText xml:space="preserve">s iremos </w:delText>
          </w:r>
        </w:del>
        <w:del w:id="1213" w:author="Mateus Berardo de Souza Terra" w:date="2016-02-08T19:14:00Z">
          <w:r w:rsidR="000A53C1" w:rsidRPr="007D7E6F" w:rsidDel="006D3AB1">
            <w:rPr>
              <w:color w:val="303030"/>
              <w:rPrChange w:id="1214" w:author="Mateus Berardo de Souza Terra" w:date="2016-02-08T20:05:00Z">
                <w:rPr>
                  <w:color w:val="303030"/>
                  <w:lang w:val="pt-PT"/>
                </w:rPr>
              </w:rPrChange>
            </w:rPr>
            <w:delText>reprsentar</w:delText>
          </w:r>
        </w:del>
        <w:del w:id="1215" w:author="Mateus Berardo de Souza Terra" w:date="2016-02-08T19:16:00Z">
          <w:r w:rsidR="000A53C1" w:rsidRPr="007D7E6F" w:rsidDel="006D3AB1">
            <w:rPr>
              <w:color w:val="303030"/>
              <w:rPrChange w:id="1216"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17" w:author="Mateus Berardo de Souza Terra" w:date="2016-02-08T19:45:00Z"/>
          <w:color w:val="303030"/>
        </w:rPr>
      </w:pPr>
      <w:ins w:id="1218" w:author="granix pacheco" w:date="2016-02-08T09:18:00Z">
        <w:r w:rsidRPr="007D7E6F">
          <w:rPr>
            <w:b/>
            <w:color w:val="303030"/>
            <w:rPrChange w:id="1219" w:author="Mateus Berardo de Souza Terra" w:date="2016-02-08T20:05:00Z">
              <w:rPr>
                <w:b/>
                <w:color w:val="303030"/>
                <w:lang w:val="pt-PT"/>
              </w:rPr>
            </w:rPrChange>
          </w:rPr>
          <w:t>Nota:</w:t>
        </w:r>
        <w:r w:rsidRPr="007D7E6F">
          <w:rPr>
            <w:color w:val="303030"/>
            <w:rPrChange w:id="1220" w:author="Mateus Berardo de Souza Terra" w:date="2016-02-08T20:05:00Z">
              <w:rPr>
                <w:rFonts w:ascii="Arial" w:hAnsi="Arial" w:cs="Arial"/>
                <w:color w:val="303030"/>
                <w:sz w:val="19"/>
                <w:szCs w:val="19"/>
                <w:lang w:val="pt-PT"/>
              </w:rPr>
            </w:rPrChange>
          </w:rPr>
          <w:t xml:space="preserve"> Bastar somar ou subtrair 32 ao código ASCII</w:t>
        </w:r>
      </w:ins>
      <w:ins w:id="1221" w:author="granix pacheco" w:date="2016-02-08T09:19:00Z">
        <w:r w:rsidRPr="007D7E6F">
          <w:rPr>
            <w:color w:val="303030"/>
            <w:rPrChange w:id="1222" w:author="Mateus Berardo de Souza Terra" w:date="2016-02-08T20:05:00Z">
              <w:rPr>
                <w:color w:val="303030"/>
                <w:lang w:val="pt-PT"/>
              </w:rPr>
            </w:rPrChange>
          </w:rPr>
          <w:t xml:space="preserve"> </w:t>
        </w:r>
        <w:r w:rsidR="000A53C1" w:rsidRPr="007D7E6F">
          <w:rPr>
            <w:color w:val="303030"/>
            <w:rPrChange w:id="1223" w:author="Mateus Berardo de Souza Terra" w:date="2016-02-08T20:05:00Z">
              <w:rPr>
                <w:color w:val="303030"/>
                <w:lang w:val="pt-PT"/>
              </w:rPr>
            </w:rPrChange>
          </w:rPr>
          <w:t>para trocar entre as letras mai</w:t>
        </w:r>
      </w:ins>
      <w:ins w:id="1224" w:author="granix pacheco" w:date="2016-02-08T09:20:00Z">
        <w:r w:rsidR="000A53C1" w:rsidRPr="007D7E6F">
          <w:rPr>
            <w:color w:val="303030"/>
            <w:rPrChange w:id="1225" w:author="Mateus Berardo de Souza Terra" w:date="2016-02-08T20:05:00Z">
              <w:rPr>
                <w:color w:val="303030"/>
                <w:lang w:val="pt-PT"/>
              </w:rPr>
            </w:rPrChange>
          </w:rPr>
          <w:t>ú</w:t>
        </w:r>
      </w:ins>
      <w:ins w:id="1226" w:author="granix pacheco" w:date="2016-02-08T09:19:00Z">
        <w:r w:rsidR="000A53C1" w:rsidRPr="007D7E6F">
          <w:rPr>
            <w:color w:val="303030"/>
            <w:rPrChange w:id="1227" w:author="Mateus Berardo de Souza Terra" w:date="2016-02-08T20:05:00Z">
              <w:rPr>
                <w:color w:val="303030"/>
                <w:lang w:val="pt-PT"/>
              </w:rPr>
            </w:rPrChange>
          </w:rPr>
          <w:t>sculas e min</w:t>
        </w:r>
      </w:ins>
      <w:ins w:id="1228" w:author="granix pacheco" w:date="2016-02-08T09:20:00Z">
        <w:r w:rsidR="000A53C1" w:rsidRPr="007D7E6F">
          <w:rPr>
            <w:color w:val="303030"/>
            <w:rPrChange w:id="1229" w:author="Mateus Berardo de Souza Terra" w:date="2016-02-08T20:05:00Z">
              <w:rPr>
                <w:color w:val="303030"/>
                <w:lang w:val="pt-PT"/>
              </w:rPr>
            </w:rPrChange>
          </w:rPr>
          <w:t>ú</w:t>
        </w:r>
      </w:ins>
      <w:ins w:id="1230" w:author="granix pacheco" w:date="2016-02-08T09:19:00Z">
        <w:r w:rsidRPr="007D7E6F">
          <w:rPr>
            <w:color w:val="303030"/>
            <w:rPrChange w:id="1231" w:author="Mateus Berardo de Souza Terra" w:date="2016-02-08T20:05:00Z">
              <w:rPr>
                <w:color w:val="303030"/>
                <w:lang w:val="pt-PT"/>
              </w:rPr>
            </w:rPrChange>
          </w:rPr>
          <w:t>sculas. Isso representa a troca do 6</w:t>
        </w:r>
        <w:r w:rsidR="000A53C1" w:rsidRPr="007D7E6F">
          <w:rPr>
            <w:color w:val="303030"/>
            <w:rPrChange w:id="1232" w:author="Mateus Berardo de Souza Terra" w:date="2016-02-08T20:05:00Z">
              <w:rPr>
                <w:color w:val="303030"/>
                <w:lang w:val="pt-PT"/>
              </w:rPr>
            </w:rPrChange>
          </w:rPr>
          <w:t xml:space="preserve">° bit da </w:t>
        </w:r>
        <w:del w:id="1233" w:author="Mateus Berardo de Souza Terra" w:date="2016-02-08T19:14:00Z">
          <w:r w:rsidR="000A53C1" w:rsidRPr="007D7E6F" w:rsidDel="006D3AB1">
            <w:rPr>
              <w:color w:val="303030"/>
              <w:rPrChange w:id="1234" w:author="Mateus Berardo de Souza Terra" w:date="2016-02-08T20:05:00Z">
                <w:rPr>
                  <w:color w:val="303030"/>
                  <w:lang w:val="pt-PT"/>
                </w:rPr>
              </w:rPrChange>
            </w:rPr>
            <w:delText>representaçao</w:delText>
          </w:r>
        </w:del>
      </w:ins>
      <w:ins w:id="1235" w:author="Mateus Berardo de Souza Terra" w:date="2016-02-08T19:14:00Z">
        <w:r w:rsidR="006D3AB1" w:rsidRPr="007D7E6F">
          <w:rPr>
            <w:color w:val="303030"/>
          </w:rPr>
          <w:t>representação</w:t>
        </w:r>
      </w:ins>
      <w:ins w:id="1236" w:author="granix pacheco" w:date="2016-02-08T09:19:00Z">
        <w:r w:rsidR="000A53C1" w:rsidRPr="007D7E6F">
          <w:rPr>
            <w:color w:val="303030"/>
            <w:rPrChange w:id="1237" w:author="Mateus Berardo de Souza Terra" w:date="2016-02-08T20:05:00Z">
              <w:rPr>
                <w:color w:val="303030"/>
                <w:lang w:val="pt-PT"/>
              </w:rPr>
            </w:rPrChange>
          </w:rPr>
          <w:t xml:space="preserve"> binaria</w:t>
        </w:r>
      </w:ins>
      <w:ins w:id="1238" w:author="granix pacheco" w:date="2016-02-08T09:18:00Z">
        <w:r w:rsidRPr="007D7E6F">
          <w:rPr>
            <w:color w:val="303030"/>
            <w:rPrChange w:id="1239"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40"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41">
          <w:tblGrid>
            <w:gridCol w:w="1558"/>
            <w:gridCol w:w="1558"/>
            <w:gridCol w:w="1558"/>
            <w:gridCol w:w="1558"/>
            <w:gridCol w:w="1559"/>
            <w:gridCol w:w="1559"/>
          </w:tblGrid>
        </w:tblGridChange>
      </w:tblGrid>
      <w:tr w:rsidR="007D7E6F" w:rsidRPr="00A76C84" w14:paraId="63441F2A" w14:textId="77777777" w:rsidTr="00A76C84">
        <w:trPr>
          <w:trHeight w:val="20"/>
          <w:ins w:id="1242" w:author="Mateus Berardo de Souza Terra" w:date="2016-02-08T20:04:00Z"/>
        </w:trPr>
        <w:tc>
          <w:tcPr>
            <w:tcW w:w="1558" w:type="dxa"/>
            <w:tcPrChange w:id="1243"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44" w:author="Mateus Berardo de Souza Terra" w:date="2016-02-08T20:04:00Z"/>
                <w:color w:val="303030"/>
                <w:sz w:val="16"/>
                <w:szCs w:val="16"/>
                <w:rPrChange w:id="1245" w:author="Mateus Berardo de Souza Terra" w:date="2016-02-08T22:05:00Z">
                  <w:rPr>
                    <w:ins w:id="1246" w:author="Mateus Berardo de Souza Terra" w:date="2016-02-08T20:04:00Z"/>
                    <w:color w:val="303030"/>
                  </w:rPr>
                </w:rPrChange>
              </w:rPr>
              <w:pPrChange w:id="1247" w:author="Mateus Berardo de Souza Terra" w:date="2016-02-08T22:05:00Z">
                <w:pPr>
                  <w:pStyle w:val="NormalWeb"/>
                  <w:spacing w:before="0" w:beforeAutospacing="0" w:after="160" w:afterAutospacing="0"/>
                  <w:jc w:val="center"/>
                </w:pPr>
              </w:pPrChange>
            </w:pPr>
            <w:ins w:id="1248" w:author="Mateus Berardo de Souza Terra" w:date="2016-02-08T20:05:00Z">
              <w:r w:rsidRPr="00A76C84">
                <w:rPr>
                  <w:b/>
                  <w:color w:val="303030"/>
                  <w:sz w:val="16"/>
                  <w:szCs w:val="16"/>
                  <w:rPrChange w:id="1249" w:author="Mateus Berardo de Souza Terra" w:date="2016-02-08T22:05:00Z">
                    <w:rPr>
                      <w:b/>
                      <w:color w:val="303030"/>
                    </w:rPr>
                  </w:rPrChange>
                </w:rPr>
                <w:t>Código</w:t>
              </w:r>
            </w:ins>
          </w:p>
        </w:tc>
        <w:tc>
          <w:tcPr>
            <w:tcW w:w="1558" w:type="dxa"/>
            <w:tcPrChange w:id="1250"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51" w:author="Mateus Berardo de Souza Terra" w:date="2016-02-08T20:04:00Z"/>
                <w:color w:val="303030"/>
                <w:sz w:val="16"/>
                <w:szCs w:val="16"/>
                <w:rPrChange w:id="1252" w:author="Mateus Berardo de Souza Terra" w:date="2016-02-08T22:05:00Z">
                  <w:rPr>
                    <w:ins w:id="1253" w:author="Mateus Berardo de Souza Terra" w:date="2016-02-08T20:04:00Z"/>
                    <w:color w:val="303030"/>
                  </w:rPr>
                </w:rPrChange>
              </w:rPr>
              <w:pPrChange w:id="1254" w:author="Mateus Berardo de Souza Terra" w:date="2016-02-08T22:05:00Z">
                <w:pPr>
                  <w:pStyle w:val="NormalWeb"/>
                  <w:spacing w:before="0" w:beforeAutospacing="0" w:after="160" w:afterAutospacing="0"/>
                  <w:jc w:val="center"/>
                </w:pPr>
              </w:pPrChange>
            </w:pPr>
            <w:ins w:id="1255" w:author="Mateus Berardo de Souza Terra" w:date="2016-02-08T20:05:00Z">
              <w:r w:rsidRPr="00A76C84">
                <w:rPr>
                  <w:b/>
                  <w:color w:val="303030"/>
                  <w:sz w:val="16"/>
                  <w:szCs w:val="16"/>
                  <w:rPrChange w:id="1256" w:author="Mateus Berardo de Souza Terra" w:date="2016-02-08T22:05:00Z">
                    <w:rPr>
                      <w:b/>
                      <w:color w:val="303030"/>
                    </w:rPr>
                  </w:rPrChange>
                </w:rPr>
                <w:t>Caractere</w:t>
              </w:r>
            </w:ins>
          </w:p>
        </w:tc>
        <w:tc>
          <w:tcPr>
            <w:tcW w:w="1558" w:type="dxa"/>
            <w:tcPrChange w:id="1257"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258" w:author="Mateus Berardo de Souza Terra" w:date="2016-02-08T20:04:00Z"/>
                <w:color w:val="303030"/>
                <w:sz w:val="16"/>
                <w:szCs w:val="16"/>
                <w:rPrChange w:id="1259" w:author="Mateus Berardo de Souza Terra" w:date="2016-02-08T22:05:00Z">
                  <w:rPr>
                    <w:ins w:id="1260" w:author="Mateus Berardo de Souza Terra" w:date="2016-02-08T20:04:00Z"/>
                    <w:color w:val="303030"/>
                  </w:rPr>
                </w:rPrChange>
              </w:rPr>
              <w:pPrChange w:id="1261" w:author="Mateus Berardo de Souza Terra" w:date="2016-02-08T22:05:00Z">
                <w:pPr>
                  <w:pStyle w:val="NormalWeb"/>
                  <w:spacing w:before="0" w:beforeAutospacing="0" w:after="160" w:afterAutospacing="0"/>
                  <w:jc w:val="center"/>
                </w:pPr>
              </w:pPrChange>
            </w:pPr>
            <w:ins w:id="1262" w:author="Mateus Berardo de Souza Terra" w:date="2016-02-08T20:05:00Z">
              <w:r w:rsidRPr="00A76C84">
                <w:rPr>
                  <w:b/>
                  <w:color w:val="303030"/>
                  <w:sz w:val="16"/>
                  <w:szCs w:val="16"/>
                  <w:rPrChange w:id="1263" w:author="Mateus Berardo de Souza Terra" w:date="2016-02-08T22:05:00Z">
                    <w:rPr>
                      <w:b/>
                      <w:color w:val="303030"/>
                    </w:rPr>
                  </w:rPrChange>
                </w:rPr>
                <w:t>Código</w:t>
              </w:r>
            </w:ins>
          </w:p>
        </w:tc>
        <w:tc>
          <w:tcPr>
            <w:tcW w:w="1558" w:type="dxa"/>
            <w:tcPrChange w:id="1264"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265" w:author="Mateus Berardo de Souza Terra" w:date="2016-02-08T20:04:00Z"/>
                <w:color w:val="303030"/>
                <w:sz w:val="16"/>
                <w:szCs w:val="16"/>
                <w:rPrChange w:id="1266" w:author="Mateus Berardo de Souza Terra" w:date="2016-02-08T22:05:00Z">
                  <w:rPr>
                    <w:ins w:id="1267" w:author="Mateus Berardo de Souza Terra" w:date="2016-02-08T20:04:00Z"/>
                    <w:color w:val="303030"/>
                  </w:rPr>
                </w:rPrChange>
              </w:rPr>
              <w:pPrChange w:id="1268" w:author="Mateus Berardo de Souza Terra" w:date="2016-02-08T22:05:00Z">
                <w:pPr>
                  <w:pStyle w:val="NormalWeb"/>
                  <w:spacing w:before="0" w:beforeAutospacing="0" w:after="160" w:afterAutospacing="0"/>
                  <w:jc w:val="center"/>
                </w:pPr>
              </w:pPrChange>
            </w:pPr>
            <w:ins w:id="1269" w:author="Mateus Berardo de Souza Terra" w:date="2016-02-08T20:05:00Z">
              <w:r w:rsidRPr="00A76C84">
                <w:rPr>
                  <w:b/>
                  <w:color w:val="303030"/>
                  <w:sz w:val="16"/>
                  <w:szCs w:val="16"/>
                  <w:rPrChange w:id="1270" w:author="Mateus Berardo de Souza Terra" w:date="2016-02-08T22:05:00Z">
                    <w:rPr>
                      <w:b/>
                      <w:color w:val="303030"/>
                    </w:rPr>
                  </w:rPrChange>
                </w:rPr>
                <w:t>Caractere</w:t>
              </w:r>
            </w:ins>
          </w:p>
        </w:tc>
        <w:tc>
          <w:tcPr>
            <w:tcW w:w="1559" w:type="dxa"/>
            <w:tcPrChange w:id="1271"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272" w:author="Mateus Berardo de Souza Terra" w:date="2016-02-08T20:04:00Z"/>
                <w:color w:val="303030"/>
                <w:sz w:val="16"/>
                <w:szCs w:val="16"/>
                <w:rPrChange w:id="1273" w:author="Mateus Berardo de Souza Terra" w:date="2016-02-08T22:05:00Z">
                  <w:rPr>
                    <w:ins w:id="1274" w:author="Mateus Berardo de Souza Terra" w:date="2016-02-08T20:04:00Z"/>
                    <w:color w:val="303030"/>
                  </w:rPr>
                </w:rPrChange>
              </w:rPr>
              <w:pPrChange w:id="1275" w:author="Mateus Berardo de Souza Terra" w:date="2016-02-08T22:05:00Z">
                <w:pPr>
                  <w:pStyle w:val="NormalWeb"/>
                  <w:spacing w:before="0" w:beforeAutospacing="0" w:after="160" w:afterAutospacing="0"/>
                  <w:jc w:val="center"/>
                </w:pPr>
              </w:pPrChange>
            </w:pPr>
            <w:ins w:id="1276" w:author="Mateus Berardo de Souza Terra" w:date="2016-02-08T20:05:00Z">
              <w:r w:rsidRPr="00A76C84">
                <w:rPr>
                  <w:b/>
                  <w:color w:val="303030"/>
                  <w:sz w:val="16"/>
                  <w:szCs w:val="16"/>
                  <w:rPrChange w:id="1277" w:author="Mateus Berardo de Souza Terra" w:date="2016-02-08T22:05:00Z">
                    <w:rPr>
                      <w:b/>
                      <w:color w:val="303030"/>
                    </w:rPr>
                  </w:rPrChange>
                </w:rPr>
                <w:t>Código</w:t>
              </w:r>
            </w:ins>
          </w:p>
        </w:tc>
        <w:tc>
          <w:tcPr>
            <w:tcW w:w="1559" w:type="dxa"/>
            <w:tcPrChange w:id="1278"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279" w:author="Mateus Berardo de Souza Terra" w:date="2016-02-08T20:04:00Z"/>
                <w:color w:val="303030"/>
                <w:sz w:val="16"/>
                <w:szCs w:val="16"/>
                <w:rPrChange w:id="1280" w:author="Mateus Berardo de Souza Terra" w:date="2016-02-08T22:05:00Z">
                  <w:rPr>
                    <w:ins w:id="1281" w:author="Mateus Berardo de Souza Terra" w:date="2016-02-08T20:04:00Z"/>
                    <w:color w:val="303030"/>
                  </w:rPr>
                </w:rPrChange>
              </w:rPr>
              <w:pPrChange w:id="1282" w:author="Mateus Berardo de Souza Terra" w:date="2016-02-08T22:05:00Z">
                <w:pPr>
                  <w:pStyle w:val="NormalWeb"/>
                  <w:spacing w:before="0" w:beforeAutospacing="0" w:after="160" w:afterAutospacing="0"/>
                  <w:jc w:val="center"/>
                </w:pPr>
              </w:pPrChange>
            </w:pPr>
            <w:ins w:id="1283" w:author="Mateus Berardo de Souza Terra" w:date="2016-02-08T20:05:00Z">
              <w:r w:rsidRPr="00A76C84">
                <w:rPr>
                  <w:b/>
                  <w:color w:val="303030"/>
                  <w:sz w:val="16"/>
                  <w:szCs w:val="16"/>
                  <w:rPrChange w:id="1284" w:author="Mateus Berardo de Souza Terra" w:date="2016-02-08T22:05:00Z">
                    <w:rPr>
                      <w:b/>
                      <w:color w:val="303030"/>
                    </w:rPr>
                  </w:rPrChange>
                </w:rPr>
                <w:t>Caractere</w:t>
              </w:r>
            </w:ins>
          </w:p>
        </w:tc>
      </w:tr>
      <w:tr w:rsidR="00BA6212" w:rsidRPr="00A76C84" w14:paraId="315B0B07" w14:textId="77777777" w:rsidTr="00A76C84">
        <w:trPr>
          <w:trHeight w:val="20"/>
          <w:ins w:id="1285" w:author="Mateus Berardo de Souza Terra" w:date="2016-02-08T20:04:00Z"/>
        </w:trPr>
        <w:tc>
          <w:tcPr>
            <w:tcW w:w="1558" w:type="dxa"/>
            <w:tcPrChange w:id="1286"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287" w:author="Mateus Berardo de Souza Terra" w:date="2016-02-08T20:04:00Z"/>
                <w:color w:val="303030"/>
                <w:sz w:val="16"/>
                <w:szCs w:val="16"/>
                <w:rPrChange w:id="1288" w:author="Mateus Berardo de Souza Terra" w:date="2016-02-08T22:05:00Z">
                  <w:rPr>
                    <w:ins w:id="1289" w:author="Mateus Berardo de Souza Terra" w:date="2016-02-08T20:04:00Z"/>
                    <w:color w:val="303030"/>
                  </w:rPr>
                </w:rPrChange>
              </w:rPr>
              <w:pPrChange w:id="1290" w:author="Mateus Berardo de Souza Terra" w:date="2016-02-08T22:05:00Z">
                <w:pPr>
                  <w:pStyle w:val="NormalWeb"/>
                  <w:spacing w:before="0" w:beforeAutospacing="0" w:after="160" w:afterAutospacing="0"/>
                  <w:jc w:val="center"/>
                </w:pPr>
              </w:pPrChange>
            </w:pPr>
            <w:ins w:id="1291" w:author="Mateus Berardo de Souza Terra" w:date="2016-02-08T20:05:00Z">
              <w:r w:rsidRPr="00A76C84">
                <w:rPr>
                  <w:color w:val="303030"/>
                  <w:sz w:val="16"/>
                  <w:szCs w:val="16"/>
                  <w:rPrChange w:id="1292" w:author="Mateus Berardo de Souza Terra" w:date="2016-02-08T22:05:00Z">
                    <w:rPr>
                      <w:color w:val="303030"/>
                    </w:rPr>
                  </w:rPrChange>
                </w:rPr>
                <w:t>32</w:t>
              </w:r>
            </w:ins>
          </w:p>
        </w:tc>
        <w:tc>
          <w:tcPr>
            <w:tcW w:w="1558" w:type="dxa"/>
            <w:tcPrChange w:id="1293"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294" w:author="Mateus Berardo de Souza Terra" w:date="2016-02-08T20:04:00Z"/>
                <w:color w:val="303030"/>
                <w:sz w:val="16"/>
                <w:szCs w:val="16"/>
                <w:rPrChange w:id="1295" w:author="Mateus Berardo de Souza Terra" w:date="2016-02-08T22:05:00Z">
                  <w:rPr>
                    <w:ins w:id="1296" w:author="Mateus Berardo de Souza Terra" w:date="2016-02-08T20:04:00Z"/>
                    <w:color w:val="303030"/>
                  </w:rPr>
                </w:rPrChange>
              </w:rPr>
              <w:pPrChange w:id="1297" w:author="Mateus Berardo de Souza Terra" w:date="2016-02-08T22:05:00Z">
                <w:pPr>
                  <w:pStyle w:val="NormalWeb"/>
                  <w:spacing w:before="0" w:beforeAutospacing="0" w:after="160" w:afterAutospacing="0"/>
                  <w:jc w:val="center"/>
                </w:pPr>
              </w:pPrChange>
            </w:pPr>
            <w:ins w:id="1298" w:author="Mateus Berardo de Souza Terra" w:date="2016-02-08T22:10:00Z">
              <w:r>
                <w:rPr>
                  <w:color w:val="303030"/>
                  <w:sz w:val="16"/>
                  <w:szCs w:val="16"/>
                </w:rPr>
                <w:t>ESPAÇO</w:t>
              </w:r>
            </w:ins>
          </w:p>
        </w:tc>
        <w:tc>
          <w:tcPr>
            <w:tcW w:w="1558" w:type="dxa"/>
            <w:tcPrChange w:id="1299"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300" w:author="Mateus Berardo de Souza Terra" w:date="2016-02-08T20:04:00Z"/>
                <w:color w:val="303030"/>
                <w:sz w:val="16"/>
                <w:szCs w:val="16"/>
                <w:rPrChange w:id="1301" w:author="Mateus Berardo de Souza Terra" w:date="2016-02-08T22:05:00Z">
                  <w:rPr>
                    <w:ins w:id="1302" w:author="Mateus Berardo de Souza Terra" w:date="2016-02-08T20:04:00Z"/>
                    <w:color w:val="303030"/>
                  </w:rPr>
                </w:rPrChange>
              </w:rPr>
              <w:pPrChange w:id="1303" w:author="Mateus Berardo de Souza Terra" w:date="2016-02-08T22:05:00Z">
                <w:pPr>
                  <w:pStyle w:val="NormalWeb"/>
                  <w:spacing w:before="0" w:beforeAutospacing="0" w:after="160" w:afterAutospacing="0"/>
                  <w:jc w:val="center"/>
                </w:pPr>
              </w:pPrChange>
            </w:pPr>
            <w:ins w:id="1304" w:author="Mateus Berardo de Souza Terra" w:date="2016-02-08T22:09:00Z">
              <w:r>
                <w:rPr>
                  <w:color w:val="303030"/>
                  <w:sz w:val="16"/>
                  <w:szCs w:val="16"/>
                </w:rPr>
                <w:t>64</w:t>
              </w:r>
            </w:ins>
          </w:p>
        </w:tc>
        <w:tc>
          <w:tcPr>
            <w:tcW w:w="1558" w:type="dxa"/>
            <w:tcPrChange w:id="1305"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306" w:author="Mateus Berardo de Souza Terra" w:date="2016-02-08T20:04:00Z"/>
                <w:color w:val="303030"/>
                <w:sz w:val="16"/>
                <w:szCs w:val="16"/>
                <w:rPrChange w:id="1307" w:author="Mateus Berardo de Souza Terra" w:date="2016-02-08T22:05:00Z">
                  <w:rPr>
                    <w:ins w:id="1308" w:author="Mateus Berardo de Souza Terra" w:date="2016-02-08T20:04:00Z"/>
                    <w:color w:val="303030"/>
                  </w:rPr>
                </w:rPrChange>
              </w:rPr>
              <w:pPrChange w:id="1309" w:author="Mateus Berardo de Souza Terra" w:date="2016-02-08T22:05:00Z">
                <w:pPr>
                  <w:pStyle w:val="NormalWeb"/>
                  <w:spacing w:before="0" w:beforeAutospacing="0" w:after="160" w:afterAutospacing="0"/>
                  <w:jc w:val="center"/>
                </w:pPr>
              </w:pPrChange>
            </w:pPr>
            <w:ins w:id="1310" w:author="Mateus Berardo de Souza Terra" w:date="2016-02-08T22:12:00Z">
              <w:r>
                <w:rPr>
                  <w:color w:val="303030"/>
                  <w:sz w:val="16"/>
                  <w:szCs w:val="16"/>
                </w:rPr>
                <w:t>@</w:t>
              </w:r>
            </w:ins>
          </w:p>
        </w:tc>
        <w:tc>
          <w:tcPr>
            <w:tcW w:w="1559" w:type="dxa"/>
            <w:tcPrChange w:id="1311"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12" w:author="Mateus Berardo de Souza Terra" w:date="2016-02-08T20:04:00Z"/>
                <w:color w:val="303030"/>
                <w:sz w:val="16"/>
                <w:szCs w:val="16"/>
                <w:rPrChange w:id="1313" w:author="Mateus Berardo de Souza Terra" w:date="2016-02-08T22:05:00Z">
                  <w:rPr>
                    <w:ins w:id="1314" w:author="Mateus Berardo de Souza Terra" w:date="2016-02-08T20:04:00Z"/>
                    <w:color w:val="303030"/>
                  </w:rPr>
                </w:rPrChange>
              </w:rPr>
              <w:pPrChange w:id="1315" w:author="Mateus Berardo de Souza Terra" w:date="2016-02-08T22:05:00Z">
                <w:pPr>
                  <w:pStyle w:val="NormalWeb"/>
                  <w:spacing w:before="0" w:beforeAutospacing="0" w:after="160" w:afterAutospacing="0"/>
                  <w:jc w:val="center"/>
                </w:pPr>
              </w:pPrChange>
            </w:pPr>
            <w:ins w:id="1316" w:author="Mateus Berardo de Souza Terra" w:date="2016-02-08T22:09:00Z">
              <w:r>
                <w:rPr>
                  <w:color w:val="303030"/>
                  <w:sz w:val="16"/>
                  <w:szCs w:val="16"/>
                </w:rPr>
                <w:t>96</w:t>
              </w:r>
            </w:ins>
          </w:p>
        </w:tc>
        <w:tc>
          <w:tcPr>
            <w:tcW w:w="1559" w:type="dxa"/>
            <w:tcPrChange w:id="1317"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18" w:author="Mateus Berardo de Souza Terra" w:date="2016-02-08T20:04:00Z"/>
                <w:color w:val="303030"/>
                <w:sz w:val="16"/>
                <w:szCs w:val="16"/>
                <w:rPrChange w:id="1319" w:author="Mateus Berardo de Souza Terra" w:date="2016-02-08T22:05:00Z">
                  <w:rPr>
                    <w:ins w:id="1320" w:author="Mateus Berardo de Souza Terra" w:date="2016-02-08T20:04:00Z"/>
                    <w:color w:val="303030"/>
                  </w:rPr>
                </w:rPrChange>
              </w:rPr>
              <w:pPrChange w:id="1321" w:author="Mateus Berardo de Souza Terra" w:date="2016-02-08T22:05:00Z">
                <w:pPr>
                  <w:pStyle w:val="NormalWeb"/>
                  <w:spacing w:before="0" w:beforeAutospacing="0" w:after="160" w:afterAutospacing="0"/>
                  <w:jc w:val="center"/>
                </w:pPr>
              </w:pPrChange>
            </w:pPr>
            <w:ins w:id="1322" w:author="Mateus Berardo de Souza Terra" w:date="2016-02-08T22:12:00Z">
              <w:r>
                <w:rPr>
                  <w:color w:val="303030"/>
                  <w:sz w:val="16"/>
                  <w:szCs w:val="16"/>
                </w:rPr>
                <w:t>`</w:t>
              </w:r>
            </w:ins>
          </w:p>
        </w:tc>
      </w:tr>
      <w:tr w:rsidR="00BA6212" w:rsidRPr="00A76C84" w14:paraId="446314FF" w14:textId="77777777" w:rsidTr="00A76C84">
        <w:trPr>
          <w:trHeight w:val="20"/>
          <w:ins w:id="1323" w:author="Mateus Berardo de Souza Terra" w:date="2016-02-08T20:04:00Z"/>
        </w:trPr>
        <w:tc>
          <w:tcPr>
            <w:tcW w:w="1558" w:type="dxa"/>
            <w:tcPrChange w:id="1324"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25" w:author="Mateus Berardo de Souza Terra" w:date="2016-02-08T20:04:00Z"/>
                <w:color w:val="303030"/>
                <w:sz w:val="16"/>
                <w:szCs w:val="16"/>
                <w:rPrChange w:id="1326" w:author="Mateus Berardo de Souza Terra" w:date="2016-02-08T22:05:00Z">
                  <w:rPr>
                    <w:ins w:id="1327" w:author="Mateus Berardo de Souza Terra" w:date="2016-02-08T20:04:00Z"/>
                    <w:color w:val="303030"/>
                  </w:rPr>
                </w:rPrChange>
              </w:rPr>
              <w:pPrChange w:id="1328" w:author="Mateus Berardo de Souza Terra" w:date="2016-02-08T22:05:00Z">
                <w:pPr>
                  <w:pStyle w:val="NormalWeb"/>
                  <w:spacing w:before="0" w:beforeAutospacing="0" w:after="160" w:afterAutospacing="0"/>
                  <w:jc w:val="center"/>
                </w:pPr>
              </w:pPrChange>
            </w:pPr>
            <w:ins w:id="1329" w:author="Mateus Berardo de Souza Terra" w:date="2016-02-08T20:05:00Z">
              <w:r w:rsidRPr="00A76C84">
                <w:rPr>
                  <w:color w:val="303030"/>
                  <w:sz w:val="16"/>
                  <w:szCs w:val="16"/>
                  <w:rPrChange w:id="1330" w:author="Mateus Berardo de Souza Terra" w:date="2016-02-08T22:05:00Z">
                    <w:rPr>
                      <w:color w:val="303030"/>
                    </w:rPr>
                  </w:rPrChange>
                </w:rPr>
                <w:t>33</w:t>
              </w:r>
            </w:ins>
          </w:p>
        </w:tc>
        <w:tc>
          <w:tcPr>
            <w:tcW w:w="1558" w:type="dxa"/>
            <w:tcPrChange w:id="1331"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32" w:author="Mateus Berardo de Souza Terra" w:date="2016-02-08T20:04:00Z"/>
                <w:color w:val="303030"/>
                <w:sz w:val="16"/>
                <w:szCs w:val="16"/>
                <w:rPrChange w:id="1333" w:author="Mateus Berardo de Souza Terra" w:date="2016-02-08T22:05:00Z">
                  <w:rPr>
                    <w:ins w:id="1334" w:author="Mateus Berardo de Souza Terra" w:date="2016-02-08T20:04:00Z"/>
                    <w:color w:val="303030"/>
                  </w:rPr>
                </w:rPrChange>
              </w:rPr>
              <w:pPrChange w:id="1335" w:author="Mateus Berardo de Souza Terra" w:date="2016-02-08T22:05:00Z">
                <w:pPr>
                  <w:pStyle w:val="NormalWeb"/>
                  <w:spacing w:before="0" w:beforeAutospacing="0" w:after="160" w:afterAutospacing="0"/>
                  <w:jc w:val="center"/>
                </w:pPr>
              </w:pPrChange>
            </w:pPr>
            <w:ins w:id="1336" w:author="Mateus Berardo de Souza Terra" w:date="2016-02-08T22:13:00Z">
              <w:r>
                <w:rPr>
                  <w:color w:val="303030"/>
                  <w:sz w:val="16"/>
                  <w:szCs w:val="16"/>
                </w:rPr>
                <w:t>!</w:t>
              </w:r>
            </w:ins>
          </w:p>
        </w:tc>
        <w:tc>
          <w:tcPr>
            <w:tcW w:w="1558" w:type="dxa"/>
            <w:tcPrChange w:id="1337"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38" w:author="Mateus Berardo de Souza Terra" w:date="2016-02-08T20:04:00Z"/>
                <w:color w:val="303030"/>
                <w:sz w:val="16"/>
                <w:szCs w:val="16"/>
                <w:rPrChange w:id="1339" w:author="Mateus Berardo de Souza Terra" w:date="2016-02-08T22:05:00Z">
                  <w:rPr>
                    <w:ins w:id="1340" w:author="Mateus Berardo de Souza Terra" w:date="2016-02-08T20:04:00Z"/>
                    <w:color w:val="303030"/>
                  </w:rPr>
                </w:rPrChange>
              </w:rPr>
              <w:pPrChange w:id="1341" w:author="Mateus Berardo de Souza Terra" w:date="2016-02-08T22:05:00Z">
                <w:pPr>
                  <w:pStyle w:val="NormalWeb"/>
                  <w:spacing w:before="0" w:beforeAutospacing="0" w:after="160" w:afterAutospacing="0"/>
                  <w:jc w:val="center"/>
                </w:pPr>
              </w:pPrChange>
            </w:pPr>
            <w:ins w:id="1342" w:author="Mateus Berardo de Souza Terra" w:date="2016-02-08T22:09:00Z">
              <w:r>
                <w:rPr>
                  <w:color w:val="303030"/>
                  <w:sz w:val="16"/>
                  <w:szCs w:val="16"/>
                </w:rPr>
                <w:t>65</w:t>
              </w:r>
            </w:ins>
          </w:p>
        </w:tc>
        <w:tc>
          <w:tcPr>
            <w:tcW w:w="1558" w:type="dxa"/>
            <w:tcPrChange w:id="1343"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44" w:author="Mateus Berardo de Souza Terra" w:date="2016-02-08T20:04:00Z"/>
                <w:color w:val="303030"/>
                <w:sz w:val="16"/>
                <w:szCs w:val="16"/>
                <w:rPrChange w:id="1345" w:author="Mateus Berardo de Souza Terra" w:date="2016-02-08T22:05:00Z">
                  <w:rPr>
                    <w:ins w:id="1346" w:author="Mateus Berardo de Souza Terra" w:date="2016-02-08T20:04:00Z"/>
                    <w:color w:val="303030"/>
                  </w:rPr>
                </w:rPrChange>
              </w:rPr>
              <w:pPrChange w:id="1347" w:author="Mateus Berardo de Souza Terra" w:date="2016-02-08T22:05:00Z">
                <w:pPr>
                  <w:pStyle w:val="NormalWeb"/>
                  <w:spacing w:before="0" w:beforeAutospacing="0" w:after="160" w:afterAutospacing="0"/>
                  <w:jc w:val="center"/>
                </w:pPr>
              </w:pPrChange>
            </w:pPr>
            <w:ins w:id="1348" w:author="Mateus Berardo de Souza Terra" w:date="2016-02-08T22:10:00Z">
              <w:r>
                <w:rPr>
                  <w:color w:val="303030"/>
                  <w:sz w:val="16"/>
                  <w:szCs w:val="16"/>
                </w:rPr>
                <w:t>A</w:t>
              </w:r>
            </w:ins>
          </w:p>
        </w:tc>
        <w:tc>
          <w:tcPr>
            <w:tcW w:w="1559" w:type="dxa"/>
            <w:tcPrChange w:id="1349"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50" w:author="Mateus Berardo de Souza Terra" w:date="2016-02-08T20:04:00Z"/>
                <w:color w:val="303030"/>
                <w:sz w:val="16"/>
                <w:szCs w:val="16"/>
                <w:rPrChange w:id="1351" w:author="Mateus Berardo de Souza Terra" w:date="2016-02-08T22:05:00Z">
                  <w:rPr>
                    <w:ins w:id="1352" w:author="Mateus Berardo de Souza Terra" w:date="2016-02-08T20:04:00Z"/>
                    <w:color w:val="303030"/>
                  </w:rPr>
                </w:rPrChange>
              </w:rPr>
              <w:pPrChange w:id="1353" w:author="Mateus Berardo de Souza Terra" w:date="2016-02-08T22:05:00Z">
                <w:pPr>
                  <w:pStyle w:val="NormalWeb"/>
                  <w:spacing w:before="0" w:beforeAutospacing="0" w:after="160" w:afterAutospacing="0"/>
                  <w:jc w:val="center"/>
                </w:pPr>
              </w:pPrChange>
            </w:pPr>
            <w:ins w:id="1354" w:author="Mateus Berardo de Souza Terra" w:date="2016-02-08T22:09:00Z">
              <w:r>
                <w:rPr>
                  <w:color w:val="303030"/>
                  <w:sz w:val="16"/>
                  <w:szCs w:val="16"/>
                </w:rPr>
                <w:t>97</w:t>
              </w:r>
            </w:ins>
          </w:p>
        </w:tc>
        <w:tc>
          <w:tcPr>
            <w:tcW w:w="1559" w:type="dxa"/>
            <w:tcPrChange w:id="1355"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356" w:author="Mateus Berardo de Souza Terra" w:date="2016-02-08T20:04:00Z"/>
                <w:color w:val="303030"/>
                <w:sz w:val="16"/>
                <w:szCs w:val="16"/>
                <w:rPrChange w:id="1357" w:author="Mateus Berardo de Souza Terra" w:date="2016-02-08T22:05:00Z">
                  <w:rPr>
                    <w:ins w:id="1358" w:author="Mateus Berardo de Souza Terra" w:date="2016-02-08T20:04:00Z"/>
                    <w:color w:val="303030"/>
                  </w:rPr>
                </w:rPrChange>
              </w:rPr>
              <w:pPrChange w:id="1359" w:author="Mateus Berardo de Souza Terra" w:date="2016-02-08T22:05:00Z">
                <w:pPr>
                  <w:pStyle w:val="NormalWeb"/>
                  <w:spacing w:before="0" w:beforeAutospacing="0" w:after="160" w:afterAutospacing="0"/>
                  <w:jc w:val="center"/>
                </w:pPr>
              </w:pPrChange>
            </w:pPr>
            <w:ins w:id="1360" w:author="Mateus Berardo de Souza Terra" w:date="2016-02-08T22:10:00Z">
              <w:r>
                <w:rPr>
                  <w:color w:val="303030"/>
                  <w:sz w:val="16"/>
                  <w:szCs w:val="16"/>
                </w:rPr>
                <w:t>a</w:t>
              </w:r>
            </w:ins>
          </w:p>
        </w:tc>
      </w:tr>
      <w:tr w:rsidR="00BA6212" w:rsidRPr="00A76C84" w14:paraId="1C7F4A89" w14:textId="77777777" w:rsidTr="00A76C84">
        <w:trPr>
          <w:trHeight w:val="20"/>
          <w:ins w:id="1361" w:author="Mateus Berardo de Souza Terra" w:date="2016-02-08T20:04:00Z"/>
        </w:trPr>
        <w:tc>
          <w:tcPr>
            <w:tcW w:w="1558" w:type="dxa"/>
            <w:tcPrChange w:id="1362"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363" w:author="Mateus Berardo de Souza Terra" w:date="2016-02-08T20:04:00Z"/>
                <w:color w:val="303030"/>
                <w:sz w:val="16"/>
                <w:szCs w:val="16"/>
                <w:rPrChange w:id="1364" w:author="Mateus Berardo de Souza Terra" w:date="2016-02-08T22:05:00Z">
                  <w:rPr>
                    <w:ins w:id="1365" w:author="Mateus Berardo de Souza Terra" w:date="2016-02-08T20:04:00Z"/>
                    <w:color w:val="303030"/>
                  </w:rPr>
                </w:rPrChange>
              </w:rPr>
              <w:pPrChange w:id="1366" w:author="Mateus Berardo de Souza Terra" w:date="2016-02-08T22:05:00Z">
                <w:pPr>
                  <w:pStyle w:val="NormalWeb"/>
                  <w:spacing w:before="0" w:beforeAutospacing="0" w:after="160" w:afterAutospacing="0"/>
                  <w:jc w:val="center"/>
                </w:pPr>
              </w:pPrChange>
            </w:pPr>
            <w:ins w:id="1367" w:author="Mateus Berardo de Souza Terra" w:date="2016-02-08T20:05:00Z">
              <w:r w:rsidRPr="00A76C84">
                <w:rPr>
                  <w:color w:val="303030"/>
                  <w:sz w:val="16"/>
                  <w:szCs w:val="16"/>
                  <w:rPrChange w:id="1368" w:author="Mateus Berardo de Souza Terra" w:date="2016-02-08T22:05:00Z">
                    <w:rPr>
                      <w:color w:val="303030"/>
                    </w:rPr>
                  </w:rPrChange>
                </w:rPr>
                <w:t>34</w:t>
              </w:r>
            </w:ins>
          </w:p>
        </w:tc>
        <w:tc>
          <w:tcPr>
            <w:tcW w:w="1558" w:type="dxa"/>
            <w:tcPrChange w:id="1369"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370" w:author="Mateus Berardo de Souza Terra" w:date="2016-02-08T20:04:00Z"/>
                <w:color w:val="303030"/>
                <w:sz w:val="16"/>
                <w:szCs w:val="16"/>
                <w:rPrChange w:id="1371" w:author="Mateus Berardo de Souza Terra" w:date="2016-02-08T22:05:00Z">
                  <w:rPr>
                    <w:ins w:id="1372" w:author="Mateus Berardo de Souza Terra" w:date="2016-02-08T20:04:00Z"/>
                    <w:color w:val="303030"/>
                  </w:rPr>
                </w:rPrChange>
              </w:rPr>
              <w:pPrChange w:id="1373" w:author="Mateus Berardo de Souza Terra" w:date="2016-02-08T22:05:00Z">
                <w:pPr>
                  <w:pStyle w:val="NormalWeb"/>
                  <w:spacing w:before="0" w:beforeAutospacing="0" w:after="160" w:afterAutospacing="0"/>
                  <w:jc w:val="center"/>
                </w:pPr>
              </w:pPrChange>
            </w:pPr>
            <w:ins w:id="1374" w:author="Mateus Berardo de Souza Terra" w:date="2016-02-08T22:13:00Z">
              <w:r>
                <w:rPr>
                  <w:color w:val="303030"/>
                  <w:sz w:val="16"/>
                  <w:szCs w:val="16"/>
                </w:rPr>
                <w:t>“</w:t>
              </w:r>
            </w:ins>
          </w:p>
        </w:tc>
        <w:tc>
          <w:tcPr>
            <w:tcW w:w="1558" w:type="dxa"/>
            <w:tcPrChange w:id="1375"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376" w:author="Mateus Berardo de Souza Terra" w:date="2016-02-08T20:04:00Z"/>
                <w:color w:val="303030"/>
                <w:sz w:val="16"/>
                <w:szCs w:val="16"/>
                <w:rPrChange w:id="1377" w:author="Mateus Berardo de Souza Terra" w:date="2016-02-08T22:05:00Z">
                  <w:rPr>
                    <w:ins w:id="1378" w:author="Mateus Berardo de Souza Terra" w:date="2016-02-08T20:04:00Z"/>
                    <w:color w:val="303030"/>
                  </w:rPr>
                </w:rPrChange>
              </w:rPr>
              <w:pPrChange w:id="1379" w:author="Mateus Berardo de Souza Terra" w:date="2016-02-08T22:05:00Z">
                <w:pPr>
                  <w:pStyle w:val="NormalWeb"/>
                  <w:spacing w:before="0" w:beforeAutospacing="0" w:after="160" w:afterAutospacing="0"/>
                  <w:jc w:val="center"/>
                </w:pPr>
              </w:pPrChange>
            </w:pPr>
            <w:ins w:id="1380" w:author="Mateus Berardo de Souza Terra" w:date="2016-02-08T22:09:00Z">
              <w:r>
                <w:rPr>
                  <w:color w:val="303030"/>
                  <w:sz w:val="16"/>
                  <w:szCs w:val="16"/>
                </w:rPr>
                <w:t>66</w:t>
              </w:r>
            </w:ins>
          </w:p>
        </w:tc>
        <w:tc>
          <w:tcPr>
            <w:tcW w:w="1558" w:type="dxa"/>
            <w:tcPrChange w:id="1381"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382" w:author="Mateus Berardo de Souza Terra" w:date="2016-02-08T20:04:00Z"/>
                <w:color w:val="303030"/>
                <w:sz w:val="16"/>
                <w:szCs w:val="16"/>
                <w:rPrChange w:id="1383" w:author="Mateus Berardo de Souza Terra" w:date="2016-02-08T22:05:00Z">
                  <w:rPr>
                    <w:ins w:id="1384" w:author="Mateus Berardo de Souza Terra" w:date="2016-02-08T20:04:00Z"/>
                    <w:color w:val="303030"/>
                  </w:rPr>
                </w:rPrChange>
              </w:rPr>
              <w:pPrChange w:id="1385" w:author="Mateus Berardo de Souza Terra" w:date="2016-02-08T22:05:00Z">
                <w:pPr>
                  <w:pStyle w:val="NormalWeb"/>
                  <w:spacing w:before="0" w:beforeAutospacing="0" w:after="160" w:afterAutospacing="0"/>
                  <w:jc w:val="center"/>
                </w:pPr>
              </w:pPrChange>
            </w:pPr>
            <w:ins w:id="1386" w:author="Mateus Berardo de Souza Terra" w:date="2016-02-08T22:10:00Z">
              <w:r>
                <w:rPr>
                  <w:color w:val="303030"/>
                  <w:sz w:val="16"/>
                  <w:szCs w:val="16"/>
                </w:rPr>
                <w:t>B</w:t>
              </w:r>
            </w:ins>
          </w:p>
        </w:tc>
        <w:tc>
          <w:tcPr>
            <w:tcW w:w="1559" w:type="dxa"/>
            <w:tcPrChange w:id="1387"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388" w:author="Mateus Berardo de Souza Terra" w:date="2016-02-08T20:04:00Z"/>
                <w:color w:val="303030"/>
                <w:sz w:val="16"/>
                <w:szCs w:val="16"/>
                <w:rPrChange w:id="1389" w:author="Mateus Berardo de Souza Terra" w:date="2016-02-08T22:05:00Z">
                  <w:rPr>
                    <w:ins w:id="1390" w:author="Mateus Berardo de Souza Terra" w:date="2016-02-08T20:04:00Z"/>
                    <w:color w:val="303030"/>
                  </w:rPr>
                </w:rPrChange>
              </w:rPr>
              <w:pPrChange w:id="1391" w:author="Mateus Berardo de Souza Terra" w:date="2016-02-08T22:05:00Z">
                <w:pPr>
                  <w:pStyle w:val="NormalWeb"/>
                  <w:spacing w:before="0" w:beforeAutospacing="0" w:after="160" w:afterAutospacing="0"/>
                  <w:jc w:val="center"/>
                </w:pPr>
              </w:pPrChange>
            </w:pPr>
            <w:ins w:id="1392" w:author="Mateus Berardo de Souza Terra" w:date="2016-02-08T22:09:00Z">
              <w:r>
                <w:rPr>
                  <w:color w:val="303030"/>
                  <w:sz w:val="16"/>
                  <w:szCs w:val="16"/>
                </w:rPr>
                <w:t>98</w:t>
              </w:r>
            </w:ins>
          </w:p>
        </w:tc>
        <w:tc>
          <w:tcPr>
            <w:tcW w:w="1559" w:type="dxa"/>
            <w:tcPrChange w:id="1393"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394" w:author="Mateus Berardo de Souza Terra" w:date="2016-02-08T20:04:00Z"/>
                <w:color w:val="303030"/>
                <w:sz w:val="16"/>
                <w:szCs w:val="16"/>
                <w:rPrChange w:id="1395" w:author="Mateus Berardo de Souza Terra" w:date="2016-02-08T22:05:00Z">
                  <w:rPr>
                    <w:ins w:id="1396" w:author="Mateus Berardo de Souza Terra" w:date="2016-02-08T20:04:00Z"/>
                    <w:color w:val="303030"/>
                  </w:rPr>
                </w:rPrChange>
              </w:rPr>
              <w:pPrChange w:id="1397" w:author="Mateus Berardo de Souza Terra" w:date="2016-02-08T22:05:00Z">
                <w:pPr>
                  <w:pStyle w:val="NormalWeb"/>
                  <w:spacing w:before="0" w:beforeAutospacing="0" w:after="160" w:afterAutospacing="0"/>
                  <w:jc w:val="center"/>
                </w:pPr>
              </w:pPrChange>
            </w:pPr>
            <w:ins w:id="1398" w:author="Mateus Berardo de Souza Terra" w:date="2016-02-08T22:10:00Z">
              <w:r>
                <w:rPr>
                  <w:color w:val="303030"/>
                  <w:sz w:val="16"/>
                  <w:szCs w:val="16"/>
                </w:rPr>
                <w:t>b</w:t>
              </w:r>
            </w:ins>
          </w:p>
        </w:tc>
      </w:tr>
      <w:tr w:rsidR="00BA6212" w:rsidRPr="00A76C84" w14:paraId="04E8A33E" w14:textId="77777777" w:rsidTr="00A76C84">
        <w:trPr>
          <w:trHeight w:val="20"/>
          <w:ins w:id="1399" w:author="Mateus Berardo de Souza Terra" w:date="2016-02-08T20:04:00Z"/>
        </w:trPr>
        <w:tc>
          <w:tcPr>
            <w:tcW w:w="1558" w:type="dxa"/>
            <w:tcPrChange w:id="1400"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401" w:author="Mateus Berardo de Souza Terra" w:date="2016-02-08T20:04:00Z"/>
                <w:color w:val="303030"/>
                <w:sz w:val="16"/>
                <w:szCs w:val="16"/>
                <w:rPrChange w:id="1402" w:author="Mateus Berardo de Souza Terra" w:date="2016-02-08T22:05:00Z">
                  <w:rPr>
                    <w:ins w:id="1403" w:author="Mateus Berardo de Souza Terra" w:date="2016-02-08T20:04:00Z"/>
                    <w:color w:val="303030"/>
                  </w:rPr>
                </w:rPrChange>
              </w:rPr>
              <w:pPrChange w:id="1404" w:author="Mateus Berardo de Souza Terra" w:date="2016-02-08T22:05:00Z">
                <w:pPr>
                  <w:pStyle w:val="NormalWeb"/>
                  <w:spacing w:before="0" w:beforeAutospacing="0" w:after="160" w:afterAutospacing="0"/>
                  <w:jc w:val="center"/>
                </w:pPr>
              </w:pPrChange>
            </w:pPr>
            <w:ins w:id="1405" w:author="Mateus Berardo de Souza Terra" w:date="2016-02-08T20:05:00Z">
              <w:r w:rsidRPr="00A76C84">
                <w:rPr>
                  <w:color w:val="303030"/>
                  <w:sz w:val="16"/>
                  <w:szCs w:val="16"/>
                  <w:rPrChange w:id="1406" w:author="Mateus Berardo de Souza Terra" w:date="2016-02-08T22:05:00Z">
                    <w:rPr>
                      <w:color w:val="303030"/>
                    </w:rPr>
                  </w:rPrChange>
                </w:rPr>
                <w:t>35</w:t>
              </w:r>
            </w:ins>
          </w:p>
        </w:tc>
        <w:tc>
          <w:tcPr>
            <w:tcW w:w="1558" w:type="dxa"/>
            <w:tcPrChange w:id="1407"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408" w:author="Mateus Berardo de Souza Terra" w:date="2016-02-08T20:04:00Z"/>
                <w:color w:val="303030"/>
                <w:sz w:val="16"/>
                <w:szCs w:val="16"/>
                <w:rPrChange w:id="1409" w:author="Mateus Berardo de Souza Terra" w:date="2016-02-08T22:05:00Z">
                  <w:rPr>
                    <w:ins w:id="1410" w:author="Mateus Berardo de Souza Terra" w:date="2016-02-08T20:04:00Z"/>
                    <w:color w:val="303030"/>
                  </w:rPr>
                </w:rPrChange>
              </w:rPr>
              <w:pPrChange w:id="1411" w:author="Mateus Berardo de Souza Terra" w:date="2016-02-08T22:05:00Z">
                <w:pPr>
                  <w:pStyle w:val="NormalWeb"/>
                  <w:spacing w:before="0" w:beforeAutospacing="0" w:after="160" w:afterAutospacing="0"/>
                  <w:jc w:val="center"/>
                </w:pPr>
              </w:pPrChange>
            </w:pPr>
            <w:ins w:id="1412" w:author="Mateus Berardo de Souza Terra" w:date="2016-02-08T22:13:00Z">
              <w:r>
                <w:rPr>
                  <w:color w:val="303030"/>
                  <w:sz w:val="16"/>
                  <w:szCs w:val="16"/>
                </w:rPr>
                <w:t>#</w:t>
              </w:r>
            </w:ins>
          </w:p>
        </w:tc>
        <w:tc>
          <w:tcPr>
            <w:tcW w:w="1558" w:type="dxa"/>
            <w:tcPrChange w:id="1413"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14" w:author="Mateus Berardo de Souza Terra" w:date="2016-02-08T20:04:00Z"/>
                <w:color w:val="303030"/>
                <w:sz w:val="16"/>
                <w:szCs w:val="16"/>
                <w:rPrChange w:id="1415" w:author="Mateus Berardo de Souza Terra" w:date="2016-02-08T22:05:00Z">
                  <w:rPr>
                    <w:ins w:id="1416" w:author="Mateus Berardo de Souza Terra" w:date="2016-02-08T20:04:00Z"/>
                    <w:color w:val="303030"/>
                  </w:rPr>
                </w:rPrChange>
              </w:rPr>
              <w:pPrChange w:id="1417" w:author="Mateus Berardo de Souza Terra" w:date="2016-02-08T22:05:00Z">
                <w:pPr>
                  <w:pStyle w:val="NormalWeb"/>
                  <w:spacing w:before="0" w:beforeAutospacing="0" w:after="160" w:afterAutospacing="0"/>
                  <w:jc w:val="center"/>
                </w:pPr>
              </w:pPrChange>
            </w:pPr>
            <w:ins w:id="1418" w:author="Mateus Berardo de Souza Terra" w:date="2016-02-08T22:09:00Z">
              <w:r>
                <w:rPr>
                  <w:color w:val="303030"/>
                  <w:sz w:val="16"/>
                  <w:szCs w:val="16"/>
                </w:rPr>
                <w:t>67</w:t>
              </w:r>
            </w:ins>
          </w:p>
        </w:tc>
        <w:tc>
          <w:tcPr>
            <w:tcW w:w="1558" w:type="dxa"/>
            <w:tcPrChange w:id="1419"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20" w:author="Mateus Berardo de Souza Terra" w:date="2016-02-08T20:04:00Z"/>
                <w:color w:val="303030"/>
                <w:sz w:val="16"/>
                <w:szCs w:val="16"/>
                <w:rPrChange w:id="1421" w:author="Mateus Berardo de Souza Terra" w:date="2016-02-08T22:05:00Z">
                  <w:rPr>
                    <w:ins w:id="1422" w:author="Mateus Berardo de Souza Terra" w:date="2016-02-08T20:04:00Z"/>
                    <w:color w:val="303030"/>
                  </w:rPr>
                </w:rPrChange>
              </w:rPr>
              <w:pPrChange w:id="1423" w:author="Mateus Berardo de Souza Terra" w:date="2016-02-08T22:05:00Z">
                <w:pPr>
                  <w:pStyle w:val="NormalWeb"/>
                  <w:spacing w:before="0" w:beforeAutospacing="0" w:after="160" w:afterAutospacing="0"/>
                  <w:jc w:val="center"/>
                </w:pPr>
              </w:pPrChange>
            </w:pPr>
            <w:ins w:id="1424" w:author="Mateus Berardo de Souza Terra" w:date="2016-02-08T22:10:00Z">
              <w:r>
                <w:rPr>
                  <w:color w:val="303030"/>
                  <w:sz w:val="16"/>
                  <w:szCs w:val="16"/>
                </w:rPr>
                <w:t>C</w:t>
              </w:r>
            </w:ins>
          </w:p>
        </w:tc>
        <w:tc>
          <w:tcPr>
            <w:tcW w:w="1559" w:type="dxa"/>
            <w:tcPrChange w:id="1425"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26" w:author="Mateus Berardo de Souza Terra" w:date="2016-02-08T20:04:00Z"/>
                <w:color w:val="303030"/>
                <w:sz w:val="16"/>
                <w:szCs w:val="16"/>
                <w:rPrChange w:id="1427" w:author="Mateus Berardo de Souza Terra" w:date="2016-02-08T22:05:00Z">
                  <w:rPr>
                    <w:ins w:id="1428" w:author="Mateus Berardo de Souza Terra" w:date="2016-02-08T20:04:00Z"/>
                    <w:color w:val="303030"/>
                  </w:rPr>
                </w:rPrChange>
              </w:rPr>
              <w:pPrChange w:id="1429" w:author="Mateus Berardo de Souza Terra" w:date="2016-02-08T22:05:00Z">
                <w:pPr>
                  <w:pStyle w:val="NormalWeb"/>
                  <w:spacing w:before="0" w:beforeAutospacing="0" w:after="160" w:afterAutospacing="0"/>
                  <w:jc w:val="center"/>
                </w:pPr>
              </w:pPrChange>
            </w:pPr>
            <w:ins w:id="1430" w:author="Mateus Berardo de Souza Terra" w:date="2016-02-08T22:09:00Z">
              <w:r>
                <w:rPr>
                  <w:color w:val="303030"/>
                  <w:sz w:val="16"/>
                  <w:szCs w:val="16"/>
                </w:rPr>
                <w:t>99</w:t>
              </w:r>
            </w:ins>
          </w:p>
        </w:tc>
        <w:tc>
          <w:tcPr>
            <w:tcW w:w="1559" w:type="dxa"/>
            <w:tcPrChange w:id="1431"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32" w:author="Mateus Berardo de Souza Terra" w:date="2016-02-08T20:04:00Z"/>
                <w:color w:val="303030"/>
                <w:sz w:val="16"/>
                <w:szCs w:val="16"/>
                <w:rPrChange w:id="1433" w:author="Mateus Berardo de Souza Terra" w:date="2016-02-08T22:05:00Z">
                  <w:rPr>
                    <w:ins w:id="1434" w:author="Mateus Berardo de Souza Terra" w:date="2016-02-08T20:04:00Z"/>
                    <w:color w:val="303030"/>
                  </w:rPr>
                </w:rPrChange>
              </w:rPr>
              <w:pPrChange w:id="1435" w:author="Mateus Berardo de Souza Terra" w:date="2016-02-08T22:05:00Z">
                <w:pPr>
                  <w:pStyle w:val="NormalWeb"/>
                  <w:spacing w:before="0" w:beforeAutospacing="0" w:after="160" w:afterAutospacing="0"/>
                  <w:jc w:val="center"/>
                </w:pPr>
              </w:pPrChange>
            </w:pPr>
            <w:ins w:id="1436" w:author="Mateus Berardo de Souza Terra" w:date="2016-02-08T22:11:00Z">
              <w:r>
                <w:rPr>
                  <w:color w:val="303030"/>
                  <w:sz w:val="16"/>
                  <w:szCs w:val="16"/>
                </w:rPr>
                <w:t>c</w:t>
              </w:r>
            </w:ins>
          </w:p>
        </w:tc>
      </w:tr>
      <w:tr w:rsidR="00BA6212" w:rsidRPr="00A76C84" w14:paraId="1E3FEB31" w14:textId="77777777" w:rsidTr="00A76C84">
        <w:trPr>
          <w:trHeight w:val="20"/>
          <w:ins w:id="1437" w:author="Mateus Berardo de Souza Terra" w:date="2016-02-08T20:04:00Z"/>
        </w:trPr>
        <w:tc>
          <w:tcPr>
            <w:tcW w:w="1558" w:type="dxa"/>
            <w:tcPrChange w:id="1438"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39" w:author="Mateus Berardo de Souza Terra" w:date="2016-02-08T20:04:00Z"/>
                <w:color w:val="303030"/>
                <w:sz w:val="16"/>
                <w:szCs w:val="16"/>
                <w:rPrChange w:id="1440" w:author="Mateus Berardo de Souza Terra" w:date="2016-02-08T22:05:00Z">
                  <w:rPr>
                    <w:ins w:id="1441" w:author="Mateus Berardo de Souza Terra" w:date="2016-02-08T20:04:00Z"/>
                    <w:color w:val="303030"/>
                  </w:rPr>
                </w:rPrChange>
              </w:rPr>
              <w:pPrChange w:id="1442" w:author="Mateus Berardo de Souza Terra" w:date="2016-02-08T22:05:00Z">
                <w:pPr>
                  <w:pStyle w:val="NormalWeb"/>
                  <w:spacing w:before="0" w:beforeAutospacing="0" w:after="160" w:afterAutospacing="0"/>
                  <w:jc w:val="center"/>
                </w:pPr>
              </w:pPrChange>
            </w:pPr>
            <w:ins w:id="1443" w:author="Mateus Berardo de Souza Terra" w:date="2016-02-08T20:05:00Z">
              <w:r w:rsidRPr="00A76C84">
                <w:rPr>
                  <w:color w:val="303030"/>
                  <w:sz w:val="16"/>
                  <w:szCs w:val="16"/>
                  <w:rPrChange w:id="1444" w:author="Mateus Berardo de Souza Terra" w:date="2016-02-08T22:05:00Z">
                    <w:rPr>
                      <w:color w:val="303030"/>
                    </w:rPr>
                  </w:rPrChange>
                </w:rPr>
                <w:t>36</w:t>
              </w:r>
            </w:ins>
          </w:p>
        </w:tc>
        <w:tc>
          <w:tcPr>
            <w:tcW w:w="1558" w:type="dxa"/>
            <w:tcPrChange w:id="1445"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46" w:author="Mateus Berardo de Souza Terra" w:date="2016-02-08T20:04:00Z"/>
                <w:color w:val="303030"/>
                <w:sz w:val="16"/>
                <w:szCs w:val="16"/>
                <w:rPrChange w:id="1447" w:author="Mateus Berardo de Souza Terra" w:date="2016-02-08T22:05:00Z">
                  <w:rPr>
                    <w:ins w:id="1448" w:author="Mateus Berardo de Souza Terra" w:date="2016-02-08T20:04:00Z"/>
                    <w:color w:val="303030"/>
                  </w:rPr>
                </w:rPrChange>
              </w:rPr>
              <w:pPrChange w:id="1449" w:author="Mateus Berardo de Souza Terra" w:date="2016-02-08T22:05:00Z">
                <w:pPr>
                  <w:pStyle w:val="NormalWeb"/>
                  <w:spacing w:before="0" w:beforeAutospacing="0" w:after="160" w:afterAutospacing="0"/>
                  <w:jc w:val="center"/>
                </w:pPr>
              </w:pPrChange>
            </w:pPr>
            <w:ins w:id="1450" w:author="Mateus Berardo de Souza Terra" w:date="2016-02-08T22:13:00Z">
              <w:r>
                <w:rPr>
                  <w:color w:val="303030"/>
                  <w:sz w:val="16"/>
                  <w:szCs w:val="16"/>
                </w:rPr>
                <w:t>$</w:t>
              </w:r>
            </w:ins>
          </w:p>
        </w:tc>
        <w:tc>
          <w:tcPr>
            <w:tcW w:w="1558" w:type="dxa"/>
            <w:tcPrChange w:id="1451"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52" w:author="Mateus Berardo de Souza Terra" w:date="2016-02-08T20:04:00Z"/>
                <w:color w:val="303030"/>
                <w:sz w:val="16"/>
                <w:szCs w:val="16"/>
                <w:rPrChange w:id="1453" w:author="Mateus Berardo de Souza Terra" w:date="2016-02-08T22:05:00Z">
                  <w:rPr>
                    <w:ins w:id="1454" w:author="Mateus Berardo de Souza Terra" w:date="2016-02-08T20:04:00Z"/>
                    <w:color w:val="303030"/>
                  </w:rPr>
                </w:rPrChange>
              </w:rPr>
              <w:pPrChange w:id="1455" w:author="Mateus Berardo de Souza Terra" w:date="2016-02-08T22:05:00Z">
                <w:pPr>
                  <w:pStyle w:val="NormalWeb"/>
                  <w:spacing w:before="0" w:beforeAutospacing="0" w:after="160" w:afterAutospacing="0"/>
                  <w:jc w:val="center"/>
                </w:pPr>
              </w:pPrChange>
            </w:pPr>
            <w:ins w:id="1456" w:author="Mateus Berardo de Souza Terra" w:date="2016-02-08T22:09:00Z">
              <w:r>
                <w:rPr>
                  <w:color w:val="303030"/>
                  <w:sz w:val="16"/>
                  <w:szCs w:val="16"/>
                </w:rPr>
                <w:t>68</w:t>
              </w:r>
            </w:ins>
          </w:p>
        </w:tc>
        <w:tc>
          <w:tcPr>
            <w:tcW w:w="1558" w:type="dxa"/>
            <w:tcPrChange w:id="1457"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458" w:author="Mateus Berardo de Souza Terra" w:date="2016-02-08T20:04:00Z"/>
                <w:color w:val="303030"/>
                <w:sz w:val="16"/>
                <w:szCs w:val="16"/>
                <w:rPrChange w:id="1459" w:author="Mateus Berardo de Souza Terra" w:date="2016-02-08T22:05:00Z">
                  <w:rPr>
                    <w:ins w:id="1460" w:author="Mateus Berardo de Souza Terra" w:date="2016-02-08T20:04:00Z"/>
                    <w:color w:val="303030"/>
                  </w:rPr>
                </w:rPrChange>
              </w:rPr>
              <w:pPrChange w:id="1461" w:author="Mateus Berardo de Souza Terra" w:date="2016-02-08T22:05:00Z">
                <w:pPr>
                  <w:pStyle w:val="NormalWeb"/>
                  <w:spacing w:before="0" w:beforeAutospacing="0" w:after="160" w:afterAutospacing="0"/>
                  <w:jc w:val="center"/>
                </w:pPr>
              </w:pPrChange>
            </w:pPr>
            <w:ins w:id="1462" w:author="Mateus Berardo de Souza Terra" w:date="2016-02-08T22:10:00Z">
              <w:r>
                <w:rPr>
                  <w:color w:val="303030"/>
                  <w:sz w:val="16"/>
                  <w:szCs w:val="16"/>
                </w:rPr>
                <w:t>D</w:t>
              </w:r>
            </w:ins>
          </w:p>
        </w:tc>
        <w:tc>
          <w:tcPr>
            <w:tcW w:w="1559" w:type="dxa"/>
            <w:tcPrChange w:id="1463"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464" w:author="Mateus Berardo de Souza Terra" w:date="2016-02-08T20:04:00Z"/>
                <w:color w:val="303030"/>
                <w:sz w:val="16"/>
                <w:szCs w:val="16"/>
                <w:rPrChange w:id="1465" w:author="Mateus Berardo de Souza Terra" w:date="2016-02-08T22:05:00Z">
                  <w:rPr>
                    <w:ins w:id="1466" w:author="Mateus Berardo de Souza Terra" w:date="2016-02-08T20:04:00Z"/>
                    <w:color w:val="303030"/>
                  </w:rPr>
                </w:rPrChange>
              </w:rPr>
              <w:pPrChange w:id="1467" w:author="Mateus Berardo de Souza Terra" w:date="2016-02-08T22:05:00Z">
                <w:pPr>
                  <w:pStyle w:val="NormalWeb"/>
                  <w:spacing w:before="0" w:beforeAutospacing="0" w:after="160" w:afterAutospacing="0"/>
                  <w:jc w:val="center"/>
                </w:pPr>
              </w:pPrChange>
            </w:pPr>
            <w:ins w:id="1468" w:author="Mateus Berardo de Souza Terra" w:date="2016-02-08T22:09:00Z">
              <w:r>
                <w:rPr>
                  <w:color w:val="303030"/>
                  <w:sz w:val="16"/>
                  <w:szCs w:val="16"/>
                </w:rPr>
                <w:t>100</w:t>
              </w:r>
            </w:ins>
          </w:p>
        </w:tc>
        <w:tc>
          <w:tcPr>
            <w:tcW w:w="1559" w:type="dxa"/>
            <w:tcPrChange w:id="1469"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470" w:author="Mateus Berardo de Souza Terra" w:date="2016-02-08T20:04:00Z"/>
                <w:color w:val="303030"/>
                <w:sz w:val="16"/>
                <w:szCs w:val="16"/>
                <w:rPrChange w:id="1471" w:author="Mateus Berardo de Souza Terra" w:date="2016-02-08T22:05:00Z">
                  <w:rPr>
                    <w:ins w:id="1472" w:author="Mateus Berardo de Souza Terra" w:date="2016-02-08T20:04:00Z"/>
                    <w:color w:val="303030"/>
                  </w:rPr>
                </w:rPrChange>
              </w:rPr>
              <w:pPrChange w:id="1473" w:author="Mateus Berardo de Souza Terra" w:date="2016-02-08T22:05:00Z">
                <w:pPr>
                  <w:pStyle w:val="NormalWeb"/>
                  <w:spacing w:before="0" w:beforeAutospacing="0" w:after="160" w:afterAutospacing="0"/>
                  <w:jc w:val="center"/>
                </w:pPr>
              </w:pPrChange>
            </w:pPr>
            <w:ins w:id="1474" w:author="Mateus Berardo de Souza Terra" w:date="2016-02-08T22:11:00Z">
              <w:r>
                <w:rPr>
                  <w:color w:val="303030"/>
                  <w:sz w:val="16"/>
                  <w:szCs w:val="16"/>
                </w:rPr>
                <w:t>d</w:t>
              </w:r>
            </w:ins>
          </w:p>
        </w:tc>
      </w:tr>
      <w:tr w:rsidR="00BA6212" w:rsidRPr="00A76C84" w14:paraId="67AA5832" w14:textId="77777777" w:rsidTr="00A76C84">
        <w:trPr>
          <w:trHeight w:val="20"/>
          <w:ins w:id="1475" w:author="Mateus Berardo de Souza Terra" w:date="2016-02-08T20:04:00Z"/>
        </w:trPr>
        <w:tc>
          <w:tcPr>
            <w:tcW w:w="1558" w:type="dxa"/>
            <w:tcPrChange w:id="1476"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477" w:author="Mateus Berardo de Souza Terra" w:date="2016-02-08T20:04:00Z"/>
                <w:color w:val="303030"/>
                <w:sz w:val="16"/>
                <w:szCs w:val="16"/>
                <w:rPrChange w:id="1478" w:author="Mateus Berardo de Souza Terra" w:date="2016-02-08T22:05:00Z">
                  <w:rPr>
                    <w:ins w:id="1479" w:author="Mateus Berardo de Souza Terra" w:date="2016-02-08T20:04:00Z"/>
                    <w:color w:val="303030"/>
                  </w:rPr>
                </w:rPrChange>
              </w:rPr>
              <w:pPrChange w:id="1480" w:author="Mateus Berardo de Souza Terra" w:date="2016-02-08T22:05:00Z">
                <w:pPr>
                  <w:pStyle w:val="NormalWeb"/>
                  <w:spacing w:before="0" w:beforeAutospacing="0" w:after="160" w:afterAutospacing="0"/>
                  <w:jc w:val="center"/>
                </w:pPr>
              </w:pPrChange>
            </w:pPr>
            <w:ins w:id="1481" w:author="Mateus Berardo de Souza Terra" w:date="2016-02-08T20:05:00Z">
              <w:r w:rsidRPr="00A76C84">
                <w:rPr>
                  <w:color w:val="303030"/>
                  <w:sz w:val="16"/>
                  <w:szCs w:val="16"/>
                  <w:rPrChange w:id="1482" w:author="Mateus Berardo de Souza Terra" w:date="2016-02-08T22:05:00Z">
                    <w:rPr>
                      <w:color w:val="303030"/>
                    </w:rPr>
                  </w:rPrChange>
                </w:rPr>
                <w:t>37</w:t>
              </w:r>
            </w:ins>
          </w:p>
        </w:tc>
        <w:tc>
          <w:tcPr>
            <w:tcW w:w="1558" w:type="dxa"/>
            <w:tcPrChange w:id="1483"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484" w:author="Mateus Berardo de Souza Terra" w:date="2016-02-08T20:04:00Z"/>
                <w:color w:val="303030"/>
                <w:sz w:val="16"/>
                <w:szCs w:val="16"/>
                <w:rPrChange w:id="1485" w:author="Mateus Berardo de Souza Terra" w:date="2016-02-08T22:05:00Z">
                  <w:rPr>
                    <w:ins w:id="1486" w:author="Mateus Berardo de Souza Terra" w:date="2016-02-08T20:04:00Z"/>
                    <w:color w:val="303030"/>
                  </w:rPr>
                </w:rPrChange>
              </w:rPr>
              <w:pPrChange w:id="1487" w:author="Mateus Berardo de Souza Terra" w:date="2016-02-08T22:05:00Z">
                <w:pPr>
                  <w:pStyle w:val="NormalWeb"/>
                  <w:spacing w:before="0" w:beforeAutospacing="0" w:after="160" w:afterAutospacing="0"/>
                  <w:jc w:val="center"/>
                </w:pPr>
              </w:pPrChange>
            </w:pPr>
            <w:ins w:id="1488" w:author="Mateus Berardo de Souza Terra" w:date="2016-02-08T22:13:00Z">
              <w:r>
                <w:rPr>
                  <w:color w:val="303030"/>
                  <w:sz w:val="16"/>
                  <w:szCs w:val="16"/>
                </w:rPr>
                <w:t>%</w:t>
              </w:r>
            </w:ins>
          </w:p>
        </w:tc>
        <w:tc>
          <w:tcPr>
            <w:tcW w:w="1558" w:type="dxa"/>
            <w:tcPrChange w:id="1489"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490" w:author="Mateus Berardo de Souza Terra" w:date="2016-02-08T20:04:00Z"/>
                <w:color w:val="303030"/>
                <w:sz w:val="16"/>
                <w:szCs w:val="16"/>
                <w:rPrChange w:id="1491" w:author="Mateus Berardo de Souza Terra" w:date="2016-02-08T22:05:00Z">
                  <w:rPr>
                    <w:ins w:id="1492" w:author="Mateus Berardo de Souza Terra" w:date="2016-02-08T20:04:00Z"/>
                    <w:color w:val="303030"/>
                  </w:rPr>
                </w:rPrChange>
              </w:rPr>
              <w:pPrChange w:id="1493" w:author="Mateus Berardo de Souza Terra" w:date="2016-02-08T22:05:00Z">
                <w:pPr>
                  <w:pStyle w:val="NormalWeb"/>
                  <w:spacing w:before="0" w:beforeAutospacing="0" w:after="160" w:afterAutospacing="0"/>
                  <w:jc w:val="center"/>
                </w:pPr>
              </w:pPrChange>
            </w:pPr>
            <w:ins w:id="1494" w:author="Mateus Berardo de Souza Terra" w:date="2016-02-08T22:09:00Z">
              <w:r>
                <w:rPr>
                  <w:color w:val="303030"/>
                  <w:sz w:val="16"/>
                  <w:szCs w:val="16"/>
                </w:rPr>
                <w:t>69</w:t>
              </w:r>
            </w:ins>
          </w:p>
        </w:tc>
        <w:tc>
          <w:tcPr>
            <w:tcW w:w="1558" w:type="dxa"/>
            <w:tcPrChange w:id="1495"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496" w:author="Mateus Berardo de Souza Terra" w:date="2016-02-08T20:04:00Z"/>
                <w:color w:val="303030"/>
                <w:sz w:val="16"/>
                <w:szCs w:val="16"/>
                <w:rPrChange w:id="1497" w:author="Mateus Berardo de Souza Terra" w:date="2016-02-08T22:05:00Z">
                  <w:rPr>
                    <w:ins w:id="1498" w:author="Mateus Berardo de Souza Terra" w:date="2016-02-08T20:04:00Z"/>
                    <w:color w:val="303030"/>
                  </w:rPr>
                </w:rPrChange>
              </w:rPr>
              <w:pPrChange w:id="1499" w:author="Mateus Berardo de Souza Terra" w:date="2016-02-08T22:05:00Z">
                <w:pPr>
                  <w:pStyle w:val="NormalWeb"/>
                  <w:spacing w:before="0" w:beforeAutospacing="0" w:after="160" w:afterAutospacing="0"/>
                  <w:jc w:val="center"/>
                </w:pPr>
              </w:pPrChange>
            </w:pPr>
            <w:ins w:id="1500" w:author="Mateus Berardo de Souza Terra" w:date="2016-02-08T22:10:00Z">
              <w:r>
                <w:rPr>
                  <w:color w:val="303030"/>
                  <w:sz w:val="16"/>
                  <w:szCs w:val="16"/>
                </w:rPr>
                <w:t>E</w:t>
              </w:r>
            </w:ins>
          </w:p>
        </w:tc>
        <w:tc>
          <w:tcPr>
            <w:tcW w:w="1559" w:type="dxa"/>
            <w:tcPrChange w:id="1501"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502" w:author="Mateus Berardo de Souza Terra" w:date="2016-02-08T20:04:00Z"/>
                <w:color w:val="303030"/>
                <w:sz w:val="16"/>
                <w:szCs w:val="16"/>
                <w:rPrChange w:id="1503" w:author="Mateus Berardo de Souza Terra" w:date="2016-02-08T22:05:00Z">
                  <w:rPr>
                    <w:ins w:id="1504" w:author="Mateus Berardo de Souza Terra" w:date="2016-02-08T20:04:00Z"/>
                    <w:color w:val="303030"/>
                  </w:rPr>
                </w:rPrChange>
              </w:rPr>
              <w:pPrChange w:id="1505" w:author="Mateus Berardo de Souza Terra" w:date="2016-02-08T22:05:00Z">
                <w:pPr>
                  <w:pStyle w:val="NormalWeb"/>
                  <w:spacing w:before="0" w:beforeAutospacing="0" w:after="160" w:afterAutospacing="0"/>
                  <w:jc w:val="center"/>
                </w:pPr>
              </w:pPrChange>
            </w:pPr>
            <w:ins w:id="1506" w:author="Mateus Berardo de Souza Terra" w:date="2016-02-08T22:09:00Z">
              <w:r>
                <w:rPr>
                  <w:color w:val="303030"/>
                  <w:sz w:val="16"/>
                  <w:szCs w:val="16"/>
                </w:rPr>
                <w:t>101</w:t>
              </w:r>
            </w:ins>
          </w:p>
        </w:tc>
        <w:tc>
          <w:tcPr>
            <w:tcW w:w="1559" w:type="dxa"/>
            <w:tcPrChange w:id="1507"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508" w:author="Mateus Berardo de Souza Terra" w:date="2016-02-08T20:04:00Z"/>
                <w:color w:val="303030"/>
                <w:sz w:val="16"/>
                <w:szCs w:val="16"/>
                <w:rPrChange w:id="1509" w:author="Mateus Berardo de Souza Terra" w:date="2016-02-08T22:05:00Z">
                  <w:rPr>
                    <w:ins w:id="1510" w:author="Mateus Berardo de Souza Terra" w:date="2016-02-08T20:04:00Z"/>
                    <w:color w:val="303030"/>
                  </w:rPr>
                </w:rPrChange>
              </w:rPr>
              <w:pPrChange w:id="1511" w:author="Mateus Berardo de Souza Terra" w:date="2016-02-08T22:05:00Z">
                <w:pPr>
                  <w:pStyle w:val="NormalWeb"/>
                  <w:spacing w:before="0" w:beforeAutospacing="0" w:after="160" w:afterAutospacing="0"/>
                  <w:jc w:val="center"/>
                </w:pPr>
              </w:pPrChange>
            </w:pPr>
            <w:ins w:id="1512" w:author="Mateus Berardo de Souza Terra" w:date="2016-02-08T22:11:00Z">
              <w:r>
                <w:rPr>
                  <w:color w:val="303030"/>
                  <w:sz w:val="16"/>
                  <w:szCs w:val="16"/>
                </w:rPr>
                <w:t>e</w:t>
              </w:r>
            </w:ins>
          </w:p>
        </w:tc>
      </w:tr>
      <w:tr w:rsidR="00BA6212" w:rsidRPr="00A76C84" w14:paraId="12AF9775" w14:textId="77777777" w:rsidTr="00A76C84">
        <w:trPr>
          <w:trHeight w:val="20"/>
          <w:ins w:id="1513" w:author="Mateus Berardo de Souza Terra" w:date="2016-02-08T20:04:00Z"/>
        </w:trPr>
        <w:tc>
          <w:tcPr>
            <w:tcW w:w="1558" w:type="dxa"/>
            <w:tcPrChange w:id="1514"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15" w:author="Mateus Berardo de Souza Terra" w:date="2016-02-08T20:04:00Z"/>
                <w:color w:val="303030"/>
                <w:sz w:val="16"/>
                <w:szCs w:val="16"/>
                <w:rPrChange w:id="1516" w:author="Mateus Berardo de Souza Terra" w:date="2016-02-08T22:05:00Z">
                  <w:rPr>
                    <w:ins w:id="1517" w:author="Mateus Berardo de Souza Terra" w:date="2016-02-08T20:04:00Z"/>
                    <w:color w:val="303030"/>
                  </w:rPr>
                </w:rPrChange>
              </w:rPr>
              <w:pPrChange w:id="1518" w:author="Mateus Berardo de Souza Terra" w:date="2016-02-08T22:05:00Z">
                <w:pPr>
                  <w:pStyle w:val="NormalWeb"/>
                  <w:spacing w:before="0" w:beforeAutospacing="0" w:after="160" w:afterAutospacing="0"/>
                  <w:jc w:val="center"/>
                </w:pPr>
              </w:pPrChange>
            </w:pPr>
            <w:ins w:id="1519" w:author="Mateus Berardo de Souza Terra" w:date="2016-02-08T20:05:00Z">
              <w:r w:rsidRPr="00A76C84">
                <w:rPr>
                  <w:color w:val="303030"/>
                  <w:sz w:val="16"/>
                  <w:szCs w:val="16"/>
                  <w:rPrChange w:id="1520" w:author="Mateus Berardo de Souza Terra" w:date="2016-02-08T22:05:00Z">
                    <w:rPr>
                      <w:color w:val="303030"/>
                    </w:rPr>
                  </w:rPrChange>
                </w:rPr>
                <w:t>38</w:t>
              </w:r>
            </w:ins>
          </w:p>
        </w:tc>
        <w:tc>
          <w:tcPr>
            <w:tcW w:w="1558" w:type="dxa"/>
            <w:tcPrChange w:id="1521"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22" w:author="Mateus Berardo de Souza Terra" w:date="2016-02-08T20:04:00Z"/>
                <w:color w:val="303030"/>
                <w:sz w:val="16"/>
                <w:szCs w:val="16"/>
                <w:rPrChange w:id="1523" w:author="Mateus Berardo de Souza Terra" w:date="2016-02-08T22:13:00Z">
                  <w:rPr>
                    <w:ins w:id="1524" w:author="Mateus Berardo de Souza Terra" w:date="2016-02-08T20:04:00Z"/>
                    <w:color w:val="303030"/>
                  </w:rPr>
                </w:rPrChange>
              </w:rPr>
              <w:pPrChange w:id="1525" w:author="Mateus Berardo de Souza Terra" w:date="2016-02-08T22:05:00Z">
                <w:pPr>
                  <w:pStyle w:val="NormalWeb"/>
                  <w:spacing w:before="0" w:beforeAutospacing="0" w:after="160" w:afterAutospacing="0"/>
                  <w:jc w:val="center"/>
                </w:pPr>
              </w:pPrChange>
            </w:pPr>
            <w:ins w:id="1526" w:author="Mateus Berardo de Souza Terra" w:date="2016-02-08T22:13:00Z">
              <w:r>
                <w:rPr>
                  <w:color w:val="303030"/>
                  <w:sz w:val="16"/>
                  <w:szCs w:val="16"/>
                </w:rPr>
                <w:t>&amp;</w:t>
              </w:r>
            </w:ins>
          </w:p>
        </w:tc>
        <w:tc>
          <w:tcPr>
            <w:tcW w:w="1558" w:type="dxa"/>
            <w:tcPrChange w:id="1527"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28" w:author="Mateus Berardo de Souza Terra" w:date="2016-02-08T20:04:00Z"/>
                <w:color w:val="303030"/>
                <w:sz w:val="16"/>
                <w:szCs w:val="16"/>
                <w:rPrChange w:id="1529" w:author="Mateus Berardo de Souza Terra" w:date="2016-02-08T22:05:00Z">
                  <w:rPr>
                    <w:ins w:id="1530" w:author="Mateus Berardo de Souza Terra" w:date="2016-02-08T20:04:00Z"/>
                    <w:color w:val="303030"/>
                  </w:rPr>
                </w:rPrChange>
              </w:rPr>
              <w:pPrChange w:id="1531" w:author="Mateus Berardo de Souza Terra" w:date="2016-02-08T22:05:00Z">
                <w:pPr>
                  <w:pStyle w:val="NormalWeb"/>
                  <w:spacing w:before="0" w:beforeAutospacing="0" w:after="160" w:afterAutospacing="0"/>
                  <w:jc w:val="center"/>
                </w:pPr>
              </w:pPrChange>
            </w:pPr>
            <w:ins w:id="1532" w:author="Mateus Berardo de Souza Terra" w:date="2016-02-08T22:09:00Z">
              <w:r>
                <w:rPr>
                  <w:color w:val="303030"/>
                  <w:sz w:val="16"/>
                  <w:szCs w:val="16"/>
                </w:rPr>
                <w:t>70</w:t>
              </w:r>
            </w:ins>
          </w:p>
        </w:tc>
        <w:tc>
          <w:tcPr>
            <w:tcW w:w="1558" w:type="dxa"/>
            <w:tcPrChange w:id="1533"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34" w:author="Mateus Berardo de Souza Terra" w:date="2016-02-08T20:04:00Z"/>
                <w:color w:val="303030"/>
                <w:sz w:val="16"/>
                <w:szCs w:val="16"/>
                <w:rPrChange w:id="1535" w:author="Mateus Berardo de Souza Terra" w:date="2016-02-08T22:05:00Z">
                  <w:rPr>
                    <w:ins w:id="1536" w:author="Mateus Berardo de Souza Terra" w:date="2016-02-08T20:04:00Z"/>
                    <w:color w:val="303030"/>
                  </w:rPr>
                </w:rPrChange>
              </w:rPr>
              <w:pPrChange w:id="1537" w:author="Mateus Berardo de Souza Terra" w:date="2016-02-08T22:05:00Z">
                <w:pPr>
                  <w:pStyle w:val="NormalWeb"/>
                  <w:spacing w:before="0" w:beforeAutospacing="0" w:after="160" w:afterAutospacing="0"/>
                  <w:jc w:val="center"/>
                </w:pPr>
              </w:pPrChange>
            </w:pPr>
            <w:ins w:id="1538" w:author="Mateus Berardo de Souza Terra" w:date="2016-02-08T22:10:00Z">
              <w:r>
                <w:rPr>
                  <w:color w:val="303030"/>
                  <w:sz w:val="16"/>
                  <w:szCs w:val="16"/>
                </w:rPr>
                <w:t>F</w:t>
              </w:r>
            </w:ins>
          </w:p>
        </w:tc>
        <w:tc>
          <w:tcPr>
            <w:tcW w:w="1559" w:type="dxa"/>
            <w:tcPrChange w:id="1539"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40" w:author="Mateus Berardo de Souza Terra" w:date="2016-02-08T20:04:00Z"/>
                <w:color w:val="303030"/>
                <w:sz w:val="16"/>
                <w:szCs w:val="16"/>
                <w:rPrChange w:id="1541" w:author="Mateus Berardo de Souza Terra" w:date="2016-02-08T22:05:00Z">
                  <w:rPr>
                    <w:ins w:id="1542" w:author="Mateus Berardo de Souza Terra" w:date="2016-02-08T20:04:00Z"/>
                    <w:color w:val="303030"/>
                  </w:rPr>
                </w:rPrChange>
              </w:rPr>
              <w:pPrChange w:id="1543" w:author="Mateus Berardo de Souza Terra" w:date="2016-02-08T22:05:00Z">
                <w:pPr>
                  <w:pStyle w:val="NormalWeb"/>
                  <w:spacing w:before="0" w:beforeAutospacing="0" w:after="160" w:afterAutospacing="0"/>
                  <w:jc w:val="center"/>
                </w:pPr>
              </w:pPrChange>
            </w:pPr>
            <w:ins w:id="1544" w:author="Mateus Berardo de Souza Terra" w:date="2016-02-08T22:09:00Z">
              <w:r>
                <w:rPr>
                  <w:color w:val="303030"/>
                  <w:sz w:val="16"/>
                  <w:szCs w:val="16"/>
                </w:rPr>
                <w:t>102</w:t>
              </w:r>
            </w:ins>
          </w:p>
        </w:tc>
        <w:tc>
          <w:tcPr>
            <w:tcW w:w="1559" w:type="dxa"/>
            <w:tcPrChange w:id="1545"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46" w:author="Mateus Berardo de Souza Terra" w:date="2016-02-08T20:04:00Z"/>
                <w:color w:val="303030"/>
                <w:sz w:val="16"/>
                <w:szCs w:val="16"/>
                <w:rPrChange w:id="1547" w:author="Mateus Berardo de Souza Terra" w:date="2016-02-08T22:05:00Z">
                  <w:rPr>
                    <w:ins w:id="1548" w:author="Mateus Berardo de Souza Terra" w:date="2016-02-08T20:04:00Z"/>
                    <w:color w:val="303030"/>
                  </w:rPr>
                </w:rPrChange>
              </w:rPr>
              <w:pPrChange w:id="1549" w:author="Mateus Berardo de Souza Terra" w:date="2016-02-08T22:05:00Z">
                <w:pPr>
                  <w:pStyle w:val="NormalWeb"/>
                  <w:spacing w:before="0" w:beforeAutospacing="0" w:after="160" w:afterAutospacing="0"/>
                  <w:jc w:val="center"/>
                </w:pPr>
              </w:pPrChange>
            </w:pPr>
            <w:ins w:id="1550" w:author="Mateus Berardo de Souza Terra" w:date="2016-02-08T22:11:00Z">
              <w:r>
                <w:rPr>
                  <w:color w:val="303030"/>
                  <w:sz w:val="16"/>
                  <w:szCs w:val="16"/>
                </w:rPr>
                <w:t>f</w:t>
              </w:r>
            </w:ins>
          </w:p>
        </w:tc>
      </w:tr>
      <w:tr w:rsidR="00BA6212" w:rsidRPr="00A76C84" w14:paraId="0FFBDB9D" w14:textId="77777777" w:rsidTr="00A76C84">
        <w:trPr>
          <w:trHeight w:val="20"/>
          <w:ins w:id="1551" w:author="Mateus Berardo de Souza Terra" w:date="2016-02-08T20:04:00Z"/>
        </w:trPr>
        <w:tc>
          <w:tcPr>
            <w:tcW w:w="1558" w:type="dxa"/>
            <w:tcPrChange w:id="1552"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53" w:author="Mateus Berardo de Souza Terra" w:date="2016-02-08T20:04:00Z"/>
                <w:color w:val="303030"/>
                <w:sz w:val="16"/>
                <w:szCs w:val="16"/>
                <w:rPrChange w:id="1554" w:author="Mateus Berardo de Souza Terra" w:date="2016-02-08T22:05:00Z">
                  <w:rPr>
                    <w:ins w:id="1555" w:author="Mateus Berardo de Souza Terra" w:date="2016-02-08T20:04:00Z"/>
                    <w:color w:val="303030"/>
                  </w:rPr>
                </w:rPrChange>
              </w:rPr>
              <w:pPrChange w:id="1556" w:author="Mateus Berardo de Souza Terra" w:date="2016-02-08T22:05:00Z">
                <w:pPr>
                  <w:pStyle w:val="NormalWeb"/>
                  <w:spacing w:before="0" w:beforeAutospacing="0" w:after="160" w:afterAutospacing="0"/>
                  <w:jc w:val="center"/>
                </w:pPr>
              </w:pPrChange>
            </w:pPr>
            <w:ins w:id="1557" w:author="Mateus Berardo de Souza Terra" w:date="2016-02-08T20:05:00Z">
              <w:r w:rsidRPr="00A76C84">
                <w:rPr>
                  <w:color w:val="303030"/>
                  <w:sz w:val="16"/>
                  <w:szCs w:val="16"/>
                  <w:rPrChange w:id="1558" w:author="Mateus Berardo de Souza Terra" w:date="2016-02-08T22:05:00Z">
                    <w:rPr>
                      <w:color w:val="303030"/>
                    </w:rPr>
                  </w:rPrChange>
                </w:rPr>
                <w:t>39</w:t>
              </w:r>
            </w:ins>
          </w:p>
        </w:tc>
        <w:tc>
          <w:tcPr>
            <w:tcW w:w="1558" w:type="dxa"/>
            <w:tcPrChange w:id="1559"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560" w:author="Mateus Berardo de Souza Terra" w:date="2016-02-08T20:04:00Z"/>
                <w:color w:val="303030"/>
                <w:sz w:val="16"/>
                <w:szCs w:val="16"/>
                <w:rPrChange w:id="1561" w:author="Mateus Berardo de Souza Terra" w:date="2016-02-08T22:05:00Z">
                  <w:rPr>
                    <w:ins w:id="1562" w:author="Mateus Berardo de Souza Terra" w:date="2016-02-08T20:04:00Z"/>
                    <w:color w:val="303030"/>
                  </w:rPr>
                </w:rPrChange>
              </w:rPr>
              <w:pPrChange w:id="1563" w:author="Mateus Berardo de Souza Terra" w:date="2016-02-08T22:05:00Z">
                <w:pPr>
                  <w:pStyle w:val="NormalWeb"/>
                  <w:spacing w:before="0" w:beforeAutospacing="0" w:after="160" w:afterAutospacing="0"/>
                  <w:jc w:val="center"/>
                </w:pPr>
              </w:pPrChange>
            </w:pPr>
            <w:ins w:id="1564" w:author="Mateus Berardo de Souza Terra" w:date="2016-02-08T22:13:00Z">
              <w:r>
                <w:rPr>
                  <w:color w:val="303030"/>
                  <w:sz w:val="16"/>
                  <w:szCs w:val="16"/>
                </w:rPr>
                <w:t>‘</w:t>
              </w:r>
            </w:ins>
          </w:p>
        </w:tc>
        <w:tc>
          <w:tcPr>
            <w:tcW w:w="1558" w:type="dxa"/>
            <w:tcPrChange w:id="1565"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566" w:author="Mateus Berardo de Souza Terra" w:date="2016-02-08T20:04:00Z"/>
                <w:color w:val="303030"/>
                <w:sz w:val="16"/>
                <w:szCs w:val="16"/>
                <w:rPrChange w:id="1567" w:author="Mateus Berardo de Souza Terra" w:date="2016-02-08T22:05:00Z">
                  <w:rPr>
                    <w:ins w:id="1568" w:author="Mateus Berardo de Souza Terra" w:date="2016-02-08T20:04:00Z"/>
                    <w:color w:val="303030"/>
                  </w:rPr>
                </w:rPrChange>
              </w:rPr>
              <w:pPrChange w:id="1569" w:author="Mateus Berardo de Souza Terra" w:date="2016-02-08T22:05:00Z">
                <w:pPr>
                  <w:pStyle w:val="NormalWeb"/>
                  <w:spacing w:before="0" w:beforeAutospacing="0" w:after="160" w:afterAutospacing="0"/>
                  <w:jc w:val="center"/>
                </w:pPr>
              </w:pPrChange>
            </w:pPr>
            <w:ins w:id="1570" w:author="Mateus Berardo de Souza Terra" w:date="2016-02-08T22:09:00Z">
              <w:r>
                <w:rPr>
                  <w:color w:val="303030"/>
                  <w:sz w:val="16"/>
                  <w:szCs w:val="16"/>
                </w:rPr>
                <w:t>71</w:t>
              </w:r>
            </w:ins>
          </w:p>
        </w:tc>
        <w:tc>
          <w:tcPr>
            <w:tcW w:w="1558" w:type="dxa"/>
            <w:tcPrChange w:id="1571"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572" w:author="Mateus Berardo de Souza Terra" w:date="2016-02-08T20:04:00Z"/>
                <w:color w:val="303030"/>
                <w:sz w:val="16"/>
                <w:szCs w:val="16"/>
                <w:rPrChange w:id="1573" w:author="Mateus Berardo de Souza Terra" w:date="2016-02-08T22:05:00Z">
                  <w:rPr>
                    <w:ins w:id="1574" w:author="Mateus Berardo de Souza Terra" w:date="2016-02-08T20:04:00Z"/>
                    <w:color w:val="303030"/>
                  </w:rPr>
                </w:rPrChange>
              </w:rPr>
              <w:pPrChange w:id="1575" w:author="Mateus Berardo de Souza Terra" w:date="2016-02-08T22:05:00Z">
                <w:pPr>
                  <w:pStyle w:val="NormalWeb"/>
                  <w:spacing w:before="0" w:beforeAutospacing="0" w:after="160" w:afterAutospacing="0"/>
                  <w:jc w:val="center"/>
                </w:pPr>
              </w:pPrChange>
            </w:pPr>
            <w:ins w:id="1576" w:author="Mateus Berardo de Souza Terra" w:date="2016-02-08T22:10:00Z">
              <w:r>
                <w:rPr>
                  <w:color w:val="303030"/>
                  <w:sz w:val="16"/>
                  <w:szCs w:val="16"/>
                </w:rPr>
                <w:t>G</w:t>
              </w:r>
            </w:ins>
          </w:p>
        </w:tc>
        <w:tc>
          <w:tcPr>
            <w:tcW w:w="1559" w:type="dxa"/>
            <w:tcPrChange w:id="1577"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578" w:author="Mateus Berardo de Souza Terra" w:date="2016-02-08T20:04:00Z"/>
                <w:color w:val="303030"/>
                <w:sz w:val="16"/>
                <w:szCs w:val="16"/>
                <w:rPrChange w:id="1579" w:author="Mateus Berardo de Souza Terra" w:date="2016-02-08T22:05:00Z">
                  <w:rPr>
                    <w:ins w:id="1580" w:author="Mateus Berardo de Souza Terra" w:date="2016-02-08T20:04:00Z"/>
                    <w:color w:val="303030"/>
                  </w:rPr>
                </w:rPrChange>
              </w:rPr>
              <w:pPrChange w:id="1581" w:author="Mateus Berardo de Souza Terra" w:date="2016-02-08T22:05:00Z">
                <w:pPr>
                  <w:pStyle w:val="NormalWeb"/>
                  <w:spacing w:before="0" w:beforeAutospacing="0" w:after="160" w:afterAutospacing="0"/>
                  <w:jc w:val="center"/>
                </w:pPr>
              </w:pPrChange>
            </w:pPr>
            <w:ins w:id="1582" w:author="Mateus Berardo de Souza Terra" w:date="2016-02-08T22:09:00Z">
              <w:r>
                <w:rPr>
                  <w:color w:val="303030"/>
                  <w:sz w:val="16"/>
                  <w:szCs w:val="16"/>
                </w:rPr>
                <w:t>103</w:t>
              </w:r>
            </w:ins>
          </w:p>
        </w:tc>
        <w:tc>
          <w:tcPr>
            <w:tcW w:w="1559" w:type="dxa"/>
            <w:tcPrChange w:id="1583"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584" w:author="Mateus Berardo de Souza Terra" w:date="2016-02-08T20:04:00Z"/>
                <w:color w:val="303030"/>
                <w:sz w:val="16"/>
                <w:szCs w:val="16"/>
                <w:rPrChange w:id="1585" w:author="Mateus Berardo de Souza Terra" w:date="2016-02-08T22:05:00Z">
                  <w:rPr>
                    <w:ins w:id="1586" w:author="Mateus Berardo de Souza Terra" w:date="2016-02-08T20:04:00Z"/>
                    <w:color w:val="303030"/>
                  </w:rPr>
                </w:rPrChange>
              </w:rPr>
              <w:pPrChange w:id="1587" w:author="Mateus Berardo de Souza Terra" w:date="2016-02-08T22:05:00Z">
                <w:pPr>
                  <w:pStyle w:val="NormalWeb"/>
                  <w:spacing w:before="0" w:beforeAutospacing="0" w:after="160" w:afterAutospacing="0"/>
                  <w:jc w:val="center"/>
                </w:pPr>
              </w:pPrChange>
            </w:pPr>
            <w:ins w:id="1588" w:author="Mateus Berardo de Souza Terra" w:date="2016-02-08T22:11:00Z">
              <w:r>
                <w:rPr>
                  <w:color w:val="303030"/>
                  <w:sz w:val="16"/>
                  <w:szCs w:val="16"/>
                </w:rPr>
                <w:t>g</w:t>
              </w:r>
            </w:ins>
          </w:p>
        </w:tc>
      </w:tr>
      <w:tr w:rsidR="00BA6212" w:rsidRPr="00A76C84" w14:paraId="6A34DCE6" w14:textId="77777777" w:rsidTr="00A76C84">
        <w:trPr>
          <w:trHeight w:val="20"/>
          <w:ins w:id="1589" w:author="Mateus Berardo de Souza Terra" w:date="2016-02-08T20:04:00Z"/>
        </w:trPr>
        <w:tc>
          <w:tcPr>
            <w:tcW w:w="1558" w:type="dxa"/>
            <w:tcPrChange w:id="1590"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591" w:author="Mateus Berardo de Souza Terra" w:date="2016-02-08T20:04:00Z"/>
                <w:color w:val="303030"/>
                <w:sz w:val="16"/>
                <w:szCs w:val="16"/>
                <w:rPrChange w:id="1592" w:author="Mateus Berardo de Souza Terra" w:date="2016-02-08T22:05:00Z">
                  <w:rPr>
                    <w:ins w:id="1593" w:author="Mateus Berardo de Souza Terra" w:date="2016-02-08T20:04:00Z"/>
                    <w:color w:val="303030"/>
                  </w:rPr>
                </w:rPrChange>
              </w:rPr>
              <w:pPrChange w:id="1594" w:author="Mateus Berardo de Souza Terra" w:date="2016-02-08T22:05:00Z">
                <w:pPr>
                  <w:pStyle w:val="NormalWeb"/>
                  <w:spacing w:before="0" w:beforeAutospacing="0" w:after="160" w:afterAutospacing="0"/>
                  <w:jc w:val="center"/>
                </w:pPr>
              </w:pPrChange>
            </w:pPr>
            <w:ins w:id="1595" w:author="Mateus Berardo de Souza Terra" w:date="2016-02-08T20:05:00Z">
              <w:r w:rsidRPr="00A76C84">
                <w:rPr>
                  <w:color w:val="303030"/>
                  <w:sz w:val="16"/>
                  <w:szCs w:val="16"/>
                  <w:rPrChange w:id="1596" w:author="Mateus Berardo de Souza Terra" w:date="2016-02-08T22:05:00Z">
                    <w:rPr>
                      <w:color w:val="303030"/>
                    </w:rPr>
                  </w:rPrChange>
                </w:rPr>
                <w:t>40</w:t>
              </w:r>
            </w:ins>
          </w:p>
        </w:tc>
        <w:tc>
          <w:tcPr>
            <w:tcW w:w="1558" w:type="dxa"/>
            <w:tcPrChange w:id="1597"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598" w:author="Mateus Berardo de Souza Terra" w:date="2016-02-08T20:04:00Z"/>
                <w:color w:val="303030"/>
                <w:sz w:val="16"/>
                <w:szCs w:val="16"/>
                <w:rPrChange w:id="1599" w:author="Mateus Berardo de Souza Terra" w:date="2016-02-08T22:05:00Z">
                  <w:rPr>
                    <w:ins w:id="1600" w:author="Mateus Berardo de Souza Terra" w:date="2016-02-08T20:04:00Z"/>
                    <w:color w:val="303030"/>
                  </w:rPr>
                </w:rPrChange>
              </w:rPr>
              <w:pPrChange w:id="1601" w:author="Mateus Berardo de Souza Terra" w:date="2016-02-08T22:05:00Z">
                <w:pPr>
                  <w:pStyle w:val="NormalWeb"/>
                  <w:spacing w:before="0" w:beforeAutospacing="0" w:after="160" w:afterAutospacing="0"/>
                  <w:jc w:val="center"/>
                </w:pPr>
              </w:pPrChange>
            </w:pPr>
            <w:ins w:id="1602" w:author="Mateus Berardo de Souza Terra" w:date="2016-02-08T22:13:00Z">
              <w:r>
                <w:rPr>
                  <w:color w:val="303030"/>
                  <w:sz w:val="16"/>
                  <w:szCs w:val="16"/>
                </w:rPr>
                <w:t>(</w:t>
              </w:r>
            </w:ins>
          </w:p>
        </w:tc>
        <w:tc>
          <w:tcPr>
            <w:tcW w:w="1558" w:type="dxa"/>
            <w:tcPrChange w:id="1603"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604" w:author="Mateus Berardo de Souza Terra" w:date="2016-02-08T20:04:00Z"/>
                <w:color w:val="303030"/>
                <w:sz w:val="16"/>
                <w:szCs w:val="16"/>
                <w:rPrChange w:id="1605" w:author="Mateus Berardo de Souza Terra" w:date="2016-02-08T22:05:00Z">
                  <w:rPr>
                    <w:ins w:id="1606" w:author="Mateus Berardo de Souza Terra" w:date="2016-02-08T20:04:00Z"/>
                    <w:color w:val="303030"/>
                  </w:rPr>
                </w:rPrChange>
              </w:rPr>
              <w:pPrChange w:id="1607" w:author="Mateus Berardo de Souza Terra" w:date="2016-02-08T22:05:00Z">
                <w:pPr>
                  <w:pStyle w:val="NormalWeb"/>
                  <w:spacing w:before="0" w:beforeAutospacing="0" w:after="160" w:afterAutospacing="0"/>
                  <w:jc w:val="center"/>
                </w:pPr>
              </w:pPrChange>
            </w:pPr>
            <w:ins w:id="1608" w:author="Mateus Berardo de Souza Terra" w:date="2016-02-08T22:09:00Z">
              <w:r>
                <w:rPr>
                  <w:color w:val="303030"/>
                  <w:sz w:val="16"/>
                  <w:szCs w:val="16"/>
                </w:rPr>
                <w:t>72</w:t>
              </w:r>
            </w:ins>
          </w:p>
        </w:tc>
        <w:tc>
          <w:tcPr>
            <w:tcW w:w="1558" w:type="dxa"/>
            <w:tcPrChange w:id="1609"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10" w:author="Mateus Berardo de Souza Terra" w:date="2016-02-08T20:04:00Z"/>
                <w:color w:val="303030"/>
                <w:sz w:val="16"/>
                <w:szCs w:val="16"/>
                <w:rPrChange w:id="1611" w:author="Mateus Berardo de Souza Terra" w:date="2016-02-08T22:05:00Z">
                  <w:rPr>
                    <w:ins w:id="1612" w:author="Mateus Berardo de Souza Terra" w:date="2016-02-08T20:04:00Z"/>
                    <w:color w:val="303030"/>
                  </w:rPr>
                </w:rPrChange>
              </w:rPr>
              <w:pPrChange w:id="1613" w:author="Mateus Berardo de Souza Terra" w:date="2016-02-08T22:05:00Z">
                <w:pPr>
                  <w:pStyle w:val="NormalWeb"/>
                  <w:spacing w:before="0" w:beforeAutospacing="0" w:after="160" w:afterAutospacing="0"/>
                  <w:jc w:val="center"/>
                </w:pPr>
              </w:pPrChange>
            </w:pPr>
            <w:ins w:id="1614" w:author="Mateus Berardo de Souza Terra" w:date="2016-02-08T22:10:00Z">
              <w:r>
                <w:rPr>
                  <w:color w:val="303030"/>
                  <w:sz w:val="16"/>
                  <w:szCs w:val="16"/>
                </w:rPr>
                <w:t>H</w:t>
              </w:r>
            </w:ins>
          </w:p>
        </w:tc>
        <w:tc>
          <w:tcPr>
            <w:tcW w:w="1559" w:type="dxa"/>
            <w:tcPrChange w:id="1615"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16" w:author="Mateus Berardo de Souza Terra" w:date="2016-02-08T20:04:00Z"/>
                <w:color w:val="303030"/>
                <w:sz w:val="16"/>
                <w:szCs w:val="16"/>
                <w:rPrChange w:id="1617" w:author="Mateus Berardo de Souza Terra" w:date="2016-02-08T22:05:00Z">
                  <w:rPr>
                    <w:ins w:id="1618" w:author="Mateus Berardo de Souza Terra" w:date="2016-02-08T20:04:00Z"/>
                    <w:color w:val="303030"/>
                  </w:rPr>
                </w:rPrChange>
              </w:rPr>
              <w:pPrChange w:id="1619" w:author="Mateus Berardo de Souza Terra" w:date="2016-02-08T22:05:00Z">
                <w:pPr>
                  <w:pStyle w:val="NormalWeb"/>
                  <w:spacing w:before="0" w:beforeAutospacing="0" w:after="160" w:afterAutospacing="0"/>
                  <w:jc w:val="center"/>
                </w:pPr>
              </w:pPrChange>
            </w:pPr>
            <w:ins w:id="1620" w:author="Mateus Berardo de Souza Terra" w:date="2016-02-08T22:09:00Z">
              <w:r>
                <w:rPr>
                  <w:color w:val="303030"/>
                  <w:sz w:val="16"/>
                  <w:szCs w:val="16"/>
                </w:rPr>
                <w:t>104</w:t>
              </w:r>
            </w:ins>
          </w:p>
        </w:tc>
        <w:tc>
          <w:tcPr>
            <w:tcW w:w="1559" w:type="dxa"/>
            <w:tcPrChange w:id="1621"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22" w:author="Mateus Berardo de Souza Terra" w:date="2016-02-08T20:04:00Z"/>
                <w:color w:val="303030"/>
                <w:sz w:val="16"/>
                <w:szCs w:val="16"/>
                <w:rPrChange w:id="1623" w:author="Mateus Berardo de Souza Terra" w:date="2016-02-08T22:05:00Z">
                  <w:rPr>
                    <w:ins w:id="1624" w:author="Mateus Berardo de Souza Terra" w:date="2016-02-08T20:04:00Z"/>
                    <w:color w:val="303030"/>
                  </w:rPr>
                </w:rPrChange>
              </w:rPr>
              <w:pPrChange w:id="1625" w:author="Mateus Berardo de Souza Terra" w:date="2016-02-08T22:05:00Z">
                <w:pPr>
                  <w:pStyle w:val="NormalWeb"/>
                  <w:spacing w:before="0" w:beforeAutospacing="0" w:after="160" w:afterAutospacing="0"/>
                  <w:jc w:val="center"/>
                </w:pPr>
              </w:pPrChange>
            </w:pPr>
            <w:ins w:id="1626" w:author="Mateus Berardo de Souza Terra" w:date="2016-02-08T22:11:00Z">
              <w:r>
                <w:rPr>
                  <w:color w:val="303030"/>
                  <w:sz w:val="16"/>
                  <w:szCs w:val="16"/>
                </w:rPr>
                <w:t>h</w:t>
              </w:r>
            </w:ins>
          </w:p>
        </w:tc>
      </w:tr>
      <w:tr w:rsidR="00BA6212" w:rsidRPr="00A76C84" w14:paraId="34086214" w14:textId="77777777" w:rsidTr="00A76C84">
        <w:trPr>
          <w:trHeight w:val="20"/>
          <w:ins w:id="1627" w:author="Mateus Berardo de Souza Terra" w:date="2016-02-08T20:04:00Z"/>
        </w:trPr>
        <w:tc>
          <w:tcPr>
            <w:tcW w:w="1558" w:type="dxa"/>
            <w:tcPrChange w:id="1628"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29" w:author="Mateus Berardo de Souza Terra" w:date="2016-02-08T20:04:00Z"/>
                <w:color w:val="303030"/>
                <w:sz w:val="16"/>
                <w:szCs w:val="16"/>
                <w:rPrChange w:id="1630" w:author="Mateus Berardo de Souza Terra" w:date="2016-02-08T22:05:00Z">
                  <w:rPr>
                    <w:ins w:id="1631" w:author="Mateus Berardo de Souza Terra" w:date="2016-02-08T20:04:00Z"/>
                    <w:color w:val="303030"/>
                  </w:rPr>
                </w:rPrChange>
              </w:rPr>
              <w:pPrChange w:id="1632" w:author="Mateus Berardo de Souza Terra" w:date="2016-02-08T22:05:00Z">
                <w:pPr>
                  <w:pStyle w:val="NormalWeb"/>
                  <w:spacing w:before="0" w:beforeAutospacing="0" w:after="160" w:afterAutospacing="0"/>
                  <w:jc w:val="center"/>
                </w:pPr>
              </w:pPrChange>
            </w:pPr>
            <w:ins w:id="1633" w:author="Mateus Berardo de Souza Terra" w:date="2016-02-08T20:05:00Z">
              <w:r w:rsidRPr="00A76C84">
                <w:rPr>
                  <w:color w:val="303030"/>
                  <w:sz w:val="16"/>
                  <w:szCs w:val="16"/>
                  <w:rPrChange w:id="1634" w:author="Mateus Berardo de Souza Terra" w:date="2016-02-08T22:05:00Z">
                    <w:rPr>
                      <w:color w:val="303030"/>
                    </w:rPr>
                  </w:rPrChange>
                </w:rPr>
                <w:t>41</w:t>
              </w:r>
            </w:ins>
          </w:p>
        </w:tc>
        <w:tc>
          <w:tcPr>
            <w:tcW w:w="1558" w:type="dxa"/>
            <w:tcPrChange w:id="1635"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36" w:author="Mateus Berardo de Souza Terra" w:date="2016-02-08T20:04:00Z"/>
                <w:color w:val="303030"/>
                <w:sz w:val="16"/>
                <w:szCs w:val="16"/>
                <w:rPrChange w:id="1637" w:author="Mateus Berardo de Souza Terra" w:date="2016-02-08T22:05:00Z">
                  <w:rPr>
                    <w:ins w:id="1638" w:author="Mateus Berardo de Souza Terra" w:date="2016-02-08T20:04:00Z"/>
                    <w:color w:val="303030"/>
                  </w:rPr>
                </w:rPrChange>
              </w:rPr>
              <w:pPrChange w:id="1639" w:author="Mateus Berardo de Souza Terra" w:date="2016-02-08T22:05:00Z">
                <w:pPr>
                  <w:pStyle w:val="NormalWeb"/>
                  <w:spacing w:before="0" w:beforeAutospacing="0" w:after="160" w:afterAutospacing="0"/>
                  <w:jc w:val="center"/>
                </w:pPr>
              </w:pPrChange>
            </w:pPr>
            <w:ins w:id="1640" w:author="Mateus Berardo de Souza Terra" w:date="2016-02-08T22:13:00Z">
              <w:r>
                <w:rPr>
                  <w:color w:val="303030"/>
                  <w:sz w:val="16"/>
                  <w:szCs w:val="16"/>
                </w:rPr>
                <w:t>)</w:t>
              </w:r>
            </w:ins>
          </w:p>
        </w:tc>
        <w:tc>
          <w:tcPr>
            <w:tcW w:w="1558" w:type="dxa"/>
            <w:tcPrChange w:id="1641"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42" w:author="Mateus Berardo de Souza Terra" w:date="2016-02-08T20:04:00Z"/>
                <w:color w:val="303030"/>
                <w:sz w:val="16"/>
                <w:szCs w:val="16"/>
                <w:rPrChange w:id="1643" w:author="Mateus Berardo de Souza Terra" w:date="2016-02-08T22:05:00Z">
                  <w:rPr>
                    <w:ins w:id="1644" w:author="Mateus Berardo de Souza Terra" w:date="2016-02-08T20:04:00Z"/>
                    <w:color w:val="303030"/>
                  </w:rPr>
                </w:rPrChange>
              </w:rPr>
              <w:pPrChange w:id="1645" w:author="Mateus Berardo de Souza Terra" w:date="2016-02-08T22:05:00Z">
                <w:pPr>
                  <w:pStyle w:val="NormalWeb"/>
                  <w:spacing w:before="0" w:beforeAutospacing="0" w:after="160" w:afterAutospacing="0"/>
                  <w:jc w:val="center"/>
                </w:pPr>
              </w:pPrChange>
            </w:pPr>
            <w:ins w:id="1646" w:author="Mateus Berardo de Souza Terra" w:date="2016-02-08T22:09:00Z">
              <w:r>
                <w:rPr>
                  <w:color w:val="303030"/>
                  <w:sz w:val="16"/>
                  <w:szCs w:val="16"/>
                </w:rPr>
                <w:t>73</w:t>
              </w:r>
            </w:ins>
          </w:p>
        </w:tc>
        <w:tc>
          <w:tcPr>
            <w:tcW w:w="1558" w:type="dxa"/>
            <w:tcPrChange w:id="1647"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48" w:author="Mateus Berardo de Souza Terra" w:date="2016-02-08T20:04:00Z"/>
                <w:color w:val="303030"/>
                <w:sz w:val="16"/>
                <w:szCs w:val="16"/>
                <w:rPrChange w:id="1649" w:author="Mateus Berardo de Souza Terra" w:date="2016-02-08T22:05:00Z">
                  <w:rPr>
                    <w:ins w:id="1650" w:author="Mateus Berardo de Souza Terra" w:date="2016-02-08T20:04:00Z"/>
                    <w:color w:val="303030"/>
                  </w:rPr>
                </w:rPrChange>
              </w:rPr>
              <w:pPrChange w:id="1651" w:author="Mateus Berardo de Souza Terra" w:date="2016-02-08T22:05:00Z">
                <w:pPr>
                  <w:pStyle w:val="NormalWeb"/>
                  <w:spacing w:before="0" w:beforeAutospacing="0" w:after="160" w:afterAutospacing="0"/>
                  <w:jc w:val="center"/>
                </w:pPr>
              </w:pPrChange>
            </w:pPr>
            <w:ins w:id="1652" w:author="Mateus Berardo de Souza Terra" w:date="2016-02-08T22:10:00Z">
              <w:r>
                <w:rPr>
                  <w:color w:val="303030"/>
                  <w:sz w:val="16"/>
                  <w:szCs w:val="16"/>
                </w:rPr>
                <w:t>I</w:t>
              </w:r>
            </w:ins>
          </w:p>
        </w:tc>
        <w:tc>
          <w:tcPr>
            <w:tcW w:w="1559" w:type="dxa"/>
            <w:tcPrChange w:id="1653"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54" w:author="Mateus Berardo de Souza Terra" w:date="2016-02-08T20:04:00Z"/>
                <w:color w:val="303030"/>
                <w:sz w:val="16"/>
                <w:szCs w:val="16"/>
                <w:rPrChange w:id="1655" w:author="Mateus Berardo de Souza Terra" w:date="2016-02-08T22:05:00Z">
                  <w:rPr>
                    <w:ins w:id="1656" w:author="Mateus Berardo de Souza Terra" w:date="2016-02-08T20:04:00Z"/>
                    <w:color w:val="303030"/>
                  </w:rPr>
                </w:rPrChange>
              </w:rPr>
              <w:pPrChange w:id="1657" w:author="Mateus Berardo de Souza Terra" w:date="2016-02-08T22:05:00Z">
                <w:pPr>
                  <w:pStyle w:val="NormalWeb"/>
                  <w:spacing w:before="0" w:beforeAutospacing="0" w:after="160" w:afterAutospacing="0"/>
                  <w:jc w:val="center"/>
                </w:pPr>
              </w:pPrChange>
            </w:pPr>
            <w:ins w:id="1658" w:author="Mateus Berardo de Souza Terra" w:date="2016-02-08T22:09:00Z">
              <w:r>
                <w:rPr>
                  <w:color w:val="303030"/>
                  <w:sz w:val="16"/>
                  <w:szCs w:val="16"/>
                </w:rPr>
                <w:t>105</w:t>
              </w:r>
            </w:ins>
          </w:p>
        </w:tc>
        <w:tc>
          <w:tcPr>
            <w:tcW w:w="1559" w:type="dxa"/>
            <w:tcPrChange w:id="1659"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660" w:author="Mateus Berardo de Souza Terra" w:date="2016-02-08T20:04:00Z"/>
                <w:color w:val="303030"/>
                <w:sz w:val="16"/>
                <w:szCs w:val="16"/>
                <w:rPrChange w:id="1661" w:author="Mateus Berardo de Souza Terra" w:date="2016-02-08T22:05:00Z">
                  <w:rPr>
                    <w:ins w:id="1662" w:author="Mateus Berardo de Souza Terra" w:date="2016-02-08T20:04:00Z"/>
                    <w:color w:val="303030"/>
                  </w:rPr>
                </w:rPrChange>
              </w:rPr>
              <w:pPrChange w:id="1663" w:author="Mateus Berardo de Souza Terra" w:date="2016-02-08T22:05:00Z">
                <w:pPr>
                  <w:pStyle w:val="NormalWeb"/>
                  <w:spacing w:before="0" w:beforeAutospacing="0" w:after="160" w:afterAutospacing="0"/>
                  <w:jc w:val="center"/>
                </w:pPr>
              </w:pPrChange>
            </w:pPr>
            <w:ins w:id="1664" w:author="Mateus Berardo de Souza Terra" w:date="2016-02-08T22:11:00Z">
              <w:r>
                <w:rPr>
                  <w:color w:val="303030"/>
                  <w:sz w:val="16"/>
                  <w:szCs w:val="16"/>
                </w:rPr>
                <w:t>i</w:t>
              </w:r>
            </w:ins>
          </w:p>
        </w:tc>
      </w:tr>
      <w:tr w:rsidR="00BA6212" w:rsidRPr="00A76C84" w14:paraId="03DF4CA2" w14:textId="77777777" w:rsidTr="00A76C84">
        <w:trPr>
          <w:trHeight w:val="20"/>
          <w:ins w:id="1665" w:author="Mateus Berardo de Souza Terra" w:date="2016-02-08T20:04:00Z"/>
        </w:trPr>
        <w:tc>
          <w:tcPr>
            <w:tcW w:w="1558" w:type="dxa"/>
            <w:tcPrChange w:id="1666"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667" w:author="Mateus Berardo de Souza Terra" w:date="2016-02-08T20:04:00Z"/>
                <w:color w:val="303030"/>
                <w:sz w:val="16"/>
                <w:szCs w:val="16"/>
                <w:rPrChange w:id="1668" w:author="Mateus Berardo de Souza Terra" w:date="2016-02-08T22:05:00Z">
                  <w:rPr>
                    <w:ins w:id="1669" w:author="Mateus Berardo de Souza Terra" w:date="2016-02-08T20:04:00Z"/>
                    <w:color w:val="303030"/>
                  </w:rPr>
                </w:rPrChange>
              </w:rPr>
              <w:pPrChange w:id="1670" w:author="Mateus Berardo de Souza Terra" w:date="2016-02-08T22:05:00Z">
                <w:pPr>
                  <w:pStyle w:val="NormalWeb"/>
                  <w:spacing w:before="0" w:beforeAutospacing="0" w:after="160" w:afterAutospacing="0"/>
                  <w:jc w:val="center"/>
                </w:pPr>
              </w:pPrChange>
            </w:pPr>
            <w:ins w:id="1671" w:author="Mateus Berardo de Souza Terra" w:date="2016-02-08T20:05:00Z">
              <w:r w:rsidRPr="00A76C84">
                <w:rPr>
                  <w:color w:val="303030"/>
                  <w:sz w:val="16"/>
                  <w:szCs w:val="16"/>
                  <w:rPrChange w:id="1672" w:author="Mateus Berardo de Souza Terra" w:date="2016-02-08T22:05:00Z">
                    <w:rPr>
                      <w:color w:val="303030"/>
                    </w:rPr>
                  </w:rPrChange>
                </w:rPr>
                <w:t>42</w:t>
              </w:r>
            </w:ins>
          </w:p>
        </w:tc>
        <w:tc>
          <w:tcPr>
            <w:tcW w:w="1558" w:type="dxa"/>
            <w:tcPrChange w:id="1673"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674" w:author="Mateus Berardo de Souza Terra" w:date="2016-02-08T20:04:00Z"/>
                <w:color w:val="303030"/>
                <w:sz w:val="16"/>
                <w:szCs w:val="16"/>
                <w:rPrChange w:id="1675" w:author="Mateus Berardo de Souza Terra" w:date="2016-02-08T22:05:00Z">
                  <w:rPr>
                    <w:ins w:id="1676" w:author="Mateus Berardo de Souza Terra" w:date="2016-02-08T20:04:00Z"/>
                    <w:color w:val="303030"/>
                  </w:rPr>
                </w:rPrChange>
              </w:rPr>
              <w:pPrChange w:id="1677" w:author="Mateus Berardo de Souza Terra" w:date="2016-02-08T22:05:00Z">
                <w:pPr>
                  <w:pStyle w:val="NormalWeb"/>
                  <w:spacing w:before="0" w:beforeAutospacing="0" w:after="160" w:afterAutospacing="0"/>
                  <w:jc w:val="center"/>
                </w:pPr>
              </w:pPrChange>
            </w:pPr>
            <w:ins w:id="1678" w:author="Mateus Berardo de Souza Terra" w:date="2016-02-08T22:13:00Z">
              <w:r>
                <w:rPr>
                  <w:color w:val="303030"/>
                  <w:sz w:val="16"/>
                  <w:szCs w:val="16"/>
                </w:rPr>
                <w:t>*</w:t>
              </w:r>
            </w:ins>
          </w:p>
        </w:tc>
        <w:tc>
          <w:tcPr>
            <w:tcW w:w="1558" w:type="dxa"/>
            <w:tcPrChange w:id="1679"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680" w:author="Mateus Berardo de Souza Terra" w:date="2016-02-08T20:04:00Z"/>
                <w:color w:val="303030"/>
                <w:sz w:val="16"/>
                <w:szCs w:val="16"/>
                <w:rPrChange w:id="1681" w:author="Mateus Berardo de Souza Terra" w:date="2016-02-08T22:05:00Z">
                  <w:rPr>
                    <w:ins w:id="1682" w:author="Mateus Berardo de Souza Terra" w:date="2016-02-08T20:04:00Z"/>
                    <w:color w:val="303030"/>
                  </w:rPr>
                </w:rPrChange>
              </w:rPr>
              <w:pPrChange w:id="1683" w:author="Mateus Berardo de Souza Terra" w:date="2016-02-08T22:05:00Z">
                <w:pPr>
                  <w:pStyle w:val="NormalWeb"/>
                  <w:spacing w:before="0" w:beforeAutospacing="0" w:after="160" w:afterAutospacing="0"/>
                  <w:jc w:val="center"/>
                </w:pPr>
              </w:pPrChange>
            </w:pPr>
            <w:ins w:id="1684" w:author="Mateus Berardo de Souza Terra" w:date="2016-02-08T22:09:00Z">
              <w:r>
                <w:rPr>
                  <w:color w:val="303030"/>
                  <w:sz w:val="16"/>
                  <w:szCs w:val="16"/>
                </w:rPr>
                <w:t>74</w:t>
              </w:r>
            </w:ins>
          </w:p>
        </w:tc>
        <w:tc>
          <w:tcPr>
            <w:tcW w:w="1558" w:type="dxa"/>
            <w:tcPrChange w:id="1685"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686" w:author="Mateus Berardo de Souza Terra" w:date="2016-02-08T20:04:00Z"/>
                <w:color w:val="303030"/>
                <w:sz w:val="16"/>
                <w:szCs w:val="16"/>
                <w:rPrChange w:id="1687" w:author="Mateus Berardo de Souza Terra" w:date="2016-02-08T22:05:00Z">
                  <w:rPr>
                    <w:ins w:id="1688" w:author="Mateus Berardo de Souza Terra" w:date="2016-02-08T20:04:00Z"/>
                    <w:color w:val="303030"/>
                  </w:rPr>
                </w:rPrChange>
              </w:rPr>
              <w:pPrChange w:id="1689" w:author="Mateus Berardo de Souza Terra" w:date="2016-02-08T22:05:00Z">
                <w:pPr>
                  <w:pStyle w:val="NormalWeb"/>
                  <w:spacing w:before="0" w:beforeAutospacing="0" w:after="160" w:afterAutospacing="0"/>
                  <w:jc w:val="center"/>
                </w:pPr>
              </w:pPrChange>
            </w:pPr>
            <w:ins w:id="1690" w:author="Mateus Berardo de Souza Terra" w:date="2016-02-08T22:10:00Z">
              <w:r>
                <w:rPr>
                  <w:color w:val="303030"/>
                  <w:sz w:val="16"/>
                  <w:szCs w:val="16"/>
                </w:rPr>
                <w:t>J</w:t>
              </w:r>
            </w:ins>
          </w:p>
        </w:tc>
        <w:tc>
          <w:tcPr>
            <w:tcW w:w="1559" w:type="dxa"/>
            <w:tcPrChange w:id="1691"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692" w:author="Mateus Berardo de Souza Terra" w:date="2016-02-08T20:04:00Z"/>
                <w:color w:val="303030"/>
                <w:sz w:val="16"/>
                <w:szCs w:val="16"/>
                <w:u w:val="single"/>
                <w:rPrChange w:id="1693" w:author="Mateus Berardo de Souza Terra" w:date="2016-02-08T22:08:00Z">
                  <w:rPr>
                    <w:ins w:id="1694" w:author="Mateus Berardo de Souza Terra" w:date="2016-02-08T20:04:00Z"/>
                    <w:color w:val="303030"/>
                  </w:rPr>
                </w:rPrChange>
              </w:rPr>
              <w:pPrChange w:id="1695" w:author="Mateus Berardo de Souza Terra" w:date="2016-02-08T22:05:00Z">
                <w:pPr>
                  <w:pStyle w:val="NormalWeb"/>
                  <w:spacing w:before="0" w:beforeAutospacing="0" w:after="160" w:afterAutospacing="0"/>
                  <w:jc w:val="center"/>
                </w:pPr>
              </w:pPrChange>
            </w:pPr>
            <w:ins w:id="1696" w:author="Mateus Berardo de Souza Terra" w:date="2016-02-08T22:09:00Z">
              <w:r>
                <w:rPr>
                  <w:color w:val="303030"/>
                  <w:sz w:val="16"/>
                  <w:szCs w:val="16"/>
                </w:rPr>
                <w:t>106</w:t>
              </w:r>
            </w:ins>
          </w:p>
        </w:tc>
        <w:tc>
          <w:tcPr>
            <w:tcW w:w="1559" w:type="dxa"/>
            <w:tcPrChange w:id="1697"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698" w:author="Mateus Berardo de Souza Terra" w:date="2016-02-08T20:04:00Z"/>
                <w:color w:val="303030"/>
                <w:sz w:val="16"/>
                <w:szCs w:val="16"/>
                <w:rPrChange w:id="1699" w:author="Mateus Berardo de Souza Terra" w:date="2016-02-08T22:05:00Z">
                  <w:rPr>
                    <w:ins w:id="1700" w:author="Mateus Berardo de Souza Terra" w:date="2016-02-08T20:04:00Z"/>
                    <w:color w:val="303030"/>
                  </w:rPr>
                </w:rPrChange>
              </w:rPr>
              <w:pPrChange w:id="1701" w:author="Mateus Berardo de Souza Terra" w:date="2016-02-08T22:05:00Z">
                <w:pPr>
                  <w:pStyle w:val="NormalWeb"/>
                  <w:spacing w:before="0" w:beforeAutospacing="0" w:after="160" w:afterAutospacing="0"/>
                  <w:jc w:val="center"/>
                </w:pPr>
              </w:pPrChange>
            </w:pPr>
            <w:ins w:id="1702" w:author="Mateus Berardo de Souza Terra" w:date="2016-02-08T22:11:00Z">
              <w:r>
                <w:rPr>
                  <w:color w:val="303030"/>
                  <w:sz w:val="16"/>
                  <w:szCs w:val="16"/>
                </w:rPr>
                <w:t>j</w:t>
              </w:r>
            </w:ins>
          </w:p>
        </w:tc>
      </w:tr>
      <w:tr w:rsidR="00BA6212" w:rsidRPr="00A76C84" w14:paraId="363FA9CD" w14:textId="77777777" w:rsidTr="00A76C84">
        <w:trPr>
          <w:trHeight w:val="20"/>
          <w:ins w:id="1703" w:author="Mateus Berardo de Souza Terra" w:date="2016-02-08T20:04:00Z"/>
        </w:trPr>
        <w:tc>
          <w:tcPr>
            <w:tcW w:w="1558" w:type="dxa"/>
            <w:tcPrChange w:id="1704"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705" w:author="Mateus Berardo de Souza Terra" w:date="2016-02-08T20:04:00Z"/>
                <w:color w:val="303030"/>
                <w:sz w:val="16"/>
                <w:szCs w:val="16"/>
                <w:rPrChange w:id="1706" w:author="Mateus Berardo de Souza Terra" w:date="2016-02-08T22:05:00Z">
                  <w:rPr>
                    <w:ins w:id="1707" w:author="Mateus Berardo de Souza Terra" w:date="2016-02-08T20:04:00Z"/>
                    <w:color w:val="303030"/>
                  </w:rPr>
                </w:rPrChange>
              </w:rPr>
              <w:pPrChange w:id="1708" w:author="Mateus Berardo de Souza Terra" w:date="2016-02-08T22:05:00Z">
                <w:pPr>
                  <w:pStyle w:val="NormalWeb"/>
                  <w:spacing w:before="0" w:beforeAutospacing="0" w:after="160" w:afterAutospacing="0"/>
                  <w:jc w:val="center"/>
                </w:pPr>
              </w:pPrChange>
            </w:pPr>
            <w:ins w:id="1709" w:author="Mateus Berardo de Souza Terra" w:date="2016-02-08T20:05:00Z">
              <w:r w:rsidRPr="00A76C84">
                <w:rPr>
                  <w:color w:val="303030"/>
                  <w:sz w:val="16"/>
                  <w:szCs w:val="16"/>
                  <w:rPrChange w:id="1710" w:author="Mateus Berardo de Souza Terra" w:date="2016-02-08T22:05:00Z">
                    <w:rPr>
                      <w:color w:val="303030"/>
                    </w:rPr>
                  </w:rPrChange>
                </w:rPr>
                <w:t>43</w:t>
              </w:r>
            </w:ins>
          </w:p>
        </w:tc>
        <w:tc>
          <w:tcPr>
            <w:tcW w:w="1558" w:type="dxa"/>
            <w:tcPrChange w:id="1711"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12" w:author="Mateus Berardo de Souza Terra" w:date="2016-02-08T20:04:00Z"/>
                <w:color w:val="303030"/>
                <w:sz w:val="16"/>
                <w:szCs w:val="16"/>
                <w:rPrChange w:id="1713" w:author="Mateus Berardo de Souza Terra" w:date="2016-02-08T22:05:00Z">
                  <w:rPr>
                    <w:ins w:id="1714" w:author="Mateus Berardo de Souza Terra" w:date="2016-02-08T20:04:00Z"/>
                    <w:color w:val="303030"/>
                  </w:rPr>
                </w:rPrChange>
              </w:rPr>
              <w:pPrChange w:id="1715" w:author="Mateus Berardo de Souza Terra" w:date="2016-02-08T22:05:00Z">
                <w:pPr>
                  <w:pStyle w:val="NormalWeb"/>
                  <w:spacing w:before="0" w:beforeAutospacing="0" w:after="160" w:afterAutospacing="0"/>
                  <w:jc w:val="center"/>
                </w:pPr>
              </w:pPrChange>
            </w:pPr>
            <w:ins w:id="1716" w:author="Mateus Berardo de Souza Terra" w:date="2016-02-08T22:13:00Z">
              <w:r>
                <w:rPr>
                  <w:color w:val="303030"/>
                  <w:sz w:val="16"/>
                  <w:szCs w:val="16"/>
                </w:rPr>
                <w:t>+</w:t>
              </w:r>
            </w:ins>
          </w:p>
        </w:tc>
        <w:tc>
          <w:tcPr>
            <w:tcW w:w="1558" w:type="dxa"/>
            <w:tcPrChange w:id="1717"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18" w:author="Mateus Berardo de Souza Terra" w:date="2016-02-08T20:04:00Z"/>
                <w:color w:val="303030"/>
                <w:sz w:val="16"/>
                <w:szCs w:val="16"/>
                <w:rPrChange w:id="1719" w:author="Mateus Berardo de Souza Terra" w:date="2016-02-08T22:05:00Z">
                  <w:rPr>
                    <w:ins w:id="1720" w:author="Mateus Berardo de Souza Terra" w:date="2016-02-08T20:04:00Z"/>
                    <w:color w:val="303030"/>
                  </w:rPr>
                </w:rPrChange>
              </w:rPr>
              <w:pPrChange w:id="1721" w:author="Mateus Berardo de Souza Terra" w:date="2016-02-08T22:05:00Z">
                <w:pPr>
                  <w:pStyle w:val="NormalWeb"/>
                  <w:spacing w:before="0" w:beforeAutospacing="0" w:after="160" w:afterAutospacing="0"/>
                  <w:jc w:val="center"/>
                </w:pPr>
              </w:pPrChange>
            </w:pPr>
            <w:ins w:id="1722" w:author="Mateus Berardo de Souza Terra" w:date="2016-02-08T22:09:00Z">
              <w:r>
                <w:rPr>
                  <w:color w:val="303030"/>
                  <w:sz w:val="16"/>
                  <w:szCs w:val="16"/>
                </w:rPr>
                <w:t>75</w:t>
              </w:r>
            </w:ins>
          </w:p>
        </w:tc>
        <w:tc>
          <w:tcPr>
            <w:tcW w:w="1558" w:type="dxa"/>
            <w:tcPrChange w:id="1723"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24" w:author="Mateus Berardo de Souza Terra" w:date="2016-02-08T20:04:00Z"/>
                <w:color w:val="303030"/>
                <w:sz w:val="16"/>
                <w:szCs w:val="16"/>
                <w:rPrChange w:id="1725" w:author="Mateus Berardo de Souza Terra" w:date="2016-02-08T22:05:00Z">
                  <w:rPr>
                    <w:ins w:id="1726" w:author="Mateus Berardo de Souza Terra" w:date="2016-02-08T20:04:00Z"/>
                    <w:color w:val="303030"/>
                  </w:rPr>
                </w:rPrChange>
              </w:rPr>
              <w:pPrChange w:id="1727" w:author="Mateus Berardo de Souza Terra" w:date="2016-02-08T22:05:00Z">
                <w:pPr>
                  <w:pStyle w:val="NormalWeb"/>
                  <w:spacing w:before="0" w:beforeAutospacing="0" w:after="160" w:afterAutospacing="0"/>
                  <w:jc w:val="center"/>
                </w:pPr>
              </w:pPrChange>
            </w:pPr>
            <w:ins w:id="1728" w:author="Mateus Berardo de Souza Terra" w:date="2016-02-08T22:10:00Z">
              <w:r>
                <w:rPr>
                  <w:color w:val="303030"/>
                  <w:sz w:val="16"/>
                  <w:szCs w:val="16"/>
                </w:rPr>
                <w:t>K</w:t>
              </w:r>
            </w:ins>
          </w:p>
        </w:tc>
        <w:tc>
          <w:tcPr>
            <w:tcW w:w="1559" w:type="dxa"/>
            <w:tcPrChange w:id="1729"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30" w:author="Mateus Berardo de Souza Terra" w:date="2016-02-08T20:04:00Z"/>
                <w:color w:val="303030"/>
                <w:sz w:val="16"/>
                <w:szCs w:val="16"/>
                <w:rPrChange w:id="1731" w:author="Mateus Berardo de Souza Terra" w:date="2016-02-08T22:05:00Z">
                  <w:rPr>
                    <w:ins w:id="1732" w:author="Mateus Berardo de Souza Terra" w:date="2016-02-08T20:04:00Z"/>
                    <w:color w:val="303030"/>
                  </w:rPr>
                </w:rPrChange>
              </w:rPr>
              <w:pPrChange w:id="1733" w:author="Mateus Berardo de Souza Terra" w:date="2016-02-08T22:05:00Z">
                <w:pPr>
                  <w:pStyle w:val="NormalWeb"/>
                  <w:spacing w:before="0" w:beforeAutospacing="0" w:after="160" w:afterAutospacing="0"/>
                  <w:jc w:val="center"/>
                </w:pPr>
              </w:pPrChange>
            </w:pPr>
            <w:ins w:id="1734" w:author="Mateus Berardo de Souza Terra" w:date="2016-02-08T22:09:00Z">
              <w:r>
                <w:rPr>
                  <w:color w:val="303030"/>
                  <w:sz w:val="16"/>
                  <w:szCs w:val="16"/>
                </w:rPr>
                <w:t>107</w:t>
              </w:r>
            </w:ins>
          </w:p>
        </w:tc>
        <w:tc>
          <w:tcPr>
            <w:tcW w:w="1559" w:type="dxa"/>
            <w:tcPrChange w:id="1735"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36" w:author="Mateus Berardo de Souza Terra" w:date="2016-02-08T20:04:00Z"/>
                <w:color w:val="303030"/>
                <w:sz w:val="16"/>
                <w:szCs w:val="16"/>
                <w:rPrChange w:id="1737" w:author="Mateus Berardo de Souza Terra" w:date="2016-02-08T22:05:00Z">
                  <w:rPr>
                    <w:ins w:id="1738" w:author="Mateus Berardo de Souza Terra" w:date="2016-02-08T20:04:00Z"/>
                    <w:color w:val="303030"/>
                  </w:rPr>
                </w:rPrChange>
              </w:rPr>
              <w:pPrChange w:id="1739" w:author="Mateus Berardo de Souza Terra" w:date="2016-02-08T22:05:00Z">
                <w:pPr>
                  <w:pStyle w:val="NormalWeb"/>
                  <w:spacing w:before="0" w:beforeAutospacing="0" w:after="160" w:afterAutospacing="0"/>
                  <w:jc w:val="center"/>
                </w:pPr>
              </w:pPrChange>
            </w:pPr>
            <w:ins w:id="1740" w:author="Mateus Berardo de Souza Terra" w:date="2016-02-08T22:11:00Z">
              <w:r>
                <w:rPr>
                  <w:color w:val="303030"/>
                  <w:sz w:val="16"/>
                  <w:szCs w:val="16"/>
                </w:rPr>
                <w:t>k</w:t>
              </w:r>
            </w:ins>
          </w:p>
        </w:tc>
      </w:tr>
      <w:tr w:rsidR="00BA6212" w:rsidRPr="00A76C84" w14:paraId="41540D49" w14:textId="77777777" w:rsidTr="00A76C84">
        <w:trPr>
          <w:trHeight w:val="20"/>
          <w:ins w:id="1741" w:author="Mateus Berardo de Souza Terra" w:date="2016-02-08T20:04:00Z"/>
        </w:trPr>
        <w:tc>
          <w:tcPr>
            <w:tcW w:w="1558" w:type="dxa"/>
            <w:tcPrChange w:id="1742"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43" w:author="Mateus Berardo de Souza Terra" w:date="2016-02-08T20:04:00Z"/>
                <w:color w:val="303030"/>
                <w:sz w:val="16"/>
                <w:szCs w:val="16"/>
                <w:rPrChange w:id="1744" w:author="Mateus Berardo de Souza Terra" w:date="2016-02-08T22:05:00Z">
                  <w:rPr>
                    <w:ins w:id="1745" w:author="Mateus Berardo de Souza Terra" w:date="2016-02-08T20:04:00Z"/>
                    <w:color w:val="303030"/>
                  </w:rPr>
                </w:rPrChange>
              </w:rPr>
              <w:pPrChange w:id="1746" w:author="Mateus Berardo de Souza Terra" w:date="2016-02-08T22:05:00Z">
                <w:pPr>
                  <w:pStyle w:val="NormalWeb"/>
                  <w:spacing w:before="0" w:beforeAutospacing="0" w:after="160" w:afterAutospacing="0"/>
                  <w:jc w:val="center"/>
                </w:pPr>
              </w:pPrChange>
            </w:pPr>
            <w:ins w:id="1747" w:author="Mateus Berardo de Souza Terra" w:date="2016-02-08T20:05:00Z">
              <w:r w:rsidRPr="00A76C84">
                <w:rPr>
                  <w:color w:val="303030"/>
                  <w:sz w:val="16"/>
                  <w:szCs w:val="16"/>
                  <w:rPrChange w:id="1748" w:author="Mateus Berardo de Souza Terra" w:date="2016-02-08T22:05:00Z">
                    <w:rPr>
                      <w:color w:val="303030"/>
                    </w:rPr>
                  </w:rPrChange>
                </w:rPr>
                <w:t>44</w:t>
              </w:r>
            </w:ins>
          </w:p>
        </w:tc>
        <w:tc>
          <w:tcPr>
            <w:tcW w:w="1558" w:type="dxa"/>
            <w:tcPrChange w:id="1749"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50" w:author="Mateus Berardo de Souza Terra" w:date="2016-02-08T20:04:00Z"/>
                <w:color w:val="303030"/>
                <w:sz w:val="16"/>
                <w:szCs w:val="16"/>
                <w:rPrChange w:id="1751" w:author="Mateus Berardo de Souza Terra" w:date="2016-02-08T22:05:00Z">
                  <w:rPr>
                    <w:ins w:id="1752" w:author="Mateus Berardo de Souza Terra" w:date="2016-02-08T20:04:00Z"/>
                    <w:color w:val="303030"/>
                  </w:rPr>
                </w:rPrChange>
              </w:rPr>
              <w:pPrChange w:id="1753" w:author="Mateus Berardo de Souza Terra" w:date="2016-02-08T22:05:00Z">
                <w:pPr>
                  <w:pStyle w:val="NormalWeb"/>
                  <w:spacing w:before="0" w:beforeAutospacing="0" w:after="160" w:afterAutospacing="0"/>
                  <w:jc w:val="center"/>
                </w:pPr>
              </w:pPrChange>
            </w:pPr>
            <w:ins w:id="1754" w:author="Mateus Berardo de Souza Terra" w:date="2016-02-08T22:13:00Z">
              <w:r>
                <w:rPr>
                  <w:color w:val="303030"/>
                  <w:sz w:val="16"/>
                  <w:szCs w:val="16"/>
                </w:rPr>
                <w:t>,</w:t>
              </w:r>
            </w:ins>
          </w:p>
        </w:tc>
        <w:tc>
          <w:tcPr>
            <w:tcW w:w="1558" w:type="dxa"/>
            <w:tcPrChange w:id="1755"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756" w:author="Mateus Berardo de Souza Terra" w:date="2016-02-08T20:04:00Z"/>
                <w:color w:val="303030"/>
                <w:sz w:val="16"/>
                <w:szCs w:val="16"/>
                <w:rPrChange w:id="1757" w:author="Mateus Berardo de Souza Terra" w:date="2016-02-08T22:05:00Z">
                  <w:rPr>
                    <w:ins w:id="1758" w:author="Mateus Berardo de Souza Terra" w:date="2016-02-08T20:04:00Z"/>
                    <w:color w:val="303030"/>
                  </w:rPr>
                </w:rPrChange>
              </w:rPr>
              <w:pPrChange w:id="1759" w:author="Mateus Berardo de Souza Terra" w:date="2016-02-08T22:05:00Z">
                <w:pPr>
                  <w:pStyle w:val="NormalWeb"/>
                  <w:spacing w:before="0" w:beforeAutospacing="0" w:after="160" w:afterAutospacing="0"/>
                  <w:jc w:val="center"/>
                </w:pPr>
              </w:pPrChange>
            </w:pPr>
            <w:ins w:id="1760" w:author="Mateus Berardo de Souza Terra" w:date="2016-02-08T22:09:00Z">
              <w:r>
                <w:rPr>
                  <w:color w:val="303030"/>
                  <w:sz w:val="16"/>
                  <w:szCs w:val="16"/>
                </w:rPr>
                <w:t>76</w:t>
              </w:r>
            </w:ins>
          </w:p>
        </w:tc>
        <w:tc>
          <w:tcPr>
            <w:tcW w:w="1558" w:type="dxa"/>
            <w:tcPrChange w:id="1761"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762" w:author="Mateus Berardo de Souza Terra" w:date="2016-02-08T20:04:00Z"/>
                <w:color w:val="303030"/>
                <w:sz w:val="16"/>
                <w:szCs w:val="16"/>
                <w:rPrChange w:id="1763" w:author="Mateus Berardo de Souza Terra" w:date="2016-02-08T22:05:00Z">
                  <w:rPr>
                    <w:ins w:id="1764" w:author="Mateus Berardo de Souza Terra" w:date="2016-02-08T20:04:00Z"/>
                    <w:color w:val="303030"/>
                  </w:rPr>
                </w:rPrChange>
              </w:rPr>
              <w:pPrChange w:id="1765" w:author="Mateus Berardo de Souza Terra" w:date="2016-02-08T22:05:00Z">
                <w:pPr>
                  <w:pStyle w:val="NormalWeb"/>
                  <w:spacing w:before="0" w:beforeAutospacing="0" w:after="160" w:afterAutospacing="0"/>
                  <w:jc w:val="center"/>
                </w:pPr>
              </w:pPrChange>
            </w:pPr>
            <w:ins w:id="1766" w:author="Mateus Berardo de Souza Terra" w:date="2016-02-08T22:10:00Z">
              <w:r>
                <w:rPr>
                  <w:color w:val="303030"/>
                  <w:sz w:val="16"/>
                  <w:szCs w:val="16"/>
                </w:rPr>
                <w:t>L</w:t>
              </w:r>
            </w:ins>
          </w:p>
        </w:tc>
        <w:tc>
          <w:tcPr>
            <w:tcW w:w="1559" w:type="dxa"/>
            <w:tcPrChange w:id="1767"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768" w:author="Mateus Berardo de Souza Terra" w:date="2016-02-08T20:04:00Z"/>
                <w:color w:val="303030"/>
                <w:sz w:val="16"/>
                <w:szCs w:val="16"/>
                <w:rPrChange w:id="1769" w:author="Mateus Berardo de Souza Terra" w:date="2016-02-08T22:05:00Z">
                  <w:rPr>
                    <w:ins w:id="1770" w:author="Mateus Berardo de Souza Terra" w:date="2016-02-08T20:04:00Z"/>
                    <w:color w:val="303030"/>
                  </w:rPr>
                </w:rPrChange>
              </w:rPr>
              <w:pPrChange w:id="1771" w:author="Mateus Berardo de Souza Terra" w:date="2016-02-08T22:05:00Z">
                <w:pPr>
                  <w:pStyle w:val="NormalWeb"/>
                  <w:spacing w:before="0" w:beforeAutospacing="0" w:after="160" w:afterAutospacing="0"/>
                  <w:jc w:val="center"/>
                </w:pPr>
              </w:pPrChange>
            </w:pPr>
            <w:ins w:id="1772" w:author="Mateus Berardo de Souza Terra" w:date="2016-02-08T22:09:00Z">
              <w:r>
                <w:rPr>
                  <w:color w:val="303030"/>
                  <w:sz w:val="16"/>
                  <w:szCs w:val="16"/>
                </w:rPr>
                <w:t>108</w:t>
              </w:r>
            </w:ins>
          </w:p>
        </w:tc>
        <w:tc>
          <w:tcPr>
            <w:tcW w:w="1559" w:type="dxa"/>
            <w:tcPrChange w:id="1773"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774" w:author="Mateus Berardo de Souza Terra" w:date="2016-02-08T20:04:00Z"/>
                <w:color w:val="303030"/>
                <w:sz w:val="16"/>
                <w:szCs w:val="16"/>
                <w:rPrChange w:id="1775" w:author="Mateus Berardo de Souza Terra" w:date="2016-02-08T22:05:00Z">
                  <w:rPr>
                    <w:ins w:id="1776" w:author="Mateus Berardo de Souza Terra" w:date="2016-02-08T20:04:00Z"/>
                    <w:color w:val="303030"/>
                  </w:rPr>
                </w:rPrChange>
              </w:rPr>
              <w:pPrChange w:id="1777" w:author="Mateus Berardo de Souza Terra" w:date="2016-02-08T22:05:00Z">
                <w:pPr>
                  <w:pStyle w:val="NormalWeb"/>
                  <w:spacing w:before="0" w:beforeAutospacing="0" w:after="160" w:afterAutospacing="0"/>
                  <w:jc w:val="center"/>
                </w:pPr>
              </w:pPrChange>
            </w:pPr>
            <w:ins w:id="1778" w:author="Mateus Berardo de Souza Terra" w:date="2016-02-08T22:11:00Z">
              <w:r>
                <w:rPr>
                  <w:color w:val="303030"/>
                  <w:sz w:val="16"/>
                  <w:szCs w:val="16"/>
                </w:rPr>
                <w:t>l</w:t>
              </w:r>
            </w:ins>
          </w:p>
        </w:tc>
      </w:tr>
      <w:tr w:rsidR="00BA6212" w:rsidRPr="00A76C84" w14:paraId="5D61B851" w14:textId="77777777" w:rsidTr="00A76C84">
        <w:trPr>
          <w:trHeight w:val="20"/>
          <w:ins w:id="1779" w:author="Mateus Berardo de Souza Terra" w:date="2016-02-08T20:04:00Z"/>
        </w:trPr>
        <w:tc>
          <w:tcPr>
            <w:tcW w:w="1558" w:type="dxa"/>
            <w:tcPrChange w:id="1780"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781" w:author="Mateus Berardo de Souza Terra" w:date="2016-02-08T20:04:00Z"/>
                <w:color w:val="303030"/>
                <w:sz w:val="16"/>
                <w:szCs w:val="16"/>
                <w:rPrChange w:id="1782" w:author="Mateus Berardo de Souza Terra" w:date="2016-02-08T22:05:00Z">
                  <w:rPr>
                    <w:ins w:id="1783" w:author="Mateus Berardo de Souza Terra" w:date="2016-02-08T20:04:00Z"/>
                    <w:color w:val="303030"/>
                  </w:rPr>
                </w:rPrChange>
              </w:rPr>
              <w:pPrChange w:id="1784" w:author="Mateus Berardo de Souza Terra" w:date="2016-02-08T22:05:00Z">
                <w:pPr>
                  <w:pStyle w:val="NormalWeb"/>
                  <w:spacing w:before="0" w:beforeAutospacing="0" w:after="160" w:afterAutospacing="0"/>
                  <w:jc w:val="center"/>
                </w:pPr>
              </w:pPrChange>
            </w:pPr>
            <w:ins w:id="1785" w:author="Mateus Berardo de Souza Terra" w:date="2016-02-08T20:05:00Z">
              <w:r w:rsidRPr="00A76C84">
                <w:rPr>
                  <w:color w:val="303030"/>
                  <w:sz w:val="16"/>
                  <w:szCs w:val="16"/>
                  <w:rPrChange w:id="1786" w:author="Mateus Berardo de Souza Terra" w:date="2016-02-08T22:05:00Z">
                    <w:rPr>
                      <w:color w:val="303030"/>
                    </w:rPr>
                  </w:rPrChange>
                </w:rPr>
                <w:t>45</w:t>
              </w:r>
            </w:ins>
          </w:p>
        </w:tc>
        <w:tc>
          <w:tcPr>
            <w:tcW w:w="1558" w:type="dxa"/>
            <w:tcPrChange w:id="1787"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788" w:author="Mateus Berardo de Souza Terra" w:date="2016-02-08T20:04:00Z"/>
                <w:color w:val="303030"/>
                <w:sz w:val="16"/>
                <w:szCs w:val="16"/>
                <w:rPrChange w:id="1789" w:author="Mateus Berardo de Souza Terra" w:date="2016-02-08T22:05:00Z">
                  <w:rPr>
                    <w:ins w:id="1790" w:author="Mateus Berardo de Souza Terra" w:date="2016-02-08T20:04:00Z"/>
                    <w:color w:val="303030"/>
                  </w:rPr>
                </w:rPrChange>
              </w:rPr>
              <w:pPrChange w:id="1791" w:author="Mateus Berardo de Souza Terra" w:date="2016-02-08T22:05:00Z">
                <w:pPr>
                  <w:pStyle w:val="NormalWeb"/>
                  <w:spacing w:before="0" w:beforeAutospacing="0" w:after="160" w:afterAutospacing="0"/>
                  <w:jc w:val="center"/>
                </w:pPr>
              </w:pPrChange>
            </w:pPr>
            <w:ins w:id="1792" w:author="Mateus Berardo de Souza Terra" w:date="2016-02-08T22:13:00Z">
              <w:r>
                <w:rPr>
                  <w:color w:val="303030"/>
                  <w:sz w:val="16"/>
                  <w:szCs w:val="16"/>
                </w:rPr>
                <w:t>-</w:t>
              </w:r>
            </w:ins>
          </w:p>
        </w:tc>
        <w:tc>
          <w:tcPr>
            <w:tcW w:w="1558" w:type="dxa"/>
            <w:tcPrChange w:id="1793"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794" w:author="Mateus Berardo de Souza Terra" w:date="2016-02-08T20:04:00Z"/>
                <w:color w:val="303030"/>
                <w:sz w:val="16"/>
                <w:szCs w:val="16"/>
                <w:rPrChange w:id="1795" w:author="Mateus Berardo de Souza Terra" w:date="2016-02-08T22:05:00Z">
                  <w:rPr>
                    <w:ins w:id="1796" w:author="Mateus Berardo de Souza Terra" w:date="2016-02-08T20:04:00Z"/>
                    <w:color w:val="303030"/>
                  </w:rPr>
                </w:rPrChange>
              </w:rPr>
              <w:pPrChange w:id="1797" w:author="Mateus Berardo de Souza Terra" w:date="2016-02-08T22:05:00Z">
                <w:pPr>
                  <w:pStyle w:val="NormalWeb"/>
                  <w:spacing w:before="0" w:beforeAutospacing="0" w:after="160" w:afterAutospacing="0"/>
                  <w:jc w:val="center"/>
                </w:pPr>
              </w:pPrChange>
            </w:pPr>
            <w:ins w:id="1798" w:author="Mateus Berardo de Souza Terra" w:date="2016-02-08T22:09:00Z">
              <w:r>
                <w:rPr>
                  <w:color w:val="303030"/>
                  <w:sz w:val="16"/>
                  <w:szCs w:val="16"/>
                </w:rPr>
                <w:t>77</w:t>
              </w:r>
            </w:ins>
          </w:p>
        </w:tc>
        <w:tc>
          <w:tcPr>
            <w:tcW w:w="1558" w:type="dxa"/>
            <w:tcPrChange w:id="1799"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800" w:author="Mateus Berardo de Souza Terra" w:date="2016-02-08T20:04:00Z"/>
                <w:color w:val="303030"/>
                <w:sz w:val="16"/>
                <w:szCs w:val="16"/>
                <w:rPrChange w:id="1801" w:author="Mateus Berardo de Souza Terra" w:date="2016-02-08T22:05:00Z">
                  <w:rPr>
                    <w:ins w:id="1802" w:author="Mateus Berardo de Souza Terra" w:date="2016-02-08T20:04:00Z"/>
                    <w:color w:val="303030"/>
                  </w:rPr>
                </w:rPrChange>
              </w:rPr>
              <w:pPrChange w:id="1803" w:author="Mateus Berardo de Souza Terra" w:date="2016-02-08T22:05:00Z">
                <w:pPr>
                  <w:pStyle w:val="NormalWeb"/>
                  <w:spacing w:before="0" w:beforeAutospacing="0" w:after="160" w:afterAutospacing="0"/>
                  <w:jc w:val="center"/>
                </w:pPr>
              </w:pPrChange>
            </w:pPr>
            <w:ins w:id="1804" w:author="Mateus Berardo de Souza Terra" w:date="2016-02-08T22:10:00Z">
              <w:r>
                <w:rPr>
                  <w:color w:val="303030"/>
                  <w:sz w:val="16"/>
                  <w:szCs w:val="16"/>
                </w:rPr>
                <w:t>M</w:t>
              </w:r>
            </w:ins>
          </w:p>
        </w:tc>
        <w:tc>
          <w:tcPr>
            <w:tcW w:w="1559" w:type="dxa"/>
            <w:tcPrChange w:id="1805"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806" w:author="Mateus Berardo de Souza Terra" w:date="2016-02-08T20:04:00Z"/>
                <w:color w:val="303030"/>
                <w:sz w:val="16"/>
                <w:szCs w:val="16"/>
                <w:rPrChange w:id="1807" w:author="Mateus Berardo de Souza Terra" w:date="2016-02-08T22:05:00Z">
                  <w:rPr>
                    <w:ins w:id="1808" w:author="Mateus Berardo de Souza Terra" w:date="2016-02-08T20:04:00Z"/>
                    <w:color w:val="303030"/>
                  </w:rPr>
                </w:rPrChange>
              </w:rPr>
              <w:pPrChange w:id="1809" w:author="Mateus Berardo de Souza Terra" w:date="2016-02-08T22:05:00Z">
                <w:pPr>
                  <w:pStyle w:val="NormalWeb"/>
                  <w:spacing w:before="0" w:beforeAutospacing="0" w:after="160" w:afterAutospacing="0"/>
                  <w:jc w:val="center"/>
                </w:pPr>
              </w:pPrChange>
            </w:pPr>
            <w:ins w:id="1810" w:author="Mateus Berardo de Souza Terra" w:date="2016-02-08T22:09:00Z">
              <w:r>
                <w:rPr>
                  <w:color w:val="303030"/>
                  <w:sz w:val="16"/>
                  <w:szCs w:val="16"/>
                </w:rPr>
                <w:t>109</w:t>
              </w:r>
            </w:ins>
          </w:p>
        </w:tc>
        <w:tc>
          <w:tcPr>
            <w:tcW w:w="1559" w:type="dxa"/>
            <w:tcPrChange w:id="1811"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12" w:author="Mateus Berardo de Souza Terra" w:date="2016-02-08T20:04:00Z"/>
                <w:color w:val="303030"/>
                <w:sz w:val="16"/>
                <w:szCs w:val="16"/>
                <w:rPrChange w:id="1813" w:author="Mateus Berardo de Souza Terra" w:date="2016-02-08T22:05:00Z">
                  <w:rPr>
                    <w:ins w:id="1814" w:author="Mateus Berardo de Souza Terra" w:date="2016-02-08T20:04:00Z"/>
                    <w:color w:val="303030"/>
                  </w:rPr>
                </w:rPrChange>
              </w:rPr>
              <w:pPrChange w:id="1815" w:author="Mateus Berardo de Souza Terra" w:date="2016-02-08T22:05:00Z">
                <w:pPr>
                  <w:pStyle w:val="NormalWeb"/>
                  <w:spacing w:before="0" w:beforeAutospacing="0" w:after="160" w:afterAutospacing="0"/>
                  <w:jc w:val="center"/>
                </w:pPr>
              </w:pPrChange>
            </w:pPr>
            <w:ins w:id="1816" w:author="Mateus Berardo de Souza Terra" w:date="2016-02-08T22:11:00Z">
              <w:r>
                <w:rPr>
                  <w:color w:val="303030"/>
                  <w:sz w:val="16"/>
                  <w:szCs w:val="16"/>
                </w:rPr>
                <w:t>m</w:t>
              </w:r>
            </w:ins>
          </w:p>
        </w:tc>
      </w:tr>
      <w:tr w:rsidR="00BA6212" w:rsidRPr="00A76C84" w14:paraId="5699DACE" w14:textId="77777777" w:rsidTr="00A76C84">
        <w:trPr>
          <w:trHeight w:val="20"/>
          <w:ins w:id="1817" w:author="Mateus Berardo de Souza Terra" w:date="2016-02-08T20:04:00Z"/>
        </w:trPr>
        <w:tc>
          <w:tcPr>
            <w:tcW w:w="1558" w:type="dxa"/>
            <w:tcPrChange w:id="1818"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19" w:author="Mateus Berardo de Souza Terra" w:date="2016-02-08T20:04:00Z"/>
                <w:color w:val="303030"/>
                <w:sz w:val="16"/>
                <w:szCs w:val="16"/>
                <w:rPrChange w:id="1820" w:author="Mateus Berardo de Souza Terra" w:date="2016-02-08T22:05:00Z">
                  <w:rPr>
                    <w:ins w:id="1821" w:author="Mateus Berardo de Souza Terra" w:date="2016-02-08T20:04:00Z"/>
                    <w:color w:val="303030"/>
                  </w:rPr>
                </w:rPrChange>
              </w:rPr>
              <w:pPrChange w:id="1822" w:author="Mateus Berardo de Souza Terra" w:date="2016-02-08T22:05:00Z">
                <w:pPr>
                  <w:pStyle w:val="NormalWeb"/>
                  <w:spacing w:before="0" w:beforeAutospacing="0" w:after="160" w:afterAutospacing="0"/>
                  <w:jc w:val="center"/>
                </w:pPr>
              </w:pPrChange>
            </w:pPr>
            <w:ins w:id="1823" w:author="Mateus Berardo de Souza Terra" w:date="2016-02-08T20:05:00Z">
              <w:r w:rsidRPr="00A76C84">
                <w:rPr>
                  <w:color w:val="303030"/>
                  <w:sz w:val="16"/>
                  <w:szCs w:val="16"/>
                  <w:rPrChange w:id="1824" w:author="Mateus Berardo de Souza Terra" w:date="2016-02-08T22:05:00Z">
                    <w:rPr>
                      <w:color w:val="303030"/>
                    </w:rPr>
                  </w:rPrChange>
                </w:rPr>
                <w:t>46</w:t>
              </w:r>
            </w:ins>
          </w:p>
        </w:tc>
        <w:tc>
          <w:tcPr>
            <w:tcW w:w="1558" w:type="dxa"/>
            <w:tcPrChange w:id="1825"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26" w:author="Mateus Berardo de Souza Terra" w:date="2016-02-08T20:04:00Z"/>
                <w:color w:val="303030"/>
                <w:sz w:val="16"/>
                <w:szCs w:val="16"/>
                <w:rPrChange w:id="1827" w:author="Mateus Berardo de Souza Terra" w:date="2016-02-08T22:05:00Z">
                  <w:rPr>
                    <w:ins w:id="1828" w:author="Mateus Berardo de Souza Terra" w:date="2016-02-08T20:04:00Z"/>
                    <w:color w:val="303030"/>
                  </w:rPr>
                </w:rPrChange>
              </w:rPr>
              <w:pPrChange w:id="1829" w:author="Mateus Berardo de Souza Terra" w:date="2016-02-08T22:05:00Z">
                <w:pPr>
                  <w:pStyle w:val="NormalWeb"/>
                  <w:spacing w:before="0" w:beforeAutospacing="0" w:after="160" w:afterAutospacing="0"/>
                  <w:jc w:val="center"/>
                </w:pPr>
              </w:pPrChange>
            </w:pPr>
            <w:ins w:id="1830" w:author="Mateus Berardo de Souza Terra" w:date="2016-02-08T22:13:00Z">
              <w:r>
                <w:rPr>
                  <w:color w:val="303030"/>
                  <w:sz w:val="16"/>
                  <w:szCs w:val="16"/>
                </w:rPr>
                <w:t>.</w:t>
              </w:r>
            </w:ins>
          </w:p>
        </w:tc>
        <w:tc>
          <w:tcPr>
            <w:tcW w:w="1558" w:type="dxa"/>
            <w:tcPrChange w:id="1831"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32" w:author="Mateus Berardo de Souza Terra" w:date="2016-02-08T20:04:00Z"/>
                <w:color w:val="303030"/>
                <w:sz w:val="16"/>
                <w:szCs w:val="16"/>
                <w:rPrChange w:id="1833" w:author="Mateus Berardo de Souza Terra" w:date="2016-02-08T22:05:00Z">
                  <w:rPr>
                    <w:ins w:id="1834" w:author="Mateus Berardo de Souza Terra" w:date="2016-02-08T20:04:00Z"/>
                    <w:color w:val="303030"/>
                  </w:rPr>
                </w:rPrChange>
              </w:rPr>
              <w:pPrChange w:id="1835" w:author="Mateus Berardo de Souza Terra" w:date="2016-02-08T22:05:00Z">
                <w:pPr>
                  <w:pStyle w:val="NormalWeb"/>
                  <w:spacing w:before="0" w:beforeAutospacing="0" w:after="160" w:afterAutospacing="0"/>
                  <w:jc w:val="center"/>
                </w:pPr>
              </w:pPrChange>
            </w:pPr>
            <w:ins w:id="1836" w:author="Mateus Berardo de Souza Terra" w:date="2016-02-08T22:09:00Z">
              <w:r>
                <w:rPr>
                  <w:color w:val="303030"/>
                  <w:sz w:val="16"/>
                  <w:szCs w:val="16"/>
                </w:rPr>
                <w:t>78</w:t>
              </w:r>
            </w:ins>
          </w:p>
        </w:tc>
        <w:tc>
          <w:tcPr>
            <w:tcW w:w="1558" w:type="dxa"/>
            <w:tcPrChange w:id="1837"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38" w:author="Mateus Berardo de Souza Terra" w:date="2016-02-08T20:04:00Z"/>
                <w:color w:val="303030"/>
                <w:sz w:val="16"/>
                <w:szCs w:val="16"/>
                <w:rPrChange w:id="1839" w:author="Mateus Berardo de Souza Terra" w:date="2016-02-08T22:05:00Z">
                  <w:rPr>
                    <w:ins w:id="1840" w:author="Mateus Berardo de Souza Terra" w:date="2016-02-08T20:04:00Z"/>
                    <w:color w:val="303030"/>
                  </w:rPr>
                </w:rPrChange>
              </w:rPr>
              <w:pPrChange w:id="1841" w:author="Mateus Berardo de Souza Terra" w:date="2016-02-08T22:05:00Z">
                <w:pPr>
                  <w:pStyle w:val="NormalWeb"/>
                  <w:spacing w:before="0" w:beforeAutospacing="0" w:after="160" w:afterAutospacing="0"/>
                  <w:jc w:val="center"/>
                </w:pPr>
              </w:pPrChange>
            </w:pPr>
            <w:ins w:id="1842" w:author="Mateus Berardo de Souza Terra" w:date="2016-02-08T22:10:00Z">
              <w:r>
                <w:rPr>
                  <w:color w:val="303030"/>
                  <w:sz w:val="16"/>
                  <w:szCs w:val="16"/>
                </w:rPr>
                <w:t>N</w:t>
              </w:r>
            </w:ins>
          </w:p>
        </w:tc>
        <w:tc>
          <w:tcPr>
            <w:tcW w:w="1559" w:type="dxa"/>
            <w:tcPrChange w:id="1843"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44" w:author="Mateus Berardo de Souza Terra" w:date="2016-02-08T20:04:00Z"/>
                <w:color w:val="303030"/>
                <w:sz w:val="16"/>
                <w:szCs w:val="16"/>
                <w:rPrChange w:id="1845" w:author="Mateus Berardo de Souza Terra" w:date="2016-02-08T22:05:00Z">
                  <w:rPr>
                    <w:ins w:id="1846" w:author="Mateus Berardo de Souza Terra" w:date="2016-02-08T20:04:00Z"/>
                    <w:color w:val="303030"/>
                  </w:rPr>
                </w:rPrChange>
              </w:rPr>
              <w:pPrChange w:id="1847" w:author="Mateus Berardo de Souza Terra" w:date="2016-02-08T22:05:00Z">
                <w:pPr>
                  <w:pStyle w:val="NormalWeb"/>
                  <w:spacing w:before="0" w:beforeAutospacing="0" w:after="160" w:afterAutospacing="0"/>
                  <w:jc w:val="center"/>
                </w:pPr>
              </w:pPrChange>
            </w:pPr>
            <w:ins w:id="1848" w:author="Mateus Berardo de Souza Terra" w:date="2016-02-08T22:09:00Z">
              <w:r>
                <w:rPr>
                  <w:color w:val="303030"/>
                  <w:sz w:val="16"/>
                  <w:szCs w:val="16"/>
                </w:rPr>
                <w:t>110</w:t>
              </w:r>
            </w:ins>
          </w:p>
        </w:tc>
        <w:tc>
          <w:tcPr>
            <w:tcW w:w="1559" w:type="dxa"/>
            <w:tcPrChange w:id="1849"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50" w:author="Mateus Berardo de Souza Terra" w:date="2016-02-08T20:04:00Z"/>
                <w:color w:val="303030"/>
                <w:sz w:val="16"/>
                <w:szCs w:val="16"/>
                <w:rPrChange w:id="1851" w:author="Mateus Berardo de Souza Terra" w:date="2016-02-08T22:05:00Z">
                  <w:rPr>
                    <w:ins w:id="1852" w:author="Mateus Berardo de Souza Terra" w:date="2016-02-08T20:04:00Z"/>
                    <w:color w:val="303030"/>
                  </w:rPr>
                </w:rPrChange>
              </w:rPr>
              <w:pPrChange w:id="1853" w:author="Mateus Berardo de Souza Terra" w:date="2016-02-08T22:05:00Z">
                <w:pPr>
                  <w:pStyle w:val="NormalWeb"/>
                  <w:spacing w:before="0" w:beforeAutospacing="0" w:after="160" w:afterAutospacing="0"/>
                  <w:jc w:val="center"/>
                </w:pPr>
              </w:pPrChange>
            </w:pPr>
            <w:ins w:id="1854" w:author="Mateus Berardo de Souza Terra" w:date="2016-02-08T22:11:00Z">
              <w:r>
                <w:rPr>
                  <w:color w:val="303030"/>
                  <w:sz w:val="16"/>
                  <w:szCs w:val="16"/>
                </w:rPr>
                <w:t>n</w:t>
              </w:r>
            </w:ins>
          </w:p>
        </w:tc>
      </w:tr>
      <w:tr w:rsidR="00BA6212" w:rsidRPr="00A76C84" w14:paraId="00FF0903" w14:textId="77777777" w:rsidTr="00A76C84">
        <w:trPr>
          <w:trHeight w:val="20"/>
          <w:ins w:id="1855" w:author="Mateus Berardo de Souza Terra" w:date="2016-02-08T20:04:00Z"/>
        </w:trPr>
        <w:tc>
          <w:tcPr>
            <w:tcW w:w="1558" w:type="dxa"/>
            <w:tcPrChange w:id="1856"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857" w:author="Mateus Berardo de Souza Terra" w:date="2016-02-08T20:04:00Z"/>
                <w:color w:val="303030"/>
                <w:sz w:val="16"/>
                <w:szCs w:val="16"/>
                <w:rPrChange w:id="1858" w:author="Mateus Berardo de Souza Terra" w:date="2016-02-08T22:05:00Z">
                  <w:rPr>
                    <w:ins w:id="1859" w:author="Mateus Berardo de Souza Terra" w:date="2016-02-08T20:04:00Z"/>
                    <w:color w:val="303030"/>
                  </w:rPr>
                </w:rPrChange>
              </w:rPr>
              <w:pPrChange w:id="1860" w:author="Mateus Berardo de Souza Terra" w:date="2016-02-08T22:05:00Z">
                <w:pPr>
                  <w:pStyle w:val="NormalWeb"/>
                  <w:spacing w:before="0" w:beforeAutospacing="0" w:after="160" w:afterAutospacing="0"/>
                  <w:jc w:val="center"/>
                </w:pPr>
              </w:pPrChange>
            </w:pPr>
            <w:ins w:id="1861" w:author="Mateus Berardo de Souza Terra" w:date="2016-02-08T20:05:00Z">
              <w:r w:rsidRPr="00A76C84">
                <w:rPr>
                  <w:color w:val="303030"/>
                  <w:sz w:val="16"/>
                  <w:szCs w:val="16"/>
                  <w:rPrChange w:id="1862" w:author="Mateus Berardo de Souza Terra" w:date="2016-02-08T22:05:00Z">
                    <w:rPr>
                      <w:color w:val="303030"/>
                    </w:rPr>
                  </w:rPrChange>
                </w:rPr>
                <w:t>47</w:t>
              </w:r>
            </w:ins>
          </w:p>
        </w:tc>
        <w:tc>
          <w:tcPr>
            <w:tcW w:w="1558" w:type="dxa"/>
            <w:tcPrChange w:id="1863"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864" w:author="Mateus Berardo de Souza Terra" w:date="2016-02-08T20:04:00Z"/>
                <w:color w:val="303030"/>
                <w:sz w:val="16"/>
                <w:szCs w:val="16"/>
                <w:rPrChange w:id="1865" w:author="Mateus Berardo de Souza Terra" w:date="2016-02-08T22:05:00Z">
                  <w:rPr>
                    <w:ins w:id="1866" w:author="Mateus Berardo de Souza Terra" w:date="2016-02-08T20:04:00Z"/>
                    <w:color w:val="303030"/>
                  </w:rPr>
                </w:rPrChange>
              </w:rPr>
              <w:pPrChange w:id="1867" w:author="Mateus Berardo de Souza Terra" w:date="2016-02-08T22:05:00Z">
                <w:pPr>
                  <w:pStyle w:val="NormalWeb"/>
                  <w:spacing w:before="0" w:beforeAutospacing="0" w:after="160" w:afterAutospacing="0"/>
                  <w:jc w:val="center"/>
                </w:pPr>
              </w:pPrChange>
            </w:pPr>
            <w:ins w:id="1868" w:author="Mateus Berardo de Souza Terra" w:date="2016-02-08T22:13:00Z">
              <w:r>
                <w:rPr>
                  <w:color w:val="303030"/>
                  <w:sz w:val="16"/>
                  <w:szCs w:val="16"/>
                </w:rPr>
                <w:t>/</w:t>
              </w:r>
            </w:ins>
          </w:p>
        </w:tc>
        <w:tc>
          <w:tcPr>
            <w:tcW w:w="1558" w:type="dxa"/>
            <w:tcPrChange w:id="1869"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870" w:author="Mateus Berardo de Souza Terra" w:date="2016-02-08T20:04:00Z"/>
                <w:color w:val="303030"/>
                <w:sz w:val="16"/>
                <w:szCs w:val="16"/>
                <w:rPrChange w:id="1871" w:author="Mateus Berardo de Souza Terra" w:date="2016-02-08T22:05:00Z">
                  <w:rPr>
                    <w:ins w:id="1872" w:author="Mateus Berardo de Souza Terra" w:date="2016-02-08T20:04:00Z"/>
                    <w:color w:val="303030"/>
                  </w:rPr>
                </w:rPrChange>
              </w:rPr>
              <w:pPrChange w:id="1873" w:author="Mateus Berardo de Souza Terra" w:date="2016-02-08T22:05:00Z">
                <w:pPr>
                  <w:pStyle w:val="NormalWeb"/>
                  <w:spacing w:before="0" w:beforeAutospacing="0" w:after="160" w:afterAutospacing="0"/>
                  <w:jc w:val="center"/>
                </w:pPr>
              </w:pPrChange>
            </w:pPr>
            <w:ins w:id="1874" w:author="Mateus Berardo de Souza Terra" w:date="2016-02-08T22:09:00Z">
              <w:r>
                <w:rPr>
                  <w:color w:val="303030"/>
                  <w:sz w:val="16"/>
                  <w:szCs w:val="16"/>
                </w:rPr>
                <w:t>79</w:t>
              </w:r>
            </w:ins>
          </w:p>
        </w:tc>
        <w:tc>
          <w:tcPr>
            <w:tcW w:w="1558" w:type="dxa"/>
            <w:tcPrChange w:id="1875"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876" w:author="Mateus Berardo de Souza Terra" w:date="2016-02-08T20:04:00Z"/>
                <w:color w:val="303030"/>
                <w:sz w:val="16"/>
                <w:szCs w:val="16"/>
                <w:rPrChange w:id="1877" w:author="Mateus Berardo de Souza Terra" w:date="2016-02-08T22:05:00Z">
                  <w:rPr>
                    <w:ins w:id="1878" w:author="Mateus Berardo de Souza Terra" w:date="2016-02-08T20:04:00Z"/>
                    <w:color w:val="303030"/>
                  </w:rPr>
                </w:rPrChange>
              </w:rPr>
              <w:pPrChange w:id="1879" w:author="Mateus Berardo de Souza Terra" w:date="2016-02-08T22:05:00Z">
                <w:pPr>
                  <w:pStyle w:val="NormalWeb"/>
                  <w:spacing w:before="0" w:beforeAutospacing="0" w:after="160" w:afterAutospacing="0"/>
                  <w:jc w:val="center"/>
                </w:pPr>
              </w:pPrChange>
            </w:pPr>
            <w:ins w:id="1880" w:author="Mateus Berardo de Souza Terra" w:date="2016-02-08T22:10:00Z">
              <w:r>
                <w:rPr>
                  <w:color w:val="303030"/>
                  <w:sz w:val="16"/>
                  <w:szCs w:val="16"/>
                </w:rPr>
                <w:t>O</w:t>
              </w:r>
            </w:ins>
          </w:p>
        </w:tc>
        <w:tc>
          <w:tcPr>
            <w:tcW w:w="1559" w:type="dxa"/>
            <w:tcPrChange w:id="1881"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882" w:author="Mateus Berardo de Souza Terra" w:date="2016-02-08T20:04:00Z"/>
                <w:color w:val="303030"/>
                <w:sz w:val="16"/>
                <w:szCs w:val="16"/>
                <w:rPrChange w:id="1883" w:author="Mateus Berardo de Souza Terra" w:date="2016-02-08T22:05:00Z">
                  <w:rPr>
                    <w:ins w:id="1884" w:author="Mateus Berardo de Souza Terra" w:date="2016-02-08T20:04:00Z"/>
                    <w:color w:val="303030"/>
                  </w:rPr>
                </w:rPrChange>
              </w:rPr>
              <w:pPrChange w:id="1885" w:author="Mateus Berardo de Souza Terra" w:date="2016-02-08T22:05:00Z">
                <w:pPr>
                  <w:pStyle w:val="NormalWeb"/>
                  <w:spacing w:before="0" w:beforeAutospacing="0" w:after="160" w:afterAutospacing="0"/>
                  <w:jc w:val="center"/>
                </w:pPr>
              </w:pPrChange>
            </w:pPr>
            <w:ins w:id="1886" w:author="Mateus Berardo de Souza Terra" w:date="2016-02-08T22:09:00Z">
              <w:r>
                <w:rPr>
                  <w:color w:val="303030"/>
                  <w:sz w:val="16"/>
                  <w:szCs w:val="16"/>
                </w:rPr>
                <w:t>111</w:t>
              </w:r>
            </w:ins>
          </w:p>
        </w:tc>
        <w:tc>
          <w:tcPr>
            <w:tcW w:w="1559" w:type="dxa"/>
            <w:tcPrChange w:id="1887"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888" w:author="Mateus Berardo de Souza Terra" w:date="2016-02-08T20:04:00Z"/>
                <w:color w:val="303030"/>
                <w:sz w:val="16"/>
                <w:szCs w:val="16"/>
                <w:rPrChange w:id="1889" w:author="Mateus Berardo de Souza Terra" w:date="2016-02-08T22:05:00Z">
                  <w:rPr>
                    <w:ins w:id="1890" w:author="Mateus Berardo de Souza Terra" w:date="2016-02-08T20:04:00Z"/>
                    <w:color w:val="303030"/>
                  </w:rPr>
                </w:rPrChange>
              </w:rPr>
              <w:pPrChange w:id="1891" w:author="Mateus Berardo de Souza Terra" w:date="2016-02-08T22:05:00Z">
                <w:pPr>
                  <w:pStyle w:val="NormalWeb"/>
                  <w:spacing w:before="0" w:beforeAutospacing="0" w:after="160" w:afterAutospacing="0"/>
                  <w:jc w:val="center"/>
                </w:pPr>
              </w:pPrChange>
            </w:pPr>
            <w:ins w:id="1892" w:author="Mateus Berardo de Souza Terra" w:date="2016-02-08T22:11:00Z">
              <w:r>
                <w:rPr>
                  <w:color w:val="303030"/>
                  <w:sz w:val="16"/>
                  <w:szCs w:val="16"/>
                </w:rPr>
                <w:t>o</w:t>
              </w:r>
            </w:ins>
          </w:p>
        </w:tc>
      </w:tr>
      <w:tr w:rsidR="00BA6212" w:rsidRPr="00A76C84" w14:paraId="32077213" w14:textId="77777777" w:rsidTr="00A76C84">
        <w:trPr>
          <w:trHeight w:val="20"/>
          <w:ins w:id="1893" w:author="Mateus Berardo de Souza Terra" w:date="2016-02-08T20:04:00Z"/>
        </w:trPr>
        <w:tc>
          <w:tcPr>
            <w:tcW w:w="1558" w:type="dxa"/>
            <w:tcPrChange w:id="1894"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895" w:author="Mateus Berardo de Souza Terra" w:date="2016-02-08T20:04:00Z"/>
                <w:color w:val="303030"/>
                <w:sz w:val="16"/>
                <w:szCs w:val="16"/>
                <w:rPrChange w:id="1896" w:author="Mateus Berardo de Souza Terra" w:date="2016-02-08T22:05:00Z">
                  <w:rPr>
                    <w:ins w:id="1897" w:author="Mateus Berardo de Souza Terra" w:date="2016-02-08T20:04:00Z"/>
                    <w:color w:val="303030"/>
                  </w:rPr>
                </w:rPrChange>
              </w:rPr>
              <w:pPrChange w:id="1898" w:author="Mateus Berardo de Souza Terra" w:date="2016-02-08T22:05:00Z">
                <w:pPr>
                  <w:pStyle w:val="NormalWeb"/>
                  <w:spacing w:before="0" w:beforeAutospacing="0" w:after="160" w:afterAutospacing="0"/>
                  <w:jc w:val="center"/>
                </w:pPr>
              </w:pPrChange>
            </w:pPr>
            <w:ins w:id="1899" w:author="Mateus Berardo de Souza Terra" w:date="2016-02-08T20:05:00Z">
              <w:r w:rsidRPr="00A76C84">
                <w:rPr>
                  <w:color w:val="303030"/>
                  <w:sz w:val="16"/>
                  <w:szCs w:val="16"/>
                  <w:rPrChange w:id="1900" w:author="Mateus Berardo de Souza Terra" w:date="2016-02-08T22:05:00Z">
                    <w:rPr>
                      <w:color w:val="303030"/>
                    </w:rPr>
                  </w:rPrChange>
                </w:rPr>
                <w:t>48</w:t>
              </w:r>
            </w:ins>
          </w:p>
        </w:tc>
        <w:tc>
          <w:tcPr>
            <w:tcW w:w="1558" w:type="dxa"/>
            <w:tcPrChange w:id="1901"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902" w:author="Mateus Berardo de Souza Terra" w:date="2016-02-08T20:04:00Z"/>
                <w:color w:val="303030"/>
                <w:sz w:val="16"/>
                <w:szCs w:val="16"/>
                <w:rPrChange w:id="1903" w:author="Mateus Berardo de Souza Terra" w:date="2016-02-08T22:05:00Z">
                  <w:rPr>
                    <w:ins w:id="1904" w:author="Mateus Berardo de Souza Terra" w:date="2016-02-08T20:04:00Z"/>
                    <w:color w:val="303030"/>
                  </w:rPr>
                </w:rPrChange>
              </w:rPr>
              <w:pPrChange w:id="1905" w:author="Mateus Berardo de Souza Terra" w:date="2016-02-08T22:05:00Z">
                <w:pPr>
                  <w:pStyle w:val="NormalWeb"/>
                  <w:spacing w:before="0" w:beforeAutospacing="0" w:after="160" w:afterAutospacing="0"/>
                  <w:jc w:val="center"/>
                </w:pPr>
              </w:pPrChange>
            </w:pPr>
            <w:ins w:id="1906" w:author="Mateus Berardo de Souza Terra" w:date="2016-02-08T22:13:00Z">
              <w:r>
                <w:rPr>
                  <w:color w:val="303030"/>
                  <w:sz w:val="16"/>
                  <w:szCs w:val="16"/>
                </w:rPr>
                <w:t>0</w:t>
              </w:r>
            </w:ins>
          </w:p>
        </w:tc>
        <w:tc>
          <w:tcPr>
            <w:tcW w:w="1558" w:type="dxa"/>
            <w:tcPrChange w:id="1907"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908" w:author="Mateus Berardo de Souza Terra" w:date="2016-02-08T20:04:00Z"/>
                <w:color w:val="303030"/>
                <w:sz w:val="16"/>
                <w:szCs w:val="16"/>
                <w:rPrChange w:id="1909" w:author="Mateus Berardo de Souza Terra" w:date="2016-02-08T22:05:00Z">
                  <w:rPr>
                    <w:ins w:id="1910" w:author="Mateus Berardo de Souza Terra" w:date="2016-02-08T20:04:00Z"/>
                    <w:color w:val="303030"/>
                  </w:rPr>
                </w:rPrChange>
              </w:rPr>
              <w:pPrChange w:id="1911" w:author="Mateus Berardo de Souza Terra" w:date="2016-02-08T22:05:00Z">
                <w:pPr>
                  <w:pStyle w:val="NormalWeb"/>
                  <w:spacing w:before="0" w:beforeAutospacing="0" w:after="160" w:afterAutospacing="0"/>
                  <w:jc w:val="center"/>
                </w:pPr>
              </w:pPrChange>
            </w:pPr>
            <w:ins w:id="1912" w:author="Mateus Berardo de Souza Terra" w:date="2016-02-08T22:09:00Z">
              <w:r>
                <w:rPr>
                  <w:color w:val="303030"/>
                  <w:sz w:val="16"/>
                  <w:szCs w:val="16"/>
                </w:rPr>
                <w:t>80</w:t>
              </w:r>
            </w:ins>
          </w:p>
        </w:tc>
        <w:tc>
          <w:tcPr>
            <w:tcW w:w="1558" w:type="dxa"/>
            <w:tcPrChange w:id="1913"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14" w:author="Mateus Berardo de Souza Terra" w:date="2016-02-08T20:04:00Z"/>
                <w:color w:val="303030"/>
                <w:sz w:val="16"/>
                <w:szCs w:val="16"/>
                <w:rPrChange w:id="1915" w:author="Mateus Berardo de Souza Terra" w:date="2016-02-08T22:05:00Z">
                  <w:rPr>
                    <w:ins w:id="1916" w:author="Mateus Berardo de Souza Terra" w:date="2016-02-08T20:04:00Z"/>
                    <w:color w:val="303030"/>
                  </w:rPr>
                </w:rPrChange>
              </w:rPr>
              <w:pPrChange w:id="1917" w:author="Mateus Berardo de Souza Terra" w:date="2016-02-08T22:05:00Z">
                <w:pPr>
                  <w:pStyle w:val="NormalWeb"/>
                  <w:spacing w:before="0" w:beforeAutospacing="0" w:after="160" w:afterAutospacing="0"/>
                  <w:jc w:val="center"/>
                </w:pPr>
              </w:pPrChange>
            </w:pPr>
            <w:ins w:id="1918" w:author="Mateus Berardo de Souza Terra" w:date="2016-02-08T22:10:00Z">
              <w:r>
                <w:rPr>
                  <w:color w:val="303030"/>
                  <w:sz w:val="16"/>
                  <w:szCs w:val="16"/>
                </w:rPr>
                <w:t>P</w:t>
              </w:r>
            </w:ins>
          </w:p>
        </w:tc>
        <w:tc>
          <w:tcPr>
            <w:tcW w:w="1559" w:type="dxa"/>
            <w:tcPrChange w:id="1919"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20" w:author="Mateus Berardo de Souza Terra" w:date="2016-02-08T20:04:00Z"/>
                <w:color w:val="303030"/>
                <w:sz w:val="16"/>
                <w:szCs w:val="16"/>
                <w:rPrChange w:id="1921" w:author="Mateus Berardo de Souza Terra" w:date="2016-02-08T22:05:00Z">
                  <w:rPr>
                    <w:ins w:id="1922" w:author="Mateus Berardo de Souza Terra" w:date="2016-02-08T20:04:00Z"/>
                    <w:color w:val="303030"/>
                  </w:rPr>
                </w:rPrChange>
              </w:rPr>
              <w:pPrChange w:id="1923" w:author="Mateus Berardo de Souza Terra" w:date="2016-02-08T22:05:00Z">
                <w:pPr>
                  <w:pStyle w:val="NormalWeb"/>
                  <w:spacing w:before="0" w:beforeAutospacing="0" w:after="160" w:afterAutospacing="0"/>
                  <w:jc w:val="center"/>
                </w:pPr>
              </w:pPrChange>
            </w:pPr>
            <w:ins w:id="1924" w:author="Mateus Berardo de Souza Terra" w:date="2016-02-08T22:09:00Z">
              <w:r>
                <w:rPr>
                  <w:color w:val="303030"/>
                  <w:sz w:val="16"/>
                  <w:szCs w:val="16"/>
                </w:rPr>
                <w:t>112</w:t>
              </w:r>
            </w:ins>
          </w:p>
        </w:tc>
        <w:tc>
          <w:tcPr>
            <w:tcW w:w="1559" w:type="dxa"/>
            <w:tcPrChange w:id="1925"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26" w:author="Mateus Berardo de Souza Terra" w:date="2016-02-08T20:04:00Z"/>
                <w:color w:val="303030"/>
                <w:sz w:val="16"/>
                <w:szCs w:val="16"/>
                <w:rPrChange w:id="1927" w:author="Mateus Berardo de Souza Terra" w:date="2016-02-08T22:05:00Z">
                  <w:rPr>
                    <w:ins w:id="1928" w:author="Mateus Berardo de Souza Terra" w:date="2016-02-08T20:04:00Z"/>
                    <w:color w:val="303030"/>
                  </w:rPr>
                </w:rPrChange>
              </w:rPr>
              <w:pPrChange w:id="1929" w:author="Mateus Berardo de Souza Terra" w:date="2016-02-08T22:05:00Z">
                <w:pPr>
                  <w:pStyle w:val="NormalWeb"/>
                  <w:spacing w:before="0" w:beforeAutospacing="0" w:after="160" w:afterAutospacing="0"/>
                  <w:jc w:val="center"/>
                </w:pPr>
              </w:pPrChange>
            </w:pPr>
            <w:ins w:id="1930" w:author="Mateus Berardo de Souza Terra" w:date="2016-02-08T22:11:00Z">
              <w:r>
                <w:rPr>
                  <w:color w:val="303030"/>
                  <w:sz w:val="16"/>
                  <w:szCs w:val="16"/>
                </w:rPr>
                <w:t>p</w:t>
              </w:r>
            </w:ins>
          </w:p>
        </w:tc>
      </w:tr>
      <w:tr w:rsidR="00BA6212" w:rsidRPr="00A76C84" w14:paraId="1E117F82" w14:textId="77777777" w:rsidTr="00A76C84">
        <w:trPr>
          <w:trHeight w:val="20"/>
          <w:ins w:id="1931" w:author="Mateus Berardo de Souza Terra" w:date="2016-02-08T20:04:00Z"/>
        </w:trPr>
        <w:tc>
          <w:tcPr>
            <w:tcW w:w="1558" w:type="dxa"/>
            <w:tcPrChange w:id="1932"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33" w:author="Mateus Berardo de Souza Terra" w:date="2016-02-08T20:04:00Z"/>
                <w:color w:val="303030"/>
                <w:sz w:val="16"/>
                <w:szCs w:val="16"/>
                <w:rPrChange w:id="1934" w:author="Mateus Berardo de Souza Terra" w:date="2016-02-08T22:05:00Z">
                  <w:rPr>
                    <w:ins w:id="1935" w:author="Mateus Berardo de Souza Terra" w:date="2016-02-08T20:04:00Z"/>
                    <w:color w:val="303030"/>
                  </w:rPr>
                </w:rPrChange>
              </w:rPr>
              <w:pPrChange w:id="1936" w:author="Mateus Berardo de Souza Terra" w:date="2016-02-08T22:05:00Z">
                <w:pPr>
                  <w:pStyle w:val="NormalWeb"/>
                  <w:spacing w:before="0" w:beforeAutospacing="0" w:after="160" w:afterAutospacing="0"/>
                  <w:jc w:val="center"/>
                </w:pPr>
              </w:pPrChange>
            </w:pPr>
            <w:ins w:id="1937" w:author="Mateus Berardo de Souza Terra" w:date="2016-02-08T20:05:00Z">
              <w:r w:rsidRPr="00A76C84">
                <w:rPr>
                  <w:color w:val="303030"/>
                  <w:sz w:val="16"/>
                  <w:szCs w:val="16"/>
                  <w:rPrChange w:id="1938" w:author="Mateus Berardo de Souza Terra" w:date="2016-02-08T22:05:00Z">
                    <w:rPr>
                      <w:color w:val="303030"/>
                    </w:rPr>
                  </w:rPrChange>
                </w:rPr>
                <w:t>49</w:t>
              </w:r>
            </w:ins>
          </w:p>
        </w:tc>
        <w:tc>
          <w:tcPr>
            <w:tcW w:w="1558" w:type="dxa"/>
            <w:tcPrChange w:id="1939"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40" w:author="Mateus Berardo de Souza Terra" w:date="2016-02-08T20:04:00Z"/>
                <w:color w:val="303030"/>
                <w:sz w:val="16"/>
                <w:szCs w:val="16"/>
                <w:rPrChange w:id="1941" w:author="Mateus Berardo de Souza Terra" w:date="2016-02-08T22:05:00Z">
                  <w:rPr>
                    <w:ins w:id="1942" w:author="Mateus Berardo de Souza Terra" w:date="2016-02-08T20:04:00Z"/>
                    <w:color w:val="303030"/>
                  </w:rPr>
                </w:rPrChange>
              </w:rPr>
              <w:pPrChange w:id="1943" w:author="Mateus Berardo de Souza Terra" w:date="2016-02-08T22:05:00Z">
                <w:pPr>
                  <w:pStyle w:val="NormalWeb"/>
                  <w:spacing w:before="0" w:beforeAutospacing="0" w:after="160" w:afterAutospacing="0"/>
                  <w:jc w:val="center"/>
                </w:pPr>
              </w:pPrChange>
            </w:pPr>
            <w:ins w:id="1944" w:author="Mateus Berardo de Souza Terra" w:date="2016-02-08T22:13:00Z">
              <w:r>
                <w:rPr>
                  <w:color w:val="303030"/>
                  <w:sz w:val="16"/>
                  <w:szCs w:val="16"/>
                </w:rPr>
                <w:t>1</w:t>
              </w:r>
            </w:ins>
          </w:p>
        </w:tc>
        <w:tc>
          <w:tcPr>
            <w:tcW w:w="1558" w:type="dxa"/>
            <w:tcPrChange w:id="1945"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46" w:author="Mateus Berardo de Souza Terra" w:date="2016-02-08T20:04:00Z"/>
                <w:color w:val="303030"/>
                <w:sz w:val="16"/>
                <w:szCs w:val="16"/>
                <w:rPrChange w:id="1947" w:author="Mateus Berardo de Souza Terra" w:date="2016-02-08T22:05:00Z">
                  <w:rPr>
                    <w:ins w:id="1948" w:author="Mateus Berardo de Souza Terra" w:date="2016-02-08T20:04:00Z"/>
                    <w:color w:val="303030"/>
                  </w:rPr>
                </w:rPrChange>
              </w:rPr>
              <w:pPrChange w:id="1949" w:author="Mateus Berardo de Souza Terra" w:date="2016-02-08T22:05:00Z">
                <w:pPr>
                  <w:pStyle w:val="NormalWeb"/>
                  <w:spacing w:before="0" w:beforeAutospacing="0" w:after="160" w:afterAutospacing="0"/>
                  <w:jc w:val="center"/>
                </w:pPr>
              </w:pPrChange>
            </w:pPr>
            <w:ins w:id="1950" w:author="Mateus Berardo de Souza Terra" w:date="2016-02-08T22:09:00Z">
              <w:r>
                <w:rPr>
                  <w:color w:val="303030"/>
                  <w:sz w:val="16"/>
                  <w:szCs w:val="16"/>
                </w:rPr>
                <w:t>81</w:t>
              </w:r>
            </w:ins>
          </w:p>
        </w:tc>
        <w:tc>
          <w:tcPr>
            <w:tcW w:w="1558" w:type="dxa"/>
            <w:tcPrChange w:id="1951"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52" w:author="Mateus Berardo de Souza Terra" w:date="2016-02-08T20:04:00Z"/>
                <w:color w:val="303030"/>
                <w:sz w:val="16"/>
                <w:szCs w:val="16"/>
                <w:rPrChange w:id="1953" w:author="Mateus Berardo de Souza Terra" w:date="2016-02-08T22:05:00Z">
                  <w:rPr>
                    <w:ins w:id="1954" w:author="Mateus Berardo de Souza Terra" w:date="2016-02-08T20:04:00Z"/>
                    <w:color w:val="303030"/>
                  </w:rPr>
                </w:rPrChange>
              </w:rPr>
              <w:pPrChange w:id="1955" w:author="Mateus Berardo de Souza Terra" w:date="2016-02-08T22:05:00Z">
                <w:pPr>
                  <w:pStyle w:val="NormalWeb"/>
                  <w:spacing w:before="0" w:beforeAutospacing="0" w:after="160" w:afterAutospacing="0"/>
                  <w:jc w:val="center"/>
                </w:pPr>
              </w:pPrChange>
            </w:pPr>
            <w:ins w:id="1956" w:author="Mateus Berardo de Souza Terra" w:date="2016-02-08T22:10:00Z">
              <w:r>
                <w:rPr>
                  <w:color w:val="303030"/>
                  <w:sz w:val="16"/>
                  <w:szCs w:val="16"/>
                </w:rPr>
                <w:t>Q</w:t>
              </w:r>
            </w:ins>
          </w:p>
        </w:tc>
        <w:tc>
          <w:tcPr>
            <w:tcW w:w="1559" w:type="dxa"/>
            <w:tcPrChange w:id="1957"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958" w:author="Mateus Berardo de Souza Terra" w:date="2016-02-08T20:04:00Z"/>
                <w:color w:val="303030"/>
                <w:sz w:val="16"/>
                <w:szCs w:val="16"/>
                <w:rPrChange w:id="1959" w:author="Mateus Berardo de Souza Terra" w:date="2016-02-08T22:05:00Z">
                  <w:rPr>
                    <w:ins w:id="1960" w:author="Mateus Berardo de Souza Terra" w:date="2016-02-08T20:04:00Z"/>
                    <w:color w:val="303030"/>
                  </w:rPr>
                </w:rPrChange>
              </w:rPr>
              <w:pPrChange w:id="1961" w:author="Mateus Berardo de Souza Terra" w:date="2016-02-08T22:05:00Z">
                <w:pPr>
                  <w:pStyle w:val="NormalWeb"/>
                  <w:spacing w:before="0" w:beforeAutospacing="0" w:after="160" w:afterAutospacing="0"/>
                  <w:jc w:val="center"/>
                </w:pPr>
              </w:pPrChange>
            </w:pPr>
            <w:ins w:id="1962" w:author="Mateus Berardo de Souza Terra" w:date="2016-02-08T22:09:00Z">
              <w:r>
                <w:rPr>
                  <w:color w:val="303030"/>
                  <w:sz w:val="16"/>
                  <w:szCs w:val="16"/>
                </w:rPr>
                <w:t>113</w:t>
              </w:r>
            </w:ins>
          </w:p>
        </w:tc>
        <w:tc>
          <w:tcPr>
            <w:tcW w:w="1559" w:type="dxa"/>
            <w:tcPrChange w:id="1963"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964" w:author="Mateus Berardo de Souza Terra" w:date="2016-02-08T20:04:00Z"/>
                <w:color w:val="303030"/>
                <w:sz w:val="16"/>
                <w:szCs w:val="16"/>
                <w:rPrChange w:id="1965" w:author="Mateus Berardo de Souza Terra" w:date="2016-02-08T22:05:00Z">
                  <w:rPr>
                    <w:ins w:id="1966" w:author="Mateus Berardo de Souza Terra" w:date="2016-02-08T20:04:00Z"/>
                    <w:color w:val="303030"/>
                  </w:rPr>
                </w:rPrChange>
              </w:rPr>
              <w:pPrChange w:id="1967" w:author="Mateus Berardo de Souza Terra" w:date="2016-02-08T22:05:00Z">
                <w:pPr>
                  <w:pStyle w:val="NormalWeb"/>
                  <w:spacing w:before="0" w:beforeAutospacing="0" w:after="160" w:afterAutospacing="0"/>
                  <w:jc w:val="center"/>
                </w:pPr>
              </w:pPrChange>
            </w:pPr>
            <w:ins w:id="1968" w:author="Mateus Berardo de Souza Terra" w:date="2016-02-08T22:11:00Z">
              <w:r>
                <w:rPr>
                  <w:color w:val="303030"/>
                  <w:sz w:val="16"/>
                  <w:szCs w:val="16"/>
                </w:rPr>
                <w:t>q</w:t>
              </w:r>
            </w:ins>
          </w:p>
        </w:tc>
      </w:tr>
      <w:tr w:rsidR="00BA6212" w:rsidRPr="00A76C84" w14:paraId="496E90E1" w14:textId="77777777" w:rsidTr="00A76C84">
        <w:trPr>
          <w:trHeight w:val="20"/>
          <w:ins w:id="1969" w:author="Mateus Berardo de Souza Terra" w:date="2016-02-08T20:04:00Z"/>
        </w:trPr>
        <w:tc>
          <w:tcPr>
            <w:tcW w:w="1558" w:type="dxa"/>
            <w:tcPrChange w:id="1970"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971" w:author="Mateus Berardo de Souza Terra" w:date="2016-02-08T20:04:00Z"/>
                <w:color w:val="303030"/>
                <w:sz w:val="16"/>
                <w:szCs w:val="16"/>
                <w:rPrChange w:id="1972" w:author="Mateus Berardo de Souza Terra" w:date="2016-02-08T22:05:00Z">
                  <w:rPr>
                    <w:ins w:id="1973" w:author="Mateus Berardo de Souza Terra" w:date="2016-02-08T20:04:00Z"/>
                    <w:color w:val="303030"/>
                  </w:rPr>
                </w:rPrChange>
              </w:rPr>
              <w:pPrChange w:id="1974" w:author="Mateus Berardo de Souza Terra" w:date="2016-02-08T22:05:00Z">
                <w:pPr>
                  <w:pStyle w:val="NormalWeb"/>
                  <w:spacing w:before="0" w:beforeAutospacing="0" w:after="160" w:afterAutospacing="0"/>
                  <w:jc w:val="center"/>
                </w:pPr>
              </w:pPrChange>
            </w:pPr>
            <w:ins w:id="1975" w:author="Mateus Berardo de Souza Terra" w:date="2016-02-08T20:05:00Z">
              <w:r w:rsidRPr="00A76C84">
                <w:rPr>
                  <w:color w:val="303030"/>
                  <w:sz w:val="16"/>
                  <w:szCs w:val="16"/>
                  <w:rPrChange w:id="1976" w:author="Mateus Berardo de Souza Terra" w:date="2016-02-08T22:05:00Z">
                    <w:rPr>
                      <w:color w:val="303030"/>
                    </w:rPr>
                  </w:rPrChange>
                </w:rPr>
                <w:t>50</w:t>
              </w:r>
            </w:ins>
          </w:p>
        </w:tc>
        <w:tc>
          <w:tcPr>
            <w:tcW w:w="1558" w:type="dxa"/>
            <w:tcPrChange w:id="1977"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978" w:author="Mateus Berardo de Souza Terra" w:date="2016-02-08T20:04:00Z"/>
                <w:color w:val="303030"/>
                <w:sz w:val="16"/>
                <w:szCs w:val="16"/>
                <w:rPrChange w:id="1979" w:author="Mateus Berardo de Souza Terra" w:date="2016-02-08T22:05:00Z">
                  <w:rPr>
                    <w:ins w:id="1980" w:author="Mateus Berardo de Souza Terra" w:date="2016-02-08T20:04:00Z"/>
                    <w:color w:val="303030"/>
                  </w:rPr>
                </w:rPrChange>
              </w:rPr>
              <w:pPrChange w:id="1981" w:author="Mateus Berardo de Souza Terra" w:date="2016-02-08T22:05:00Z">
                <w:pPr>
                  <w:pStyle w:val="NormalWeb"/>
                  <w:spacing w:before="0" w:beforeAutospacing="0" w:after="160" w:afterAutospacing="0"/>
                  <w:jc w:val="center"/>
                </w:pPr>
              </w:pPrChange>
            </w:pPr>
            <w:ins w:id="1982" w:author="Mateus Berardo de Souza Terra" w:date="2016-02-08T22:13:00Z">
              <w:r>
                <w:rPr>
                  <w:color w:val="303030"/>
                  <w:sz w:val="16"/>
                  <w:szCs w:val="16"/>
                </w:rPr>
                <w:t>2</w:t>
              </w:r>
            </w:ins>
          </w:p>
        </w:tc>
        <w:tc>
          <w:tcPr>
            <w:tcW w:w="1558" w:type="dxa"/>
            <w:tcPrChange w:id="1983"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984" w:author="Mateus Berardo de Souza Terra" w:date="2016-02-08T20:04:00Z"/>
                <w:color w:val="303030"/>
                <w:sz w:val="16"/>
                <w:szCs w:val="16"/>
                <w:rPrChange w:id="1985" w:author="Mateus Berardo de Souza Terra" w:date="2016-02-08T22:05:00Z">
                  <w:rPr>
                    <w:ins w:id="1986" w:author="Mateus Berardo de Souza Terra" w:date="2016-02-08T20:04:00Z"/>
                    <w:color w:val="303030"/>
                  </w:rPr>
                </w:rPrChange>
              </w:rPr>
              <w:pPrChange w:id="1987" w:author="Mateus Berardo de Souza Terra" w:date="2016-02-08T22:05:00Z">
                <w:pPr>
                  <w:pStyle w:val="NormalWeb"/>
                  <w:spacing w:before="0" w:beforeAutospacing="0" w:after="160" w:afterAutospacing="0"/>
                  <w:jc w:val="center"/>
                </w:pPr>
              </w:pPrChange>
            </w:pPr>
            <w:ins w:id="1988" w:author="Mateus Berardo de Souza Terra" w:date="2016-02-08T22:09:00Z">
              <w:r>
                <w:rPr>
                  <w:color w:val="303030"/>
                  <w:sz w:val="16"/>
                  <w:szCs w:val="16"/>
                </w:rPr>
                <w:t>82</w:t>
              </w:r>
            </w:ins>
          </w:p>
        </w:tc>
        <w:tc>
          <w:tcPr>
            <w:tcW w:w="1558" w:type="dxa"/>
            <w:tcPrChange w:id="1989"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990" w:author="Mateus Berardo de Souza Terra" w:date="2016-02-08T20:04:00Z"/>
                <w:color w:val="303030"/>
                <w:sz w:val="16"/>
                <w:szCs w:val="16"/>
                <w:rPrChange w:id="1991" w:author="Mateus Berardo de Souza Terra" w:date="2016-02-08T22:05:00Z">
                  <w:rPr>
                    <w:ins w:id="1992" w:author="Mateus Berardo de Souza Terra" w:date="2016-02-08T20:04:00Z"/>
                    <w:color w:val="303030"/>
                  </w:rPr>
                </w:rPrChange>
              </w:rPr>
              <w:pPrChange w:id="1993" w:author="Mateus Berardo de Souza Terra" w:date="2016-02-08T22:05:00Z">
                <w:pPr>
                  <w:pStyle w:val="NormalWeb"/>
                  <w:spacing w:before="0" w:beforeAutospacing="0" w:after="160" w:afterAutospacing="0"/>
                  <w:jc w:val="center"/>
                </w:pPr>
              </w:pPrChange>
            </w:pPr>
            <w:ins w:id="1994" w:author="Mateus Berardo de Souza Terra" w:date="2016-02-08T22:10:00Z">
              <w:r>
                <w:rPr>
                  <w:color w:val="303030"/>
                  <w:sz w:val="16"/>
                  <w:szCs w:val="16"/>
                </w:rPr>
                <w:t>R</w:t>
              </w:r>
            </w:ins>
          </w:p>
        </w:tc>
        <w:tc>
          <w:tcPr>
            <w:tcW w:w="1559" w:type="dxa"/>
            <w:tcPrChange w:id="1995"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996" w:author="Mateus Berardo de Souza Terra" w:date="2016-02-08T20:04:00Z"/>
                <w:color w:val="303030"/>
                <w:sz w:val="16"/>
                <w:szCs w:val="16"/>
                <w:rPrChange w:id="1997" w:author="Mateus Berardo de Souza Terra" w:date="2016-02-08T22:05:00Z">
                  <w:rPr>
                    <w:ins w:id="1998" w:author="Mateus Berardo de Souza Terra" w:date="2016-02-08T20:04:00Z"/>
                    <w:color w:val="303030"/>
                  </w:rPr>
                </w:rPrChange>
              </w:rPr>
              <w:pPrChange w:id="1999" w:author="Mateus Berardo de Souza Terra" w:date="2016-02-08T22:05:00Z">
                <w:pPr>
                  <w:pStyle w:val="NormalWeb"/>
                  <w:spacing w:before="0" w:beforeAutospacing="0" w:after="160" w:afterAutospacing="0"/>
                  <w:jc w:val="center"/>
                </w:pPr>
              </w:pPrChange>
            </w:pPr>
            <w:ins w:id="2000" w:author="Mateus Berardo de Souza Terra" w:date="2016-02-08T22:09:00Z">
              <w:r>
                <w:rPr>
                  <w:color w:val="303030"/>
                  <w:sz w:val="16"/>
                  <w:szCs w:val="16"/>
                </w:rPr>
                <w:t>114</w:t>
              </w:r>
            </w:ins>
          </w:p>
        </w:tc>
        <w:tc>
          <w:tcPr>
            <w:tcW w:w="1559" w:type="dxa"/>
            <w:tcPrChange w:id="2001"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2002" w:author="Mateus Berardo de Souza Terra" w:date="2016-02-08T20:04:00Z"/>
                <w:color w:val="303030"/>
                <w:sz w:val="16"/>
                <w:szCs w:val="16"/>
                <w:rPrChange w:id="2003" w:author="Mateus Berardo de Souza Terra" w:date="2016-02-08T22:05:00Z">
                  <w:rPr>
                    <w:ins w:id="2004" w:author="Mateus Berardo de Souza Terra" w:date="2016-02-08T20:04:00Z"/>
                    <w:color w:val="303030"/>
                  </w:rPr>
                </w:rPrChange>
              </w:rPr>
              <w:pPrChange w:id="2005" w:author="Mateus Berardo de Souza Terra" w:date="2016-02-08T22:05:00Z">
                <w:pPr>
                  <w:pStyle w:val="NormalWeb"/>
                  <w:spacing w:before="0" w:beforeAutospacing="0" w:after="160" w:afterAutospacing="0"/>
                  <w:jc w:val="center"/>
                </w:pPr>
              </w:pPrChange>
            </w:pPr>
            <w:ins w:id="2006" w:author="Mateus Berardo de Souza Terra" w:date="2016-02-08T22:11:00Z">
              <w:r>
                <w:rPr>
                  <w:color w:val="303030"/>
                  <w:sz w:val="16"/>
                  <w:szCs w:val="16"/>
                </w:rPr>
                <w:t>r</w:t>
              </w:r>
            </w:ins>
          </w:p>
        </w:tc>
      </w:tr>
      <w:tr w:rsidR="00BA6212" w:rsidRPr="00A76C84" w14:paraId="73F1571C" w14:textId="77777777" w:rsidTr="00A76C84">
        <w:trPr>
          <w:trHeight w:val="20"/>
          <w:ins w:id="2007" w:author="Mateus Berardo de Souza Terra" w:date="2016-02-08T20:04:00Z"/>
        </w:trPr>
        <w:tc>
          <w:tcPr>
            <w:tcW w:w="1558" w:type="dxa"/>
            <w:tcPrChange w:id="2008"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2009" w:author="Mateus Berardo de Souza Terra" w:date="2016-02-08T20:04:00Z"/>
                <w:color w:val="303030"/>
                <w:sz w:val="16"/>
                <w:szCs w:val="16"/>
                <w:rPrChange w:id="2010" w:author="Mateus Berardo de Souza Terra" w:date="2016-02-08T22:05:00Z">
                  <w:rPr>
                    <w:ins w:id="2011" w:author="Mateus Berardo de Souza Terra" w:date="2016-02-08T20:04:00Z"/>
                    <w:color w:val="303030"/>
                  </w:rPr>
                </w:rPrChange>
              </w:rPr>
              <w:pPrChange w:id="2012" w:author="Mateus Berardo de Souza Terra" w:date="2016-02-08T22:05:00Z">
                <w:pPr>
                  <w:pStyle w:val="NormalWeb"/>
                  <w:spacing w:before="0" w:beforeAutospacing="0" w:after="160" w:afterAutospacing="0"/>
                  <w:jc w:val="center"/>
                </w:pPr>
              </w:pPrChange>
            </w:pPr>
            <w:ins w:id="2013" w:author="Mateus Berardo de Souza Terra" w:date="2016-02-08T20:05:00Z">
              <w:r w:rsidRPr="00A76C84">
                <w:rPr>
                  <w:color w:val="303030"/>
                  <w:sz w:val="16"/>
                  <w:szCs w:val="16"/>
                  <w:rPrChange w:id="2014" w:author="Mateus Berardo de Souza Terra" w:date="2016-02-08T22:05:00Z">
                    <w:rPr>
                      <w:color w:val="303030"/>
                    </w:rPr>
                  </w:rPrChange>
                </w:rPr>
                <w:t>51</w:t>
              </w:r>
            </w:ins>
          </w:p>
        </w:tc>
        <w:tc>
          <w:tcPr>
            <w:tcW w:w="1558" w:type="dxa"/>
            <w:tcPrChange w:id="2015"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16" w:author="Mateus Berardo de Souza Terra" w:date="2016-02-08T20:04:00Z"/>
                <w:color w:val="303030"/>
                <w:sz w:val="16"/>
                <w:szCs w:val="16"/>
                <w:rPrChange w:id="2017" w:author="Mateus Berardo de Souza Terra" w:date="2016-02-08T22:05:00Z">
                  <w:rPr>
                    <w:ins w:id="2018" w:author="Mateus Berardo de Souza Terra" w:date="2016-02-08T20:04:00Z"/>
                    <w:color w:val="303030"/>
                  </w:rPr>
                </w:rPrChange>
              </w:rPr>
              <w:pPrChange w:id="2019" w:author="Mateus Berardo de Souza Terra" w:date="2016-02-08T22:05:00Z">
                <w:pPr>
                  <w:pStyle w:val="NormalWeb"/>
                  <w:spacing w:before="0" w:beforeAutospacing="0" w:after="160" w:afterAutospacing="0"/>
                  <w:jc w:val="center"/>
                </w:pPr>
              </w:pPrChange>
            </w:pPr>
            <w:ins w:id="2020" w:author="Mateus Berardo de Souza Terra" w:date="2016-02-08T22:13:00Z">
              <w:r>
                <w:rPr>
                  <w:color w:val="303030"/>
                  <w:sz w:val="16"/>
                  <w:szCs w:val="16"/>
                </w:rPr>
                <w:t>3</w:t>
              </w:r>
            </w:ins>
          </w:p>
        </w:tc>
        <w:tc>
          <w:tcPr>
            <w:tcW w:w="1558" w:type="dxa"/>
            <w:tcPrChange w:id="2021"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22" w:author="Mateus Berardo de Souza Terra" w:date="2016-02-08T20:04:00Z"/>
                <w:color w:val="303030"/>
                <w:sz w:val="16"/>
                <w:szCs w:val="16"/>
                <w:rPrChange w:id="2023" w:author="Mateus Berardo de Souza Terra" w:date="2016-02-08T22:05:00Z">
                  <w:rPr>
                    <w:ins w:id="2024" w:author="Mateus Berardo de Souza Terra" w:date="2016-02-08T20:04:00Z"/>
                    <w:color w:val="303030"/>
                  </w:rPr>
                </w:rPrChange>
              </w:rPr>
              <w:pPrChange w:id="2025" w:author="Mateus Berardo de Souza Terra" w:date="2016-02-08T22:05:00Z">
                <w:pPr>
                  <w:pStyle w:val="NormalWeb"/>
                  <w:spacing w:before="0" w:beforeAutospacing="0" w:after="160" w:afterAutospacing="0"/>
                  <w:jc w:val="center"/>
                </w:pPr>
              </w:pPrChange>
            </w:pPr>
            <w:ins w:id="2026" w:author="Mateus Berardo de Souza Terra" w:date="2016-02-08T22:09:00Z">
              <w:r>
                <w:rPr>
                  <w:color w:val="303030"/>
                  <w:sz w:val="16"/>
                  <w:szCs w:val="16"/>
                </w:rPr>
                <w:t>83</w:t>
              </w:r>
            </w:ins>
          </w:p>
        </w:tc>
        <w:tc>
          <w:tcPr>
            <w:tcW w:w="1558" w:type="dxa"/>
            <w:tcPrChange w:id="2027"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28" w:author="Mateus Berardo de Souza Terra" w:date="2016-02-08T20:04:00Z"/>
                <w:color w:val="303030"/>
                <w:sz w:val="16"/>
                <w:szCs w:val="16"/>
                <w:rPrChange w:id="2029" w:author="Mateus Berardo de Souza Terra" w:date="2016-02-08T22:05:00Z">
                  <w:rPr>
                    <w:ins w:id="2030" w:author="Mateus Berardo de Souza Terra" w:date="2016-02-08T20:04:00Z"/>
                    <w:color w:val="303030"/>
                  </w:rPr>
                </w:rPrChange>
              </w:rPr>
              <w:pPrChange w:id="2031" w:author="Mateus Berardo de Souza Terra" w:date="2016-02-08T22:05:00Z">
                <w:pPr>
                  <w:pStyle w:val="NormalWeb"/>
                  <w:spacing w:before="0" w:beforeAutospacing="0" w:after="160" w:afterAutospacing="0"/>
                  <w:jc w:val="center"/>
                </w:pPr>
              </w:pPrChange>
            </w:pPr>
            <w:ins w:id="2032" w:author="Mateus Berardo de Souza Terra" w:date="2016-02-08T22:10:00Z">
              <w:r>
                <w:rPr>
                  <w:color w:val="303030"/>
                  <w:sz w:val="16"/>
                  <w:szCs w:val="16"/>
                </w:rPr>
                <w:t>S</w:t>
              </w:r>
            </w:ins>
          </w:p>
        </w:tc>
        <w:tc>
          <w:tcPr>
            <w:tcW w:w="1559" w:type="dxa"/>
            <w:tcPrChange w:id="2033"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34" w:author="Mateus Berardo de Souza Terra" w:date="2016-02-08T20:04:00Z"/>
                <w:color w:val="303030"/>
                <w:sz w:val="16"/>
                <w:szCs w:val="16"/>
                <w:rPrChange w:id="2035" w:author="Mateus Berardo de Souza Terra" w:date="2016-02-08T22:05:00Z">
                  <w:rPr>
                    <w:ins w:id="2036" w:author="Mateus Berardo de Souza Terra" w:date="2016-02-08T20:04:00Z"/>
                    <w:color w:val="303030"/>
                  </w:rPr>
                </w:rPrChange>
              </w:rPr>
              <w:pPrChange w:id="2037" w:author="Mateus Berardo de Souza Terra" w:date="2016-02-08T22:05:00Z">
                <w:pPr>
                  <w:pStyle w:val="NormalWeb"/>
                  <w:spacing w:before="0" w:beforeAutospacing="0" w:after="160" w:afterAutospacing="0"/>
                  <w:jc w:val="center"/>
                </w:pPr>
              </w:pPrChange>
            </w:pPr>
            <w:ins w:id="2038" w:author="Mateus Berardo de Souza Terra" w:date="2016-02-08T22:09:00Z">
              <w:r>
                <w:rPr>
                  <w:color w:val="303030"/>
                  <w:sz w:val="16"/>
                  <w:szCs w:val="16"/>
                </w:rPr>
                <w:t>115</w:t>
              </w:r>
            </w:ins>
          </w:p>
        </w:tc>
        <w:tc>
          <w:tcPr>
            <w:tcW w:w="1559" w:type="dxa"/>
            <w:tcPrChange w:id="2039"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40" w:author="Mateus Berardo de Souza Terra" w:date="2016-02-08T20:04:00Z"/>
                <w:color w:val="303030"/>
                <w:sz w:val="16"/>
                <w:szCs w:val="16"/>
                <w:rPrChange w:id="2041" w:author="Mateus Berardo de Souza Terra" w:date="2016-02-08T22:05:00Z">
                  <w:rPr>
                    <w:ins w:id="2042" w:author="Mateus Berardo de Souza Terra" w:date="2016-02-08T20:04:00Z"/>
                    <w:color w:val="303030"/>
                  </w:rPr>
                </w:rPrChange>
              </w:rPr>
              <w:pPrChange w:id="2043" w:author="Mateus Berardo de Souza Terra" w:date="2016-02-08T22:05:00Z">
                <w:pPr>
                  <w:pStyle w:val="NormalWeb"/>
                  <w:spacing w:before="0" w:beforeAutospacing="0" w:after="160" w:afterAutospacing="0"/>
                  <w:jc w:val="center"/>
                </w:pPr>
              </w:pPrChange>
            </w:pPr>
            <w:ins w:id="2044" w:author="Mateus Berardo de Souza Terra" w:date="2016-02-08T22:11:00Z">
              <w:r>
                <w:rPr>
                  <w:color w:val="303030"/>
                  <w:sz w:val="16"/>
                  <w:szCs w:val="16"/>
                </w:rPr>
                <w:t>s</w:t>
              </w:r>
            </w:ins>
          </w:p>
        </w:tc>
      </w:tr>
      <w:tr w:rsidR="00BA6212" w:rsidRPr="00A76C84" w14:paraId="1DE6C92F" w14:textId="77777777" w:rsidTr="00A76C84">
        <w:trPr>
          <w:trHeight w:val="20"/>
          <w:ins w:id="2045" w:author="Mateus Berardo de Souza Terra" w:date="2016-02-08T20:04:00Z"/>
        </w:trPr>
        <w:tc>
          <w:tcPr>
            <w:tcW w:w="1558" w:type="dxa"/>
            <w:tcPrChange w:id="2046"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47" w:author="Mateus Berardo de Souza Terra" w:date="2016-02-08T20:04:00Z"/>
                <w:color w:val="303030"/>
                <w:sz w:val="16"/>
                <w:szCs w:val="16"/>
                <w:rPrChange w:id="2048" w:author="Mateus Berardo de Souza Terra" w:date="2016-02-08T22:05:00Z">
                  <w:rPr>
                    <w:ins w:id="2049" w:author="Mateus Berardo de Souza Terra" w:date="2016-02-08T20:04:00Z"/>
                    <w:color w:val="303030"/>
                  </w:rPr>
                </w:rPrChange>
              </w:rPr>
              <w:pPrChange w:id="2050" w:author="Mateus Berardo de Souza Terra" w:date="2016-02-08T22:05:00Z">
                <w:pPr>
                  <w:pStyle w:val="NormalWeb"/>
                  <w:spacing w:before="0" w:beforeAutospacing="0" w:after="160" w:afterAutospacing="0"/>
                  <w:jc w:val="center"/>
                </w:pPr>
              </w:pPrChange>
            </w:pPr>
            <w:ins w:id="2051" w:author="Mateus Berardo de Souza Terra" w:date="2016-02-08T20:05:00Z">
              <w:r w:rsidRPr="00A76C84">
                <w:rPr>
                  <w:color w:val="303030"/>
                  <w:sz w:val="16"/>
                  <w:szCs w:val="16"/>
                  <w:rPrChange w:id="2052" w:author="Mateus Berardo de Souza Terra" w:date="2016-02-08T22:05:00Z">
                    <w:rPr>
                      <w:color w:val="303030"/>
                    </w:rPr>
                  </w:rPrChange>
                </w:rPr>
                <w:t>52</w:t>
              </w:r>
            </w:ins>
          </w:p>
        </w:tc>
        <w:tc>
          <w:tcPr>
            <w:tcW w:w="1558" w:type="dxa"/>
            <w:tcPrChange w:id="2053"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54" w:author="Mateus Berardo de Souza Terra" w:date="2016-02-08T20:04:00Z"/>
                <w:color w:val="303030"/>
                <w:sz w:val="16"/>
                <w:szCs w:val="16"/>
                <w:rPrChange w:id="2055" w:author="Mateus Berardo de Souza Terra" w:date="2016-02-08T22:05:00Z">
                  <w:rPr>
                    <w:ins w:id="2056" w:author="Mateus Berardo de Souza Terra" w:date="2016-02-08T20:04:00Z"/>
                    <w:color w:val="303030"/>
                  </w:rPr>
                </w:rPrChange>
              </w:rPr>
              <w:pPrChange w:id="2057" w:author="Mateus Berardo de Souza Terra" w:date="2016-02-08T22:05:00Z">
                <w:pPr>
                  <w:pStyle w:val="NormalWeb"/>
                  <w:spacing w:before="0" w:beforeAutospacing="0" w:after="160" w:afterAutospacing="0"/>
                  <w:jc w:val="center"/>
                </w:pPr>
              </w:pPrChange>
            </w:pPr>
            <w:ins w:id="2058" w:author="Mateus Berardo de Souza Terra" w:date="2016-02-08T22:13:00Z">
              <w:r>
                <w:rPr>
                  <w:color w:val="303030"/>
                  <w:sz w:val="16"/>
                  <w:szCs w:val="16"/>
                </w:rPr>
                <w:t>4</w:t>
              </w:r>
            </w:ins>
          </w:p>
        </w:tc>
        <w:tc>
          <w:tcPr>
            <w:tcW w:w="1558" w:type="dxa"/>
            <w:tcPrChange w:id="2059"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060" w:author="Mateus Berardo de Souza Terra" w:date="2016-02-08T20:04:00Z"/>
                <w:color w:val="303030"/>
                <w:sz w:val="16"/>
                <w:szCs w:val="16"/>
                <w:rPrChange w:id="2061" w:author="Mateus Berardo de Souza Terra" w:date="2016-02-08T22:05:00Z">
                  <w:rPr>
                    <w:ins w:id="2062" w:author="Mateus Berardo de Souza Terra" w:date="2016-02-08T20:04:00Z"/>
                    <w:color w:val="303030"/>
                  </w:rPr>
                </w:rPrChange>
              </w:rPr>
              <w:pPrChange w:id="2063" w:author="Mateus Berardo de Souza Terra" w:date="2016-02-08T22:05:00Z">
                <w:pPr>
                  <w:pStyle w:val="NormalWeb"/>
                  <w:spacing w:before="0" w:beforeAutospacing="0" w:after="160" w:afterAutospacing="0"/>
                  <w:jc w:val="center"/>
                </w:pPr>
              </w:pPrChange>
            </w:pPr>
            <w:ins w:id="2064" w:author="Mateus Berardo de Souza Terra" w:date="2016-02-08T22:09:00Z">
              <w:r>
                <w:rPr>
                  <w:color w:val="303030"/>
                  <w:sz w:val="16"/>
                  <w:szCs w:val="16"/>
                </w:rPr>
                <w:t>84</w:t>
              </w:r>
            </w:ins>
          </w:p>
        </w:tc>
        <w:tc>
          <w:tcPr>
            <w:tcW w:w="1558" w:type="dxa"/>
            <w:tcPrChange w:id="2065"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066" w:author="Mateus Berardo de Souza Terra" w:date="2016-02-08T20:04:00Z"/>
                <w:color w:val="303030"/>
                <w:sz w:val="16"/>
                <w:szCs w:val="16"/>
                <w:rPrChange w:id="2067" w:author="Mateus Berardo de Souza Terra" w:date="2016-02-08T22:05:00Z">
                  <w:rPr>
                    <w:ins w:id="2068" w:author="Mateus Berardo de Souza Terra" w:date="2016-02-08T20:04:00Z"/>
                    <w:color w:val="303030"/>
                  </w:rPr>
                </w:rPrChange>
              </w:rPr>
              <w:pPrChange w:id="2069" w:author="Mateus Berardo de Souza Terra" w:date="2016-02-08T22:05:00Z">
                <w:pPr>
                  <w:pStyle w:val="NormalWeb"/>
                  <w:spacing w:before="0" w:beforeAutospacing="0" w:after="160" w:afterAutospacing="0"/>
                  <w:jc w:val="center"/>
                </w:pPr>
              </w:pPrChange>
            </w:pPr>
            <w:ins w:id="2070" w:author="Mateus Berardo de Souza Terra" w:date="2016-02-08T22:10:00Z">
              <w:r>
                <w:rPr>
                  <w:color w:val="303030"/>
                  <w:sz w:val="16"/>
                  <w:szCs w:val="16"/>
                </w:rPr>
                <w:t>T</w:t>
              </w:r>
            </w:ins>
          </w:p>
        </w:tc>
        <w:tc>
          <w:tcPr>
            <w:tcW w:w="1559" w:type="dxa"/>
            <w:tcPrChange w:id="2071"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072" w:author="Mateus Berardo de Souza Terra" w:date="2016-02-08T20:04:00Z"/>
                <w:color w:val="303030"/>
                <w:sz w:val="16"/>
                <w:szCs w:val="16"/>
                <w:rPrChange w:id="2073" w:author="Mateus Berardo de Souza Terra" w:date="2016-02-08T22:05:00Z">
                  <w:rPr>
                    <w:ins w:id="2074" w:author="Mateus Berardo de Souza Terra" w:date="2016-02-08T20:04:00Z"/>
                    <w:color w:val="303030"/>
                  </w:rPr>
                </w:rPrChange>
              </w:rPr>
              <w:pPrChange w:id="2075" w:author="Mateus Berardo de Souza Terra" w:date="2016-02-08T22:05:00Z">
                <w:pPr>
                  <w:pStyle w:val="NormalWeb"/>
                  <w:spacing w:before="0" w:beforeAutospacing="0" w:after="160" w:afterAutospacing="0"/>
                  <w:jc w:val="center"/>
                </w:pPr>
              </w:pPrChange>
            </w:pPr>
            <w:ins w:id="2076" w:author="Mateus Berardo de Souza Terra" w:date="2016-02-08T22:09:00Z">
              <w:r>
                <w:rPr>
                  <w:color w:val="303030"/>
                  <w:sz w:val="16"/>
                  <w:szCs w:val="16"/>
                </w:rPr>
                <w:t>116</w:t>
              </w:r>
            </w:ins>
          </w:p>
        </w:tc>
        <w:tc>
          <w:tcPr>
            <w:tcW w:w="1559" w:type="dxa"/>
            <w:tcPrChange w:id="2077"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078" w:author="Mateus Berardo de Souza Terra" w:date="2016-02-08T20:04:00Z"/>
                <w:color w:val="303030"/>
                <w:sz w:val="16"/>
                <w:szCs w:val="16"/>
                <w:rPrChange w:id="2079" w:author="Mateus Berardo de Souza Terra" w:date="2016-02-08T22:05:00Z">
                  <w:rPr>
                    <w:ins w:id="2080" w:author="Mateus Berardo de Souza Terra" w:date="2016-02-08T20:04:00Z"/>
                    <w:color w:val="303030"/>
                  </w:rPr>
                </w:rPrChange>
              </w:rPr>
              <w:pPrChange w:id="2081" w:author="Mateus Berardo de Souza Terra" w:date="2016-02-08T22:05:00Z">
                <w:pPr>
                  <w:pStyle w:val="NormalWeb"/>
                  <w:spacing w:before="0" w:beforeAutospacing="0" w:after="160" w:afterAutospacing="0"/>
                  <w:jc w:val="center"/>
                </w:pPr>
              </w:pPrChange>
            </w:pPr>
            <w:ins w:id="2082" w:author="Mateus Berardo de Souza Terra" w:date="2016-02-08T22:11:00Z">
              <w:r>
                <w:rPr>
                  <w:color w:val="303030"/>
                  <w:sz w:val="16"/>
                  <w:szCs w:val="16"/>
                </w:rPr>
                <w:t>t</w:t>
              </w:r>
            </w:ins>
          </w:p>
        </w:tc>
      </w:tr>
      <w:tr w:rsidR="00BA6212" w:rsidRPr="00A76C84" w14:paraId="15B26FBA" w14:textId="77777777" w:rsidTr="00A76C84">
        <w:trPr>
          <w:trHeight w:val="20"/>
          <w:ins w:id="2083" w:author="Mateus Berardo de Souza Terra" w:date="2016-02-08T20:04:00Z"/>
        </w:trPr>
        <w:tc>
          <w:tcPr>
            <w:tcW w:w="1558" w:type="dxa"/>
            <w:tcPrChange w:id="2084"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085" w:author="Mateus Berardo de Souza Terra" w:date="2016-02-08T20:04:00Z"/>
                <w:color w:val="303030"/>
                <w:sz w:val="16"/>
                <w:szCs w:val="16"/>
                <w:rPrChange w:id="2086" w:author="Mateus Berardo de Souza Terra" w:date="2016-02-08T22:05:00Z">
                  <w:rPr>
                    <w:ins w:id="2087" w:author="Mateus Berardo de Souza Terra" w:date="2016-02-08T20:04:00Z"/>
                    <w:color w:val="303030"/>
                  </w:rPr>
                </w:rPrChange>
              </w:rPr>
              <w:pPrChange w:id="2088" w:author="Mateus Berardo de Souza Terra" w:date="2016-02-08T22:05:00Z">
                <w:pPr>
                  <w:pStyle w:val="NormalWeb"/>
                  <w:spacing w:before="0" w:beforeAutospacing="0" w:after="160" w:afterAutospacing="0"/>
                  <w:jc w:val="center"/>
                </w:pPr>
              </w:pPrChange>
            </w:pPr>
            <w:ins w:id="2089" w:author="Mateus Berardo de Souza Terra" w:date="2016-02-08T20:05:00Z">
              <w:r w:rsidRPr="00A76C84">
                <w:rPr>
                  <w:color w:val="303030"/>
                  <w:sz w:val="16"/>
                  <w:szCs w:val="16"/>
                  <w:rPrChange w:id="2090" w:author="Mateus Berardo de Souza Terra" w:date="2016-02-08T22:05:00Z">
                    <w:rPr>
                      <w:color w:val="303030"/>
                    </w:rPr>
                  </w:rPrChange>
                </w:rPr>
                <w:t>53</w:t>
              </w:r>
            </w:ins>
          </w:p>
        </w:tc>
        <w:tc>
          <w:tcPr>
            <w:tcW w:w="1558" w:type="dxa"/>
            <w:tcPrChange w:id="2091"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092" w:author="Mateus Berardo de Souza Terra" w:date="2016-02-08T20:04:00Z"/>
                <w:color w:val="303030"/>
                <w:sz w:val="16"/>
                <w:szCs w:val="16"/>
                <w:rPrChange w:id="2093" w:author="Mateus Berardo de Souza Terra" w:date="2016-02-08T22:05:00Z">
                  <w:rPr>
                    <w:ins w:id="2094" w:author="Mateus Berardo de Souza Terra" w:date="2016-02-08T20:04:00Z"/>
                    <w:color w:val="303030"/>
                  </w:rPr>
                </w:rPrChange>
              </w:rPr>
              <w:pPrChange w:id="2095" w:author="Mateus Berardo de Souza Terra" w:date="2016-02-08T22:05:00Z">
                <w:pPr>
                  <w:pStyle w:val="NormalWeb"/>
                  <w:spacing w:before="0" w:beforeAutospacing="0" w:after="160" w:afterAutospacing="0"/>
                  <w:jc w:val="center"/>
                </w:pPr>
              </w:pPrChange>
            </w:pPr>
            <w:ins w:id="2096" w:author="Mateus Berardo de Souza Terra" w:date="2016-02-08T22:13:00Z">
              <w:r>
                <w:rPr>
                  <w:color w:val="303030"/>
                  <w:sz w:val="16"/>
                  <w:szCs w:val="16"/>
                </w:rPr>
                <w:t>5</w:t>
              </w:r>
            </w:ins>
          </w:p>
        </w:tc>
        <w:tc>
          <w:tcPr>
            <w:tcW w:w="1558" w:type="dxa"/>
            <w:tcPrChange w:id="2097"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098" w:author="Mateus Berardo de Souza Terra" w:date="2016-02-08T20:04:00Z"/>
                <w:color w:val="303030"/>
                <w:sz w:val="16"/>
                <w:szCs w:val="16"/>
                <w:rPrChange w:id="2099" w:author="Mateus Berardo de Souza Terra" w:date="2016-02-08T22:05:00Z">
                  <w:rPr>
                    <w:ins w:id="2100" w:author="Mateus Berardo de Souza Terra" w:date="2016-02-08T20:04:00Z"/>
                    <w:color w:val="303030"/>
                  </w:rPr>
                </w:rPrChange>
              </w:rPr>
              <w:pPrChange w:id="2101" w:author="Mateus Berardo de Souza Terra" w:date="2016-02-08T22:05:00Z">
                <w:pPr>
                  <w:pStyle w:val="NormalWeb"/>
                  <w:spacing w:before="0" w:beforeAutospacing="0" w:after="160" w:afterAutospacing="0"/>
                  <w:jc w:val="center"/>
                </w:pPr>
              </w:pPrChange>
            </w:pPr>
            <w:ins w:id="2102" w:author="Mateus Berardo de Souza Terra" w:date="2016-02-08T22:09:00Z">
              <w:r>
                <w:rPr>
                  <w:color w:val="303030"/>
                  <w:sz w:val="16"/>
                  <w:szCs w:val="16"/>
                </w:rPr>
                <w:t>85</w:t>
              </w:r>
            </w:ins>
          </w:p>
        </w:tc>
        <w:tc>
          <w:tcPr>
            <w:tcW w:w="1558" w:type="dxa"/>
            <w:tcPrChange w:id="2103"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104" w:author="Mateus Berardo de Souza Terra" w:date="2016-02-08T20:04:00Z"/>
                <w:color w:val="303030"/>
                <w:sz w:val="16"/>
                <w:szCs w:val="16"/>
                <w:rPrChange w:id="2105" w:author="Mateus Berardo de Souza Terra" w:date="2016-02-08T22:05:00Z">
                  <w:rPr>
                    <w:ins w:id="2106" w:author="Mateus Berardo de Souza Terra" w:date="2016-02-08T20:04:00Z"/>
                    <w:color w:val="303030"/>
                  </w:rPr>
                </w:rPrChange>
              </w:rPr>
              <w:pPrChange w:id="2107" w:author="Mateus Berardo de Souza Terra" w:date="2016-02-08T22:05:00Z">
                <w:pPr>
                  <w:pStyle w:val="NormalWeb"/>
                  <w:spacing w:before="0" w:beforeAutospacing="0" w:after="160" w:afterAutospacing="0"/>
                  <w:jc w:val="center"/>
                </w:pPr>
              </w:pPrChange>
            </w:pPr>
            <w:ins w:id="2108" w:author="Mateus Berardo de Souza Terra" w:date="2016-02-08T22:10:00Z">
              <w:r>
                <w:rPr>
                  <w:color w:val="303030"/>
                  <w:sz w:val="16"/>
                  <w:szCs w:val="16"/>
                </w:rPr>
                <w:t>U</w:t>
              </w:r>
            </w:ins>
          </w:p>
        </w:tc>
        <w:tc>
          <w:tcPr>
            <w:tcW w:w="1559" w:type="dxa"/>
            <w:tcPrChange w:id="2109"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10" w:author="Mateus Berardo de Souza Terra" w:date="2016-02-08T20:04:00Z"/>
                <w:color w:val="303030"/>
                <w:sz w:val="16"/>
                <w:szCs w:val="16"/>
                <w:rPrChange w:id="2111" w:author="Mateus Berardo de Souza Terra" w:date="2016-02-08T22:05:00Z">
                  <w:rPr>
                    <w:ins w:id="2112" w:author="Mateus Berardo de Souza Terra" w:date="2016-02-08T20:04:00Z"/>
                    <w:color w:val="303030"/>
                  </w:rPr>
                </w:rPrChange>
              </w:rPr>
              <w:pPrChange w:id="2113" w:author="Mateus Berardo de Souza Terra" w:date="2016-02-08T22:05:00Z">
                <w:pPr>
                  <w:pStyle w:val="NormalWeb"/>
                  <w:spacing w:before="0" w:beforeAutospacing="0" w:after="160" w:afterAutospacing="0"/>
                  <w:jc w:val="center"/>
                </w:pPr>
              </w:pPrChange>
            </w:pPr>
            <w:ins w:id="2114" w:author="Mateus Berardo de Souza Terra" w:date="2016-02-08T22:09:00Z">
              <w:r>
                <w:rPr>
                  <w:color w:val="303030"/>
                  <w:sz w:val="16"/>
                  <w:szCs w:val="16"/>
                </w:rPr>
                <w:t>117</w:t>
              </w:r>
            </w:ins>
          </w:p>
        </w:tc>
        <w:tc>
          <w:tcPr>
            <w:tcW w:w="1559" w:type="dxa"/>
            <w:tcPrChange w:id="2115"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16" w:author="Mateus Berardo de Souza Terra" w:date="2016-02-08T20:04:00Z"/>
                <w:color w:val="303030"/>
                <w:sz w:val="16"/>
                <w:szCs w:val="16"/>
                <w:rPrChange w:id="2117" w:author="Mateus Berardo de Souza Terra" w:date="2016-02-08T22:05:00Z">
                  <w:rPr>
                    <w:ins w:id="2118" w:author="Mateus Berardo de Souza Terra" w:date="2016-02-08T20:04:00Z"/>
                    <w:color w:val="303030"/>
                  </w:rPr>
                </w:rPrChange>
              </w:rPr>
              <w:pPrChange w:id="2119" w:author="Mateus Berardo de Souza Terra" w:date="2016-02-08T22:05:00Z">
                <w:pPr>
                  <w:pStyle w:val="NormalWeb"/>
                  <w:spacing w:before="0" w:beforeAutospacing="0" w:after="160" w:afterAutospacing="0"/>
                  <w:jc w:val="center"/>
                </w:pPr>
              </w:pPrChange>
            </w:pPr>
            <w:ins w:id="2120" w:author="Mateus Berardo de Souza Terra" w:date="2016-02-08T22:11:00Z">
              <w:r>
                <w:rPr>
                  <w:color w:val="303030"/>
                  <w:sz w:val="16"/>
                  <w:szCs w:val="16"/>
                </w:rPr>
                <w:t>u</w:t>
              </w:r>
            </w:ins>
          </w:p>
        </w:tc>
      </w:tr>
      <w:tr w:rsidR="00BA6212" w:rsidRPr="00A76C84" w14:paraId="120B16EF" w14:textId="77777777" w:rsidTr="00A76C84">
        <w:trPr>
          <w:trHeight w:val="20"/>
          <w:ins w:id="2121" w:author="Mateus Berardo de Souza Terra" w:date="2016-02-08T20:04:00Z"/>
        </w:trPr>
        <w:tc>
          <w:tcPr>
            <w:tcW w:w="1558" w:type="dxa"/>
            <w:tcPrChange w:id="2122"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23" w:author="Mateus Berardo de Souza Terra" w:date="2016-02-08T20:04:00Z"/>
                <w:color w:val="303030"/>
                <w:sz w:val="16"/>
                <w:szCs w:val="16"/>
                <w:rPrChange w:id="2124" w:author="Mateus Berardo de Souza Terra" w:date="2016-02-08T22:05:00Z">
                  <w:rPr>
                    <w:ins w:id="2125" w:author="Mateus Berardo de Souza Terra" w:date="2016-02-08T20:04:00Z"/>
                    <w:color w:val="303030"/>
                  </w:rPr>
                </w:rPrChange>
              </w:rPr>
              <w:pPrChange w:id="2126" w:author="Mateus Berardo de Souza Terra" w:date="2016-02-08T22:05:00Z">
                <w:pPr>
                  <w:pStyle w:val="NormalWeb"/>
                  <w:spacing w:before="0" w:beforeAutospacing="0" w:after="160" w:afterAutospacing="0"/>
                  <w:jc w:val="center"/>
                </w:pPr>
              </w:pPrChange>
            </w:pPr>
            <w:ins w:id="2127" w:author="Mateus Berardo de Souza Terra" w:date="2016-02-08T20:05:00Z">
              <w:r w:rsidRPr="00A76C84">
                <w:rPr>
                  <w:color w:val="303030"/>
                  <w:sz w:val="16"/>
                  <w:szCs w:val="16"/>
                  <w:rPrChange w:id="2128" w:author="Mateus Berardo de Souza Terra" w:date="2016-02-08T22:05:00Z">
                    <w:rPr>
                      <w:color w:val="303030"/>
                    </w:rPr>
                  </w:rPrChange>
                </w:rPr>
                <w:t>54</w:t>
              </w:r>
            </w:ins>
          </w:p>
        </w:tc>
        <w:tc>
          <w:tcPr>
            <w:tcW w:w="1558" w:type="dxa"/>
            <w:tcPrChange w:id="2129"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30" w:author="Mateus Berardo de Souza Terra" w:date="2016-02-08T20:04:00Z"/>
                <w:color w:val="303030"/>
                <w:sz w:val="16"/>
                <w:szCs w:val="16"/>
                <w:rPrChange w:id="2131" w:author="Mateus Berardo de Souza Terra" w:date="2016-02-08T22:05:00Z">
                  <w:rPr>
                    <w:ins w:id="2132" w:author="Mateus Berardo de Souza Terra" w:date="2016-02-08T20:04:00Z"/>
                    <w:color w:val="303030"/>
                  </w:rPr>
                </w:rPrChange>
              </w:rPr>
              <w:pPrChange w:id="2133" w:author="Mateus Berardo de Souza Terra" w:date="2016-02-08T22:05:00Z">
                <w:pPr>
                  <w:pStyle w:val="NormalWeb"/>
                  <w:spacing w:before="0" w:beforeAutospacing="0" w:after="160" w:afterAutospacing="0"/>
                  <w:jc w:val="center"/>
                </w:pPr>
              </w:pPrChange>
            </w:pPr>
            <w:ins w:id="2134" w:author="Mateus Berardo de Souza Terra" w:date="2016-02-08T22:13:00Z">
              <w:r>
                <w:rPr>
                  <w:color w:val="303030"/>
                  <w:sz w:val="16"/>
                  <w:szCs w:val="16"/>
                </w:rPr>
                <w:t>6</w:t>
              </w:r>
            </w:ins>
          </w:p>
        </w:tc>
        <w:tc>
          <w:tcPr>
            <w:tcW w:w="1558" w:type="dxa"/>
            <w:tcPrChange w:id="2135"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36" w:author="Mateus Berardo de Souza Terra" w:date="2016-02-08T20:04:00Z"/>
                <w:color w:val="303030"/>
                <w:sz w:val="16"/>
                <w:szCs w:val="16"/>
                <w:rPrChange w:id="2137" w:author="Mateus Berardo de Souza Terra" w:date="2016-02-08T22:05:00Z">
                  <w:rPr>
                    <w:ins w:id="2138" w:author="Mateus Berardo de Souza Terra" w:date="2016-02-08T20:04:00Z"/>
                    <w:color w:val="303030"/>
                  </w:rPr>
                </w:rPrChange>
              </w:rPr>
              <w:pPrChange w:id="2139" w:author="Mateus Berardo de Souza Terra" w:date="2016-02-08T22:05:00Z">
                <w:pPr>
                  <w:pStyle w:val="NormalWeb"/>
                  <w:spacing w:before="0" w:beforeAutospacing="0" w:after="160" w:afterAutospacing="0"/>
                  <w:jc w:val="center"/>
                </w:pPr>
              </w:pPrChange>
            </w:pPr>
            <w:ins w:id="2140" w:author="Mateus Berardo de Souza Terra" w:date="2016-02-08T22:09:00Z">
              <w:r>
                <w:rPr>
                  <w:color w:val="303030"/>
                  <w:sz w:val="16"/>
                  <w:szCs w:val="16"/>
                </w:rPr>
                <w:t>86</w:t>
              </w:r>
            </w:ins>
          </w:p>
        </w:tc>
        <w:tc>
          <w:tcPr>
            <w:tcW w:w="1558" w:type="dxa"/>
            <w:tcPrChange w:id="2141"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42" w:author="Mateus Berardo de Souza Terra" w:date="2016-02-08T20:04:00Z"/>
                <w:color w:val="303030"/>
                <w:sz w:val="16"/>
                <w:szCs w:val="16"/>
                <w:rPrChange w:id="2143" w:author="Mateus Berardo de Souza Terra" w:date="2016-02-08T22:05:00Z">
                  <w:rPr>
                    <w:ins w:id="2144" w:author="Mateus Berardo de Souza Terra" w:date="2016-02-08T20:04:00Z"/>
                    <w:color w:val="303030"/>
                  </w:rPr>
                </w:rPrChange>
              </w:rPr>
              <w:pPrChange w:id="2145" w:author="Mateus Berardo de Souza Terra" w:date="2016-02-08T22:05:00Z">
                <w:pPr>
                  <w:pStyle w:val="NormalWeb"/>
                  <w:spacing w:before="0" w:beforeAutospacing="0" w:after="160" w:afterAutospacing="0"/>
                  <w:jc w:val="center"/>
                </w:pPr>
              </w:pPrChange>
            </w:pPr>
            <w:ins w:id="2146" w:author="Mateus Berardo de Souza Terra" w:date="2016-02-08T22:10:00Z">
              <w:r>
                <w:rPr>
                  <w:color w:val="303030"/>
                  <w:sz w:val="16"/>
                  <w:szCs w:val="16"/>
                </w:rPr>
                <w:t>V</w:t>
              </w:r>
            </w:ins>
          </w:p>
        </w:tc>
        <w:tc>
          <w:tcPr>
            <w:tcW w:w="1559" w:type="dxa"/>
            <w:tcPrChange w:id="2147"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48" w:author="Mateus Berardo de Souza Terra" w:date="2016-02-08T20:04:00Z"/>
                <w:color w:val="303030"/>
                <w:sz w:val="16"/>
                <w:szCs w:val="16"/>
                <w:rPrChange w:id="2149" w:author="Mateus Berardo de Souza Terra" w:date="2016-02-08T22:05:00Z">
                  <w:rPr>
                    <w:ins w:id="2150" w:author="Mateus Berardo de Souza Terra" w:date="2016-02-08T20:04:00Z"/>
                    <w:color w:val="303030"/>
                  </w:rPr>
                </w:rPrChange>
              </w:rPr>
              <w:pPrChange w:id="2151" w:author="Mateus Berardo de Souza Terra" w:date="2016-02-08T22:05:00Z">
                <w:pPr>
                  <w:pStyle w:val="NormalWeb"/>
                  <w:spacing w:before="0" w:beforeAutospacing="0" w:after="160" w:afterAutospacing="0"/>
                  <w:jc w:val="center"/>
                </w:pPr>
              </w:pPrChange>
            </w:pPr>
            <w:ins w:id="2152" w:author="Mateus Berardo de Souza Terra" w:date="2016-02-08T22:09:00Z">
              <w:r>
                <w:rPr>
                  <w:color w:val="303030"/>
                  <w:sz w:val="16"/>
                  <w:szCs w:val="16"/>
                </w:rPr>
                <w:t>118</w:t>
              </w:r>
            </w:ins>
          </w:p>
        </w:tc>
        <w:tc>
          <w:tcPr>
            <w:tcW w:w="1559" w:type="dxa"/>
            <w:tcPrChange w:id="2153"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54" w:author="Mateus Berardo de Souza Terra" w:date="2016-02-08T20:04:00Z"/>
                <w:color w:val="303030"/>
                <w:sz w:val="16"/>
                <w:szCs w:val="16"/>
                <w:rPrChange w:id="2155" w:author="Mateus Berardo de Souza Terra" w:date="2016-02-08T22:05:00Z">
                  <w:rPr>
                    <w:ins w:id="2156" w:author="Mateus Berardo de Souza Terra" w:date="2016-02-08T20:04:00Z"/>
                    <w:color w:val="303030"/>
                  </w:rPr>
                </w:rPrChange>
              </w:rPr>
              <w:pPrChange w:id="2157" w:author="Mateus Berardo de Souza Terra" w:date="2016-02-08T22:05:00Z">
                <w:pPr>
                  <w:pStyle w:val="NormalWeb"/>
                  <w:spacing w:before="0" w:beforeAutospacing="0" w:after="160" w:afterAutospacing="0"/>
                  <w:jc w:val="center"/>
                </w:pPr>
              </w:pPrChange>
            </w:pPr>
            <w:ins w:id="2158" w:author="Mateus Berardo de Souza Terra" w:date="2016-02-08T22:11:00Z">
              <w:r>
                <w:rPr>
                  <w:color w:val="303030"/>
                  <w:sz w:val="16"/>
                  <w:szCs w:val="16"/>
                </w:rPr>
                <w:t>v</w:t>
              </w:r>
            </w:ins>
          </w:p>
        </w:tc>
      </w:tr>
      <w:tr w:rsidR="00BA6212" w:rsidRPr="00A76C84" w14:paraId="30508229" w14:textId="77777777" w:rsidTr="00A76C84">
        <w:trPr>
          <w:trHeight w:val="20"/>
          <w:ins w:id="2159" w:author="Mateus Berardo de Souza Terra" w:date="2016-02-08T20:04:00Z"/>
        </w:trPr>
        <w:tc>
          <w:tcPr>
            <w:tcW w:w="1558" w:type="dxa"/>
            <w:tcPrChange w:id="2160"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161" w:author="Mateus Berardo de Souza Terra" w:date="2016-02-08T20:04:00Z"/>
                <w:color w:val="303030"/>
                <w:sz w:val="16"/>
                <w:szCs w:val="16"/>
                <w:rPrChange w:id="2162" w:author="Mateus Berardo de Souza Terra" w:date="2016-02-08T22:05:00Z">
                  <w:rPr>
                    <w:ins w:id="2163" w:author="Mateus Berardo de Souza Terra" w:date="2016-02-08T20:04:00Z"/>
                    <w:color w:val="303030"/>
                  </w:rPr>
                </w:rPrChange>
              </w:rPr>
              <w:pPrChange w:id="2164" w:author="Mateus Berardo de Souza Terra" w:date="2016-02-08T22:05:00Z">
                <w:pPr>
                  <w:pStyle w:val="NormalWeb"/>
                  <w:spacing w:before="0" w:beforeAutospacing="0" w:after="160" w:afterAutospacing="0"/>
                  <w:jc w:val="center"/>
                </w:pPr>
              </w:pPrChange>
            </w:pPr>
            <w:ins w:id="2165" w:author="Mateus Berardo de Souza Terra" w:date="2016-02-08T20:05:00Z">
              <w:r w:rsidRPr="00A76C84">
                <w:rPr>
                  <w:color w:val="303030"/>
                  <w:sz w:val="16"/>
                  <w:szCs w:val="16"/>
                  <w:rPrChange w:id="2166" w:author="Mateus Berardo de Souza Terra" w:date="2016-02-08T22:05:00Z">
                    <w:rPr>
                      <w:color w:val="303030"/>
                    </w:rPr>
                  </w:rPrChange>
                </w:rPr>
                <w:t>55</w:t>
              </w:r>
            </w:ins>
          </w:p>
        </w:tc>
        <w:tc>
          <w:tcPr>
            <w:tcW w:w="1558" w:type="dxa"/>
            <w:tcPrChange w:id="2167"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168" w:author="Mateus Berardo de Souza Terra" w:date="2016-02-08T20:04:00Z"/>
                <w:color w:val="303030"/>
                <w:sz w:val="16"/>
                <w:szCs w:val="16"/>
                <w:rPrChange w:id="2169" w:author="Mateus Berardo de Souza Terra" w:date="2016-02-08T22:05:00Z">
                  <w:rPr>
                    <w:ins w:id="2170" w:author="Mateus Berardo de Souza Terra" w:date="2016-02-08T20:04:00Z"/>
                    <w:color w:val="303030"/>
                  </w:rPr>
                </w:rPrChange>
              </w:rPr>
              <w:pPrChange w:id="2171" w:author="Mateus Berardo de Souza Terra" w:date="2016-02-08T22:05:00Z">
                <w:pPr>
                  <w:pStyle w:val="NormalWeb"/>
                  <w:spacing w:before="0" w:beforeAutospacing="0" w:after="160" w:afterAutospacing="0"/>
                  <w:jc w:val="center"/>
                </w:pPr>
              </w:pPrChange>
            </w:pPr>
            <w:ins w:id="2172" w:author="Mateus Berardo de Souza Terra" w:date="2016-02-08T22:13:00Z">
              <w:r>
                <w:rPr>
                  <w:color w:val="303030"/>
                  <w:sz w:val="16"/>
                  <w:szCs w:val="16"/>
                </w:rPr>
                <w:t>7</w:t>
              </w:r>
            </w:ins>
          </w:p>
        </w:tc>
        <w:tc>
          <w:tcPr>
            <w:tcW w:w="1558" w:type="dxa"/>
            <w:tcPrChange w:id="2173"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174" w:author="Mateus Berardo de Souza Terra" w:date="2016-02-08T20:04:00Z"/>
                <w:color w:val="303030"/>
                <w:sz w:val="16"/>
                <w:szCs w:val="16"/>
                <w:rPrChange w:id="2175" w:author="Mateus Berardo de Souza Terra" w:date="2016-02-08T22:05:00Z">
                  <w:rPr>
                    <w:ins w:id="2176" w:author="Mateus Berardo de Souza Terra" w:date="2016-02-08T20:04:00Z"/>
                    <w:color w:val="303030"/>
                  </w:rPr>
                </w:rPrChange>
              </w:rPr>
              <w:pPrChange w:id="2177" w:author="Mateus Berardo de Souza Terra" w:date="2016-02-08T22:05:00Z">
                <w:pPr>
                  <w:pStyle w:val="NormalWeb"/>
                  <w:spacing w:before="0" w:beforeAutospacing="0" w:after="160" w:afterAutospacing="0"/>
                  <w:jc w:val="center"/>
                </w:pPr>
              </w:pPrChange>
            </w:pPr>
            <w:ins w:id="2178" w:author="Mateus Berardo de Souza Terra" w:date="2016-02-08T22:09:00Z">
              <w:r>
                <w:rPr>
                  <w:color w:val="303030"/>
                  <w:sz w:val="16"/>
                  <w:szCs w:val="16"/>
                </w:rPr>
                <w:t>87</w:t>
              </w:r>
            </w:ins>
          </w:p>
        </w:tc>
        <w:tc>
          <w:tcPr>
            <w:tcW w:w="1558" w:type="dxa"/>
            <w:tcPrChange w:id="2179"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180" w:author="Mateus Berardo de Souza Terra" w:date="2016-02-08T20:04:00Z"/>
                <w:color w:val="303030"/>
                <w:sz w:val="16"/>
                <w:szCs w:val="16"/>
                <w:rPrChange w:id="2181" w:author="Mateus Berardo de Souza Terra" w:date="2016-02-08T22:05:00Z">
                  <w:rPr>
                    <w:ins w:id="2182" w:author="Mateus Berardo de Souza Terra" w:date="2016-02-08T20:04:00Z"/>
                    <w:color w:val="303030"/>
                  </w:rPr>
                </w:rPrChange>
              </w:rPr>
              <w:pPrChange w:id="2183" w:author="Mateus Berardo de Souza Terra" w:date="2016-02-08T22:05:00Z">
                <w:pPr>
                  <w:pStyle w:val="NormalWeb"/>
                  <w:spacing w:before="0" w:beforeAutospacing="0" w:after="160" w:afterAutospacing="0"/>
                  <w:jc w:val="center"/>
                </w:pPr>
              </w:pPrChange>
            </w:pPr>
            <w:ins w:id="2184" w:author="Mateus Berardo de Souza Terra" w:date="2016-02-08T22:10:00Z">
              <w:r>
                <w:rPr>
                  <w:color w:val="303030"/>
                  <w:sz w:val="16"/>
                  <w:szCs w:val="16"/>
                </w:rPr>
                <w:t>W</w:t>
              </w:r>
            </w:ins>
          </w:p>
        </w:tc>
        <w:tc>
          <w:tcPr>
            <w:tcW w:w="1559" w:type="dxa"/>
            <w:tcPrChange w:id="2185"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186" w:author="Mateus Berardo de Souza Terra" w:date="2016-02-08T20:04:00Z"/>
                <w:color w:val="303030"/>
                <w:sz w:val="16"/>
                <w:szCs w:val="16"/>
                <w:rPrChange w:id="2187" w:author="Mateus Berardo de Souza Terra" w:date="2016-02-08T22:05:00Z">
                  <w:rPr>
                    <w:ins w:id="2188" w:author="Mateus Berardo de Souza Terra" w:date="2016-02-08T20:04:00Z"/>
                    <w:color w:val="303030"/>
                  </w:rPr>
                </w:rPrChange>
              </w:rPr>
              <w:pPrChange w:id="2189" w:author="Mateus Berardo de Souza Terra" w:date="2016-02-08T22:05:00Z">
                <w:pPr>
                  <w:pStyle w:val="NormalWeb"/>
                  <w:spacing w:before="0" w:beforeAutospacing="0" w:after="160" w:afterAutospacing="0"/>
                  <w:jc w:val="center"/>
                </w:pPr>
              </w:pPrChange>
            </w:pPr>
            <w:ins w:id="2190" w:author="Mateus Berardo de Souza Terra" w:date="2016-02-08T22:09:00Z">
              <w:r>
                <w:rPr>
                  <w:color w:val="303030"/>
                  <w:sz w:val="16"/>
                  <w:szCs w:val="16"/>
                </w:rPr>
                <w:t>119</w:t>
              </w:r>
            </w:ins>
          </w:p>
        </w:tc>
        <w:tc>
          <w:tcPr>
            <w:tcW w:w="1559" w:type="dxa"/>
            <w:tcPrChange w:id="2191"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192" w:author="Mateus Berardo de Souza Terra" w:date="2016-02-08T20:04:00Z"/>
                <w:color w:val="303030"/>
                <w:sz w:val="16"/>
                <w:szCs w:val="16"/>
                <w:rPrChange w:id="2193" w:author="Mateus Berardo de Souza Terra" w:date="2016-02-08T22:05:00Z">
                  <w:rPr>
                    <w:ins w:id="2194" w:author="Mateus Berardo de Souza Terra" w:date="2016-02-08T20:04:00Z"/>
                    <w:color w:val="303030"/>
                  </w:rPr>
                </w:rPrChange>
              </w:rPr>
              <w:pPrChange w:id="2195" w:author="Mateus Berardo de Souza Terra" w:date="2016-02-08T22:05:00Z">
                <w:pPr>
                  <w:pStyle w:val="NormalWeb"/>
                  <w:spacing w:before="0" w:beforeAutospacing="0" w:after="160" w:afterAutospacing="0"/>
                  <w:jc w:val="center"/>
                </w:pPr>
              </w:pPrChange>
            </w:pPr>
            <w:ins w:id="2196" w:author="Mateus Berardo de Souza Terra" w:date="2016-02-08T22:11:00Z">
              <w:r>
                <w:rPr>
                  <w:color w:val="303030"/>
                  <w:sz w:val="16"/>
                  <w:szCs w:val="16"/>
                </w:rPr>
                <w:t>w</w:t>
              </w:r>
            </w:ins>
          </w:p>
        </w:tc>
      </w:tr>
      <w:tr w:rsidR="00BA6212" w:rsidRPr="00A76C84" w14:paraId="04F6582B" w14:textId="77777777" w:rsidTr="00A76C84">
        <w:trPr>
          <w:trHeight w:val="20"/>
          <w:ins w:id="2197" w:author="Mateus Berardo de Souza Terra" w:date="2016-02-08T20:04:00Z"/>
        </w:trPr>
        <w:tc>
          <w:tcPr>
            <w:tcW w:w="1558" w:type="dxa"/>
            <w:tcPrChange w:id="2198"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199" w:author="Mateus Berardo de Souza Terra" w:date="2016-02-08T20:04:00Z"/>
                <w:color w:val="303030"/>
                <w:sz w:val="16"/>
                <w:szCs w:val="16"/>
                <w:rPrChange w:id="2200" w:author="Mateus Berardo de Souza Terra" w:date="2016-02-08T22:05:00Z">
                  <w:rPr>
                    <w:ins w:id="2201" w:author="Mateus Berardo de Souza Terra" w:date="2016-02-08T20:04:00Z"/>
                    <w:color w:val="303030"/>
                  </w:rPr>
                </w:rPrChange>
              </w:rPr>
              <w:pPrChange w:id="2202" w:author="Mateus Berardo de Souza Terra" w:date="2016-02-08T22:05:00Z">
                <w:pPr>
                  <w:pStyle w:val="NormalWeb"/>
                  <w:spacing w:before="0" w:beforeAutospacing="0" w:after="160" w:afterAutospacing="0"/>
                  <w:jc w:val="center"/>
                </w:pPr>
              </w:pPrChange>
            </w:pPr>
            <w:ins w:id="2203" w:author="Mateus Berardo de Souza Terra" w:date="2016-02-08T20:05:00Z">
              <w:r w:rsidRPr="00A76C84">
                <w:rPr>
                  <w:color w:val="303030"/>
                  <w:sz w:val="16"/>
                  <w:szCs w:val="16"/>
                  <w:rPrChange w:id="2204" w:author="Mateus Berardo de Souza Terra" w:date="2016-02-08T22:05:00Z">
                    <w:rPr>
                      <w:color w:val="303030"/>
                    </w:rPr>
                  </w:rPrChange>
                </w:rPr>
                <w:t>56</w:t>
              </w:r>
            </w:ins>
          </w:p>
        </w:tc>
        <w:tc>
          <w:tcPr>
            <w:tcW w:w="1558" w:type="dxa"/>
            <w:tcPrChange w:id="2205"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206" w:author="Mateus Berardo de Souza Terra" w:date="2016-02-08T20:04:00Z"/>
                <w:color w:val="303030"/>
                <w:sz w:val="16"/>
                <w:szCs w:val="16"/>
                <w:rPrChange w:id="2207" w:author="Mateus Berardo de Souza Terra" w:date="2016-02-08T22:05:00Z">
                  <w:rPr>
                    <w:ins w:id="2208" w:author="Mateus Berardo de Souza Terra" w:date="2016-02-08T20:04:00Z"/>
                    <w:color w:val="303030"/>
                  </w:rPr>
                </w:rPrChange>
              </w:rPr>
              <w:pPrChange w:id="2209" w:author="Mateus Berardo de Souza Terra" w:date="2016-02-08T22:05:00Z">
                <w:pPr>
                  <w:pStyle w:val="NormalWeb"/>
                  <w:spacing w:before="0" w:beforeAutospacing="0" w:after="160" w:afterAutospacing="0"/>
                  <w:jc w:val="center"/>
                </w:pPr>
              </w:pPrChange>
            </w:pPr>
            <w:ins w:id="2210" w:author="Mateus Berardo de Souza Terra" w:date="2016-02-08T22:13:00Z">
              <w:r>
                <w:rPr>
                  <w:color w:val="303030"/>
                  <w:sz w:val="16"/>
                  <w:szCs w:val="16"/>
                </w:rPr>
                <w:t>8</w:t>
              </w:r>
            </w:ins>
          </w:p>
        </w:tc>
        <w:tc>
          <w:tcPr>
            <w:tcW w:w="1558" w:type="dxa"/>
            <w:tcPrChange w:id="2211"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12" w:author="Mateus Berardo de Souza Terra" w:date="2016-02-08T20:04:00Z"/>
                <w:color w:val="303030"/>
                <w:sz w:val="16"/>
                <w:szCs w:val="16"/>
                <w:rPrChange w:id="2213" w:author="Mateus Berardo de Souza Terra" w:date="2016-02-08T22:05:00Z">
                  <w:rPr>
                    <w:ins w:id="2214" w:author="Mateus Berardo de Souza Terra" w:date="2016-02-08T20:04:00Z"/>
                    <w:color w:val="303030"/>
                  </w:rPr>
                </w:rPrChange>
              </w:rPr>
              <w:pPrChange w:id="2215" w:author="Mateus Berardo de Souza Terra" w:date="2016-02-08T22:05:00Z">
                <w:pPr>
                  <w:pStyle w:val="NormalWeb"/>
                  <w:spacing w:before="0" w:beforeAutospacing="0" w:after="160" w:afterAutospacing="0"/>
                  <w:jc w:val="center"/>
                </w:pPr>
              </w:pPrChange>
            </w:pPr>
            <w:ins w:id="2216" w:author="Mateus Berardo de Souza Terra" w:date="2016-02-08T22:09:00Z">
              <w:r>
                <w:rPr>
                  <w:color w:val="303030"/>
                  <w:sz w:val="16"/>
                  <w:szCs w:val="16"/>
                </w:rPr>
                <w:t>88</w:t>
              </w:r>
            </w:ins>
          </w:p>
        </w:tc>
        <w:tc>
          <w:tcPr>
            <w:tcW w:w="1558" w:type="dxa"/>
            <w:tcPrChange w:id="2217"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18" w:author="Mateus Berardo de Souza Terra" w:date="2016-02-08T20:04:00Z"/>
                <w:color w:val="303030"/>
                <w:sz w:val="16"/>
                <w:szCs w:val="16"/>
                <w:rPrChange w:id="2219" w:author="Mateus Berardo de Souza Terra" w:date="2016-02-08T22:05:00Z">
                  <w:rPr>
                    <w:ins w:id="2220" w:author="Mateus Berardo de Souza Terra" w:date="2016-02-08T20:04:00Z"/>
                    <w:color w:val="303030"/>
                  </w:rPr>
                </w:rPrChange>
              </w:rPr>
              <w:pPrChange w:id="2221" w:author="Mateus Berardo de Souza Terra" w:date="2016-02-08T22:05:00Z">
                <w:pPr>
                  <w:pStyle w:val="NormalWeb"/>
                  <w:spacing w:before="0" w:beforeAutospacing="0" w:after="160" w:afterAutospacing="0"/>
                  <w:jc w:val="center"/>
                </w:pPr>
              </w:pPrChange>
            </w:pPr>
            <w:ins w:id="2222" w:author="Mateus Berardo de Souza Terra" w:date="2016-02-08T22:10:00Z">
              <w:r>
                <w:rPr>
                  <w:color w:val="303030"/>
                  <w:sz w:val="16"/>
                  <w:szCs w:val="16"/>
                </w:rPr>
                <w:t>X</w:t>
              </w:r>
            </w:ins>
          </w:p>
        </w:tc>
        <w:tc>
          <w:tcPr>
            <w:tcW w:w="1559" w:type="dxa"/>
            <w:tcPrChange w:id="2223"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24" w:author="Mateus Berardo de Souza Terra" w:date="2016-02-08T20:04:00Z"/>
                <w:color w:val="303030"/>
                <w:sz w:val="16"/>
                <w:szCs w:val="16"/>
                <w:rPrChange w:id="2225" w:author="Mateus Berardo de Souza Terra" w:date="2016-02-08T22:05:00Z">
                  <w:rPr>
                    <w:ins w:id="2226" w:author="Mateus Berardo de Souza Terra" w:date="2016-02-08T20:04:00Z"/>
                    <w:color w:val="303030"/>
                  </w:rPr>
                </w:rPrChange>
              </w:rPr>
              <w:pPrChange w:id="2227" w:author="Mateus Berardo de Souza Terra" w:date="2016-02-08T22:05:00Z">
                <w:pPr>
                  <w:pStyle w:val="NormalWeb"/>
                  <w:spacing w:before="0" w:beforeAutospacing="0" w:after="160" w:afterAutospacing="0"/>
                  <w:jc w:val="center"/>
                </w:pPr>
              </w:pPrChange>
            </w:pPr>
            <w:ins w:id="2228" w:author="Mateus Berardo de Souza Terra" w:date="2016-02-08T22:09:00Z">
              <w:r>
                <w:rPr>
                  <w:color w:val="303030"/>
                  <w:sz w:val="16"/>
                  <w:szCs w:val="16"/>
                </w:rPr>
                <w:t>120</w:t>
              </w:r>
            </w:ins>
          </w:p>
        </w:tc>
        <w:tc>
          <w:tcPr>
            <w:tcW w:w="1559" w:type="dxa"/>
            <w:tcPrChange w:id="2229"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30" w:author="Mateus Berardo de Souza Terra" w:date="2016-02-08T20:04:00Z"/>
                <w:color w:val="303030"/>
                <w:sz w:val="16"/>
                <w:szCs w:val="16"/>
                <w:rPrChange w:id="2231" w:author="Mateus Berardo de Souza Terra" w:date="2016-02-08T22:05:00Z">
                  <w:rPr>
                    <w:ins w:id="2232" w:author="Mateus Berardo de Souza Terra" w:date="2016-02-08T20:04:00Z"/>
                    <w:color w:val="303030"/>
                  </w:rPr>
                </w:rPrChange>
              </w:rPr>
              <w:pPrChange w:id="2233" w:author="Mateus Berardo de Souza Terra" w:date="2016-02-08T22:05:00Z">
                <w:pPr>
                  <w:pStyle w:val="NormalWeb"/>
                  <w:spacing w:before="0" w:beforeAutospacing="0" w:after="160" w:afterAutospacing="0"/>
                  <w:jc w:val="center"/>
                </w:pPr>
              </w:pPrChange>
            </w:pPr>
            <w:ins w:id="2234" w:author="Mateus Berardo de Souza Terra" w:date="2016-02-08T22:11:00Z">
              <w:r>
                <w:rPr>
                  <w:color w:val="303030"/>
                  <w:sz w:val="16"/>
                  <w:szCs w:val="16"/>
                </w:rPr>
                <w:t>x</w:t>
              </w:r>
            </w:ins>
          </w:p>
        </w:tc>
      </w:tr>
      <w:tr w:rsidR="00BA6212" w:rsidRPr="00A76C84" w14:paraId="33E4EA1D" w14:textId="77777777" w:rsidTr="00A76C84">
        <w:trPr>
          <w:trHeight w:val="20"/>
          <w:ins w:id="2235" w:author="Mateus Berardo de Souza Terra" w:date="2016-02-08T20:04:00Z"/>
        </w:trPr>
        <w:tc>
          <w:tcPr>
            <w:tcW w:w="1558" w:type="dxa"/>
            <w:tcPrChange w:id="2236"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37" w:author="Mateus Berardo de Souza Terra" w:date="2016-02-08T20:04:00Z"/>
                <w:color w:val="303030"/>
                <w:sz w:val="16"/>
                <w:szCs w:val="16"/>
                <w:rPrChange w:id="2238" w:author="Mateus Berardo de Souza Terra" w:date="2016-02-08T22:05:00Z">
                  <w:rPr>
                    <w:ins w:id="2239" w:author="Mateus Berardo de Souza Terra" w:date="2016-02-08T20:04:00Z"/>
                    <w:color w:val="303030"/>
                  </w:rPr>
                </w:rPrChange>
              </w:rPr>
              <w:pPrChange w:id="2240" w:author="Mateus Berardo de Souza Terra" w:date="2016-02-08T22:05:00Z">
                <w:pPr>
                  <w:pStyle w:val="NormalWeb"/>
                  <w:spacing w:before="0" w:beforeAutospacing="0" w:after="160" w:afterAutospacing="0"/>
                  <w:jc w:val="center"/>
                </w:pPr>
              </w:pPrChange>
            </w:pPr>
            <w:ins w:id="2241" w:author="Mateus Berardo de Souza Terra" w:date="2016-02-08T20:05:00Z">
              <w:r w:rsidRPr="00A76C84">
                <w:rPr>
                  <w:color w:val="303030"/>
                  <w:sz w:val="16"/>
                  <w:szCs w:val="16"/>
                  <w:rPrChange w:id="2242" w:author="Mateus Berardo de Souza Terra" w:date="2016-02-08T22:05:00Z">
                    <w:rPr>
                      <w:color w:val="303030"/>
                    </w:rPr>
                  </w:rPrChange>
                </w:rPr>
                <w:t>57</w:t>
              </w:r>
            </w:ins>
          </w:p>
        </w:tc>
        <w:tc>
          <w:tcPr>
            <w:tcW w:w="1558" w:type="dxa"/>
            <w:tcPrChange w:id="2243"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44" w:author="Mateus Berardo de Souza Terra" w:date="2016-02-08T20:04:00Z"/>
                <w:color w:val="303030"/>
                <w:sz w:val="16"/>
                <w:szCs w:val="16"/>
                <w:rPrChange w:id="2245" w:author="Mateus Berardo de Souza Terra" w:date="2016-02-08T22:05:00Z">
                  <w:rPr>
                    <w:ins w:id="2246" w:author="Mateus Berardo de Souza Terra" w:date="2016-02-08T20:04:00Z"/>
                    <w:color w:val="303030"/>
                  </w:rPr>
                </w:rPrChange>
              </w:rPr>
              <w:pPrChange w:id="2247" w:author="Mateus Berardo de Souza Terra" w:date="2016-02-08T22:05:00Z">
                <w:pPr>
                  <w:pStyle w:val="NormalWeb"/>
                  <w:spacing w:before="0" w:beforeAutospacing="0" w:after="160" w:afterAutospacing="0"/>
                  <w:jc w:val="center"/>
                </w:pPr>
              </w:pPrChange>
            </w:pPr>
            <w:ins w:id="2248" w:author="Mateus Berardo de Souza Terra" w:date="2016-02-08T22:13:00Z">
              <w:r>
                <w:rPr>
                  <w:color w:val="303030"/>
                  <w:sz w:val="16"/>
                  <w:szCs w:val="16"/>
                </w:rPr>
                <w:t>9</w:t>
              </w:r>
            </w:ins>
          </w:p>
        </w:tc>
        <w:tc>
          <w:tcPr>
            <w:tcW w:w="1558" w:type="dxa"/>
            <w:tcPrChange w:id="2249"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50" w:author="Mateus Berardo de Souza Terra" w:date="2016-02-08T20:04:00Z"/>
                <w:color w:val="303030"/>
                <w:sz w:val="16"/>
                <w:szCs w:val="16"/>
                <w:rPrChange w:id="2251" w:author="Mateus Berardo de Souza Terra" w:date="2016-02-08T22:05:00Z">
                  <w:rPr>
                    <w:ins w:id="2252" w:author="Mateus Berardo de Souza Terra" w:date="2016-02-08T20:04:00Z"/>
                    <w:color w:val="303030"/>
                  </w:rPr>
                </w:rPrChange>
              </w:rPr>
              <w:pPrChange w:id="2253" w:author="Mateus Berardo de Souza Terra" w:date="2016-02-08T22:05:00Z">
                <w:pPr>
                  <w:pStyle w:val="NormalWeb"/>
                  <w:spacing w:before="0" w:beforeAutospacing="0" w:after="160" w:afterAutospacing="0"/>
                  <w:jc w:val="center"/>
                </w:pPr>
              </w:pPrChange>
            </w:pPr>
            <w:ins w:id="2254" w:author="Mateus Berardo de Souza Terra" w:date="2016-02-08T22:09:00Z">
              <w:r>
                <w:rPr>
                  <w:color w:val="303030"/>
                  <w:sz w:val="16"/>
                  <w:szCs w:val="16"/>
                </w:rPr>
                <w:t>89</w:t>
              </w:r>
            </w:ins>
          </w:p>
        </w:tc>
        <w:tc>
          <w:tcPr>
            <w:tcW w:w="1558" w:type="dxa"/>
            <w:tcPrChange w:id="2255"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256" w:author="Mateus Berardo de Souza Terra" w:date="2016-02-08T20:04:00Z"/>
                <w:color w:val="303030"/>
                <w:sz w:val="16"/>
                <w:szCs w:val="16"/>
                <w:rPrChange w:id="2257" w:author="Mateus Berardo de Souza Terra" w:date="2016-02-08T22:05:00Z">
                  <w:rPr>
                    <w:ins w:id="2258" w:author="Mateus Berardo de Souza Terra" w:date="2016-02-08T20:04:00Z"/>
                    <w:color w:val="303030"/>
                  </w:rPr>
                </w:rPrChange>
              </w:rPr>
              <w:pPrChange w:id="2259" w:author="Mateus Berardo de Souza Terra" w:date="2016-02-08T22:05:00Z">
                <w:pPr>
                  <w:pStyle w:val="NormalWeb"/>
                  <w:spacing w:before="0" w:beforeAutospacing="0" w:after="160" w:afterAutospacing="0"/>
                  <w:jc w:val="center"/>
                </w:pPr>
              </w:pPrChange>
            </w:pPr>
            <w:ins w:id="2260" w:author="Mateus Berardo de Souza Terra" w:date="2016-02-08T22:10:00Z">
              <w:r>
                <w:rPr>
                  <w:color w:val="303030"/>
                  <w:sz w:val="16"/>
                  <w:szCs w:val="16"/>
                </w:rPr>
                <w:t>Y</w:t>
              </w:r>
            </w:ins>
          </w:p>
        </w:tc>
        <w:tc>
          <w:tcPr>
            <w:tcW w:w="1559" w:type="dxa"/>
            <w:tcPrChange w:id="2261"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262" w:author="Mateus Berardo de Souza Terra" w:date="2016-02-08T20:04:00Z"/>
                <w:color w:val="303030"/>
                <w:sz w:val="16"/>
                <w:szCs w:val="16"/>
                <w:rPrChange w:id="2263" w:author="Mateus Berardo de Souza Terra" w:date="2016-02-08T22:05:00Z">
                  <w:rPr>
                    <w:ins w:id="2264" w:author="Mateus Berardo de Souza Terra" w:date="2016-02-08T20:04:00Z"/>
                    <w:color w:val="303030"/>
                  </w:rPr>
                </w:rPrChange>
              </w:rPr>
              <w:pPrChange w:id="2265" w:author="Mateus Berardo de Souza Terra" w:date="2016-02-08T22:05:00Z">
                <w:pPr>
                  <w:pStyle w:val="NormalWeb"/>
                  <w:spacing w:before="0" w:beforeAutospacing="0" w:after="160" w:afterAutospacing="0"/>
                  <w:jc w:val="center"/>
                </w:pPr>
              </w:pPrChange>
            </w:pPr>
            <w:ins w:id="2266" w:author="Mateus Berardo de Souza Terra" w:date="2016-02-08T22:09:00Z">
              <w:r>
                <w:rPr>
                  <w:color w:val="303030"/>
                  <w:sz w:val="16"/>
                  <w:szCs w:val="16"/>
                </w:rPr>
                <w:t>121</w:t>
              </w:r>
            </w:ins>
          </w:p>
        </w:tc>
        <w:tc>
          <w:tcPr>
            <w:tcW w:w="1559" w:type="dxa"/>
            <w:tcPrChange w:id="2267"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268" w:author="Mateus Berardo de Souza Terra" w:date="2016-02-08T20:04:00Z"/>
                <w:color w:val="303030"/>
                <w:sz w:val="16"/>
                <w:szCs w:val="16"/>
                <w:rPrChange w:id="2269" w:author="Mateus Berardo de Souza Terra" w:date="2016-02-08T22:05:00Z">
                  <w:rPr>
                    <w:ins w:id="2270" w:author="Mateus Berardo de Souza Terra" w:date="2016-02-08T20:04:00Z"/>
                    <w:color w:val="303030"/>
                  </w:rPr>
                </w:rPrChange>
              </w:rPr>
              <w:pPrChange w:id="2271" w:author="Mateus Berardo de Souza Terra" w:date="2016-02-08T22:05:00Z">
                <w:pPr>
                  <w:pStyle w:val="NormalWeb"/>
                  <w:spacing w:before="0" w:beforeAutospacing="0" w:after="160" w:afterAutospacing="0"/>
                  <w:jc w:val="center"/>
                </w:pPr>
              </w:pPrChange>
            </w:pPr>
            <w:ins w:id="2272" w:author="Mateus Berardo de Souza Terra" w:date="2016-02-08T22:11:00Z">
              <w:r>
                <w:rPr>
                  <w:color w:val="303030"/>
                  <w:sz w:val="16"/>
                  <w:szCs w:val="16"/>
                </w:rPr>
                <w:t>y</w:t>
              </w:r>
            </w:ins>
          </w:p>
        </w:tc>
      </w:tr>
      <w:tr w:rsidR="00BA6212" w:rsidRPr="00A76C84" w14:paraId="1EA86B3D" w14:textId="77777777" w:rsidTr="00A76C84">
        <w:trPr>
          <w:trHeight w:val="20"/>
          <w:ins w:id="2273" w:author="Mateus Berardo de Souza Terra" w:date="2016-02-08T20:04:00Z"/>
        </w:trPr>
        <w:tc>
          <w:tcPr>
            <w:tcW w:w="1558" w:type="dxa"/>
            <w:tcPrChange w:id="2274"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275" w:author="Mateus Berardo de Souza Terra" w:date="2016-02-08T20:04:00Z"/>
                <w:color w:val="303030"/>
                <w:sz w:val="16"/>
                <w:szCs w:val="16"/>
                <w:rPrChange w:id="2276" w:author="Mateus Berardo de Souza Terra" w:date="2016-02-08T22:05:00Z">
                  <w:rPr>
                    <w:ins w:id="2277" w:author="Mateus Berardo de Souza Terra" w:date="2016-02-08T20:04:00Z"/>
                    <w:color w:val="303030"/>
                  </w:rPr>
                </w:rPrChange>
              </w:rPr>
              <w:pPrChange w:id="2278" w:author="Mateus Berardo de Souza Terra" w:date="2016-02-08T22:05:00Z">
                <w:pPr>
                  <w:pStyle w:val="NormalWeb"/>
                  <w:spacing w:before="0" w:beforeAutospacing="0" w:after="160" w:afterAutospacing="0"/>
                  <w:jc w:val="center"/>
                </w:pPr>
              </w:pPrChange>
            </w:pPr>
            <w:ins w:id="2279" w:author="Mateus Berardo de Souza Terra" w:date="2016-02-08T20:05:00Z">
              <w:r w:rsidRPr="00A76C84">
                <w:rPr>
                  <w:color w:val="303030"/>
                  <w:sz w:val="16"/>
                  <w:szCs w:val="16"/>
                  <w:rPrChange w:id="2280" w:author="Mateus Berardo de Souza Terra" w:date="2016-02-08T22:05:00Z">
                    <w:rPr>
                      <w:color w:val="303030"/>
                    </w:rPr>
                  </w:rPrChange>
                </w:rPr>
                <w:t>58</w:t>
              </w:r>
            </w:ins>
          </w:p>
        </w:tc>
        <w:tc>
          <w:tcPr>
            <w:tcW w:w="1558" w:type="dxa"/>
            <w:tcPrChange w:id="2281"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282" w:author="Mateus Berardo de Souza Terra" w:date="2016-02-08T20:04:00Z"/>
                <w:color w:val="303030"/>
                <w:sz w:val="16"/>
                <w:szCs w:val="16"/>
                <w:rPrChange w:id="2283" w:author="Mateus Berardo de Souza Terra" w:date="2016-02-08T22:05:00Z">
                  <w:rPr>
                    <w:ins w:id="2284" w:author="Mateus Berardo de Souza Terra" w:date="2016-02-08T20:04:00Z"/>
                    <w:color w:val="303030"/>
                  </w:rPr>
                </w:rPrChange>
              </w:rPr>
              <w:pPrChange w:id="2285" w:author="Mateus Berardo de Souza Terra" w:date="2016-02-08T22:05:00Z">
                <w:pPr>
                  <w:pStyle w:val="NormalWeb"/>
                  <w:spacing w:before="0" w:beforeAutospacing="0" w:after="160" w:afterAutospacing="0"/>
                  <w:jc w:val="center"/>
                </w:pPr>
              </w:pPrChange>
            </w:pPr>
            <w:ins w:id="2286" w:author="Mateus Berardo de Souza Terra" w:date="2016-02-08T22:13:00Z">
              <w:r>
                <w:rPr>
                  <w:color w:val="303030"/>
                  <w:sz w:val="16"/>
                  <w:szCs w:val="16"/>
                </w:rPr>
                <w:t>:</w:t>
              </w:r>
            </w:ins>
          </w:p>
        </w:tc>
        <w:tc>
          <w:tcPr>
            <w:tcW w:w="1558" w:type="dxa"/>
            <w:tcPrChange w:id="2287"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288" w:author="Mateus Berardo de Souza Terra" w:date="2016-02-08T20:04:00Z"/>
                <w:color w:val="303030"/>
                <w:sz w:val="16"/>
                <w:szCs w:val="16"/>
                <w:rPrChange w:id="2289" w:author="Mateus Berardo de Souza Terra" w:date="2016-02-08T22:05:00Z">
                  <w:rPr>
                    <w:ins w:id="2290" w:author="Mateus Berardo de Souza Terra" w:date="2016-02-08T20:04:00Z"/>
                    <w:color w:val="303030"/>
                  </w:rPr>
                </w:rPrChange>
              </w:rPr>
              <w:pPrChange w:id="2291" w:author="Mateus Berardo de Souza Terra" w:date="2016-02-08T22:05:00Z">
                <w:pPr>
                  <w:pStyle w:val="NormalWeb"/>
                  <w:spacing w:before="0" w:beforeAutospacing="0" w:after="160" w:afterAutospacing="0"/>
                  <w:jc w:val="center"/>
                </w:pPr>
              </w:pPrChange>
            </w:pPr>
            <w:ins w:id="2292" w:author="Mateus Berardo de Souza Terra" w:date="2016-02-08T22:09:00Z">
              <w:r>
                <w:rPr>
                  <w:color w:val="303030"/>
                  <w:sz w:val="16"/>
                  <w:szCs w:val="16"/>
                </w:rPr>
                <w:t>90</w:t>
              </w:r>
            </w:ins>
          </w:p>
        </w:tc>
        <w:tc>
          <w:tcPr>
            <w:tcW w:w="1558" w:type="dxa"/>
            <w:tcPrChange w:id="2293"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294" w:author="Mateus Berardo de Souza Terra" w:date="2016-02-08T20:04:00Z"/>
                <w:color w:val="303030"/>
                <w:sz w:val="16"/>
                <w:szCs w:val="16"/>
                <w:rPrChange w:id="2295" w:author="Mateus Berardo de Souza Terra" w:date="2016-02-08T22:05:00Z">
                  <w:rPr>
                    <w:ins w:id="2296" w:author="Mateus Berardo de Souza Terra" w:date="2016-02-08T20:04:00Z"/>
                    <w:color w:val="303030"/>
                  </w:rPr>
                </w:rPrChange>
              </w:rPr>
              <w:pPrChange w:id="2297" w:author="Mateus Berardo de Souza Terra" w:date="2016-02-08T22:05:00Z">
                <w:pPr>
                  <w:pStyle w:val="NormalWeb"/>
                  <w:spacing w:before="0" w:beforeAutospacing="0" w:after="160" w:afterAutospacing="0"/>
                  <w:jc w:val="center"/>
                </w:pPr>
              </w:pPrChange>
            </w:pPr>
            <w:ins w:id="2298" w:author="Mateus Berardo de Souza Terra" w:date="2016-02-08T22:10:00Z">
              <w:r>
                <w:rPr>
                  <w:color w:val="303030"/>
                  <w:sz w:val="16"/>
                  <w:szCs w:val="16"/>
                </w:rPr>
                <w:t>Z</w:t>
              </w:r>
            </w:ins>
          </w:p>
        </w:tc>
        <w:tc>
          <w:tcPr>
            <w:tcW w:w="1559" w:type="dxa"/>
            <w:tcPrChange w:id="2299"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300" w:author="Mateus Berardo de Souza Terra" w:date="2016-02-08T20:04:00Z"/>
                <w:color w:val="303030"/>
                <w:sz w:val="16"/>
                <w:szCs w:val="16"/>
                <w:rPrChange w:id="2301" w:author="Mateus Berardo de Souza Terra" w:date="2016-02-08T22:05:00Z">
                  <w:rPr>
                    <w:ins w:id="2302" w:author="Mateus Berardo de Souza Terra" w:date="2016-02-08T20:04:00Z"/>
                    <w:color w:val="303030"/>
                  </w:rPr>
                </w:rPrChange>
              </w:rPr>
              <w:pPrChange w:id="2303" w:author="Mateus Berardo de Souza Terra" w:date="2016-02-08T22:05:00Z">
                <w:pPr>
                  <w:pStyle w:val="NormalWeb"/>
                  <w:spacing w:before="0" w:beforeAutospacing="0" w:after="160" w:afterAutospacing="0"/>
                  <w:jc w:val="center"/>
                </w:pPr>
              </w:pPrChange>
            </w:pPr>
            <w:ins w:id="2304" w:author="Mateus Berardo de Souza Terra" w:date="2016-02-08T22:09:00Z">
              <w:r>
                <w:rPr>
                  <w:color w:val="303030"/>
                  <w:sz w:val="16"/>
                  <w:szCs w:val="16"/>
                </w:rPr>
                <w:t>122</w:t>
              </w:r>
            </w:ins>
          </w:p>
        </w:tc>
        <w:tc>
          <w:tcPr>
            <w:tcW w:w="1559" w:type="dxa"/>
            <w:tcPrChange w:id="2305"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306" w:author="Mateus Berardo de Souza Terra" w:date="2016-02-08T20:04:00Z"/>
                <w:color w:val="303030"/>
                <w:sz w:val="16"/>
                <w:szCs w:val="16"/>
                <w:rPrChange w:id="2307" w:author="Mateus Berardo de Souza Terra" w:date="2016-02-08T22:05:00Z">
                  <w:rPr>
                    <w:ins w:id="2308" w:author="Mateus Berardo de Souza Terra" w:date="2016-02-08T20:04:00Z"/>
                    <w:color w:val="303030"/>
                  </w:rPr>
                </w:rPrChange>
              </w:rPr>
              <w:pPrChange w:id="2309" w:author="Mateus Berardo de Souza Terra" w:date="2016-02-08T22:05:00Z">
                <w:pPr>
                  <w:pStyle w:val="NormalWeb"/>
                  <w:spacing w:before="0" w:beforeAutospacing="0" w:after="160" w:afterAutospacing="0"/>
                  <w:jc w:val="center"/>
                </w:pPr>
              </w:pPrChange>
            </w:pPr>
            <w:ins w:id="2310" w:author="Mateus Berardo de Souza Terra" w:date="2016-02-08T22:11:00Z">
              <w:r>
                <w:rPr>
                  <w:color w:val="303030"/>
                  <w:sz w:val="16"/>
                  <w:szCs w:val="16"/>
                </w:rPr>
                <w:t>z</w:t>
              </w:r>
            </w:ins>
          </w:p>
        </w:tc>
      </w:tr>
      <w:tr w:rsidR="00BA6212" w:rsidRPr="00A76C84" w14:paraId="62CA1451" w14:textId="77777777" w:rsidTr="00A76C84">
        <w:trPr>
          <w:trHeight w:val="20"/>
          <w:ins w:id="2311" w:author="Mateus Berardo de Souza Terra" w:date="2016-02-08T20:04:00Z"/>
        </w:trPr>
        <w:tc>
          <w:tcPr>
            <w:tcW w:w="1558" w:type="dxa"/>
            <w:tcPrChange w:id="2312"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13" w:author="Mateus Berardo de Souza Terra" w:date="2016-02-08T20:04:00Z"/>
                <w:color w:val="303030"/>
                <w:sz w:val="16"/>
                <w:szCs w:val="16"/>
                <w:rPrChange w:id="2314" w:author="Mateus Berardo de Souza Terra" w:date="2016-02-08T22:05:00Z">
                  <w:rPr>
                    <w:ins w:id="2315" w:author="Mateus Berardo de Souza Terra" w:date="2016-02-08T20:04:00Z"/>
                    <w:color w:val="303030"/>
                  </w:rPr>
                </w:rPrChange>
              </w:rPr>
              <w:pPrChange w:id="2316" w:author="Mateus Berardo de Souza Terra" w:date="2016-02-08T22:05:00Z">
                <w:pPr>
                  <w:pStyle w:val="NormalWeb"/>
                  <w:spacing w:before="0" w:beforeAutospacing="0" w:after="160" w:afterAutospacing="0"/>
                  <w:jc w:val="center"/>
                </w:pPr>
              </w:pPrChange>
            </w:pPr>
            <w:ins w:id="2317" w:author="Mateus Berardo de Souza Terra" w:date="2016-02-08T20:05:00Z">
              <w:r w:rsidRPr="00A76C84">
                <w:rPr>
                  <w:color w:val="303030"/>
                  <w:sz w:val="16"/>
                  <w:szCs w:val="16"/>
                  <w:rPrChange w:id="2318" w:author="Mateus Berardo de Souza Terra" w:date="2016-02-08T22:05:00Z">
                    <w:rPr>
                      <w:color w:val="303030"/>
                    </w:rPr>
                  </w:rPrChange>
                </w:rPr>
                <w:t>59</w:t>
              </w:r>
            </w:ins>
          </w:p>
        </w:tc>
        <w:tc>
          <w:tcPr>
            <w:tcW w:w="1558" w:type="dxa"/>
            <w:tcPrChange w:id="2319"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20" w:author="Mateus Berardo de Souza Terra" w:date="2016-02-08T20:04:00Z"/>
                <w:color w:val="303030"/>
                <w:sz w:val="16"/>
                <w:szCs w:val="16"/>
                <w:rPrChange w:id="2321" w:author="Mateus Berardo de Souza Terra" w:date="2016-02-08T22:05:00Z">
                  <w:rPr>
                    <w:ins w:id="2322" w:author="Mateus Berardo de Souza Terra" w:date="2016-02-08T20:04:00Z"/>
                    <w:color w:val="303030"/>
                  </w:rPr>
                </w:rPrChange>
              </w:rPr>
              <w:pPrChange w:id="2323" w:author="Mateus Berardo de Souza Terra" w:date="2016-02-08T22:05:00Z">
                <w:pPr>
                  <w:pStyle w:val="NormalWeb"/>
                  <w:spacing w:before="0" w:beforeAutospacing="0" w:after="160" w:afterAutospacing="0"/>
                  <w:jc w:val="center"/>
                </w:pPr>
              </w:pPrChange>
            </w:pPr>
            <w:ins w:id="2324" w:author="Mateus Berardo de Souza Terra" w:date="2016-02-08T22:13:00Z">
              <w:r>
                <w:rPr>
                  <w:color w:val="303030"/>
                  <w:sz w:val="16"/>
                  <w:szCs w:val="16"/>
                </w:rPr>
                <w:t>;</w:t>
              </w:r>
            </w:ins>
          </w:p>
        </w:tc>
        <w:tc>
          <w:tcPr>
            <w:tcW w:w="1558" w:type="dxa"/>
            <w:tcPrChange w:id="2325"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26" w:author="Mateus Berardo de Souza Terra" w:date="2016-02-08T20:04:00Z"/>
                <w:color w:val="303030"/>
                <w:sz w:val="16"/>
                <w:szCs w:val="16"/>
                <w:rPrChange w:id="2327" w:author="Mateus Berardo de Souza Terra" w:date="2016-02-08T22:05:00Z">
                  <w:rPr>
                    <w:ins w:id="2328" w:author="Mateus Berardo de Souza Terra" w:date="2016-02-08T20:04:00Z"/>
                    <w:color w:val="303030"/>
                  </w:rPr>
                </w:rPrChange>
              </w:rPr>
              <w:pPrChange w:id="2329" w:author="Mateus Berardo de Souza Terra" w:date="2016-02-08T22:05:00Z">
                <w:pPr>
                  <w:pStyle w:val="NormalWeb"/>
                  <w:spacing w:before="0" w:beforeAutospacing="0" w:after="160" w:afterAutospacing="0"/>
                  <w:jc w:val="center"/>
                </w:pPr>
              </w:pPrChange>
            </w:pPr>
            <w:ins w:id="2330" w:author="Mateus Berardo de Souza Terra" w:date="2016-02-08T22:09:00Z">
              <w:r>
                <w:rPr>
                  <w:color w:val="303030"/>
                  <w:sz w:val="16"/>
                  <w:szCs w:val="16"/>
                </w:rPr>
                <w:t>91</w:t>
              </w:r>
            </w:ins>
          </w:p>
        </w:tc>
        <w:tc>
          <w:tcPr>
            <w:tcW w:w="1558" w:type="dxa"/>
            <w:tcPrChange w:id="2331"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32" w:author="Mateus Berardo de Souza Terra" w:date="2016-02-08T20:04:00Z"/>
                <w:color w:val="303030"/>
                <w:sz w:val="16"/>
                <w:szCs w:val="16"/>
                <w:rPrChange w:id="2333" w:author="Mateus Berardo de Souza Terra" w:date="2016-02-08T22:05:00Z">
                  <w:rPr>
                    <w:ins w:id="2334" w:author="Mateus Berardo de Souza Terra" w:date="2016-02-08T20:04:00Z"/>
                    <w:color w:val="303030"/>
                  </w:rPr>
                </w:rPrChange>
              </w:rPr>
              <w:pPrChange w:id="2335" w:author="Mateus Berardo de Souza Terra" w:date="2016-02-08T22:05:00Z">
                <w:pPr>
                  <w:pStyle w:val="NormalWeb"/>
                  <w:spacing w:before="0" w:beforeAutospacing="0" w:after="160" w:afterAutospacing="0"/>
                  <w:jc w:val="center"/>
                </w:pPr>
              </w:pPrChange>
            </w:pPr>
            <w:ins w:id="2336" w:author="Mateus Berardo de Souza Terra" w:date="2016-02-08T22:11:00Z">
              <w:r>
                <w:rPr>
                  <w:color w:val="303030"/>
                  <w:sz w:val="16"/>
                  <w:szCs w:val="16"/>
                </w:rPr>
                <w:t>[</w:t>
              </w:r>
            </w:ins>
          </w:p>
        </w:tc>
        <w:tc>
          <w:tcPr>
            <w:tcW w:w="1559" w:type="dxa"/>
            <w:tcPrChange w:id="2337"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38" w:author="Mateus Berardo de Souza Terra" w:date="2016-02-08T20:04:00Z"/>
                <w:color w:val="303030"/>
                <w:sz w:val="16"/>
                <w:szCs w:val="16"/>
                <w:rPrChange w:id="2339" w:author="Mateus Berardo de Souza Terra" w:date="2016-02-08T22:05:00Z">
                  <w:rPr>
                    <w:ins w:id="2340" w:author="Mateus Berardo de Souza Terra" w:date="2016-02-08T20:04:00Z"/>
                    <w:color w:val="303030"/>
                  </w:rPr>
                </w:rPrChange>
              </w:rPr>
              <w:pPrChange w:id="2341" w:author="Mateus Berardo de Souza Terra" w:date="2016-02-08T22:05:00Z">
                <w:pPr>
                  <w:pStyle w:val="NormalWeb"/>
                  <w:spacing w:before="0" w:beforeAutospacing="0" w:after="160" w:afterAutospacing="0"/>
                  <w:jc w:val="center"/>
                </w:pPr>
              </w:pPrChange>
            </w:pPr>
            <w:ins w:id="2342" w:author="Mateus Berardo de Souza Terra" w:date="2016-02-08T22:09:00Z">
              <w:r>
                <w:rPr>
                  <w:color w:val="303030"/>
                  <w:sz w:val="16"/>
                  <w:szCs w:val="16"/>
                </w:rPr>
                <w:t>123</w:t>
              </w:r>
            </w:ins>
          </w:p>
        </w:tc>
        <w:tc>
          <w:tcPr>
            <w:tcW w:w="1559" w:type="dxa"/>
            <w:tcPrChange w:id="2343"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44" w:author="Mateus Berardo de Souza Terra" w:date="2016-02-08T20:04:00Z"/>
                <w:color w:val="303030"/>
                <w:sz w:val="16"/>
                <w:szCs w:val="16"/>
                <w:rPrChange w:id="2345" w:author="Mateus Berardo de Souza Terra" w:date="2016-02-08T22:05:00Z">
                  <w:rPr>
                    <w:ins w:id="2346" w:author="Mateus Berardo de Souza Terra" w:date="2016-02-08T20:04:00Z"/>
                    <w:color w:val="303030"/>
                  </w:rPr>
                </w:rPrChange>
              </w:rPr>
              <w:pPrChange w:id="2347" w:author="Mateus Berardo de Souza Terra" w:date="2016-02-08T22:05:00Z">
                <w:pPr>
                  <w:pStyle w:val="NormalWeb"/>
                  <w:spacing w:before="0" w:beforeAutospacing="0" w:after="160" w:afterAutospacing="0"/>
                  <w:jc w:val="center"/>
                </w:pPr>
              </w:pPrChange>
            </w:pPr>
            <w:ins w:id="2348" w:author="Mateus Berardo de Souza Terra" w:date="2016-02-08T22:11:00Z">
              <w:r>
                <w:rPr>
                  <w:color w:val="303030"/>
                  <w:sz w:val="16"/>
                  <w:szCs w:val="16"/>
                </w:rPr>
                <w:t>{</w:t>
              </w:r>
            </w:ins>
          </w:p>
        </w:tc>
      </w:tr>
      <w:tr w:rsidR="00BA6212" w:rsidRPr="00A76C84" w14:paraId="4024849B" w14:textId="77777777" w:rsidTr="00A76C84">
        <w:trPr>
          <w:trHeight w:val="20"/>
          <w:ins w:id="2349" w:author="Mateus Berardo de Souza Terra" w:date="2016-02-08T20:04:00Z"/>
        </w:trPr>
        <w:tc>
          <w:tcPr>
            <w:tcW w:w="1558" w:type="dxa"/>
            <w:tcPrChange w:id="2350"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51" w:author="Mateus Berardo de Souza Terra" w:date="2016-02-08T20:04:00Z"/>
                <w:color w:val="303030"/>
                <w:sz w:val="16"/>
                <w:szCs w:val="16"/>
                <w:rPrChange w:id="2352" w:author="Mateus Berardo de Souza Terra" w:date="2016-02-08T22:05:00Z">
                  <w:rPr>
                    <w:ins w:id="2353" w:author="Mateus Berardo de Souza Terra" w:date="2016-02-08T20:04:00Z"/>
                    <w:color w:val="303030"/>
                  </w:rPr>
                </w:rPrChange>
              </w:rPr>
              <w:pPrChange w:id="2354" w:author="Mateus Berardo de Souza Terra" w:date="2016-02-08T22:05:00Z">
                <w:pPr>
                  <w:pStyle w:val="NormalWeb"/>
                  <w:spacing w:before="0" w:beforeAutospacing="0" w:after="160" w:afterAutospacing="0"/>
                  <w:jc w:val="center"/>
                </w:pPr>
              </w:pPrChange>
            </w:pPr>
            <w:ins w:id="2355" w:author="Mateus Berardo de Souza Terra" w:date="2016-02-08T20:05:00Z">
              <w:r w:rsidRPr="00A76C84">
                <w:rPr>
                  <w:color w:val="303030"/>
                  <w:sz w:val="16"/>
                  <w:szCs w:val="16"/>
                  <w:rPrChange w:id="2356" w:author="Mateus Berardo de Souza Terra" w:date="2016-02-08T22:05:00Z">
                    <w:rPr>
                      <w:color w:val="303030"/>
                    </w:rPr>
                  </w:rPrChange>
                </w:rPr>
                <w:t>60</w:t>
              </w:r>
            </w:ins>
          </w:p>
        </w:tc>
        <w:tc>
          <w:tcPr>
            <w:tcW w:w="1558" w:type="dxa"/>
            <w:tcPrChange w:id="2357"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358" w:author="Mateus Berardo de Souza Terra" w:date="2016-02-08T20:04:00Z"/>
                <w:color w:val="303030"/>
                <w:sz w:val="16"/>
                <w:szCs w:val="16"/>
                <w:rPrChange w:id="2359" w:author="Mateus Berardo de Souza Terra" w:date="2016-02-08T22:05:00Z">
                  <w:rPr>
                    <w:ins w:id="2360" w:author="Mateus Berardo de Souza Terra" w:date="2016-02-08T20:04:00Z"/>
                    <w:color w:val="303030"/>
                  </w:rPr>
                </w:rPrChange>
              </w:rPr>
              <w:pPrChange w:id="2361" w:author="Mateus Berardo de Souza Terra" w:date="2016-02-08T22:05:00Z">
                <w:pPr>
                  <w:pStyle w:val="NormalWeb"/>
                  <w:spacing w:before="0" w:beforeAutospacing="0" w:after="160" w:afterAutospacing="0"/>
                  <w:jc w:val="center"/>
                </w:pPr>
              </w:pPrChange>
            </w:pPr>
            <w:ins w:id="2362" w:author="Mateus Berardo de Souza Terra" w:date="2016-02-08T22:13:00Z">
              <w:r>
                <w:rPr>
                  <w:color w:val="303030"/>
                  <w:sz w:val="16"/>
                  <w:szCs w:val="16"/>
                </w:rPr>
                <w:t>&lt;</w:t>
              </w:r>
            </w:ins>
          </w:p>
        </w:tc>
        <w:tc>
          <w:tcPr>
            <w:tcW w:w="1558" w:type="dxa"/>
            <w:tcPrChange w:id="2363"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364" w:author="Mateus Berardo de Souza Terra" w:date="2016-02-08T20:04:00Z"/>
                <w:color w:val="303030"/>
                <w:sz w:val="16"/>
                <w:szCs w:val="16"/>
                <w:rPrChange w:id="2365" w:author="Mateus Berardo de Souza Terra" w:date="2016-02-08T22:05:00Z">
                  <w:rPr>
                    <w:ins w:id="2366" w:author="Mateus Berardo de Souza Terra" w:date="2016-02-08T20:04:00Z"/>
                    <w:color w:val="303030"/>
                  </w:rPr>
                </w:rPrChange>
              </w:rPr>
              <w:pPrChange w:id="2367" w:author="Mateus Berardo de Souza Terra" w:date="2016-02-08T22:05:00Z">
                <w:pPr>
                  <w:pStyle w:val="NormalWeb"/>
                  <w:spacing w:before="0" w:beforeAutospacing="0" w:after="160" w:afterAutospacing="0"/>
                  <w:jc w:val="center"/>
                </w:pPr>
              </w:pPrChange>
            </w:pPr>
            <w:ins w:id="2368" w:author="Mateus Berardo de Souza Terra" w:date="2016-02-08T22:09:00Z">
              <w:r>
                <w:rPr>
                  <w:color w:val="303030"/>
                  <w:sz w:val="16"/>
                  <w:szCs w:val="16"/>
                </w:rPr>
                <w:t>92</w:t>
              </w:r>
            </w:ins>
          </w:p>
        </w:tc>
        <w:tc>
          <w:tcPr>
            <w:tcW w:w="1558" w:type="dxa"/>
            <w:tcPrChange w:id="2369"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370" w:author="Mateus Berardo de Souza Terra" w:date="2016-02-08T20:04:00Z"/>
                <w:color w:val="303030"/>
                <w:sz w:val="16"/>
                <w:szCs w:val="16"/>
                <w:rPrChange w:id="2371" w:author="Mateus Berardo de Souza Terra" w:date="2016-02-08T22:05:00Z">
                  <w:rPr>
                    <w:ins w:id="2372" w:author="Mateus Berardo de Souza Terra" w:date="2016-02-08T20:04:00Z"/>
                    <w:color w:val="303030"/>
                  </w:rPr>
                </w:rPrChange>
              </w:rPr>
              <w:pPrChange w:id="2373" w:author="Mateus Berardo de Souza Terra" w:date="2016-02-08T22:05:00Z">
                <w:pPr>
                  <w:pStyle w:val="NormalWeb"/>
                  <w:spacing w:before="0" w:beforeAutospacing="0" w:after="160" w:afterAutospacing="0"/>
                  <w:jc w:val="center"/>
                </w:pPr>
              </w:pPrChange>
            </w:pPr>
            <w:ins w:id="2374" w:author="Mateus Berardo de Souza Terra" w:date="2016-02-08T22:11:00Z">
              <w:r>
                <w:rPr>
                  <w:color w:val="303030"/>
                  <w:sz w:val="16"/>
                  <w:szCs w:val="16"/>
                </w:rPr>
                <w:t>\</w:t>
              </w:r>
            </w:ins>
          </w:p>
        </w:tc>
        <w:tc>
          <w:tcPr>
            <w:tcW w:w="1559" w:type="dxa"/>
            <w:tcPrChange w:id="2375"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376" w:author="Mateus Berardo de Souza Terra" w:date="2016-02-08T20:04:00Z"/>
                <w:color w:val="303030"/>
                <w:sz w:val="16"/>
                <w:szCs w:val="16"/>
                <w:rPrChange w:id="2377" w:author="Mateus Berardo de Souza Terra" w:date="2016-02-08T22:05:00Z">
                  <w:rPr>
                    <w:ins w:id="2378" w:author="Mateus Berardo de Souza Terra" w:date="2016-02-08T20:04:00Z"/>
                    <w:color w:val="303030"/>
                  </w:rPr>
                </w:rPrChange>
              </w:rPr>
              <w:pPrChange w:id="2379" w:author="Mateus Berardo de Souza Terra" w:date="2016-02-08T22:05:00Z">
                <w:pPr>
                  <w:pStyle w:val="NormalWeb"/>
                  <w:spacing w:before="0" w:beforeAutospacing="0" w:after="160" w:afterAutospacing="0"/>
                  <w:jc w:val="center"/>
                </w:pPr>
              </w:pPrChange>
            </w:pPr>
            <w:ins w:id="2380" w:author="Mateus Berardo de Souza Terra" w:date="2016-02-08T22:09:00Z">
              <w:r>
                <w:rPr>
                  <w:color w:val="303030"/>
                  <w:sz w:val="16"/>
                  <w:szCs w:val="16"/>
                </w:rPr>
                <w:t>124</w:t>
              </w:r>
            </w:ins>
          </w:p>
        </w:tc>
        <w:tc>
          <w:tcPr>
            <w:tcW w:w="1559" w:type="dxa"/>
            <w:tcPrChange w:id="2381"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382" w:author="Mateus Berardo de Souza Terra" w:date="2016-02-08T20:04:00Z"/>
                <w:color w:val="303030"/>
                <w:sz w:val="16"/>
                <w:szCs w:val="16"/>
                <w:rPrChange w:id="2383" w:author="Mateus Berardo de Souza Terra" w:date="2016-02-08T22:05:00Z">
                  <w:rPr>
                    <w:ins w:id="2384" w:author="Mateus Berardo de Souza Terra" w:date="2016-02-08T20:04:00Z"/>
                    <w:color w:val="303030"/>
                  </w:rPr>
                </w:rPrChange>
              </w:rPr>
              <w:pPrChange w:id="2385" w:author="Mateus Berardo de Souza Terra" w:date="2016-02-08T22:05:00Z">
                <w:pPr>
                  <w:pStyle w:val="NormalWeb"/>
                  <w:spacing w:before="0" w:beforeAutospacing="0" w:after="160" w:afterAutospacing="0"/>
                  <w:jc w:val="center"/>
                </w:pPr>
              </w:pPrChange>
            </w:pPr>
            <w:ins w:id="2386" w:author="Mateus Berardo de Souza Terra" w:date="2016-02-08T22:11:00Z">
              <w:r>
                <w:rPr>
                  <w:color w:val="303030"/>
                  <w:sz w:val="16"/>
                  <w:szCs w:val="16"/>
                </w:rPr>
                <w:t>|</w:t>
              </w:r>
            </w:ins>
          </w:p>
        </w:tc>
      </w:tr>
      <w:tr w:rsidR="00BA6212" w:rsidRPr="00A76C84" w14:paraId="083DC71D" w14:textId="77777777" w:rsidTr="00A76C84">
        <w:trPr>
          <w:trHeight w:val="20"/>
          <w:ins w:id="2387" w:author="Mateus Berardo de Souza Terra" w:date="2016-02-08T20:04:00Z"/>
        </w:trPr>
        <w:tc>
          <w:tcPr>
            <w:tcW w:w="1558" w:type="dxa"/>
            <w:tcPrChange w:id="2388"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389" w:author="Mateus Berardo de Souza Terra" w:date="2016-02-08T20:04:00Z"/>
                <w:color w:val="303030"/>
                <w:sz w:val="16"/>
                <w:szCs w:val="16"/>
                <w:rPrChange w:id="2390" w:author="Mateus Berardo de Souza Terra" w:date="2016-02-08T22:05:00Z">
                  <w:rPr>
                    <w:ins w:id="2391" w:author="Mateus Berardo de Souza Terra" w:date="2016-02-08T20:04:00Z"/>
                    <w:color w:val="303030"/>
                  </w:rPr>
                </w:rPrChange>
              </w:rPr>
              <w:pPrChange w:id="2392" w:author="Mateus Berardo de Souza Terra" w:date="2016-02-08T22:05:00Z">
                <w:pPr>
                  <w:pStyle w:val="NormalWeb"/>
                  <w:spacing w:before="0" w:beforeAutospacing="0" w:after="160" w:afterAutospacing="0"/>
                  <w:jc w:val="center"/>
                </w:pPr>
              </w:pPrChange>
            </w:pPr>
            <w:ins w:id="2393" w:author="Mateus Berardo de Souza Terra" w:date="2016-02-08T20:05:00Z">
              <w:r w:rsidRPr="00A76C84">
                <w:rPr>
                  <w:color w:val="303030"/>
                  <w:sz w:val="16"/>
                  <w:szCs w:val="16"/>
                  <w:rPrChange w:id="2394" w:author="Mateus Berardo de Souza Terra" w:date="2016-02-08T22:05:00Z">
                    <w:rPr>
                      <w:color w:val="303030"/>
                    </w:rPr>
                  </w:rPrChange>
                </w:rPr>
                <w:t>61</w:t>
              </w:r>
            </w:ins>
          </w:p>
        </w:tc>
        <w:tc>
          <w:tcPr>
            <w:tcW w:w="1558" w:type="dxa"/>
            <w:tcPrChange w:id="2395"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396" w:author="Mateus Berardo de Souza Terra" w:date="2016-02-08T20:04:00Z"/>
                <w:color w:val="303030"/>
                <w:sz w:val="16"/>
                <w:szCs w:val="16"/>
                <w:rPrChange w:id="2397" w:author="Mateus Berardo de Souza Terra" w:date="2016-02-08T22:05:00Z">
                  <w:rPr>
                    <w:ins w:id="2398" w:author="Mateus Berardo de Souza Terra" w:date="2016-02-08T20:04:00Z"/>
                    <w:color w:val="303030"/>
                  </w:rPr>
                </w:rPrChange>
              </w:rPr>
              <w:pPrChange w:id="2399" w:author="Mateus Berardo de Souza Terra" w:date="2016-02-08T22:05:00Z">
                <w:pPr>
                  <w:pStyle w:val="NormalWeb"/>
                  <w:spacing w:before="0" w:beforeAutospacing="0" w:after="160" w:afterAutospacing="0"/>
                  <w:jc w:val="center"/>
                </w:pPr>
              </w:pPrChange>
            </w:pPr>
            <w:ins w:id="2400" w:author="Mateus Berardo de Souza Terra" w:date="2016-02-08T22:13:00Z">
              <w:r>
                <w:rPr>
                  <w:color w:val="303030"/>
                  <w:sz w:val="16"/>
                  <w:szCs w:val="16"/>
                </w:rPr>
                <w:t>=</w:t>
              </w:r>
            </w:ins>
          </w:p>
        </w:tc>
        <w:tc>
          <w:tcPr>
            <w:tcW w:w="1558" w:type="dxa"/>
            <w:tcPrChange w:id="2401"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402" w:author="Mateus Berardo de Souza Terra" w:date="2016-02-08T20:04:00Z"/>
                <w:color w:val="303030"/>
                <w:sz w:val="16"/>
                <w:szCs w:val="16"/>
                <w:rPrChange w:id="2403" w:author="Mateus Berardo de Souza Terra" w:date="2016-02-08T22:05:00Z">
                  <w:rPr>
                    <w:ins w:id="2404" w:author="Mateus Berardo de Souza Terra" w:date="2016-02-08T20:04:00Z"/>
                    <w:color w:val="303030"/>
                  </w:rPr>
                </w:rPrChange>
              </w:rPr>
              <w:pPrChange w:id="2405" w:author="Mateus Berardo de Souza Terra" w:date="2016-02-08T22:05:00Z">
                <w:pPr>
                  <w:pStyle w:val="NormalWeb"/>
                  <w:spacing w:before="0" w:beforeAutospacing="0" w:after="160" w:afterAutospacing="0"/>
                  <w:jc w:val="center"/>
                </w:pPr>
              </w:pPrChange>
            </w:pPr>
            <w:ins w:id="2406" w:author="Mateus Berardo de Souza Terra" w:date="2016-02-08T22:09:00Z">
              <w:r>
                <w:rPr>
                  <w:color w:val="303030"/>
                  <w:sz w:val="16"/>
                  <w:szCs w:val="16"/>
                </w:rPr>
                <w:t>93</w:t>
              </w:r>
            </w:ins>
          </w:p>
        </w:tc>
        <w:tc>
          <w:tcPr>
            <w:tcW w:w="1558" w:type="dxa"/>
            <w:tcPrChange w:id="2407"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408" w:author="Mateus Berardo de Souza Terra" w:date="2016-02-08T20:04:00Z"/>
                <w:color w:val="303030"/>
                <w:sz w:val="16"/>
                <w:szCs w:val="16"/>
                <w:rPrChange w:id="2409" w:author="Mateus Berardo de Souza Terra" w:date="2016-02-08T22:05:00Z">
                  <w:rPr>
                    <w:ins w:id="2410" w:author="Mateus Berardo de Souza Terra" w:date="2016-02-08T20:04:00Z"/>
                    <w:color w:val="303030"/>
                  </w:rPr>
                </w:rPrChange>
              </w:rPr>
              <w:pPrChange w:id="2411" w:author="Mateus Berardo de Souza Terra" w:date="2016-02-08T22:05:00Z">
                <w:pPr>
                  <w:pStyle w:val="NormalWeb"/>
                  <w:spacing w:before="0" w:beforeAutospacing="0" w:after="160" w:afterAutospacing="0"/>
                  <w:jc w:val="center"/>
                </w:pPr>
              </w:pPrChange>
            </w:pPr>
            <w:ins w:id="2412" w:author="Mateus Berardo de Souza Terra" w:date="2016-02-08T22:11:00Z">
              <w:r>
                <w:rPr>
                  <w:color w:val="303030"/>
                  <w:sz w:val="16"/>
                  <w:szCs w:val="16"/>
                </w:rPr>
                <w:t>]</w:t>
              </w:r>
            </w:ins>
          </w:p>
        </w:tc>
        <w:tc>
          <w:tcPr>
            <w:tcW w:w="1559" w:type="dxa"/>
            <w:tcPrChange w:id="2413"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14" w:author="Mateus Berardo de Souza Terra" w:date="2016-02-08T20:04:00Z"/>
                <w:color w:val="303030"/>
                <w:sz w:val="16"/>
                <w:szCs w:val="16"/>
                <w:rPrChange w:id="2415" w:author="Mateus Berardo de Souza Terra" w:date="2016-02-08T22:05:00Z">
                  <w:rPr>
                    <w:ins w:id="2416" w:author="Mateus Berardo de Souza Terra" w:date="2016-02-08T20:04:00Z"/>
                    <w:color w:val="303030"/>
                  </w:rPr>
                </w:rPrChange>
              </w:rPr>
              <w:pPrChange w:id="2417" w:author="Mateus Berardo de Souza Terra" w:date="2016-02-08T22:05:00Z">
                <w:pPr>
                  <w:pStyle w:val="NormalWeb"/>
                  <w:spacing w:before="0" w:beforeAutospacing="0" w:after="160" w:afterAutospacing="0"/>
                  <w:jc w:val="center"/>
                </w:pPr>
              </w:pPrChange>
            </w:pPr>
            <w:ins w:id="2418" w:author="Mateus Berardo de Souza Terra" w:date="2016-02-08T22:09:00Z">
              <w:r>
                <w:rPr>
                  <w:color w:val="303030"/>
                  <w:sz w:val="16"/>
                  <w:szCs w:val="16"/>
                </w:rPr>
                <w:t>125</w:t>
              </w:r>
            </w:ins>
          </w:p>
        </w:tc>
        <w:tc>
          <w:tcPr>
            <w:tcW w:w="1559" w:type="dxa"/>
            <w:tcPrChange w:id="2419"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20" w:author="Mateus Berardo de Souza Terra" w:date="2016-02-08T20:04:00Z"/>
                <w:color w:val="303030"/>
                <w:sz w:val="16"/>
                <w:szCs w:val="16"/>
                <w:rPrChange w:id="2421" w:author="Mateus Berardo de Souza Terra" w:date="2016-02-08T22:05:00Z">
                  <w:rPr>
                    <w:ins w:id="2422" w:author="Mateus Berardo de Souza Terra" w:date="2016-02-08T20:04:00Z"/>
                    <w:color w:val="303030"/>
                  </w:rPr>
                </w:rPrChange>
              </w:rPr>
              <w:pPrChange w:id="2423" w:author="Mateus Berardo de Souza Terra" w:date="2016-02-08T22:05:00Z">
                <w:pPr>
                  <w:pStyle w:val="NormalWeb"/>
                  <w:spacing w:before="0" w:beforeAutospacing="0" w:after="160" w:afterAutospacing="0"/>
                  <w:jc w:val="center"/>
                </w:pPr>
              </w:pPrChange>
            </w:pPr>
            <w:ins w:id="2424" w:author="Mateus Berardo de Souza Terra" w:date="2016-02-08T22:11:00Z">
              <w:r>
                <w:rPr>
                  <w:color w:val="303030"/>
                  <w:sz w:val="16"/>
                  <w:szCs w:val="16"/>
                </w:rPr>
                <w:t>}</w:t>
              </w:r>
            </w:ins>
          </w:p>
        </w:tc>
      </w:tr>
      <w:tr w:rsidR="00BA6212" w:rsidRPr="00A76C84" w14:paraId="0FD07F96" w14:textId="77777777" w:rsidTr="00A76C84">
        <w:trPr>
          <w:trHeight w:val="20"/>
          <w:ins w:id="2425" w:author="Mateus Berardo de Souza Terra" w:date="2016-02-08T20:04:00Z"/>
        </w:trPr>
        <w:tc>
          <w:tcPr>
            <w:tcW w:w="1558" w:type="dxa"/>
            <w:tcPrChange w:id="2426"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27" w:author="Mateus Berardo de Souza Terra" w:date="2016-02-08T20:04:00Z"/>
                <w:color w:val="303030"/>
                <w:sz w:val="16"/>
                <w:szCs w:val="16"/>
                <w:rPrChange w:id="2428" w:author="Mateus Berardo de Souza Terra" w:date="2016-02-08T22:05:00Z">
                  <w:rPr>
                    <w:ins w:id="2429" w:author="Mateus Berardo de Souza Terra" w:date="2016-02-08T20:04:00Z"/>
                    <w:color w:val="303030"/>
                  </w:rPr>
                </w:rPrChange>
              </w:rPr>
              <w:pPrChange w:id="2430" w:author="Mateus Berardo de Souza Terra" w:date="2016-02-08T22:05:00Z">
                <w:pPr>
                  <w:pStyle w:val="NormalWeb"/>
                  <w:spacing w:before="0" w:beforeAutospacing="0" w:after="160" w:afterAutospacing="0"/>
                  <w:jc w:val="center"/>
                </w:pPr>
              </w:pPrChange>
            </w:pPr>
            <w:ins w:id="2431" w:author="Mateus Berardo de Souza Terra" w:date="2016-02-08T20:05:00Z">
              <w:r w:rsidRPr="00A76C84">
                <w:rPr>
                  <w:color w:val="303030"/>
                  <w:sz w:val="16"/>
                  <w:szCs w:val="16"/>
                  <w:rPrChange w:id="2432" w:author="Mateus Berardo de Souza Terra" w:date="2016-02-08T22:05:00Z">
                    <w:rPr>
                      <w:color w:val="303030"/>
                    </w:rPr>
                  </w:rPrChange>
                </w:rPr>
                <w:t>62</w:t>
              </w:r>
            </w:ins>
          </w:p>
        </w:tc>
        <w:tc>
          <w:tcPr>
            <w:tcW w:w="1558" w:type="dxa"/>
            <w:tcPrChange w:id="2433"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34" w:author="Mateus Berardo de Souza Terra" w:date="2016-02-08T20:04:00Z"/>
                <w:color w:val="303030"/>
                <w:sz w:val="16"/>
                <w:szCs w:val="16"/>
                <w:rPrChange w:id="2435" w:author="Mateus Berardo de Souza Terra" w:date="2016-02-08T22:05:00Z">
                  <w:rPr>
                    <w:ins w:id="2436" w:author="Mateus Berardo de Souza Terra" w:date="2016-02-08T20:04:00Z"/>
                    <w:color w:val="303030"/>
                  </w:rPr>
                </w:rPrChange>
              </w:rPr>
              <w:pPrChange w:id="2437" w:author="Mateus Berardo de Souza Terra" w:date="2016-02-08T22:05:00Z">
                <w:pPr>
                  <w:pStyle w:val="NormalWeb"/>
                  <w:spacing w:before="0" w:beforeAutospacing="0" w:after="160" w:afterAutospacing="0"/>
                  <w:jc w:val="center"/>
                </w:pPr>
              </w:pPrChange>
            </w:pPr>
            <w:ins w:id="2438" w:author="Mateus Berardo de Souza Terra" w:date="2016-02-08T22:13:00Z">
              <w:r>
                <w:rPr>
                  <w:color w:val="303030"/>
                  <w:sz w:val="16"/>
                  <w:szCs w:val="16"/>
                </w:rPr>
                <w:t>&gt;</w:t>
              </w:r>
            </w:ins>
          </w:p>
        </w:tc>
        <w:tc>
          <w:tcPr>
            <w:tcW w:w="1558" w:type="dxa"/>
            <w:tcPrChange w:id="2439"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40" w:author="Mateus Berardo de Souza Terra" w:date="2016-02-08T20:04:00Z"/>
                <w:color w:val="303030"/>
                <w:sz w:val="16"/>
                <w:szCs w:val="16"/>
                <w:rPrChange w:id="2441" w:author="Mateus Berardo de Souza Terra" w:date="2016-02-08T22:05:00Z">
                  <w:rPr>
                    <w:ins w:id="2442" w:author="Mateus Berardo de Souza Terra" w:date="2016-02-08T20:04:00Z"/>
                    <w:color w:val="303030"/>
                  </w:rPr>
                </w:rPrChange>
              </w:rPr>
              <w:pPrChange w:id="2443" w:author="Mateus Berardo de Souza Terra" w:date="2016-02-08T22:05:00Z">
                <w:pPr>
                  <w:pStyle w:val="NormalWeb"/>
                  <w:spacing w:before="0" w:beforeAutospacing="0" w:after="160" w:afterAutospacing="0"/>
                  <w:jc w:val="center"/>
                </w:pPr>
              </w:pPrChange>
            </w:pPr>
            <w:ins w:id="2444" w:author="Mateus Berardo de Souza Terra" w:date="2016-02-08T22:09:00Z">
              <w:r>
                <w:rPr>
                  <w:color w:val="303030"/>
                  <w:sz w:val="16"/>
                  <w:szCs w:val="16"/>
                </w:rPr>
                <w:t>94</w:t>
              </w:r>
            </w:ins>
          </w:p>
        </w:tc>
        <w:tc>
          <w:tcPr>
            <w:tcW w:w="1558" w:type="dxa"/>
            <w:tcPrChange w:id="2445"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46" w:author="Mateus Berardo de Souza Terra" w:date="2016-02-08T20:04:00Z"/>
                <w:color w:val="303030"/>
                <w:sz w:val="16"/>
                <w:szCs w:val="16"/>
                <w:rPrChange w:id="2447" w:author="Mateus Berardo de Souza Terra" w:date="2016-02-08T22:05:00Z">
                  <w:rPr>
                    <w:ins w:id="2448" w:author="Mateus Berardo de Souza Terra" w:date="2016-02-08T20:04:00Z"/>
                    <w:color w:val="303030"/>
                  </w:rPr>
                </w:rPrChange>
              </w:rPr>
              <w:pPrChange w:id="2449" w:author="Mateus Berardo de Souza Terra" w:date="2016-02-08T22:12:00Z">
                <w:pPr>
                  <w:pStyle w:val="NormalWeb"/>
                  <w:spacing w:before="0" w:beforeAutospacing="0" w:after="160" w:afterAutospacing="0"/>
                  <w:jc w:val="center"/>
                </w:pPr>
              </w:pPrChange>
            </w:pPr>
            <w:ins w:id="2450" w:author="Mateus Berardo de Souza Terra" w:date="2016-02-08T22:12:00Z">
              <w:r>
                <w:rPr>
                  <w:color w:val="303030"/>
                  <w:sz w:val="16"/>
                  <w:szCs w:val="16"/>
                </w:rPr>
                <w:tab/>
              </w:r>
            </w:ins>
            <w:ins w:id="2451" w:author="Mateus Berardo de Souza Terra" w:date="2016-02-08T22:11:00Z">
              <w:r>
                <w:rPr>
                  <w:color w:val="303030"/>
                  <w:sz w:val="16"/>
                  <w:szCs w:val="16"/>
                </w:rPr>
                <w:t>^</w:t>
              </w:r>
            </w:ins>
            <w:ins w:id="2452" w:author="Mateus Berardo de Souza Terra" w:date="2016-02-08T22:12:00Z">
              <w:r>
                <w:rPr>
                  <w:color w:val="303030"/>
                  <w:sz w:val="16"/>
                  <w:szCs w:val="16"/>
                </w:rPr>
                <w:tab/>
              </w:r>
            </w:ins>
          </w:p>
        </w:tc>
        <w:tc>
          <w:tcPr>
            <w:tcW w:w="1559" w:type="dxa"/>
            <w:tcPrChange w:id="2453"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54" w:author="Mateus Berardo de Souza Terra" w:date="2016-02-08T20:04:00Z"/>
                <w:color w:val="303030"/>
                <w:sz w:val="16"/>
                <w:szCs w:val="16"/>
                <w:rPrChange w:id="2455" w:author="Mateus Berardo de Souza Terra" w:date="2016-02-08T22:05:00Z">
                  <w:rPr>
                    <w:ins w:id="2456" w:author="Mateus Berardo de Souza Terra" w:date="2016-02-08T20:04:00Z"/>
                    <w:color w:val="303030"/>
                  </w:rPr>
                </w:rPrChange>
              </w:rPr>
              <w:pPrChange w:id="2457" w:author="Mateus Berardo de Souza Terra" w:date="2016-02-08T22:05:00Z">
                <w:pPr>
                  <w:pStyle w:val="NormalWeb"/>
                  <w:spacing w:before="0" w:beforeAutospacing="0" w:after="160" w:afterAutospacing="0"/>
                  <w:jc w:val="center"/>
                </w:pPr>
              </w:pPrChange>
            </w:pPr>
            <w:ins w:id="2458" w:author="Mateus Berardo de Souza Terra" w:date="2016-02-08T22:09:00Z">
              <w:r>
                <w:rPr>
                  <w:color w:val="303030"/>
                  <w:sz w:val="16"/>
                  <w:szCs w:val="16"/>
                </w:rPr>
                <w:t>126</w:t>
              </w:r>
            </w:ins>
          </w:p>
        </w:tc>
        <w:tc>
          <w:tcPr>
            <w:tcW w:w="1559" w:type="dxa"/>
            <w:tcPrChange w:id="2459"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460" w:author="Mateus Berardo de Souza Terra" w:date="2016-02-08T20:04:00Z"/>
                <w:color w:val="303030"/>
                <w:sz w:val="16"/>
                <w:szCs w:val="16"/>
                <w:rPrChange w:id="2461" w:author="Mateus Berardo de Souza Terra" w:date="2016-02-08T22:05:00Z">
                  <w:rPr>
                    <w:ins w:id="2462" w:author="Mateus Berardo de Souza Terra" w:date="2016-02-08T20:04:00Z"/>
                    <w:color w:val="303030"/>
                  </w:rPr>
                </w:rPrChange>
              </w:rPr>
              <w:pPrChange w:id="2463" w:author="Mateus Berardo de Souza Terra" w:date="2016-02-08T22:05:00Z">
                <w:pPr>
                  <w:pStyle w:val="NormalWeb"/>
                  <w:spacing w:before="0" w:beforeAutospacing="0" w:after="160" w:afterAutospacing="0"/>
                  <w:jc w:val="center"/>
                </w:pPr>
              </w:pPrChange>
            </w:pPr>
            <w:ins w:id="2464" w:author="Mateus Berardo de Souza Terra" w:date="2016-02-08T22:11:00Z">
              <w:r>
                <w:rPr>
                  <w:color w:val="303030"/>
                  <w:sz w:val="16"/>
                  <w:szCs w:val="16"/>
                </w:rPr>
                <w:t>~</w:t>
              </w:r>
            </w:ins>
          </w:p>
        </w:tc>
      </w:tr>
      <w:tr w:rsidR="00BA6212" w:rsidRPr="00A76C84" w14:paraId="37299FE6" w14:textId="77777777" w:rsidTr="00A76C84">
        <w:trPr>
          <w:trHeight w:val="20"/>
          <w:ins w:id="2465"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466" w:author="Mateus Berardo de Souza Terra" w:date="2016-02-08T22:09:00Z"/>
                <w:color w:val="303030"/>
                <w:sz w:val="16"/>
                <w:szCs w:val="16"/>
              </w:rPr>
            </w:pPr>
            <w:ins w:id="2467"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468" w:author="Mateus Berardo de Souza Terra" w:date="2016-02-08T22:09:00Z"/>
                <w:color w:val="303030"/>
                <w:sz w:val="16"/>
                <w:szCs w:val="16"/>
              </w:rPr>
            </w:pPr>
            <w:ins w:id="2469"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470" w:author="Mateus Berardo de Souza Terra" w:date="2016-02-08T22:09:00Z"/>
                <w:color w:val="303030"/>
                <w:sz w:val="16"/>
                <w:szCs w:val="16"/>
              </w:rPr>
            </w:pPr>
            <w:ins w:id="2471"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472" w:author="Mateus Berardo de Souza Terra" w:date="2016-02-08T22:09:00Z"/>
                <w:sz w:val="16"/>
                <w:szCs w:val="16"/>
                <w:rPrChange w:id="2473" w:author="Mateus Berardo de Souza Terra" w:date="2016-02-08T22:12:00Z">
                  <w:rPr>
                    <w:ins w:id="2474" w:author="Mateus Berardo de Souza Terra" w:date="2016-02-08T22:09:00Z"/>
                    <w:color w:val="303030"/>
                    <w:sz w:val="16"/>
                    <w:szCs w:val="16"/>
                  </w:rPr>
                </w:rPrChange>
              </w:rPr>
            </w:pPr>
            <w:ins w:id="2475" w:author="Mateus Berardo de Souza Terra" w:date="2016-02-08T22:12:00Z">
              <w:r>
                <w:rPr>
                  <w:b/>
                  <w:color w:val="FF0000"/>
                  <w:sz w:val="16"/>
                  <w:szCs w:val="16"/>
                </w:rPr>
                <w:softHyphen/>
              </w:r>
              <w:r>
                <w:rPr>
                  <w:sz w:val="16"/>
                  <w:szCs w:val="16"/>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476" w:author="Mateus Berardo de Souza Terra" w:date="2016-02-08T22:09:00Z"/>
                <w:color w:val="303030"/>
                <w:sz w:val="16"/>
                <w:szCs w:val="16"/>
              </w:rPr>
            </w:pPr>
            <w:ins w:id="2477"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478" w:author="Mateus Berardo de Souza Terra" w:date="2016-02-08T22:09:00Z"/>
                <w:color w:val="303030"/>
                <w:sz w:val="16"/>
                <w:szCs w:val="16"/>
              </w:rPr>
            </w:pPr>
            <w:ins w:id="2479"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480" w:author="granix pacheco" w:date="2016-02-08T14:08:00Z"/>
          <w:del w:id="2481" w:author="Mateus Berardo de Souza Terra" w:date="2016-02-08T22:08:00Z"/>
          <w:color w:val="303030"/>
          <w:rPrChange w:id="2482" w:author="Mateus Berardo de Souza Terra" w:date="2016-02-08T20:05:00Z">
            <w:rPr>
              <w:ins w:id="2483" w:author="granix pacheco" w:date="2016-02-08T14:08:00Z"/>
              <w:del w:id="2484" w:author="Mateus Berardo de Souza Terra" w:date="2016-02-08T22:08:00Z"/>
              <w:color w:val="303030"/>
              <w:lang w:val="pt-PT"/>
            </w:rPr>
          </w:rPrChange>
        </w:rPr>
        <w:pPrChange w:id="2485"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486" w:author="granix pacheco" w:date="2016-02-08T09:31:00Z"/>
          <w:color w:val="303030"/>
          <w:rPrChange w:id="2487" w:author="Mateus Berardo de Souza Terra" w:date="2016-02-08T20:05:00Z">
            <w:rPr>
              <w:ins w:id="2488" w:author="granix pacheco" w:date="2016-02-08T09:31:00Z"/>
              <w:color w:val="303030"/>
              <w:lang w:val="pt-PT"/>
            </w:rPr>
          </w:rPrChange>
        </w:rPr>
        <w:pPrChange w:id="2489"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r>
        <w:rPr>
          <w:b/>
          <w:color w:val="303030"/>
          <w:sz w:val="32"/>
          <w:szCs w:val="32"/>
        </w:rPr>
        <w:t>Leds:</w:t>
      </w:r>
    </w:p>
    <w:p w14:paraId="6AAAC636" w14:textId="655503C9" w:rsidR="00185177" w:rsidRPr="008D4450" w:rsidRDefault="00185177" w:rsidP="0086763C">
      <w:pPr>
        <w:pStyle w:val="NormalWeb"/>
        <w:shd w:val="clear" w:color="auto" w:fill="FFFFFF"/>
        <w:spacing w:before="0" w:beforeAutospacing="0" w:after="160" w:afterAutospacing="0"/>
        <w:ind w:left="1080"/>
        <w:jc w:val="both"/>
        <w:rPr>
          <w:color w:val="303030"/>
          <w:rPrChange w:id="2490" w:author="Mateus Berardo de Souza Terra" w:date="2016-02-08T19:09:00Z">
            <w:rPr>
              <w:b/>
              <w:color w:val="000000"/>
              <w:sz w:val="36"/>
              <w:szCs w:val="36"/>
              <w:u w:val="single"/>
            </w:rPr>
          </w:rPrChange>
        </w:rPr>
      </w:pPr>
      <w:ins w:id="2491" w:author="granix pacheco" w:date="2016-02-08T09:36:00Z">
        <w:del w:id="2492" w:author="Mateus Berardo de Souza Terra" w:date="2016-02-08T19:15:00Z">
          <w:r w:rsidRPr="008D4450" w:rsidDel="006D3AB1">
            <w:rPr>
              <w:color w:val="303030"/>
              <w:rPrChange w:id="2493" w:author="Mateus Berardo de Souza Terra" w:date="2016-02-08T19:09:00Z">
                <w:rPr>
                  <w:color w:val="303030"/>
                  <w:lang w:val="pt-PT"/>
                </w:rPr>
              </w:rPrChange>
            </w:rPr>
            <w:delText>//Adicionar tabela (ou uma imagem dela q ocupe menos espaço).</w:delText>
          </w:r>
        </w:del>
      </w:ins>
      <w:ins w:id="2494" w:author="granix pacheco" w:date="2016-02-08T09:41:00Z">
        <w:del w:id="2495" w:author="Mateus Berardo de Souza Terra" w:date="2016-02-08T19:15:00Z">
          <w:r w:rsidRPr="008D4450" w:rsidDel="006D3AB1">
            <w:rPr>
              <w:color w:val="303030"/>
              <w:rPrChange w:id="2496" w:author="Mateus Berardo de Souza Terra" w:date="2016-02-08T19:09:00Z">
                <w:rPr>
                  <w:color w:val="303030"/>
                  <w:lang w:val="pt-PT"/>
                </w:rPr>
              </w:rPrChange>
            </w:rPr>
            <w:delText xml:space="preserve"> </w:delText>
          </w:r>
        </w:del>
      </w:ins>
    </w:p>
    <w:sectPr w:rsidR="00185177" w:rsidRPr="008D4450">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97223E" w14:textId="77777777" w:rsidR="001B4807" w:rsidRDefault="001B4807" w:rsidP="00185177">
      <w:pPr>
        <w:spacing w:after="0" w:line="240" w:lineRule="auto"/>
      </w:pPr>
      <w:r>
        <w:separator/>
      </w:r>
    </w:p>
  </w:endnote>
  <w:endnote w:type="continuationSeparator" w:id="0">
    <w:p w14:paraId="3EC4BC86" w14:textId="77777777" w:rsidR="001B4807" w:rsidRDefault="001B4807" w:rsidP="00185177">
      <w:pPr>
        <w:spacing w:after="0" w:line="240" w:lineRule="auto"/>
      </w:pPr>
      <w:r>
        <w:continuationSeparator/>
      </w:r>
    </w:p>
  </w:endnote>
  <w:endnote w:id="1">
    <w:p w14:paraId="4CC342DC" w14:textId="77777777" w:rsidR="00C73668" w:rsidDel="00914F16" w:rsidRDefault="00C73668" w:rsidP="003E72D2">
      <w:pPr>
        <w:pStyle w:val="Textodenotadefim"/>
        <w:rPr>
          <w:ins w:id="179" w:author="granix pacheco" w:date="2016-02-08T15:49:00Z"/>
          <w:del w:id="180" w:author="Mateus Berardo de Souza Terra" w:date="2016-02-08T18:53:00Z"/>
        </w:rPr>
      </w:pPr>
    </w:p>
    <w:p w14:paraId="79E8BEDF" w14:textId="77777777" w:rsidR="00C73668" w:rsidDel="00914F16" w:rsidRDefault="00C73668" w:rsidP="003E72D2">
      <w:pPr>
        <w:pStyle w:val="Textodenotadefim"/>
        <w:rPr>
          <w:ins w:id="181" w:author="granix pacheco" w:date="2016-02-08T15:49:00Z"/>
          <w:del w:id="182" w:author="Mateus Berardo de Souza Terra" w:date="2016-02-08T18:53:00Z"/>
        </w:rPr>
      </w:pPr>
    </w:p>
    <w:p w14:paraId="70EF5FC1" w14:textId="77777777" w:rsidR="00C73668" w:rsidDel="00914F16" w:rsidRDefault="00C73668" w:rsidP="003E72D2">
      <w:pPr>
        <w:pStyle w:val="NormalWeb"/>
        <w:numPr>
          <w:ilvl w:val="0"/>
          <w:numId w:val="30"/>
        </w:numPr>
        <w:shd w:val="clear" w:color="auto" w:fill="FFFFFF"/>
        <w:spacing w:before="0" w:beforeAutospacing="0" w:after="160" w:afterAutospacing="0"/>
        <w:jc w:val="center"/>
        <w:rPr>
          <w:ins w:id="183" w:author="granix pacheco" w:date="2016-02-08T15:49:00Z"/>
          <w:del w:id="184" w:author="Mateus Berardo de Souza Terra" w:date="2016-02-08T18:53:00Z"/>
          <w:b/>
          <w:sz w:val="36"/>
          <w:szCs w:val="36"/>
          <w:u w:val="single"/>
        </w:rPr>
      </w:pPr>
      <w:ins w:id="185" w:author="granix pacheco" w:date="2016-02-08T15:49:00Z">
        <w:del w:id="186" w:author="Mateus Berardo de Souza Terra" w:date="2016-02-08T18:53:00Z">
          <w:r w:rsidDel="00914F16">
            <w:rPr>
              <w:b/>
              <w:sz w:val="36"/>
              <w:szCs w:val="36"/>
              <w:u w:val="single"/>
            </w:rPr>
            <w:delText>Ferramentas</w:delText>
          </w:r>
        </w:del>
      </w:ins>
    </w:p>
    <w:p w14:paraId="2A395AF0" w14:textId="77777777" w:rsidR="00C73668" w:rsidRPr="00A41181" w:rsidDel="00914F16" w:rsidRDefault="00C73668" w:rsidP="003E72D2">
      <w:pPr>
        <w:pStyle w:val="Textodenotadefim"/>
        <w:rPr>
          <w:del w:id="187" w:author="Mateus Berardo de Souza Terra" w:date="2016-02-08T18:53:00Z"/>
          <w:lang w:val="en-US"/>
          <w:rPrChange w:id="188" w:author="granix pacheco" w:date="2016-02-08T14:04:00Z">
            <w:rPr>
              <w:del w:id="189" w:author="Mateus Berardo de Souza Terra" w:date="2016-02-08T18:53:00Z"/>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1"/>
    <w:family w:val="roman"/>
    <w:notTrueType/>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C73668" w:rsidRDefault="00C73668">
    <w:pPr>
      <w:pStyle w:val="Rodap"/>
      <w:jc w:val="center"/>
      <w:rPr>
        <w:ins w:id="2497" w:author="granix pacheco" w:date="2016-02-08T10:54:00Z"/>
        <w:caps/>
        <w:color w:val="5B9BD5" w:themeColor="accent1"/>
      </w:rPr>
    </w:pPr>
    <w:ins w:id="2498"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847A22">
      <w:rPr>
        <w:caps/>
        <w:noProof/>
        <w:color w:val="5B9BD5" w:themeColor="accent1"/>
      </w:rPr>
      <w:t>1</w:t>
    </w:r>
    <w:ins w:id="2499" w:author="granix pacheco" w:date="2016-02-08T10:54:00Z">
      <w:r>
        <w:rPr>
          <w:caps/>
          <w:color w:val="5B9BD5" w:themeColor="accent1"/>
        </w:rPr>
        <w:fldChar w:fldCharType="end"/>
      </w:r>
    </w:ins>
  </w:p>
  <w:p w14:paraId="0E61F274" w14:textId="0E62F41A" w:rsidR="00C73668" w:rsidRDefault="00C7366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DED6B" w14:textId="77777777" w:rsidR="001B4807" w:rsidRDefault="001B4807" w:rsidP="00185177">
      <w:pPr>
        <w:spacing w:after="0" w:line="240" w:lineRule="auto"/>
      </w:pPr>
      <w:r>
        <w:separator/>
      </w:r>
    </w:p>
  </w:footnote>
  <w:footnote w:type="continuationSeparator" w:id="0">
    <w:p w14:paraId="2F0A67E6" w14:textId="77777777" w:rsidR="001B4807" w:rsidRDefault="001B4807"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5"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2"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5"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4"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6"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0"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1"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6"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0"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2"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3"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4"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8"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9"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6"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69"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2"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3"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4"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77"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8"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9"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0"/>
  </w:num>
  <w:num w:numId="3">
    <w:abstractNumId w:val="2"/>
  </w:num>
  <w:num w:numId="4">
    <w:abstractNumId w:val="5"/>
  </w:num>
  <w:num w:numId="5">
    <w:abstractNumId w:val="49"/>
  </w:num>
  <w:num w:numId="6">
    <w:abstractNumId w:val="7"/>
  </w:num>
  <w:num w:numId="7">
    <w:abstractNumId w:val="48"/>
  </w:num>
  <w:num w:numId="8">
    <w:abstractNumId w:val="32"/>
  </w:num>
  <w:num w:numId="9">
    <w:abstractNumId w:val="50"/>
  </w:num>
  <w:num w:numId="10">
    <w:abstractNumId w:val="80"/>
  </w:num>
  <w:num w:numId="11">
    <w:abstractNumId w:val="3"/>
  </w:num>
  <w:num w:numId="12">
    <w:abstractNumId w:val="36"/>
  </w:num>
  <w:num w:numId="13">
    <w:abstractNumId w:val="34"/>
  </w:num>
  <w:num w:numId="14">
    <w:abstractNumId w:val="29"/>
  </w:num>
  <w:num w:numId="15">
    <w:abstractNumId w:val="62"/>
  </w:num>
  <w:num w:numId="16">
    <w:abstractNumId w:val="64"/>
  </w:num>
  <w:num w:numId="17">
    <w:abstractNumId w:val="70"/>
  </w:num>
  <w:num w:numId="18">
    <w:abstractNumId w:val="54"/>
  </w:num>
  <w:num w:numId="19">
    <w:abstractNumId w:val="1"/>
  </w:num>
  <w:num w:numId="20">
    <w:abstractNumId w:val="28"/>
  </w:num>
  <w:num w:numId="21">
    <w:abstractNumId w:val="37"/>
  </w:num>
  <w:num w:numId="22">
    <w:abstractNumId w:val="47"/>
  </w:num>
  <w:num w:numId="23">
    <w:abstractNumId w:val="44"/>
  </w:num>
  <w:num w:numId="24">
    <w:abstractNumId w:val="38"/>
  </w:num>
  <w:num w:numId="25">
    <w:abstractNumId w:val="57"/>
  </w:num>
  <w:num w:numId="26">
    <w:abstractNumId w:val="26"/>
  </w:num>
  <w:num w:numId="27">
    <w:abstractNumId w:val="39"/>
  </w:num>
  <w:num w:numId="28">
    <w:abstractNumId w:val="10"/>
  </w:num>
  <w:num w:numId="29">
    <w:abstractNumId w:val="12"/>
  </w:num>
  <w:num w:numId="30">
    <w:abstractNumId w:val="19"/>
  </w:num>
  <w:num w:numId="31">
    <w:abstractNumId w:val="35"/>
  </w:num>
  <w:num w:numId="32">
    <w:abstractNumId w:val="45"/>
  </w:num>
  <w:num w:numId="33">
    <w:abstractNumId w:val="52"/>
  </w:num>
  <w:num w:numId="34">
    <w:abstractNumId w:val="73"/>
  </w:num>
  <w:num w:numId="35">
    <w:abstractNumId w:val="24"/>
  </w:num>
  <w:num w:numId="36">
    <w:abstractNumId w:val="47"/>
  </w:num>
  <w:num w:numId="37">
    <w:abstractNumId w:val="23"/>
  </w:num>
  <w:num w:numId="38">
    <w:abstractNumId w:val="69"/>
  </w:num>
  <w:num w:numId="39">
    <w:abstractNumId w:val="61"/>
  </w:num>
  <w:num w:numId="40">
    <w:abstractNumId w:val="6"/>
  </w:num>
  <w:num w:numId="41">
    <w:abstractNumId w:val="46"/>
  </w:num>
  <w:num w:numId="42">
    <w:abstractNumId w:val="17"/>
  </w:num>
  <w:num w:numId="43">
    <w:abstractNumId w:val="8"/>
  </w:num>
  <w:num w:numId="44">
    <w:abstractNumId w:val="55"/>
  </w:num>
  <w:num w:numId="45">
    <w:abstractNumId w:val="60"/>
  </w:num>
  <w:num w:numId="46">
    <w:abstractNumId w:val="59"/>
  </w:num>
  <w:num w:numId="47">
    <w:abstractNumId w:val="66"/>
  </w:num>
  <w:num w:numId="48">
    <w:abstractNumId w:val="18"/>
  </w:num>
  <w:num w:numId="49">
    <w:abstractNumId w:val="79"/>
  </w:num>
  <w:num w:numId="50">
    <w:abstractNumId w:val="21"/>
  </w:num>
  <w:num w:numId="51">
    <w:abstractNumId w:val="31"/>
  </w:num>
  <w:num w:numId="52">
    <w:abstractNumId w:val="43"/>
  </w:num>
  <w:num w:numId="53">
    <w:abstractNumId w:val="14"/>
  </w:num>
  <w:num w:numId="54">
    <w:abstractNumId w:val="63"/>
  </w:num>
  <w:num w:numId="55">
    <w:abstractNumId w:val="71"/>
  </w:num>
  <w:num w:numId="56">
    <w:abstractNumId w:val="27"/>
  </w:num>
  <w:num w:numId="57">
    <w:abstractNumId w:val="67"/>
  </w:num>
  <w:num w:numId="58">
    <w:abstractNumId w:val="41"/>
  </w:num>
  <w:num w:numId="59">
    <w:abstractNumId w:val="25"/>
  </w:num>
  <w:num w:numId="60">
    <w:abstractNumId w:val="42"/>
  </w:num>
  <w:num w:numId="61">
    <w:abstractNumId w:val="13"/>
  </w:num>
  <w:num w:numId="62">
    <w:abstractNumId w:val="30"/>
  </w:num>
  <w:num w:numId="63">
    <w:abstractNumId w:val="68"/>
  </w:num>
  <w:num w:numId="64">
    <w:abstractNumId w:val="9"/>
  </w:num>
  <w:num w:numId="65">
    <w:abstractNumId w:val="53"/>
  </w:num>
  <w:num w:numId="66">
    <w:abstractNumId w:val="77"/>
  </w:num>
  <w:num w:numId="67">
    <w:abstractNumId w:val="78"/>
  </w:num>
  <w:num w:numId="68">
    <w:abstractNumId w:val="40"/>
  </w:num>
  <w:num w:numId="69">
    <w:abstractNumId w:val="58"/>
  </w:num>
  <w:num w:numId="70">
    <w:abstractNumId w:val="0"/>
  </w:num>
  <w:num w:numId="71">
    <w:abstractNumId w:val="76"/>
  </w:num>
  <w:num w:numId="72">
    <w:abstractNumId w:val="51"/>
  </w:num>
  <w:num w:numId="73">
    <w:abstractNumId w:val="72"/>
  </w:num>
  <w:num w:numId="74">
    <w:abstractNumId w:val="56"/>
  </w:num>
  <w:num w:numId="75">
    <w:abstractNumId w:val="4"/>
  </w:num>
  <w:num w:numId="76">
    <w:abstractNumId w:val="75"/>
  </w:num>
  <w:num w:numId="77">
    <w:abstractNumId w:val="22"/>
  </w:num>
  <w:num w:numId="78">
    <w:abstractNumId w:val="65"/>
  </w:num>
  <w:num w:numId="79">
    <w:abstractNumId w:val="16"/>
  </w:num>
  <w:num w:numId="80">
    <w:abstractNumId w:val="74"/>
  </w:num>
  <w:num w:numId="81">
    <w:abstractNumId w:val="11"/>
  </w:num>
  <w:num w:numId="82">
    <w:abstractNumId w:val="33"/>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03128"/>
    <w:rsid w:val="000275E5"/>
    <w:rsid w:val="0003094F"/>
    <w:rsid w:val="0003379C"/>
    <w:rsid w:val="00052DE0"/>
    <w:rsid w:val="000572CF"/>
    <w:rsid w:val="00081754"/>
    <w:rsid w:val="00084195"/>
    <w:rsid w:val="000A4FCC"/>
    <w:rsid w:val="000A53C1"/>
    <w:rsid w:val="000B0103"/>
    <w:rsid w:val="000B0CDB"/>
    <w:rsid w:val="000B7435"/>
    <w:rsid w:val="00105911"/>
    <w:rsid w:val="00106C1F"/>
    <w:rsid w:val="00111108"/>
    <w:rsid w:val="0011237B"/>
    <w:rsid w:val="001136EC"/>
    <w:rsid w:val="00125819"/>
    <w:rsid w:val="00131498"/>
    <w:rsid w:val="00131616"/>
    <w:rsid w:val="00140619"/>
    <w:rsid w:val="001447E3"/>
    <w:rsid w:val="00144A58"/>
    <w:rsid w:val="001508B9"/>
    <w:rsid w:val="00161233"/>
    <w:rsid w:val="00162D2F"/>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4807"/>
    <w:rsid w:val="001B6C03"/>
    <w:rsid w:val="001C38EA"/>
    <w:rsid w:val="001C7BBA"/>
    <w:rsid w:val="001D7DCF"/>
    <w:rsid w:val="001E2DEC"/>
    <w:rsid w:val="001E4580"/>
    <w:rsid w:val="001E4D60"/>
    <w:rsid w:val="001F472B"/>
    <w:rsid w:val="001F4F14"/>
    <w:rsid w:val="002100F3"/>
    <w:rsid w:val="002145E1"/>
    <w:rsid w:val="002146AC"/>
    <w:rsid w:val="00225C8D"/>
    <w:rsid w:val="002308BC"/>
    <w:rsid w:val="00246C6C"/>
    <w:rsid w:val="00252CFD"/>
    <w:rsid w:val="0025571D"/>
    <w:rsid w:val="002601F7"/>
    <w:rsid w:val="00261B2C"/>
    <w:rsid w:val="00270F59"/>
    <w:rsid w:val="00272227"/>
    <w:rsid w:val="00280739"/>
    <w:rsid w:val="00297356"/>
    <w:rsid w:val="002A01B2"/>
    <w:rsid w:val="002B5794"/>
    <w:rsid w:val="002C27B0"/>
    <w:rsid w:val="002C6247"/>
    <w:rsid w:val="002D4E85"/>
    <w:rsid w:val="002D689B"/>
    <w:rsid w:val="002E078D"/>
    <w:rsid w:val="002E0F1F"/>
    <w:rsid w:val="002E0FAB"/>
    <w:rsid w:val="002F0B8B"/>
    <w:rsid w:val="002F7C05"/>
    <w:rsid w:val="0030141A"/>
    <w:rsid w:val="0030242D"/>
    <w:rsid w:val="00310D2A"/>
    <w:rsid w:val="00314344"/>
    <w:rsid w:val="00344057"/>
    <w:rsid w:val="003449DE"/>
    <w:rsid w:val="00344D90"/>
    <w:rsid w:val="00347D76"/>
    <w:rsid w:val="00352657"/>
    <w:rsid w:val="00354A3E"/>
    <w:rsid w:val="0037069C"/>
    <w:rsid w:val="00371103"/>
    <w:rsid w:val="00371AA9"/>
    <w:rsid w:val="0037532F"/>
    <w:rsid w:val="003759F0"/>
    <w:rsid w:val="0037767A"/>
    <w:rsid w:val="003778BF"/>
    <w:rsid w:val="0038464B"/>
    <w:rsid w:val="00385CC7"/>
    <w:rsid w:val="0039751D"/>
    <w:rsid w:val="003A397E"/>
    <w:rsid w:val="003B0374"/>
    <w:rsid w:val="003B25A9"/>
    <w:rsid w:val="003B4769"/>
    <w:rsid w:val="003C1F7A"/>
    <w:rsid w:val="003D350D"/>
    <w:rsid w:val="003D7294"/>
    <w:rsid w:val="003E483A"/>
    <w:rsid w:val="003E72D2"/>
    <w:rsid w:val="003F004E"/>
    <w:rsid w:val="003F5D34"/>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F396B"/>
    <w:rsid w:val="004F5BF5"/>
    <w:rsid w:val="00501DF8"/>
    <w:rsid w:val="00507E45"/>
    <w:rsid w:val="00507F3C"/>
    <w:rsid w:val="00521921"/>
    <w:rsid w:val="00521C00"/>
    <w:rsid w:val="005332AE"/>
    <w:rsid w:val="00541895"/>
    <w:rsid w:val="00542148"/>
    <w:rsid w:val="005437FE"/>
    <w:rsid w:val="0055118A"/>
    <w:rsid w:val="005533D5"/>
    <w:rsid w:val="00555B8E"/>
    <w:rsid w:val="00556F37"/>
    <w:rsid w:val="00556FCB"/>
    <w:rsid w:val="00560A3D"/>
    <w:rsid w:val="00561B7A"/>
    <w:rsid w:val="0056468A"/>
    <w:rsid w:val="005648C7"/>
    <w:rsid w:val="005709F2"/>
    <w:rsid w:val="0059787C"/>
    <w:rsid w:val="005979C4"/>
    <w:rsid w:val="005A0323"/>
    <w:rsid w:val="005A1912"/>
    <w:rsid w:val="005A21B0"/>
    <w:rsid w:val="005A3ABA"/>
    <w:rsid w:val="005A71A9"/>
    <w:rsid w:val="005C4ED1"/>
    <w:rsid w:val="005C6334"/>
    <w:rsid w:val="005C6C4A"/>
    <w:rsid w:val="005E7D9D"/>
    <w:rsid w:val="005F028E"/>
    <w:rsid w:val="005F208C"/>
    <w:rsid w:val="005F2EA3"/>
    <w:rsid w:val="005F36C9"/>
    <w:rsid w:val="006035E0"/>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8AB"/>
    <w:rsid w:val="0066183D"/>
    <w:rsid w:val="006652F7"/>
    <w:rsid w:val="00665BFA"/>
    <w:rsid w:val="00665E1D"/>
    <w:rsid w:val="0068365C"/>
    <w:rsid w:val="00691175"/>
    <w:rsid w:val="006A0026"/>
    <w:rsid w:val="006B66CB"/>
    <w:rsid w:val="006C00D6"/>
    <w:rsid w:val="006C182E"/>
    <w:rsid w:val="006D0A42"/>
    <w:rsid w:val="006D23EC"/>
    <w:rsid w:val="006D2EDB"/>
    <w:rsid w:val="006D32FE"/>
    <w:rsid w:val="006D3AB1"/>
    <w:rsid w:val="006F6057"/>
    <w:rsid w:val="0070445C"/>
    <w:rsid w:val="00706661"/>
    <w:rsid w:val="00706E28"/>
    <w:rsid w:val="007075C1"/>
    <w:rsid w:val="00710484"/>
    <w:rsid w:val="00717E42"/>
    <w:rsid w:val="0072601E"/>
    <w:rsid w:val="0073287A"/>
    <w:rsid w:val="00732EC2"/>
    <w:rsid w:val="00740BEA"/>
    <w:rsid w:val="00742ACD"/>
    <w:rsid w:val="00743F38"/>
    <w:rsid w:val="007448D6"/>
    <w:rsid w:val="00753BD6"/>
    <w:rsid w:val="00754C99"/>
    <w:rsid w:val="00761B3A"/>
    <w:rsid w:val="00766F61"/>
    <w:rsid w:val="0077632E"/>
    <w:rsid w:val="00780B63"/>
    <w:rsid w:val="007821C7"/>
    <w:rsid w:val="007C4069"/>
    <w:rsid w:val="007D7E6F"/>
    <w:rsid w:val="007F1409"/>
    <w:rsid w:val="007F358A"/>
    <w:rsid w:val="007F617A"/>
    <w:rsid w:val="007F69FA"/>
    <w:rsid w:val="007F6B80"/>
    <w:rsid w:val="007F758A"/>
    <w:rsid w:val="00800B8A"/>
    <w:rsid w:val="008155A4"/>
    <w:rsid w:val="00823521"/>
    <w:rsid w:val="008324AC"/>
    <w:rsid w:val="00840BDF"/>
    <w:rsid w:val="00847A22"/>
    <w:rsid w:val="008526A1"/>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D4450"/>
    <w:rsid w:val="008D6EAD"/>
    <w:rsid w:val="008D71FD"/>
    <w:rsid w:val="008D7DC7"/>
    <w:rsid w:val="008F00E0"/>
    <w:rsid w:val="008F4ACE"/>
    <w:rsid w:val="00900EAB"/>
    <w:rsid w:val="00901A49"/>
    <w:rsid w:val="009068EB"/>
    <w:rsid w:val="0091249D"/>
    <w:rsid w:val="00913DFB"/>
    <w:rsid w:val="00914F16"/>
    <w:rsid w:val="009156BD"/>
    <w:rsid w:val="009255BA"/>
    <w:rsid w:val="00950B1D"/>
    <w:rsid w:val="00967D4D"/>
    <w:rsid w:val="00970BBB"/>
    <w:rsid w:val="009733F6"/>
    <w:rsid w:val="009749B0"/>
    <w:rsid w:val="00975EA1"/>
    <w:rsid w:val="00984632"/>
    <w:rsid w:val="00985B49"/>
    <w:rsid w:val="009A17DC"/>
    <w:rsid w:val="009A6BD2"/>
    <w:rsid w:val="009C5EA6"/>
    <w:rsid w:val="009D042F"/>
    <w:rsid w:val="009D1FA1"/>
    <w:rsid w:val="009D340F"/>
    <w:rsid w:val="009E1979"/>
    <w:rsid w:val="009E335C"/>
    <w:rsid w:val="009F265B"/>
    <w:rsid w:val="009F646F"/>
    <w:rsid w:val="00A044A9"/>
    <w:rsid w:val="00A06F35"/>
    <w:rsid w:val="00A15970"/>
    <w:rsid w:val="00A164E9"/>
    <w:rsid w:val="00A17D32"/>
    <w:rsid w:val="00A20672"/>
    <w:rsid w:val="00A32611"/>
    <w:rsid w:val="00A32CFF"/>
    <w:rsid w:val="00A37853"/>
    <w:rsid w:val="00A41074"/>
    <w:rsid w:val="00A41181"/>
    <w:rsid w:val="00A41E22"/>
    <w:rsid w:val="00A56541"/>
    <w:rsid w:val="00A7131F"/>
    <w:rsid w:val="00A73B7D"/>
    <w:rsid w:val="00A74FCE"/>
    <w:rsid w:val="00A76C84"/>
    <w:rsid w:val="00A87296"/>
    <w:rsid w:val="00A914BD"/>
    <w:rsid w:val="00A97E5F"/>
    <w:rsid w:val="00AA45FE"/>
    <w:rsid w:val="00AC36E1"/>
    <w:rsid w:val="00AC39A2"/>
    <w:rsid w:val="00AD6ACA"/>
    <w:rsid w:val="00AE6D3A"/>
    <w:rsid w:val="00AF04EC"/>
    <w:rsid w:val="00AF1060"/>
    <w:rsid w:val="00AF7601"/>
    <w:rsid w:val="00B052B6"/>
    <w:rsid w:val="00B1515E"/>
    <w:rsid w:val="00B26651"/>
    <w:rsid w:val="00B26989"/>
    <w:rsid w:val="00B34755"/>
    <w:rsid w:val="00B3554A"/>
    <w:rsid w:val="00B43CE2"/>
    <w:rsid w:val="00B46916"/>
    <w:rsid w:val="00B4777A"/>
    <w:rsid w:val="00B54EFC"/>
    <w:rsid w:val="00B634E8"/>
    <w:rsid w:val="00B707BF"/>
    <w:rsid w:val="00B80CDD"/>
    <w:rsid w:val="00B81A0A"/>
    <w:rsid w:val="00B90598"/>
    <w:rsid w:val="00B92820"/>
    <w:rsid w:val="00BA03A7"/>
    <w:rsid w:val="00BA40AF"/>
    <w:rsid w:val="00BA6212"/>
    <w:rsid w:val="00BB1BC2"/>
    <w:rsid w:val="00BC32E8"/>
    <w:rsid w:val="00BD538F"/>
    <w:rsid w:val="00BE0DF1"/>
    <w:rsid w:val="00BE6638"/>
    <w:rsid w:val="00C00A6F"/>
    <w:rsid w:val="00C23A32"/>
    <w:rsid w:val="00C25799"/>
    <w:rsid w:val="00C47ED9"/>
    <w:rsid w:val="00C5480A"/>
    <w:rsid w:val="00C60156"/>
    <w:rsid w:val="00C65A5D"/>
    <w:rsid w:val="00C70E77"/>
    <w:rsid w:val="00C73668"/>
    <w:rsid w:val="00C81747"/>
    <w:rsid w:val="00C82E82"/>
    <w:rsid w:val="00C83417"/>
    <w:rsid w:val="00C83F79"/>
    <w:rsid w:val="00CA1996"/>
    <w:rsid w:val="00CA7AA5"/>
    <w:rsid w:val="00CC2AAE"/>
    <w:rsid w:val="00CE52FE"/>
    <w:rsid w:val="00CF0C9A"/>
    <w:rsid w:val="00CF5F27"/>
    <w:rsid w:val="00D02F94"/>
    <w:rsid w:val="00D0691F"/>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935F3"/>
    <w:rsid w:val="00D951B7"/>
    <w:rsid w:val="00DB0F02"/>
    <w:rsid w:val="00DB3356"/>
    <w:rsid w:val="00DC3764"/>
    <w:rsid w:val="00DE2F7B"/>
    <w:rsid w:val="00DF4B6A"/>
    <w:rsid w:val="00E06E47"/>
    <w:rsid w:val="00E2405B"/>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5F23"/>
    <w:rsid w:val="00EE22B9"/>
    <w:rsid w:val="00EE4B6B"/>
    <w:rsid w:val="00EF5253"/>
    <w:rsid w:val="00F00845"/>
    <w:rsid w:val="00F03805"/>
    <w:rsid w:val="00F0423D"/>
    <w:rsid w:val="00F12E77"/>
    <w:rsid w:val="00F37DA8"/>
    <w:rsid w:val="00F40228"/>
    <w:rsid w:val="00F42ADE"/>
    <w:rsid w:val="00F44A83"/>
    <w:rsid w:val="00F53875"/>
    <w:rsid w:val="00F724A3"/>
    <w:rsid w:val="00F86B28"/>
    <w:rsid w:val="00F97CF1"/>
    <w:rsid w:val="00FA4F75"/>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image" Target="media/image11.png"/><Relationship Id="rId39" Type="http://schemas.openxmlformats.org/officeDocument/2006/relationships/image" Target="media/image18.jpeg"/><Relationship Id="rId21" Type="http://schemas.microsoft.com/office/2007/relationships/diagramDrawing" Target="diagrams/drawing1.xml"/><Relationship Id="rId34"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2" Type="http://schemas.openxmlformats.org/officeDocument/2006/relationships/image" Target="media/image20.jpeg"/><Relationship Id="rId47"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50" Type="http://schemas.openxmlformats.org/officeDocument/2006/relationships/image" Target="media/image26.jpeg"/><Relationship Id="rId55"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3" Type="http://schemas.openxmlformats.org/officeDocument/2006/relationships/hyperlink" Target="http://produto.mercadolivre.com.br/MLB-719927626-10-cabos-fio-jumper-machomacho-20cm-protoboard-arduino-pic-_JM"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File:BuzzerSymbol.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7.jpeg"/><Relationship Id="rId40"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45" Type="http://schemas.openxmlformats.org/officeDocument/2006/relationships/image" Target="media/image22.jpeg"/><Relationship Id="rId53"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58" Type="http://schemas.openxmlformats.org/officeDocument/2006/relationships/image" Target="media/image30.png"/><Relationship Id="rId66"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hyperlink" Target="http://reprap.mercadoshops.com.br/modulo-rele-canal-para-microcontrolador-pic-arm-arduino-83xJM" TargetMode="External"/><Relationship Id="rId49" Type="http://schemas.openxmlformats.org/officeDocument/2006/relationships/image" Target="media/image25.jpeg"/><Relationship Id="rId57"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1"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10" Type="http://schemas.openxmlformats.org/officeDocument/2006/relationships/hyperlink" Target="http://fritzing.org/home/" TargetMode="External"/><Relationship Id="rId19" Type="http://schemas.openxmlformats.org/officeDocument/2006/relationships/diagramQuickStyle" Target="diagrams/quickStyle1.xml"/><Relationship Id="rId31"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4" Type="http://schemas.openxmlformats.org/officeDocument/2006/relationships/image" Target="media/image21.jpeg"/><Relationship Id="rId52" Type="http://schemas.openxmlformats.org/officeDocument/2006/relationships/image" Target="media/image27.jpeg"/><Relationship Id="rId60" Type="http://schemas.openxmlformats.org/officeDocument/2006/relationships/image" Target="media/image31.jpeg"/><Relationship Id="rId65"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8" Type="http://schemas.openxmlformats.org/officeDocument/2006/relationships/image" Target="media/image24.gif"/><Relationship Id="rId56" Type="http://schemas.openxmlformats.org/officeDocument/2006/relationships/image" Target="media/image29.jpeg"/><Relationship Id="rId64" Type="http://schemas.openxmlformats.org/officeDocument/2006/relationships/image" Target="media/image33.jpeg"/><Relationship Id="rId69" Type="http://schemas.openxmlformats.org/officeDocument/2006/relationships/fontTable" Target="fontTable.xml"/><Relationship Id="rId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51"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Data" Target="diagrams/data1.xml"/><Relationship Id="rId25" Type="http://schemas.openxmlformats.org/officeDocument/2006/relationships/hyperlink" Target="https://pt.wikipedia.org/wiki/Ficheiro:Photoresistor.svg" TargetMode="External"/><Relationship Id="rId33" Type="http://schemas.openxmlformats.org/officeDocument/2006/relationships/image" Target="media/image15.jpeg"/><Relationship Id="rId38"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46" Type="http://schemas.openxmlformats.org/officeDocument/2006/relationships/image" Target="media/image23.jpeg"/><Relationship Id="rId59" Type="http://schemas.openxmlformats.org/officeDocument/2006/relationships/hyperlink" Target="http://produto.mercadolivre.com.br/MLB-706683459-protoboard-400-pontos-_JM" TargetMode="External"/><Relationship Id="rId67" Type="http://schemas.openxmlformats.org/officeDocument/2006/relationships/image" Target="media/image35.gif"/><Relationship Id="rId20" Type="http://schemas.openxmlformats.org/officeDocument/2006/relationships/diagramColors" Target="diagrams/colors1.xml"/><Relationship Id="rId41" Type="http://schemas.openxmlformats.org/officeDocument/2006/relationships/image" Target="media/image19.jpeg"/><Relationship Id="rId54" Type="http://schemas.openxmlformats.org/officeDocument/2006/relationships/image" Target="media/image28.jpeg"/><Relationship Id="rId62" Type="http://schemas.openxmlformats.org/officeDocument/2006/relationships/image" Target="media/image32.png"/><Relationship Id="rId7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5674F64A-0765-47A1-9D43-86E89EA3C2D8}" type="presOf" srcId="{11B8D029-77B0-4716-B510-95B883CEFB37}" destId="{DC96E948-8F72-4925-ABD4-9BFEBDC23BD3}" srcOrd="0" destOrd="0" presId="urn:microsoft.com/office/officeart/2005/8/layout/hierarchy2"/>
    <dgm:cxn modelId="{180A4829-5DFE-4A66-9FF3-5E01A6A42FA5}" type="presOf" srcId="{0880B742-76F0-4963-8AF1-435D9815C721}" destId="{DEE6E627-5379-413A-82E0-20B83406172B}" srcOrd="0" destOrd="0" presId="urn:microsoft.com/office/officeart/2005/8/layout/hierarchy2"/>
    <dgm:cxn modelId="{DB9570B4-A270-43C5-A717-23C0E46EBED4}" type="presOf" srcId="{C714DD78-CD80-4C77-8ABE-9EE5AA8423DE}" destId="{40FD6B9A-9E05-4AE3-84D5-B7D6372AB9B0}"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F7787AA0-684A-43D8-84E5-FDE9D54A19AC}" type="presOf" srcId="{68F8F1DD-99A4-4431-979A-22BAC611750F}" destId="{8F50BA73-7E3D-4A76-A8D1-C4E588BE2A4A}"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D57EDAED-7EEC-48D5-AF6B-C32DD3CC75D8}" type="presOf" srcId="{0880B742-76F0-4963-8AF1-435D9815C721}" destId="{EB4D5397-00B1-4B26-A631-2177A16D9A09}" srcOrd="1" destOrd="0" presId="urn:microsoft.com/office/officeart/2005/8/layout/hierarchy2"/>
    <dgm:cxn modelId="{A221989B-F1B8-41CF-8ECA-121C51FAF949}" type="presOf" srcId="{013486B6-1772-4F07-8324-833EF698C2E1}" destId="{888C5F9C-214C-4ECC-A7CF-E4622537C8F2}" srcOrd="0" destOrd="0" presId="urn:microsoft.com/office/officeart/2005/8/layout/hierarchy2"/>
    <dgm:cxn modelId="{994E70A7-FE5B-4B4A-9C5B-A922D8235068}" type="presOf" srcId="{032961F1-DEC8-454A-87F6-3AD44EECC36F}" destId="{E0210E23-E8DA-4E1B-8E8F-5D6728A2D323}" srcOrd="1" destOrd="0" presId="urn:microsoft.com/office/officeart/2005/8/layout/hierarchy2"/>
    <dgm:cxn modelId="{6192AD80-73E7-4A89-AAC2-60CD367D147F}" type="presOf" srcId="{032961F1-DEC8-454A-87F6-3AD44EECC36F}" destId="{A7E5788F-8B5D-4A8B-BEF2-FAC672DCC272}" srcOrd="0" destOrd="0" presId="urn:microsoft.com/office/officeart/2005/8/layout/hierarchy2"/>
    <dgm:cxn modelId="{7E5BA6B4-A932-4A69-8A86-DCB064EA3630}" type="presOf" srcId="{B43B33D2-549E-4D68-A772-61CD66423E31}" destId="{F5D07AFF-F4F4-4B51-B6BF-ABE58B4D486B}"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C08F3B1F-9086-4436-BBCF-0A8C55561B48}" type="presOf" srcId="{30D9AF01-38AF-4E25-BC1B-A9364FA7AC13}" destId="{0DC95E25-AD11-41F1-87FE-9CAB1E740280}" srcOrd="0" destOrd="0" presId="urn:microsoft.com/office/officeart/2005/8/layout/hierarchy2"/>
    <dgm:cxn modelId="{BAC67E73-D2C3-444B-9736-45F6760F24CD}" type="presOf" srcId="{68F8F1DD-99A4-4431-979A-22BAC611750F}" destId="{266BE232-2488-466F-8373-117F4CE7E36B}" srcOrd="1" destOrd="0" presId="urn:microsoft.com/office/officeart/2005/8/layout/hierarchy2"/>
    <dgm:cxn modelId="{E6B72AE6-91E8-457D-9737-777265BD5E43}" type="presOf" srcId="{444C37B6-7B88-430B-B019-17E1EEB537BA}" destId="{55C6918C-E742-4097-AF40-8FDEA221512E}" srcOrd="1" destOrd="0" presId="urn:microsoft.com/office/officeart/2005/8/layout/hierarchy2"/>
    <dgm:cxn modelId="{0E6F3512-13E0-454F-9827-B0538FE69FC3}" type="presOf" srcId="{444C37B6-7B88-430B-B019-17E1EEB537BA}" destId="{9A8ED63D-9060-48D9-BC45-DEAFD4C5D8C8}"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FAFF4BD9-E477-448A-8F61-4ECBD33D6012}" type="presOf" srcId="{9756563B-F9AB-461C-B971-2C5148F3F624}" destId="{B6231D48-FAE1-449F-A0C4-BFFA848F59B6}" srcOrd="0" destOrd="0" presId="urn:microsoft.com/office/officeart/2005/8/layout/hierarchy2"/>
    <dgm:cxn modelId="{666D1047-129B-4112-8E6C-6F652F12F3AD}" type="presParOf" srcId="{888C5F9C-214C-4ECC-A7CF-E4622537C8F2}" destId="{5D9E6899-25A1-4732-BB69-60BBF9FECC43}" srcOrd="0" destOrd="0" presId="urn:microsoft.com/office/officeart/2005/8/layout/hierarchy2"/>
    <dgm:cxn modelId="{BF83D0EC-4FCD-4A4B-920A-CB81202ABA15}" type="presParOf" srcId="{5D9E6899-25A1-4732-BB69-60BBF9FECC43}" destId="{40FD6B9A-9E05-4AE3-84D5-B7D6372AB9B0}" srcOrd="0" destOrd="0" presId="urn:microsoft.com/office/officeart/2005/8/layout/hierarchy2"/>
    <dgm:cxn modelId="{DDB38F86-2129-45EE-9259-42F5CA4EE42A}" type="presParOf" srcId="{5D9E6899-25A1-4732-BB69-60BBF9FECC43}" destId="{5EE1F969-9820-41C1-ADED-284E7C26FE54}" srcOrd="1" destOrd="0" presId="urn:microsoft.com/office/officeart/2005/8/layout/hierarchy2"/>
    <dgm:cxn modelId="{90EEE6BD-95F1-49B4-82D5-B498502488E5}" type="presParOf" srcId="{5EE1F969-9820-41C1-ADED-284E7C26FE54}" destId="{DEE6E627-5379-413A-82E0-20B83406172B}" srcOrd="0" destOrd="0" presId="urn:microsoft.com/office/officeart/2005/8/layout/hierarchy2"/>
    <dgm:cxn modelId="{216BF655-B8EC-4E26-A039-E76DC1EE0B7C}" type="presParOf" srcId="{DEE6E627-5379-413A-82E0-20B83406172B}" destId="{EB4D5397-00B1-4B26-A631-2177A16D9A09}" srcOrd="0" destOrd="0" presId="urn:microsoft.com/office/officeart/2005/8/layout/hierarchy2"/>
    <dgm:cxn modelId="{F5A84652-5655-4B5C-AA82-6E906AC4E4F1}" type="presParOf" srcId="{5EE1F969-9820-41C1-ADED-284E7C26FE54}" destId="{8F3F08FB-81D3-40FD-A6B9-E402512A2600}" srcOrd="1" destOrd="0" presId="urn:microsoft.com/office/officeart/2005/8/layout/hierarchy2"/>
    <dgm:cxn modelId="{A672AB16-3181-4FA1-AB5D-579118006CC6}" type="presParOf" srcId="{8F3F08FB-81D3-40FD-A6B9-E402512A2600}" destId="{DC96E948-8F72-4925-ABD4-9BFEBDC23BD3}" srcOrd="0" destOrd="0" presId="urn:microsoft.com/office/officeart/2005/8/layout/hierarchy2"/>
    <dgm:cxn modelId="{F03CF40A-0CAF-46C9-8BFF-1AEDEA167E10}" type="presParOf" srcId="{8F3F08FB-81D3-40FD-A6B9-E402512A2600}" destId="{A8F8AC02-5F1C-416B-BD36-565BD15A7B19}" srcOrd="1" destOrd="0" presId="urn:microsoft.com/office/officeart/2005/8/layout/hierarchy2"/>
    <dgm:cxn modelId="{0CD253A2-751B-43E7-8E8A-652C859D2B00}" type="presParOf" srcId="{A8F8AC02-5F1C-416B-BD36-565BD15A7B19}" destId="{8F50BA73-7E3D-4A76-A8D1-C4E588BE2A4A}" srcOrd="0" destOrd="0" presId="urn:microsoft.com/office/officeart/2005/8/layout/hierarchy2"/>
    <dgm:cxn modelId="{8C68CFD9-0604-4EE5-9B0A-3A1A3711FF35}" type="presParOf" srcId="{8F50BA73-7E3D-4A76-A8D1-C4E588BE2A4A}" destId="{266BE232-2488-466F-8373-117F4CE7E36B}" srcOrd="0" destOrd="0" presId="urn:microsoft.com/office/officeart/2005/8/layout/hierarchy2"/>
    <dgm:cxn modelId="{949CAE25-1B02-472B-BEE3-F6649FFC72DE}" type="presParOf" srcId="{A8F8AC02-5F1C-416B-BD36-565BD15A7B19}" destId="{E35C7C19-3E68-4E64-B63F-C03F9E867B76}" srcOrd="1" destOrd="0" presId="urn:microsoft.com/office/officeart/2005/8/layout/hierarchy2"/>
    <dgm:cxn modelId="{75E4BB1D-9C51-4545-AA93-2650D26DCE30}" type="presParOf" srcId="{E35C7C19-3E68-4E64-B63F-C03F9E867B76}" destId="{0DC95E25-AD11-41F1-87FE-9CAB1E740280}" srcOrd="0" destOrd="0" presId="urn:microsoft.com/office/officeart/2005/8/layout/hierarchy2"/>
    <dgm:cxn modelId="{3C901F9F-609F-4FCA-B3AB-FEE7C6709E95}" type="presParOf" srcId="{E35C7C19-3E68-4E64-B63F-C03F9E867B76}" destId="{083BD93E-4E19-4A6B-A945-593B23D90263}" srcOrd="1" destOrd="0" presId="urn:microsoft.com/office/officeart/2005/8/layout/hierarchy2"/>
    <dgm:cxn modelId="{EB76595E-0FD7-4606-B609-ED6E1168FA6E}" type="presParOf" srcId="{5EE1F969-9820-41C1-ADED-284E7C26FE54}" destId="{9A8ED63D-9060-48D9-BC45-DEAFD4C5D8C8}" srcOrd="2" destOrd="0" presId="urn:microsoft.com/office/officeart/2005/8/layout/hierarchy2"/>
    <dgm:cxn modelId="{0F698D14-E0D7-4C0F-831B-2F595CC09088}" type="presParOf" srcId="{9A8ED63D-9060-48D9-BC45-DEAFD4C5D8C8}" destId="{55C6918C-E742-4097-AF40-8FDEA221512E}" srcOrd="0" destOrd="0" presId="urn:microsoft.com/office/officeart/2005/8/layout/hierarchy2"/>
    <dgm:cxn modelId="{C8295584-B164-41FC-A9FB-014CEBC6E2C5}" type="presParOf" srcId="{5EE1F969-9820-41C1-ADED-284E7C26FE54}" destId="{5F0E1AF8-3030-40B2-91AE-82C5ABE141AA}" srcOrd="3" destOrd="0" presId="urn:microsoft.com/office/officeart/2005/8/layout/hierarchy2"/>
    <dgm:cxn modelId="{9BD5CF5F-654B-403C-B60A-B32ECDFB9FC6}" type="presParOf" srcId="{5F0E1AF8-3030-40B2-91AE-82C5ABE141AA}" destId="{F5D07AFF-F4F4-4B51-B6BF-ABE58B4D486B}" srcOrd="0" destOrd="0" presId="urn:microsoft.com/office/officeart/2005/8/layout/hierarchy2"/>
    <dgm:cxn modelId="{B2911E55-19F4-4463-8BBC-CD17974CEF18}" type="presParOf" srcId="{5F0E1AF8-3030-40B2-91AE-82C5ABE141AA}" destId="{59223AA0-CEFE-46C3-A1CC-8E54FEBC6690}" srcOrd="1" destOrd="0" presId="urn:microsoft.com/office/officeart/2005/8/layout/hierarchy2"/>
    <dgm:cxn modelId="{5F545724-5858-4AB6-829C-F23BC94289AB}" type="presParOf" srcId="{59223AA0-CEFE-46C3-A1CC-8E54FEBC6690}" destId="{A7E5788F-8B5D-4A8B-BEF2-FAC672DCC272}" srcOrd="0" destOrd="0" presId="urn:microsoft.com/office/officeart/2005/8/layout/hierarchy2"/>
    <dgm:cxn modelId="{30B42994-B8BF-44C2-80B5-2B308A13E084}" type="presParOf" srcId="{A7E5788F-8B5D-4A8B-BEF2-FAC672DCC272}" destId="{E0210E23-E8DA-4E1B-8E8F-5D6728A2D323}" srcOrd="0" destOrd="0" presId="urn:microsoft.com/office/officeart/2005/8/layout/hierarchy2"/>
    <dgm:cxn modelId="{5A474016-9E14-48DA-BCA3-318959ACB5C2}" type="presParOf" srcId="{59223AA0-CEFE-46C3-A1CC-8E54FEBC6690}" destId="{E01D4291-70B5-46D7-B057-23771D044E52}" srcOrd="1" destOrd="0" presId="urn:microsoft.com/office/officeart/2005/8/layout/hierarchy2"/>
    <dgm:cxn modelId="{5FF373B5-F092-44E7-B522-571AB3940929}" type="presParOf" srcId="{E01D4291-70B5-46D7-B057-23771D044E52}" destId="{B6231D48-FAE1-449F-A0C4-BFFA848F59B6}" srcOrd="0" destOrd="0" presId="urn:microsoft.com/office/officeart/2005/8/layout/hierarchy2"/>
    <dgm:cxn modelId="{63CB4B6C-3C06-40BB-8F5D-AF26CCA3A8F6}"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D0250-F3C9-4E4F-A0BA-045F5794C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7499</Words>
  <Characters>40499</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3</cp:revision>
  <dcterms:created xsi:type="dcterms:W3CDTF">2016-02-14T09:30:00Z</dcterms:created>
  <dcterms:modified xsi:type="dcterms:W3CDTF">2016-02-14T09:30:00Z</dcterms:modified>
</cp:coreProperties>
</file>