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Si</w:t>
      </w:r>
      <w:r w:rsidR="00B3171B">
        <w:t xml:space="preserve">tes como o instructables também </w:t>
      </w:r>
      <w:del w:id="9"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Fritzing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A73FE6C" w:rsidR="00863488" w:rsidRPr="007D7E6F" w:rsidRDefault="00863488" w:rsidP="00000343">
            <w:pPr>
              <w:pStyle w:val="NormalWeb"/>
              <w:spacing w:before="0" w:beforeAutospacing="0" w:after="30" w:afterAutospacing="0"/>
              <w:ind w:left="720"/>
              <w:jc w:val="both"/>
              <w:rPr>
                <w:color w:val="000000"/>
              </w:rPr>
            </w:pPr>
            <w:r w:rsidRPr="007D7E6F">
              <w:rPr>
                <w:color w:val="000000"/>
              </w:rPr>
              <w:t>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5ECC9F99" w14:textId="77777777" w:rsidR="00000343" w:rsidRDefault="00863488" w:rsidP="00000343">
            <w:pPr>
              <w:pStyle w:val="NormalWeb"/>
              <w:spacing w:before="0" w:beforeAutospacing="0" w:after="30" w:afterAutospacing="0"/>
              <w:ind w:left="720"/>
              <w:jc w:val="both"/>
              <w:rPr>
                <w:color w:val="000000"/>
              </w:rPr>
            </w:pPr>
            <w:r w:rsidRPr="007D7E6F">
              <w:rPr>
                <w:color w:val="000000"/>
              </w:rPr>
              <w:t>Pino.ligar(</w:t>
            </w:r>
            <w:r w:rsidR="005A0323" w:rsidRPr="007D7E6F">
              <w:rPr>
                <w:color w:val="000000"/>
              </w:rPr>
              <w:t>Digital.</w:t>
            </w:r>
            <w:r w:rsidRPr="007D7E6F">
              <w:rPr>
                <w:color w:val="000000"/>
              </w:rPr>
              <w:t xml:space="preserve">pinoLed); </w:t>
            </w:r>
          </w:p>
          <w:p w14:paraId="12AB803E" w14:textId="77777777" w:rsidR="00000343" w:rsidRDefault="00000343" w:rsidP="00000343">
            <w:pPr>
              <w:pStyle w:val="NormalWeb"/>
              <w:spacing w:before="0" w:beforeAutospacing="0" w:after="30" w:afterAutospacing="0"/>
              <w:ind w:left="720"/>
              <w:jc w:val="both"/>
              <w:rPr>
                <w:color w:val="000000"/>
              </w:rPr>
            </w:pPr>
            <w:r>
              <w:rPr>
                <w:color w:val="000000"/>
              </w:rPr>
              <w:t>esperar(2000);</w:t>
            </w:r>
          </w:p>
          <w:p w14:paraId="0EE63234" w14:textId="77777777" w:rsidR="00000343" w:rsidRDefault="00863488" w:rsidP="00000343">
            <w:pPr>
              <w:pStyle w:val="NormalWeb"/>
              <w:spacing w:before="0" w:beforeAutospacing="0" w:after="30" w:afterAutospacing="0"/>
              <w:ind w:left="720"/>
              <w:jc w:val="both"/>
              <w:rPr>
                <w:color w:val="000000"/>
              </w:rPr>
            </w:pPr>
            <w:r w:rsidRPr="007D7E6F">
              <w:rPr>
                <w:color w:val="000000"/>
              </w:rPr>
              <w:t>Pino.desligar(</w:t>
            </w:r>
            <w:r w:rsidR="005A0323" w:rsidRPr="007D7E6F">
              <w:rPr>
                <w:color w:val="000000"/>
              </w:rPr>
              <w:t>Digital.</w:t>
            </w:r>
            <w:r w:rsidR="00000343">
              <w:rPr>
                <w:color w:val="000000"/>
              </w:rPr>
              <w:t>pinoLed);</w:t>
            </w:r>
          </w:p>
          <w:p w14:paraId="3E32BAAF" w14:textId="3020A406" w:rsidR="00863488" w:rsidRPr="007D7E6F" w:rsidRDefault="00863488" w:rsidP="00000343">
            <w:pPr>
              <w:pStyle w:val="NormalWeb"/>
              <w:spacing w:before="0" w:beforeAutospacing="0" w:after="30" w:afterAutospacing="0"/>
              <w:ind w:left="720"/>
              <w:jc w:val="both"/>
              <w:rPr>
                <w:color w:val="000000"/>
              </w:rPr>
            </w:pPr>
            <w:r w:rsidRPr="007D7E6F">
              <w:rPr>
                <w:color w:val="000000"/>
              </w:rPr>
              <w:t>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0343">
        <w:rPr>
          <w:color w:val="000000"/>
        </w:rPr>
        <w:t>“</w:t>
      </w:r>
      <w:r w:rsidR="00000343">
        <w:rPr>
          <w:i/>
          <w:color w:val="000000"/>
        </w:rPr>
        <w:t>Digital.</w:t>
      </w:r>
      <w:r w:rsidR="00000343">
        <w:rPr>
          <w:color w:val="000000"/>
        </w:rPr>
        <w:t>”</w:t>
      </w:r>
      <w:r w:rsidR="00003128">
        <w:rPr>
          <w:color w:val="000000"/>
        </w:rPr>
        <w:t xml:space="preserve"> a</w:t>
      </w:r>
      <w:r w:rsidRPr="007D7E6F">
        <w:rPr>
          <w:color w:val="000000"/>
        </w:rPr>
        <w:t xml:space="preserve">ntes de nossa variável avisa para o </w:t>
      </w:r>
      <w:r w:rsidR="002E078D" w:rsidRPr="007D7E6F">
        <w:rPr>
          <w:color w:val="000000"/>
        </w:rPr>
        <w:t>Arduino</w:t>
      </w:r>
      <w:r w:rsidRPr="007D7E6F">
        <w:rPr>
          <w:color w:val="000000"/>
        </w:rPr>
        <w:t xml:space="preserve">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r w:rsidRPr="007D7E6F">
        <w:rPr>
          <w:i/>
          <w:color w:val="000000"/>
        </w:rPr>
        <w:t>pinoLed</w:t>
      </w:r>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r w:rsidRPr="007D7E6F">
        <w:rPr>
          <w:i/>
          <w:color w:val="000000"/>
        </w:rPr>
        <w:t>Principal()</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mA de corrente e seu</w:t>
      </w:r>
      <w:r w:rsidR="005C6C4A">
        <w:rPr>
          <w:color w:val="000000"/>
        </w:rPr>
        <w:t xml:space="preserve"> LED</w:t>
      </w:r>
      <w:r>
        <w:rPr>
          <w:color w:val="000000"/>
        </w:rPr>
        <w:t xml:space="preserve">, geralmente utiliza uma corrente de 20 mA e uma tensão abaixo dos 3V. Para calcular o melhor </w:t>
      </w:r>
      <w:r>
        <w:rPr>
          <w:color w:val="000000"/>
        </w:rPr>
        <w:lastRenderedPageBreak/>
        <w:t>resistor para seu circuito, deve-se buscar o datasheet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R é o valor da resistência que deve ser usada; V</w:t>
      </w:r>
      <w:r>
        <w:rPr>
          <w:color w:val="000000"/>
          <w:vertAlign w:val="subscript"/>
        </w:rPr>
        <w:t>s</w:t>
      </w:r>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V</w:t>
      </w:r>
      <w:r>
        <w:rPr>
          <w:color w:val="000000"/>
          <w:vertAlign w:val="subscript"/>
        </w:rPr>
        <w:t>l</w:t>
      </w:r>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r w:rsidRPr="00B3171B">
        <w:rPr>
          <w:i/>
          <w:color w:val="000000"/>
        </w:rPr>
        <w:t>pull-down</w:t>
      </w:r>
      <w:r>
        <w:rPr>
          <w:i/>
          <w:color w:val="000000"/>
        </w:rPr>
        <w:t xml:space="preserve"> </w:t>
      </w:r>
      <w:r>
        <w:rPr>
          <w:color w:val="000000"/>
        </w:rPr>
        <w:t xml:space="preserve">externos e </w:t>
      </w:r>
      <w:r>
        <w:rPr>
          <w:i/>
          <w:color w:val="000000"/>
        </w:rPr>
        <w:t>pull-up</w:t>
      </w:r>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Protoboard</w:t>
      </w:r>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github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r>
              <w:rPr>
                <w:color w:val="000000"/>
              </w:rPr>
              <w:t xml:space="preserve">Constante </w:t>
            </w:r>
            <w:ins w:id="35"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ins w:id="39"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ins w:id="44"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ins w:id="47"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ins w:id="49" w:author="Mateus Berardo de Souza Terra" w:date="2016-02-09T11:47:00Z">
              <w:r>
                <w:rPr>
                  <w:color w:val="000000"/>
                </w:rPr>
                <w:t>Pino.definirModo(botao,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r>
              <w:rPr>
                <w:color w:val="000000"/>
              </w:rPr>
              <w:t xml:space="preserve">Constante </w:t>
            </w:r>
            <w:ins w:id="63"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ins w:id="65" w:author="Mateus Berardo de Souza Terra" w:date="2016-02-09T11:46:00Z">
              <w:r>
                <w:rPr>
                  <w:color w:val="000000"/>
                </w:rPr>
                <w:t xml:space="preserve">Numero </w:t>
              </w:r>
            </w:ins>
            <w:ins w:id="66" w:author="Mateus Berardo de Souza Terra" w:date="2016-02-09T11:45:00Z">
              <w:r>
                <w:rPr>
                  <w:color w:val="000000"/>
                </w:rPr>
                <w:t xml:space="preserve"> </w:t>
              </w:r>
            </w:ins>
            <w:ins w:id="67"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ins w:id="72"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ins w:id="75"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ins w:id="77" w:author="Mateus Berardo de Souza Terra" w:date="2016-02-09T11:47:00Z">
              <w:r>
                <w:rPr>
                  <w:color w:val="000000"/>
                </w:rPr>
                <w:t>Pino.definirModo(botao, E</w:t>
              </w:r>
            </w:ins>
            <w:ins w:id="78" w:author="Mateus Berardo de Souza Terra" w:date="2016-02-09T11:48:00Z">
              <w:r>
                <w:rPr>
                  <w:color w:val="000000"/>
                </w:rPr>
                <w:t>ntrada</w:t>
              </w:r>
            </w:ins>
            <w:r>
              <w:rPr>
                <w:color w:val="000000"/>
              </w:rPr>
              <w:t>_PULLUP</w:t>
            </w:r>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r w:rsidRPr="007D7E6F">
              <w:rPr>
                <w:color w:val="000000"/>
              </w:rPr>
              <w:t>Numero pinoLED = 13</w:t>
            </w:r>
            <w:ins w:id="90" w:author="Mateus Berardo de Souza Terra" w:date="2016-02-08T19:01:00Z">
              <w:r w:rsidR="008D4450" w:rsidRPr="007D7E6F">
                <w:rPr>
                  <w:color w:val="000000"/>
                </w:rPr>
                <w:t>;</w:t>
              </w:r>
            </w:ins>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r>
              <w:rPr>
                <w:color w:val="000000"/>
              </w:rPr>
              <w:t>Configuracao()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r w:rsidRPr="007D7E6F">
              <w:rPr>
                <w:color w:val="000000"/>
              </w:rPr>
              <w:t>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Principal()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Pino.ligar(</w:t>
            </w:r>
            <w:ins w:id="91"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r w:rsidRPr="007D7E6F">
              <w:rPr>
                <w:color w:val="000000"/>
              </w:rPr>
              <w:t xml:space="preserve">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Pino.desligar(</w:t>
            </w:r>
            <w:ins w:id="92"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r w:rsidRPr="007D7E6F">
              <w:rPr>
                <w:color w:val="000000"/>
              </w:rPr>
              <w:t xml:space="preserve">esperar(1000);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(Principal(), para(), if(),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underline.</w:t>
      </w:r>
      <w:r w:rsidR="00F0423D" w:rsidRPr="007D7E6F">
        <w:rPr>
          <w:color w:val="000000"/>
        </w:rPr>
        <w:t xml:space="preserve"> São exemplos de bons nomes: valorSensor, motorDireito, porta</w:t>
      </w:r>
      <w:ins w:id="93" w:author="Mateus Berardo de Souza Terra" w:date="2016-02-08T19:03:00Z">
        <w:r w:rsidR="008D4450" w:rsidRPr="007D7E6F">
          <w:rPr>
            <w:color w:val="000000"/>
          </w:rPr>
          <w:t>_</w:t>
        </w:r>
      </w:ins>
      <w:r w:rsidR="00F0423D" w:rsidRPr="007D7E6F">
        <w:rPr>
          <w:color w:val="000000"/>
        </w:rPr>
        <w:t>LED e leituraDistancia.</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r w:rsidRPr="007D7E6F">
        <w:rPr>
          <w:color w:val="000000"/>
        </w:rPr>
        <w:tab/>
        <w:t>// Isso e um comentario.</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Isso e um comentario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Se ela for Falsa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r w:rsidRPr="007D7E6F">
              <w:rPr>
                <w:color w:val="000000"/>
              </w:rPr>
              <w:t>senao{</w:t>
            </w:r>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Se ela for Falsa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r w:rsidRPr="007D7E6F">
              <w:rPr>
                <w:color w:val="000000"/>
              </w:rPr>
              <w:t>senao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for Verdadeira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r w:rsidRPr="007D7E6F">
              <w:rPr>
                <w:color w:val="000000"/>
              </w:rPr>
              <w:t>senao{</w:t>
            </w:r>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ins w:id="105" w:author="Mateus Berardo de Souza Terra" w:date="2016-02-08T22:04:00Z">
              <w:r>
                <w:rPr>
                  <w:color w:val="000000"/>
                </w:rPr>
                <w:t>e</w:t>
              </w:r>
            </w:ins>
            <w:r w:rsidR="003E483A" w:rsidRPr="007D7E6F">
              <w:rPr>
                <w:color w:val="000000"/>
              </w:rPr>
              <w:t>nquanto(Condicao</w:t>
            </w:r>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6"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logo o resultado será Verdadeiro.</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r w:rsidR="009F3506">
        <w:rPr>
          <w:color w:val="000000"/>
        </w:rPr>
        <w:t>a</w:t>
      </w:r>
      <w:r w:rsidRPr="007D7E6F">
        <w:rPr>
          <w:color w:val="000000"/>
        </w:rPr>
        <w:t>o</w:t>
      </w:r>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Configuracao()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lastRenderedPageBreak/>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09" w:author="Mateus Berardo de Souza Terra" w:date="2016-02-08T19:07:00Z">
        <w:r w:rsidR="008D4450" w:rsidRPr="007D7E6F">
          <w:t>, ou o hardware,</w:t>
        </w:r>
      </w:ins>
      <w:r w:rsidRPr="007D7E6F">
        <w:t xml:space="preserve"> pois ela que é capaz de interagir com o meio externo ao robô. É por meio de atuadores (motores e servomotores)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0" w:author="granix pacheco" w:date="2016-02-07T09:46:00Z">
        <w:r w:rsidR="006220FC" w:rsidRPr="007D7E6F">
          <w:t>;</w:t>
        </w:r>
      </w:ins>
      <w:r w:rsidR="00806C81">
        <w:t xml:space="preserve"> </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pPr>
      <w:r>
        <w:t>Resistores;</w:t>
      </w:r>
    </w:p>
    <w:p w14:paraId="440D9E59" w14:textId="59809845" w:rsidR="00FB6808" w:rsidRPr="007D7E6F" w:rsidRDefault="00FB6808" w:rsidP="009F3506">
      <w:pPr>
        <w:pStyle w:val="NormalWeb"/>
        <w:numPr>
          <w:ilvl w:val="1"/>
          <w:numId w:val="5"/>
        </w:numPr>
        <w:shd w:val="clear" w:color="auto" w:fill="FFFFFF"/>
        <w:spacing w:before="0" w:beforeAutospacing="0" w:after="160" w:afterAutospacing="0"/>
        <w:jc w:val="both"/>
      </w:pPr>
      <w:r w:rsidRPr="007D7E6F">
        <w:t>LDR;</w:t>
      </w:r>
    </w:p>
    <w:p w14:paraId="19533761" w14:textId="28804AE6" w:rsidR="00FB6808" w:rsidRPr="007D7E6F" w:rsidRDefault="00FB6808" w:rsidP="009F3506">
      <w:pPr>
        <w:pStyle w:val="NormalWeb"/>
        <w:numPr>
          <w:ilvl w:val="0"/>
          <w:numId w:val="5"/>
        </w:numPr>
        <w:shd w:val="clear" w:color="auto" w:fill="FFFFFF"/>
        <w:spacing w:before="0" w:beforeAutospacing="0" w:after="160" w:afterAutospacing="0"/>
        <w:jc w:val="both"/>
      </w:pPr>
      <w:r w:rsidRPr="007D7E6F">
        <w:t>Buzzer;</w:t>
      </w:r>
    </w:p>
    <w:p w14:paraId="2DA1A817" w14:textId="2DBA4A88"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Diodos;</w:t>
      </w:r>
    </w:p>
    <w:p w14:paraId="355E6409" w14:textId="5B4C4DD8" w:rsidR="00FB6808" w:rsidRPr="007D7E6F" w:rsidRDefault="006220FC" w:rsidP="009F3506">
      <w:pPr>
        <w:pStyle w:val="NormalWeb"/>
        <w:numPr>
          <w:ilvl w:val="1"/>
          <w:numId w:val="5"/>
        </w:numPr>
        <w:shd w:val="clear" w:color="auto" w:fill="FFFFFF"/>
        <w:spacing w:before="0" w:beforeAutospacing="0" w:after="160" w:afterAutospacing="0"/>
        <w:jc w:val="both"/>
      </w:pPr>
      <w:r w:rsidRPr="007D7E6F">
        <w:t>LEDs</w:t>
      </w:r>
      <w:r w:rsidR="00FB6808" w:rsidRPr="007D7E6F">
        <w:t>.</w:t>
      </w:r>
    </w:p>
    <w:p w14:paraId="150C04C5" w14:textId="77777777" w:rsidR="00806C81" w:rsidRDefault="00806C81" w:rsidP="009F3506">
      <w:pPr>
        <w:pStyle w:val="NormalWeb"/>
        <w:numPr>
          <w:ilvl w:val="1"/>
          <w:numId w:val="44"/>
        </w:numPr>
        <w:shd w:val="clear" w:color="auto" w:fill="FFFFFF"/>
        <w:tabs>
          <w:tab w:val="left" w:pos="3449"/>
        </w:tabs>
        <w:spacing w:before="0" w:beforeAutospacing="0" w:after="160" w:afterAutospacing="0"/>
        <w:ind w:left="1418" w:hanging="1058"/>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9F3506">
      <w:pPr>
        <w:pStyle w:val="NormalWeb"/>
        <w:numPr>
          <w:ilvl w:val="2"/>
          <w:numId w:val="44"/>
        </w:numPr>
        <w:shd w:val="clear" w:color="auto" w:fill="FFFFFF"/>
        <w:tabs>
          <w:tab w:val="left" w:pos="2410"/>
          <w:tab w:val="left" w:pos="3449"/>
        </w:tabs>
        <w:spacing w:before="0" w:beforeAutospacing="0" w:after="160" w:afterAutospacing="0"/>
        <w:ind w:left="1560" w:hanging="840"/>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A corrente continua ocorre quando o fluxo das cargas ocorre sempre na mesma direção, ou seja, quando os polos se mantem constantes. Ela é constituída pelos polos positivo e negativo e é usada em baterias e pilhas. Abaixo isso esta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lastRenderedPageBreak/>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9F3506">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806C81">
      <w:pPr>
        <w:pStyle w:val="NormalWeb"/>
        <w:numPr>
          <w:ilvl w:val="2"/>
          <w:numId w:val="44"/>
        </w:numPr>
        <w:shd w:val="clear" w:color="auto" w:fill="FFFFFF"/>
        <w:tabs>
          <w:tab w:val="left" w:pos="3449"/>
        </w:tabs>
        <w:spacing w:before="0" w:beforeAutospacing="0" w:after="160" w:afterAutospacing="0"/>
        <w:ind w:left="1560" w:hanging="840"/>
        <w:rPr>
          <w:ins w:id="111"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806C81">
      <w:pPr>
        <w:pStyle w:val="NormalWeb"/>
        <w:numPr>
          <w:ilvl w:val="1"/>
          <w:numId w:val="44"/>
        </w:numPr>
        <w:shd w:val="clear" w:color="auto" w:fill="FFFFFF"/>
        <w:spacing w:before="0" w:beforeAutospacing="0" w:after="160" w:afterAutospacing="0"/>
        <w:ind w:left="993" w:hanging="633"/>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lastRenderedPageBreak/>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7777777" w:rsidR="00806C81" w:rsidRDefault="00806C81" w:rsidP="006A1FB3">
      <w:pPr>
        <w:pStyle w:val="NormalWeb"/>
        <w:numPr>
          <w:ilvl w:val="1"/>
          <w:numId w:val="44"/>
        </w:numPr>
        <w:shd w:val="clear" w:color="auto" w:fill="FFFFFF"/>
        <w:spacing w:before="0" w:beforeAutospacing="0" w:after="160" w:afterAutospacing="0"/>
        <w:ind w:left="851" w:hanging="567"/>
        <w:jc w:val="both"/>
        <w:rPr>
          <w:b/>
          <w:sz w:val="32"/>
          <w:szCs w:val="32"/>
        </w:rPr>
      </w:pPr>
      <w:r w:rsidRPr="006D2EDB">
        <w:rPr>
          <w:b/>
          <w:sz w:val="32"/>
          <w:szCs w:val="32"/>
        </w:rPr>
        <w:t>Tensão:</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6A1FB3">
      <w:pPr>
        <w:pStyle w:val="NormalWeb"/>
        <w:numPr>
          <w:ilvl w:val="1"/>
          <w:numId w:val="44"/>
        </w:numPr>
        <w:shd w:val="clear" w:color="auto" w:fill="FFFFFF"/>
        <w:spacing w:before="0" w:beforeAutospacing="0" w:after="160" w:afterAutospacing="0"/>
        <w:ind w:left="851" w:hanging="567"/>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t>Em série: os resistores são conectados um na frente do outro de forma que a corrente percorre todos. A resistência equivalente é igual à soma das n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Além dos resistores comuns, existem resistores que variam a sua resistência de acordo com fenômenos físicos como a luminosidade, no caso do LDR, ou a temperatura, no caso do Termistor. 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9F3506">
      <w:pPr>
        <w:pStyle w:val="NormalWeb"/>
        <w:numPr>
          <w:ilvl w:val="2"/>
          <w:numId w:val="44"/>
        </w:numPr>
        <w:shd w:val="clear" w:color="auto" w:fill="FFFFFF"/>
        <w:spacing w:before="0" w:beforeAutospacing="0" w:after="160" w:afterAutospacing="0"/>
        <w:ind w:left="1560" w:hanging="84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2"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ins w:id="113"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4" w:author="Mateus Berardo de Souza Terra" w:date="2016-02-08T19:17:00Z">
        <w:r w:rsidRPr="009F3506" w:rsidDel="006D3AB1">
          <w:rPr>
            <w:rStyle w:val="no-conversion"/>
            <w:rFonts w:ascii="Times New Roman" w:hAnsi="Times New Roman" w:cs="Times New Roman"/>
            <w:bCs/>
            <w:sz w:val="24"/>
            <w:szCs w:val="24"/>
          </w:rPr>
          <w:delText>Fotoresistência</w:delText>
        </w:r>
      </w:del>
      <w:ins w:id="115" w:author="Mateus Berardo de Souza Terra" w:date="2016-02-08T19:17:00Z">
        <w:r w:rsidR="006D3AB1" w:rsidRPr="007D7E6F">
          <w:rPr>
            <w:rStyle w:val="no-conversion"/>
            <w:rFonts w:ascii="Times New Roman" w:hAnsi="Times New Roman" w:cs="Times New Roman"/>
            <w:bCs/>
            <w:sz w:val="24"/>
            <w:szCs w:val="24"/>
          </w:rPr>
          <w:t>Fotoresistência</w:t>
        </w:r>
      </w:ins>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6"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9F3506">
      <w:pPr>
        <w:pStyle w:val="NormalWeb"/>
        <w:numPr>
          <w:ilvl w:val="1"/>
          <w:numId w:val="44"/>
        </w:numPr>
        <w:shd w:val="clear" w:color="auto" w:fill="FFFFFF"/>
        <w:spacing w:before="0" w:beforeAutospacing="0" w:after="160" w:afterAutospacing="0"/>
        <w:ind w:left="993" w:hanging="633"/>
        <w:jc w:val="both"/>
        <w:rPr>
          <w:b/>
          <w:sz w:val="32"/>
          <w:szCs w:val="32"/>
        </w:rPr>
      </w:pPr>
      <w:r w:rsidRPr="007D7E6F">
        <w:rPr>
          <w:b/>
          <w:sz w:val="32"/>
          <w:szCs w:val="32"/>
        </w:rPr>
        <w:t>Buzzer:</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lastRenderedPageBreak/>
        <w:t xml:space="preserve">Um buzzer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9F3506">
      <w:pPr>
        <w:pStyle w:val="NormalWeb"/>
        <w:numPr>
          <w:ilvl w:val="1"/>
          <w:numId w:val="44"/>
        </w:numPr>
        <w:shd w:val="clear" w:color="auto" w:fill="FFFFFF"/>
        <w:spacing w:before="0" w:beforeAutospacing="0" w:after="160" w:afterAutospacing="0"/>
        <w:ind w:left="993" w:hanging="633"/>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806C81">
      <w:pPr>
        <w:pStyle w:val="NormalWeb"/>
        <w:numPr>
          <w:ilvl w:val="2"/>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bookmarkStart w:id="117" w:name="_GoBack"/>
      <w:bookmarkEnd w:id="117"/>
      <w:r>
        <w:rPr>
          <w:rFonts w:ascii="Arial" w:hAnsi="Arial" w:cs="Arial"/>
          <w:noProof/>
          <w:color w:val="0000FF"/>
          <w:sz w:val="27"/>
          <w:szCs w:val="27"/>
          <w:lang w:eastAsia="pt-BR"/>
        </w:rPr>
        <w:lastRenderedPageBreak/>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8"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9" w:author="granix pacheco" w:date="2016-02-08T08:36:00Z"/>
        </w:rPr>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120"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6"/>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1" w:author="Mateus Berardo de Souza Terra" w:date="2016-02-08T20:05: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b/>
          <w:sz w:val="32"/>
          <w:szCs w:val="32"/>
        </w:rPr>
        <w:pPrChange w:id="1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3"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4"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5"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7"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0"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9"/>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1"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3"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9"/>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4" w:author="Mateus Berardo de Souza Terra" w:date="2016-02-08T22:27:00Z"/>
          <w:b/>
          <w:sz w:val="32"/>
          <w:szCs w:val="32"/>
        </w:rPr>
        <w:pPrChange w:id="135"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6" w:author="Mateus Berardo de Souza Terra" w:date="2016-02-08T22:27:00Z"/>
        </w:rPr>
        <w:pPrChange w:id="13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1FBE176C"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EB18FA6"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D96AD34"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2570F04"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30C48028"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864B65A"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48EE3FC"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8D42DDB"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31491B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FF4B890"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9338DE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C441D9C"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00F4C3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2C309D4D" w:rsidR="00A06F35" w:rsidRPr="007D7E6F" w:rsidRDefault="00A06F35" w:rsidP="00806C81">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Change w:id="138" w:author="Mateus Berardo de Souza Terra" w:date="2016-02-08T22:28:00Z">
          <w:pPr>
            <w:pStyle w:val="NormalWeb"/>
            <w:shd w:val="clear" w:color="auto" w:fill="FFFFFF"/>
            <w:spacing w:before="0" w:beforeAutospacing="0" w:after="160" w:afterAutospacing="0"/>
            <w:jc w:val="both"/>
          </w:pPr>
        </w:pPrChange>
      </w:pPr>
      <w:r w:rsidRPr="007D7E6F">
        <w:rPr>
          <w:b/>
          <w:sz w:val="32"/>
          <w:szCs w:val="32"/>
          <w:rPrChange w:id="139" w:author="Mateus Berardo de Souza Terra" w:date="2016-02-08T20:05:00Z">
            <w:rPr/>
          </w:rPrChange>
        </w:rPr>
        <w:t>LEDs:</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0" w:author="granix pacheco" w:date="2016-02-08T12:11:00Z">
          <w:pPr>
            <w:pStyle w:val="NormalWeb"/>
            <w:shd w:val="clear" w:color="auto" w:fill="FFFFFF"/>
            <w:spacing w:before="0" w:beforeAutospacing="0" w:after="160" w:afterAutospacing="0"/>
            <w:jc w:val="both"/>
          </w:pPr>
        </w:pPrChange>
      </w:pPr>
      <w:r w:rsidRPr="007D7E6F">
        <w:rPr>
          <w:rPrChange w:id="141" w:author="Mateus Berardo de Souza Terra" w:date="2016-02-08T20:05:00Z">
            <w:rPr>
              <w:b/>
              <w:bCs/>
            </w:rPr>
          </w:rPrChange>
        </w:rPr>
        <w:t xml:space="preserve">Um </w:t>
      </w:r>
      <w:r w:rsidRPr="007D7E6F">
        <w:t>LED (</w:t>
      </w:r>
      <w:ins w:id="142" w:author="Mateus Berardo de Souza Terra" w:date="2016-02-08T19:11:00Z">
        <w:r w:rsidR="006D3AB1" w:rsidRPr="007D7E6F">
          <w:rPr>
            <w:rStyle w:val="Forte"/>
            <w:b w:val="0"/>
          </w:rPr>
          <w:t>L</w:t>
        </w:r>
      </w:ins>
      <w:ins w:id="143" w:author="granix pacheco" w:date="2016-02-08T11:48:00Z">
        <w:del w:id="144" w:author="Mateus Berardo de Souza Terra" w:date="2016-02-08T19:11:00Z">
          <w:r w:rsidRPr="007D7E6F" w:rsidDel="006D3AB1">
            <w:rPr>
              <w:rStyle w:val="Forte"/>
              <w:b w:val="0"/>
              <w:rPrChange w:id="145" w:author="Mateus Berardo de Souza Terra" w:date="2016-02-08T20:05:00Z">
                <w:rPr>
                  <w:rStyle w:val="Forte"/>
                </w:rPr>
              </w:rPrChange>
            </w:rPr>
            <w:delText>l</w:delText>
          </w:r>
        </w:del>
        <w:r w:rsidRPr="007D7E6F">
          <w:rPr>
            <w:rStyle w:val="Forte"/>
            <w:b w:val="0"/>
            <w:rPrChange w:id="146" w:author="Mateus Berardo de Souza Terra" w:date="2016-02-08T20:05:00Z">
              <w:rPr>
                <w:rStyle w:val="Forte"/>
              </w:rPr>
            </w:rPrChange>
          </w:rPr>
          <w:t xml:space="preserve">ight </w:t>
        </w:r>
      </w:ins>
      <w:ins w:id="147" w:author="Mateus Berardo de Souza Terra" w:date="2016-02-08T19:11:00Z">
        <w:r w:rsidR="006D3AB1" w:rsidRPr="007D7E6F">
          <w:rPr>
            <w:rStyle w:val="Forte"/>
            <w:b w:val="0"/>
          </w:rPr>
          <w:t>E</w:t>
        </w:r>
      </w:ins>
      <w:ins w:id="148" w:author="granix pacheco" w:date="2016-02-08T11:48:00Z">
        <w:del w:id="149" w:author="Mateus Berardo de Souza Terra" w:date="2016-02-08T19:11:00Z">
          <w:r w:rsidRPr="007D7E6F" w:rsidDel="006D3AB1">
            <w:rPr>
              <w:rStyle w:val="Forte"/>
              <w:b w:val="0"/>
              <w:rPrChange w:id="150" w:author="Mateus Berardo de Souza Terra" w:date="2016-02-08T20:05:00Z">
                <w:rPr>
                  <w:rStyle w:val="Forte"/>
                </w:rPr>
              </w:rPrChange>
            </w:rPr>
            <w:delText>e</w:delText>
          </w:r>
        </w:del>
        <w:r w:rsidRPr="007D7E6F">
          <w:rPr>
            <w:rStyle w:val="Forte"/>
            <w:b w:val="0"/>
            <w:rPrChange w:id="151" w:author="Mateus Berardo de Souza Terra" w:date="2016-02-08T20:05:00Z">
              <w:rPr>
                <w:rStyle w:val="Forte"/>
              </w:rPr>
            </w:rPrChange>
          </w:rPr>
          <w:t xml:space="preserve">mitting </w:t>
        </w:r>
      </w:ins>
      <w:ins w:id="152" w:author="Mateus Berardo de Souza Terra" w:date="2016-02-08T19:11:00Z">
        <w:r w:rsidR="006D3AB1" w:rsidRPr="007D7E6F">
          <w:rPr>
            <w:rStyle w:val="Forte"/>
            <w:b w:val="0"/>
          </w:rPr>
          <w:t>D</w:t>
        </w:r>
      </w:ins>
      <w:del w:id="153" w:author="Mateus Berardo de Souza Terra" w:date="2016-02-08T19:11:00Z">
        <w:r w:rsidRPr="007D7E6F" w:rsidDel="006D3AB1">
          <w:rPr>
            <w:rStyle w:val="Forte"/>
            <w:b w:val="0"/>
            <w:rPrChange w:id="154" w:author="Mateus Berardo de Souza Terra" w:date="2016-02-08T20:05:00Z">
              <w:rPr>
                <w:rStyle w:val="Forte"/>
              </w:rPr>
            </w:rPrChange>
          </w:rPr>
          <w:delText>d</w:delText>
        </w:r>
      </w:del>
      <w:r w:rsidRPr="007D7E6F">
        <w:rPr>
          <w:rStyle w:val="Forte"/>
          <w:b w:val="0"/>
          <w:rPrChange w:id="155" w:author="Mateus Berardo de Souza Terra" w:date="2016-02-08T20:05:00Z">
            <w:rPr>
              <w:rStyle w:val="Forte"/>
            </w:rPr>
          </w:rPrChange>
        </w:rPr>
        <w:t>iode)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56" w:author="granix pacheco" w:date="2016-02-08T12:11:00Z">
        <w:r w:rsidR="002308BC" w:rsidRPr="007D7E6F">
          <w:rPr>
            <w:noProof/>
            <w:lang w:eastAsia="pt-BR"/>
            <w:rPrChange w:id="157"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Pr="00806C81"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LEDs.</w:t>
      </w:r>
    </w:p>
    <w:p w14:paraId="3682C6AF" w14:textId="77777777" w:rsidR="006D2EDB" w:rsidRPr="006D2EDB" w:rsidRDefault="006D2EDB" w:rsidP="006D2EDB">
      <w:pPr>
        <w:pStyle w:val="NormalWeb"/>
        <w:shd w:val="clear" w:color="auto" w:fill="FFFFFF"/>
        <w:spacing w:before="0" w:beforeAutospacing="0" w:after="160" w:afterAutospacing="0"/>
        <w:jc w:val="both"/>
        <w:rPr>
          <w:ins w:id="158"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lastRenderedPageBreak/>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59"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r w:rsidRPr="009F3506">
        <w:rPr>
          <w:b/>
          <w:sz w:val="32"/>
          <w:szCs w:val="32"/>
        </w:rPr>
        <w:t>Protoboard</w:t>
      </w:r>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Também conhecida como brea</w:t>
      </w:r>
      <w:r w:rsidR="00385CC7">
        <w:t>d</w:t>
      </w:r>
      <w:r w:rsidRPr="007D7E6F">
        <w:t>board,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1"/>
                    </pic:cNvPr>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0"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1" w:author="Mateus Berardo de Souza Terra" w:date="2016-02-08T20:05:00Z">
            <w:rPr>
              <w:sz w:val="32"/>
              <w:szCs w:val="32"/>
            </w:rPr>
          </w:rPrChange>
        </w:rPr>
        <w:pPrChange w:id="162"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3"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4"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5"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7"/>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6" w:author="Mateus Berardo de Souza Terra" w:date="2016-02-08T20:05:00Z">
            <w:rPr>
              <w:sz w:val="32"/>
              <w:szCs w:val="32"/>
            </w:rPr>
          </w:rPrChange>
        </w:rPr>
        <w:t>É um ap</w:t>
      </w:r>
      <w:r w:rsidRPr="007D7E6F">
        <w:t>arelho</w:t>
      </w:r>
      <w:r w:rsidRPr="007D7E6F">
        <w:rPr>
          <w:rPrChange w:id="167"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68" w:author="Mateus Berardo de Souza Terra" w:date="2016-02-08T20:05:00Z">
            <w:rPr>
              <w:sz w:val="32"/>
              <w:szCs w:val="32"/>
            </w:rPr>
          </w:rPrChange>
        </w:rPr>
        <w:pPrChange w:id="169"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0"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1" w:author="Mateus Berardo de Souza Terra" w:date="2016-02-08T20:05:00Z">
            <w:rPr>
              <w:b/>
              <w:sz w:val="36"/>
              <w:szCs w:val="36"/>
              <w:u w:val="single"/>
            </w:rPr>
          </w:rPrChange>
        </w:rPr>
        <w:pPrChange w:id="172"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3"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4"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b/>
          <w:sz w:val="36"/>
          <w:szCs w:val="36"/>
          <w:u w:val="single"/>
        </w:rPr>
        <w:pPrChange w:id="175"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6"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77" w:author="granix pacheco" w:date="2016-02-08T08:59:00Z"/>
          <w:b/>
          <w:sz w:val="32"/>
          <w:szCs w:val="32"/>
          <w:rPrChange w:id="178" w:author="Mateus Berardo de Souza Terra" w:date="2016-02-08T20:05:00Z">
            <w:rPr>
              <w:ins w:id="179" w:author="granix pacheco" w:date="2016-02-08T08:59:00Z"/>
              <w:b/>
              <w:sz w:val="36"/>
              <w:szCs w:val="36"/>
              <w:u w:val="single"/>
            </w:rPr>
          </w:rPrChange>
        </w:rPr>
        <w:pPrChange w:id="180" w:author="Mateus Berardo de Souza Terra" w:date="2016-02-08T22:30:00Z">
          <w:pPr>
            <w:pStyle w:val="NormalWeb"/>
            <w:shd w:val="clear" w:color="auto" w:fill="FFFFFF"/>
            <w:spacing w:before="0" w:beforeAutospacing="0" w:after="160" w:afterAutospacing="0"/>
            <w:jc w:val="both"/>
          </w:pPr>
        </w:pPrChange>
      </w:pPr>
      <w:ins w:id="181" w:author="granix pacheco" w:date="2016-02-08T08:59:00Z">
        <w:r w:rsidRPr="007D7E6F">
          <w:rPr>
            <w:b/>
            <w:sz w:val="32"/>
            <w:szCs w:val="32"/>
            <w:rPrChange w:id="182" w:author="Mateus Berardo de Souza Terra" w:date="2016-02-08T20:05:00Z">
              <w:rPr>
                <w:b/>
                <w:sz w:val="36"/>
                <w:szCs w:val="36"/>
                <w:u w:val="single"/>
              </w:rPr>
            </w:rPrChange>
          </w:rPr>
          <w:t xml:space="preserve">Valor </w:t>
        </w:r>
      </w:ins>
      <w:ins w:id="183" w:author="granix pacheco" w:date="2016-02-08T11:31:00Z">
        <w:r w:rsidR="0017119E" w:rsidRPr="007D7E6F">
          <w:rPr>
            <w:b/>
            <w:sz w:val="32"/>
            <w:szCs w:val="32"/>
            <w:rPrChange w:id="184" w:author="Mateus Berardo de Souza Terra" w:date="2016-02-08T20:05:00Z">
              <w:rPr>
                <w:b/>
                <w:sz w:val="32"/>
                <w:szCs w:val="32"/>
                <w:u w:val="single"/>
              </w:rPr>
            </w:rPrChange>
          </w:rPr>
          <w:t xml:space="preserve">de </w:t>
        </w:r>
      </w:ins>
      <w:ins w:id="185" w:author="granix pacheco" w:date="2016-02-08T08:59:00Z">
        <w:r w:rsidRPr="007D7E6F">
          <w:rPr>
            <w:b/>
            <w:sz w:val="32"/>
            <w:szCs w:val="32"/>
            <w:rPrChange w:id="186"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87" w:author="granix pacheco" w:date="2016-02-08T09:52:00Z"/>
        </w:rPr>
        <w:pPrChange w:id="188" w:author="granix pacheco" w:date="2016-02-08T09:55:00Z">
          <w:pPr>
            <w:pStyle w:val="NormalWeb"/>
            <w:shd w:val="clear" w:color="auto" w:fill="FFFFFF"/>
            <w:spacing w:before="0" w:beforeAutospacing="0" w:after="160" w:afterAutospacing="0"/>
            <w:jc w:val="both"/>
          </w:pPr>
        </w:pPrChange>
      </w:pPr>
      <w:ins w:id="189" w:author="granix pacheco" w:date="2016-02-08T09:51:00Z">
        <w:r w:rsidRPr="007D7E6F">
          <w:t>A unidade de medida de resistência é o ohm</w:t>
        </w:r>
      </w:ins>
      <w:ins w:id="190" w:author="granix pacheco" w:date="2016-02-08T09:53:00Z">
        <w:r w:rsidR="0070445C" w:rsidRPr="007D7E6F">
          <w:t>, representado pelo símbolo grego Ômega</w:t>
        </w:r>
      </w:ins>
      <w:ins w:id="191" w:author="granix pacheco" w:date="2016-02-08T09:51:00Z">
        <w:r w:rsidRPr="007D7E6F">
          <w:t>.</w:t>
        </w:r>
      </w:ins>
      <w:ins w:id="192" w:author="granix pacheco" w:date="2016-02-08T09:52:00Z">
        <w:r w:rsidRPr="007D7E6F">
          <w:t xml:space="preserve"> Para saber a resistência de um resistor basta </w:t>
        </w:r>
      </w:ins>
      <w:ins w:id="193" w:author="granix pacheco" w:date="2016-02-08T09:54:00Z">
        <w:r w:rsidR="0070445C" w:rsidRPr="007D7E6F">
          <w:t>ler as duas primeiras faixas e multiplicar esse valor pela terceira. A quarta mostra a tolerância do resistor</w:t>
        </w:r>
      </w:ins>
      <w:ins w:id="194" w:author="granix pacheco" w:date="2016-02-08T10:05:00Z">
        <w:r w:rsidR="00FA772E" w:rsidRPr="007D7E6F">
          <w:t xml:space="preserve"> que </w:t>
        </w:r>
      </w:ins>
      <w:ins w:id="195" w:author="granix pacheco" w:date="2016-02-08T10:06:00Z">
        <w:r w:rsidR="00FA772E" w:rsidRPr="007D7E6F">
          <w:t>é o valor de sua variação em relação ao valor nominal</w:t>
        </w:r>
      </w:ins>
      <w:ins w:id="196" w:author="granix pacheco" w:date="2016-02-08T09:54:00Z">
        <w:r w:rsidR="0070445C" w:rsidRPr="007D7E6F">
          <w:t>.</w:t>
        </w:r>
      </w:ins>
      <w:ins w:id="197" w:author="granix pacheco" w:date="2016-02-08T12:24:00Z">
        <w:r w:rsidR="001C7BBA" w:rsidRPr="007D7E6F">
          <w:t xml:space="preserve"> Alguns resistores </w:t>
        </w:r>
      </w:ins>
      <w:ins w:id="198"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199" w:author="granix pacheco" w:date="2016-02-08T09:51:00Z">
          <w:pPr>
            <w:pStyle w:val="NormalWeb"/>
            <w:shd w:val="clear" w:color="auto" w:fill="FFFFFF"/>
            <w:spacing w:before="0" w:beforeAutospacing="0" w:after="160" w:afterAutospacing="0"/>
            <w:jc w:val="both"/>
          </w:pPr>
        </w:pPrChange>
      </w:pPr>
      <w:ins w:id="200" w:author="granix pacheco" w:date="2016-02-08T09:55:00Z">
        <w:r w:rsidRPr="004A7414">
          <w:rPr>
            <w:rFonts w:ascii="Arial" w:hAnsi="Arial" w:cs="Arial"/>
            <w:noProof/>
            <w:lang w:eastAsia="pt-BR"/>
            <w:rPrChange w:id="201"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2"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4" w:author="granix pacheco" w:date="2016-02-08T09:56:00Z"/>
              </w:rPr>
              <w:pPrChange w:id="205" w:author="Mateus Berardo de Souza Terra" w:date="2016-02-08T22:31:00Z">
                <w:pPr>
                  <w:pStyle w:val="NormalWeb"/>
                  <w:spacing w:before="0" w:beforeAutospacing="0" w:after="160" w:afterAutospacing="0"/>
                  <w:jc w:val="both"/>
                </w:pPr>
              </w:pPrChange>
            </w:pPr>
            <w:ins w:id="20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3" w:author="granix pacheco" w:date="2016-02-08T10:01:00Z"/>
              </w:rPr>
              <w:pPrChange w:id="214" w:author="Mateus Berardo de Souza Terra" w:date="2016-02-08T22:31:00Z">
                <w:pPr>
                  <w:pStyle w:val="NormalWeb"/>
                  <w:spacing w:before="0" w:beforeAutospacing="0" w:after="160" w:afterAutospacing="0"/>
                  <w:jc w:val="both"/>
                </w:pPr>
              </w:pPrChange>
            </w:pPr>
            <w:ins w:id="21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6" w:author="granix pacheco" w:date="2016-02-08T09:56:00Z"/>
              </w:rPr>
              <w:pPrChange w:id="217" w:author="Mateus Berardo de Souza Terra" w:date="2016-02-08T22:31:00Z">
                <w:pPr>
                  <w:pStyle w:val="NormalWeb"/>
                  <w:spacing w:before="0" w:beforeAutospacing="0" w:after="160" w:afterAutospacing="0"/>
                  <w:jc w:val="both"/>
                </w:pPr>
              </w:pPrChange>
            </w:pPr>
            <w:ins w:id="218" w:author="granix pacheco" w:date="2016-02-08T09:56:00Z">
              <w:r w:rsidRPr="007D7E6F">
                <w:t>Tolerância</w:t>
              </w:r>
            </w:ins>
          </w:p>
        </w:tc>
      </w:tr>
      <w:tr w:rsidR="0070445C" w:rsidRPr="007D7E6F" w14:paraId="155231DB" w14:textId="77777777" w:rsidTr="003B25A9">
        <w:trPr>
          <w:ins w:id="21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0" w:author="granix pacheco" w:date="2016-02-08T10:01:00Z"/>
              </w:rPr>
              <w:pPrChange w:id="221" w:author="Mateus Berardo de Souza Terra" w:date="2016-02-08T22:31:00Z">
                <w:pPr>
                  <w:pStyle w:val="NormalWeb"/>
                  <w:spacing w:before="0" w:beforeAutospacing="0" w:after="160" w:afterAutospacing="0"/>
                  <w:jc w:val="both"/>
                </w:pPr>
              </w:pPrChange>
            </w:pPr>
            <w:ins w:id="22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4:00Z">
              <w:r w:rsidRPr="007D7E6F">
                <w:t>10%</w:t>
              </w:r>
            </w:ins>
          </w:p>
        </w:tc>
      </w:tr>
      <w:tr w:rsidR="0070445C" w:rsidRPr="007D7E6F" w14:paraId="48118C94" w14:textId="77777777" w:rsidTr="003B25A9">
        <w:trPr>
          <w:ins w:id="23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6" w:author="granix pacheco" w:date="2016-02-08T09:56:00Z"/>
              </w:rPr>
              <w:pPrChange w:id="237" w:author="Mateus Berardo de Souza Terra" w:date="2016-02-08T22:31:00Z">
                <w:pPr>
                  <w:pStyle w:val="NormalWeb"/>
                  <w:spacing w:before="0" w:beforeAutospacing="0" w:after="160" w:afterAutospacing="0"/>
                  <w:jc w:val="both"/>
                </w:pPr>
              </w:pPrChange>
            </w:pPr>
            <w:ins w:id="238" w:author="granix pacheco" w:date="2016-02-08T09:57:00Z">
              <w:r w:rsidRPr="007D7E6F">
                <w:lastRenderedPageBreak/>
                <w:t>Preto</w:t>
              </w:r>
            </w:ins>
          </w:p>
        </w:tc>
        <w:tc>
          <w:tcPr>
            <w:tcW w:w="0" w:type="auto"/>
          </w:tcPr>
          <w:p w14:paraId="070A2E42" w14:textId="072BAA99"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5" w:author="granix pacheco" w:date="2016-02-08T10:01:00Z"/>
              </w:rPr>
              <w:pPrChange w:id="246" w:author="Mateus Berardo de Souza Terra" w:date="2016-02-08T22:31:00Z">
                <w:pPr>
                  <w:pStyle w:val="NormalWeb"/>
                  <w:spacing w:before="0" w:beforeAutospacing="0" w:after="160" w:afterAutospacing="0"/>
                  <w:jc w:val="both"/>
                </w:pPr>
              </w:pPrChange>
            </w:pPr>
            <w:ins w:id="24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48" w:author="granix pacheco" w:date="2016-02-08T09:56: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5%</w:t>
              </w:r>
            </w:ins>
          </w:p>
        </w:tc>
      </w:tr>
      <w:tr w:rsidR="0070445C" w:rsidRPr="007D7E6F" w14:paraId="163158D9" w14:textId="77777777" w:rsidTr="003B25A9">
        <w:trPr>
          <w:ins w:id="25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2" w:author="granix pacheco" w:date="2016-02-08T09:56:00Z"/>
              </w:rPr>
              <w:pPrChange w:id="253" w:author="Mateus Berardo de Souza Terra" w:date="2016-02-08T22:31:00Z">
                <w:pPr>
                  <w:pStyle w:val="NormalWeb"/>
                  <w:spacing w:before="0" w:beforeAutospacing="0" w:after="160" w:afterAutospacing="0"/>
                  <w:jc w:val="both"/>
                </w:pPr>
              </w:pPrChange>
            </w:pPr>
            <w:ins w:id="25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1" w:author="granix pacheco" w:date="2016-02-08T10:01:00Z"/>
              </w:rPr>
              <w:pPrChange w:id="262" w:author="Mateus Berardo de Souza Terra" w:date="2016-02-08T22:31:00Z">
                <w:pPr>
                  <w:pStyle w:val="NormalWeb"/>
                  <w:spacing w:before="0" w:beforeAutospacing="0" w:after="160" w:afterAutospacing="0"/>
                  <w:jc w:val="both"/>
                </w:pPr>
              </w:pPrChange>
            </w:pPr>
            <w:ins w:id="26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4" w:author="granix pacheco" w:date="2016-02-08T09:56: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4%</w:t>
              </w:r>
            </w:ins>
          </w:p>
        </w:tc>
      </w:tr>
      <w:tr w:rsidR="0070445C" w:rsidRPr="007D7E6F" w14:paraId="46EC4489" w14:textId="77777777" w:rsidTr="003B25A9">
        <w:trPr>
          <w:ins w:id="26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68" w:author="granix pacheco" w:date="2016-02-08T09:56:00Z"/>
              </w:rPr>
              <w:pPrChange w:id="269" w:author="Mateus Berardo de Souza Terra" w:date="2016-02-08T22:31:00Z">
                <w:pPr>
                  <w:pStyle w:val="NormalWeb"/>
                  <w:spacing w:before="0" w:beforeAutospacing="0" w:after="160" w:afterAutospacing="0"/>
                  <w:jc w:val="both"/>
                </w:pPr>
              </w:pPrChange>
            </w:pPr>
            <w:ins w:id="27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77" w:author="granix pacheco" w:date="2016-02-08T10:01:00Z"/>
              </w:rPr>
              <w:pPrChange w:id="278" w:author="Mateus Berardo de Souza Terra" w:date="2016-02-08T22:31:00Z">
                <w:pPr>
                  <w:pStyle w:val="NormalWeb"/>
                  <w:spacing w:before="0" w:beforeAutospacing="0" w:after="160" w:afterAutospacing="0"/>
                  <w:jc w:val="both"/>
                </w:pPr>
              </w:pPrChange>
            </w:pPr>
            <w:ins w:id="27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0" w:author="granix pacheco" w:date="2016-02-08T09:56: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3%</w:t>
              </w:r>
            </w:ins>
          </w:p>
        </w:tc>
      </w:tr>
      <w:tr w:rsidR="0070445C" w:rsidRPr="007D7E6F" w14:paraId="3EA9F942" w14:textId="77777777" w:rsidTr="003B25A9">
        <w:trPr>
          <w:ins w:id="28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4" w:author="granix pacheco" w:date="2016-02-08T09:56:00Z"/>
              </w:rPr>
              <w:pPrChange w:id="285" w:author="Mateus Berardo de Souza Terra" w:date="2016-02-08T22:31:00Z">
                <w:pPr>
                  <w:pStyle w:val="NormalWeb"/>
                  <w:spacing w:before="0" w:beforeAutospacing="0" w:after="160" w:afterAutospacing="0"/>
                  <w:jc w:val="both"/>
                </w:pPr>
              </w:pPrChange>
            </w:pPr>
            <w:ins w:id="28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10:02:00Z">
              <w:r w:rsidRPr="007D7E6F">
                <w:t>1</w:t>
              </w:r>
            </w:ins>
            <w:ins w:id="293" w:author="granix pacheco" w:date="2016-02-08T10:03:00Z">
              <w:r w:rsidR="00892EE5" w:rsidRPr="007D7E6F">
                <w:t>.</w:t>
              </w:r>
            </w:ins>
            <w:ins w:id="29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5" w:author="granix pacheco" w:date="2016-02-08T10:01:00Z"/>
              </w:rPr>
              <w:pPrChange w:id="296" w:author="Mateus Berardo de Souza Terra" w:date="2016-02-08T22:31:00Z">
                <w:pPr>
                  <w:pStyle w:val="NormalWeb"/>
                  <w:spacing w:before="0" w:beforeAutospacing="0" w:after="160" w:afterAutospacing="0"/>
                  <w:jc w:val="both"/>
                </w:pPr>
              </w:pPrChange>
            </w:pPr>
            <w:ins w:id="29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298" w:author="granix pacheco" w:date="2016-02-08T09:56: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2%</w:t>
              </w:r>
            </w:ins>
          </w:p>
        </w:tc>
      </w:tr>
      <w:tr w:rsidR="0070445C" w:rsidRPr="007D7E6F" w14:paraId="70D378A2" w14:textId="77777777" w:rsidTr="003B25A9">
        <w:trPr>
          <w:ins w:id="30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2" w:author="granix pacheco" w:date="2016-02-08T09:56:00Z"/>
              </w:rPr>
              <w:pPrChange w:id="303" w:author="Mateus Berardo de Souza Terra" w:date="2016-02-08T22:31:00Z">
                <w:pPr>
                  <w:pStyle w:val="NormalWeb"/>
                  <w:spacing w:before="0" w:beforeAutospacing="0" w:after="160" w:afterAutospacing="0"/>
                  <w:jc w:val="both"/>
                </w:pPr>
              </w:pPrChange>
            </w:pPr>
            <w:ins w:id="30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10:02:00Z">
              <w:r w:rsidRPr="007D7E6F">
                <w:t>10</w:t>
              </w:r>
            </w:ins>
            <w:ins w:id="311" w:author="granix pacheco" w:date="2016-02-08T10:03:00Z">
              <w:r w:rsidR="00892EE5" w:rsidRPr="007D7E6F">
                <w:t>.</w:t>
              </w:r>
            </w:ins>
            <w:ins w:id="31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3" w:author="granix pacheco" w:date="2016-02-08T10:01:00Z"/>
              </w:rPr>
              <w:pPrChange w:id="314" w:author="Mateus Berardo de Souza Terra" w:date="2016-02-08T22:31:00Z">
                <w:pPr>
                  <w:pStyle w:val="NormalWeb"/>
                  <w:spacing w:before="0" w:beforeAutospacing="0" w:after="160" w:afterAutospacing="0"/>
                  <w:jc w:val="both"/>
                </w:pPr>
              </w:pPrChange>
            </w:pPr>
            <w:ins w:id="31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6" w:author="granix pacheco" w:date="2016-02-08T09:56: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1%</w:t>
              </w:r>
            </w:ins>
          </w:p>
        </w:tc>
      </w:tr>
      <w:tr w:rsidR="0070445C" w:rsidRPr="007D7E6F" w14:paraId="6B57D16F" w14:textId="77777777" w:rsidTr="003B25A9">
        <w:trPr>
          <w:ins w:id="31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0" w:author="granix pacheco" w:date="2016-02-08T09:56:00Z"/>
              </w:rPr>
              <w:pPrChange w:id="321" w:author="Mateus Berardo de Souza Terra" w:date="2016-02-08T22:31:00Z">
                <w:pPr>
                  <w:pStyle w:val="NormalWeb"/>
                  <w:spacing w:before="0" w:beforeAutospacing="0" w:after="160" w:afterAutospacing="0"/>
                  <w:jc w:val="both"/>
                </w:pPr>
              </w:pPrChange>
            </w:pPr>
            <w:ins w:id="322"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29" w:author="granix pacheco" w:date="2016-02-08T10:01:00Z"/>
              </w:rPr>
              <w:pPrChange w:id="330" w:author="Mateus Berardo de Souza Terra" w:date="2016-02-08T22:31:00Z">
                <w:pPr>
                  <w:pStyle w:val="NormalWeb"/>
                  <w:spacing w:before="0" w:beforeAutospacing="0" w:after="160" w:afterAutospacing="0"/>
                  <w:jc w:val="both"/>
                </w:pPr>
              </w:pPrChange>
            </w:pPr>
            <w:ins w:id="33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2" w:author="granix pacheco" w:date="2016-02-08T09:56: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r>
      <w:tr w:rsidR="0070445C" w:rsidRPr="007D7E6F" w14:paraId="0A6C8C92" w14:textId="77777777" w:rsidTr="003B25A9">
        <w:trPr>
          <w:ins w:id="33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6" w:author="granix pacheco" w:date="2016-02-08T09:56:00Z"/>
              </w:rPr>
              <w:pPrChange w:id="337" w:author="Mateus Berardo de Souza Terra" w:date="2016-02-08T22:31:00Z">
                <w:pPr>
                  <w:pStyle w:val="NormalWeb"/>
                  <w:spacing w:before="0" w:beforeAutospacing="0" w:after="160" w:afterAutospacing="0"/>
                  <w:jc w:val="both"/>
                </w:pPr>
              </w:pPrChange>
            </w:pPr>
            <w:ins w:id="33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10:02:00Z">
              <w:r w:rsidRPr="007D7E6F">
                <w:t>1000</w:t>
              </w:r>
            </w:ins>
            <w:ins w:id="345" w:author="granix pacheco" w:date="2016-02-08T10:03:00Z">
              <w:r w:rsidRPr="007D7E6F">
                <w:t>.</w:t>
              </w:r>
            </w:ins>
            <w:ins w:id="34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47" w:author="granix pacheco" w:date="2016-02-08T10:01:00Z"/>
              </w:rPr>
              <w:pPrChange w:id="348" w:author="Mateus Berardo de Souza Terra" w:date="2016-02-08T22:31:00Z">
                <w:pPr>
                  <w:pStyle w:val="NormalWeb"/>
                  <w:spacing w:before="0" w:beforeAutospacing="0" w:after="160" w:afterAutospacing="0"/>
                  <w:jc w:val="both"/>
                </w:pPr>
              </w:pPrChange>
            </w:pPr>
            <w:ins w:id="34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0" w:author="granix pacheco" w:date="2016-02-08T09:56: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r>
      <w:tr w:rsidR="0070445C" w:rsidRPr="007D7E6F" w14:paraId="259C0E32" w14:textId="77777777" w:rsidTr="003B25A9">
        <w:trPr>
          <w:ins w:id="35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4" w:author="granix pacheco" w:date="2016-02-08T09:56:00Z"/>
              </w:rPr>
              <w:pPrChange w:id="355" w:author="Mateus Berardo de Souza Terra" w:date="2016-02-08T22:31:00Z">
                <w:pPr>
                  <w:pStyle w:val="NormalWeb"/>
                  <w:spacing w:before="0" w:beforeAutospacing="0" w:after="160" w:afterAutospacing="0"/>
                  <w:jc w:val="both"/>
                </w:pPr>
              </w:pPrChange>
            </w:pPr>
            <w:ins w:id="35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3" w:author="granix pacheco" w:date="2016-02-08T10:01:00Z"/>
              </w:rPr>
              <w:pPrChange w:id="364" w:author="Mateus Berardo de Souza Terra" w:date="2016-02-08T22:31:00Z">
                <w:pPr>
                  <w:pStyle w:val="NormalWeb"/>
                  <w:spacing w:before="0" w:beforeAutospacing="0" w:after="160" w:afterAutospacing="0"/>
                  <w:jc w:val="both"/>
                </w:pPr>
              </w:pPrChange>
            </w:pPr>
            <w:ins w:id="36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6" w:author="granix pacheco" w:date="2016-02-08T09:56: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r>
      <w:tr w:rsidR="0070445C" w:rsidRPr="007D7E6F" w14:paraId="0F136FC9" w14:textId="77777777" w:rsidTr="003B25A9">
        <w:trPr>
          <w:ins w:id="36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0" w:author="granix pacheco" w:date="2016-02-08T09:56:00Z"/>
              </w:rPr>
              <w:pPrChange w:id="371" w:author="Mateus Berardo de Souza Terra" w:date="2016-02-08T22:31:00Z">
                <w:pPr>
                  <w:pStyle w:val="NormalWeb"/>
                  <w:spacing w:before="0" w:beforeAutospacing="0" w:after="160" w:afterAutospacing="0"/>
                  <w:jc w:val="both"/>
                </w:pPr>
              </w:pPrChange>
            </w:pPr>
            <w:ins w:id="37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79" w:author="granix pacheco" w:date="2016-02-08T10:01:00Z"/>
              </w:rPr>
              <w:pPrChange w:id="380" w:author="Mateus Berardo de Souza Terra" w:date="2016-02-08T22:31:00Z">
                <w:pPr>
                  <w:pStyle w:val="NormalWeb"/>
                  <w:spacing w:before="0" w:beforeAutospacing="0" w:after="160" w:afterAutospacing="0"/>
                  <w:jc w:val="both"/>
                </w:pPr>
              </w:pPrChange>
            </w:pPr>
            <w:ins w:id="38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2" w:author="granix pacheco" w:date="2016-02-08T09:56: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r>
      <w:tr w:rsidR="0070445C" w:rsidRPr="007D7E6F" w14:paraId="48B2C436" w14:textId="77777777" w:rsidTr="003B25A9">
        <w:trPr>
          <w:ins w:id="38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6" w:author="granix pacheco" w:date="2016-02-08T09:56:00Z"/>
              </w:rPr>
              <w:pPrChange w:id="387" w:author="Mateus Berardo de Souza Terra" w:date="2016-02-08T22:31:00Z">
                <w:pPr>
                  <w:pStyle w:val="NormalWeb"/>
                  <w:spacing w:before="0" w:beforeAutospacing="0" w:after="160" w:afterAutospacing="0"/>
                  <w:jc w:val="both"/>
                </w:pPr>
              </w:pPrChange>
            </w:pPr>
            <w:ins w:id="388"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5" w:author="granix pacheco" w:date="2016-02-08T10:01:00Z"/>
              </w:rPr>
              <w:pPrChange w:id="396" w:author="Mateus Berardo de Souza Terra" w:date="2016-02-08T22:31:00Z">
                <w:pPr>
                  <w:pStyle w:val="NormalWeb"/>
                  <w:spacing w:before="0" w:beforeAutospacing="0" w:after="160" w:afterAutospacing="0"/>
                  <w:jc w:val="both"/>
                </w:pPr>
              </w:pPrChange>
            </w:pPr>
            <w:ins w:id="39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398" w:author="granix pacheco" w:date="2016-02-08T09:56: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1" w:author="granix pacheco" w:date="2016-02-08T08:59:00Z"/>
          <w:u w:val="single"/>
          <w:rPrChange w:id="402" w:author="Mateus Berardo de Souza Terra" w:date="2016-02-08T20:05:00Z">
            <w:rPr>
              <w:ins w:id="403"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4" w:author="granix pacheco" w:date="2016-02-08T08:59:00Z"/>
          <w:b/>
          <w:sz w:val="32"/>
          <w:szCs w:val="32"/>
          <w:rPrChange w:id="405" w:author="Mateus Berardo de Souza Terra" w:date="2016-02-08T20:05:00Z">
            <w:rPr>
              <w:ins w:id="406" w:author="granix pacheco" w:date="2016-02-08T08:59:00Z"/>
              <w:b/>
              <w:sz w:val="36"/>
              <w:szCs w:val="36"/>
              <w:u w:val="single"/>
            </w:rPr>
          </w:rPrChange>
        </w:rPr>
        <w:pPrChange w:id="40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8" w:author="granix pacheco" w:date="2016-02-08T08:59:00Z">
        <w:r w:rsidRPr="007D7E6F">
          <w:rPr>
            <w:b/>
            <w:sz w:val="32"/>
            <w:szCs w:val="32"/>
            <w:rPrChange w:id="409"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0" w:author="granix pacheco" w:date="2016-02-08T09:13:00Z"/>
        </w:rPr>
        <w:pPrChange w:id="411" w:author="granix pacheco" w:date="2016-02-08T09:02:00Z">
          <w:pPr>
            <w:pStyle w:val="NormalWeb"/>
            <w:shd w:val="clear" w:color="auto" w:fill="FFFFFF"/>
            <w:spacing w:before="0" w:beforeAutospacing="0" w:after="160" w:afterAutospacing="0"/>
            <w:jc w:val="both"/>
          </w:pPr>
        </w:pPrChange>
      </w:pPr>
      <w:ins w:id="412" w:author="granix pacheco" w:date="2016-02-08T09:00:00Z">
        <w:r w:rsidRPr="007D7E6F">
          <w:t xml:space="preserve">A </w:t>
        </w:r>
      </w:ins>
      <w:ins w:id="413" w:author="granix pacheco" w:date="2016-02-08T09:02:00Z">
        <w:r w:rsidRPr="007D7E6F">
          <w:t>memória</w:t>
        </w:r>
      </w:ins>
      <w:ins w:id="414" w:author="granix pacheco" w:date="2016-02-08T09:00:00Z">
        <w:r w:rsidRPr="007D7E6F">
          <w:t xml:space="preserve"> do computador </w:t>
        </w:r>
      </w:ins>
      <w:ins w:id="415" w:author="granix pacheco" w:date="2016-02-08T09:01:00Z">
        <w:r w:rsidRPr="007D7E6F">
          <w:t>não</w:t>
        </w:r>
      </w:ins>
      <w:ins w:id="416" w:author="granix pacheco" w:date="2016-02-08T09:00:00Z">
        <w:r w:rsidRPr="007D7E6F">
          <w:t xml:space="preserve"> </w:t>
        </w:r>
      </w:ins>
      <w:ins w:id="417" w:author="granix pacheco" w:date="2016-02-08T09:01:00Z">
        <w:r w:rsidRPr="007D7E6F">
          <w:t xml:space="preserve">é capaz de armazenar diretamente caracteres, tendo que </w:t>
        </w:r>
      </w:ins>
      <w:ins w:id="418" w:author="granix pacheco" w:date="2016-02-08T09:08:00Z">
        <w:r w:rsidRPr="007D7E6F">
          <w:t>os armazena</w:t>
        </w:r>
      </w:ins>
      <w:ins w:id="419" w:author="Mateus Berardo de Souza Terra" w:date="2016-02-08T19:13:00Z">
        <w:r w:rsidR="006D3AB1" w:rsidRPr="007D7E6F">
          <w:t>r</w:t>
        </w:r>
      </w:ins>
      <w:ins w:id="420" w:author="granix pacheco" w:date="2016-02-08T09:08:00Z">
        <w:del w:id="421" w:author="Mateus Berardo de Souza Terra" w:date="2016-02-08T19:13:00Z">
          <w:r w:rsidRPr="007D7E6F" w:rsidDel="006D3AB1">
            <w:delText>s</w:delText>
          </w:r>
        </w:del>
      </w:ins>
      <w:ins w:id="422" w:author="granix pacheco" w:date="2016-02-08T09:01:00Z">
        <w:r w:rsidRPr="007D7E6F">
          <w:t xml:space="preserve"> na forma de </w:t>
        </w:r>
      </w:ins>
      <w:ins w:id="423" w:author="granix pacheco" w:date="2016-02-08T09:02:00Z">
        <w:r w:rsidRPr="007D7E6F">
          <w:t>números</w:t>
        </w:r>
      </w:ins>
      <w:ins w:id="424" w:author="granix pacheco" w:date="2016-02-08T09:08:00Z">
        <w:r w:rsidRPr="007D7E6F">
          <w:t xml:space="preserve">. </w:t>
        </w:r>
      </w:ins>
      <w:ins w:id="425" w:author="granix pacheco" w:date="2016-02-08T09:09:00Z">
        <w:r w:rsidRPr="007D7E6F">
          <w:rPr>
            <w:color w:val="303030"/>
            <w:rPrChange w:id="426" w:author="Mateus Berardo de Souza Terra" w:date="2016-02-08T20:05:00Z">
              <w:rPr>
                <w:rFonts w:ascii="Arial" w:hAnsi="Arial" w:cs="Arial"/>
                <w:color w:val="303030"/>
                <w:sz w:val="19"/>
                <w:szCs w:val="19"/>
                <w:lang w:val="pt-PT"/>
              </w:rPr>
            </w:rPrChange>
          </w:rPr>
          <w:t xml:space="preserve">Cada </w:t>
        </w:r>
        <w:del w:id="427" w:author="Mateus Berardo de Souza Terra" w:date="2016-02-08T19:13:00Z">
          <w:r w:rsidRPr="007D7E6F" w:rsidDel="006D3AB1">
            <w:rPr>
              <w:color w:val="303030"/>
              <w:rPrChange w:id="428" w:author="Mateus Berardo de Souza Terra" w:date="2016-02-08T20:05:00Z">
                <w:rPr>
                  <w:rFonts w:ascii="Arial" w:hAnsi="Arial" w:cs="Arial"/>
                  <w:color w:val="303030"/>
                  <w:sz w:val="19"/>
                  <w:szCs w:val="19"/>
                  <w:lang w:val="pt-PT"/>
                </w:rPr>
              </w:rPrChange>
            </w:rPr>
            <w:delText>caracter</w:delText>
          </w:r>
        </w:del>
      </w:ins>
      <w:ins w:id="429" w:author="Mateus Berardo de Souza Terra" w:date="2016-02-08T19:13:00Z">
        <w:r w:rsidR="006D3AB1" w:rsidRPr="007D7E6F">
          <w:rPr>
            <w:color w:val="303030"/>
          </w:rPr>
          <w:t>caractere</w:t>
        </w:r>
      </w:ins>
      <w:ins w:id="430" w:author="granix pacheco" w:date="2016-02-08T09:09:00Z">
        <w:r w:rsidRPr="007D7E6F">
          <w:rPr>
            <w:color w:val="303030"/>
            <w:rPrChange w:id="431"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432" w:author="Mateus Berardo de Souza Terra" w:date="2016-02-08T20:05:00Z">
              <w:rPr>
                <w:rFonts w:ascii="Arial" w:hAnsi="Arial" w:cs="Arial"/>
                <w:b/>
                <w:bCs/>
                <w:color w:val="303030"/>
                <w:sz w:val="19"/>
                <w:szCs w:val="19"/>
                <w:lang w:val="pt-PT"/>
              </w:rPr>
            </w:rPrChange>
          </w:rPr>
          <w:t>código ASCII</w:t>
        </w:r>
        <w:r w:rsidRPr="007D7E6F">
          <w:rPr>
            <w:color w:val="303030"/>
            <w:rPrChange w:id="433" w:author="Mateus Berardo de Souza Terra" w:date="2016-02-08T20:05:00Z">
              <w:rPr>
                <w:rFonts w:ascii="Arial" w:hAnsi="Arial" w:cs="Arial"/>
                <w:color w:val="303030"/>
                <w:sz w:val="19"/>
                <w:szCs w:val="19"/>
                <w:lang w:val="pt-PT"/>
              </w:rPr>
            </w:rPrChange>
          </w:rPr>
          <w:t xml:space="preserve"> (</w:t>
        </w:r>
        <w:r w:rsidRPr="007D7E6F">
          <w:rPr>
            <w:i/>
            <w:iCs/>
            <w:color w:val="303030"/>
            <w:rPrChange w:id="434"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435" w:author="Mateus Berardo de Souza Terra" w:date="2016-02-08T20:05:00Z">
              <w:rPr>
                <w:rFonts w:ascii="Arial" w:hAnsi="Arial" w:cs="Arial"/>
                <w:color w:val="303030"/>
                <w:sz w:val="19"/>
                <w:szCs w:val="19"/>
                <w:lang w:val="pt-PT"/>
              </w:rPr>
            </w:rPrChange>
          </w:rPr>
          <w:t xml:space="preserve"> - Código Americano </w:t>
        </w:r>
      </w:ins>
      <w:ins w:id="436" w:author="Mateus Berardo de Souza Terra" w:date="2016-02-08T19:13:00Z">
        <w:r w:rsidR="006D3AB1" w:rsidRPr="007D7E6F">
          <w:rPr>
            <w:color w:val="303030"/>
          </w:rPr>
          <w:t>Padrão</w:t>
        </w:r>
      </w:ins>
      <w:ins w:id="437" w:author="granix pacheco" w:date="2016-02-08T09:09:00Z">
        <w:del w:id="438" w:author="Mateus Berardo de Souza Terra" w:date="2016-02-08T19:13:00Z">
          <w:r w:rsidRPr="007D7E6F" w:rsidDel="006D3AB1">
            <w:rPr>
              <w:color w:val="303030"/>
              <w:rPrChange w:id="43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40" w:author="Mateus Berardo de Souza Terra" w:date="2016-02-08T20:05:00Z">
                <w:rPr>
                  <w:color w:val="303030"/>
                  <w:lang w:val="pt-PT"/>
                </w:rPr>
              </w:rPrChange>
            </w:rPr>
            <w:delText>ard</w:delText>
          </w:r>
        </w:del>
        <w:r w:rsidR="005979C4" w:rsidRPr="007D7E6F">
          <w:rPr>
            <w:color w:val="303030"/>
            <w:rPrChange w:id="441" w:author="Mateus Berardo de Souza Terra" w:date="2016-02-08T20:05:00Z">
              <w:rPr>
                <w:color w:val="303030"/>
                <w:lang w:val="pt-PT"/>
              </w:rPr>
            </w:rPrChange>
          </w:rPr>
          <w:t xml:space="preserve"> para a Troca de Informações</w:t>
        </w:r>
        <w:r w:rsidRPr="007D7E6F">
          <w:rPr>
            <w:color w:val="303030"/>
            <w:rPrChange w:id="44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43" w:author="Mateus Berardo de Souza Terra" w:date="2016-02-08T20:05:00Z">
              <w:rPr>
                <w:rFonts w:ascii="Arial" w:hAnsi="Arial" w:cs="Arial"/>
                <w:color w:val="303030"/>
                <w:sz w:val="19"/>
                <w:szCs w:val="19"/>
                <w:lang w:val="pt-PT"/>
              </w:rPr>
            </w:rPrChange>
          </w:rPr>
          <w:t xml:space="preserve"> </w:t>
        </w:r>
      </w:ins>
      <w:ins w:id="444" w:author="granix pacheco" w:date="2016-02-08T09:01:00Z">
        <w:r w:rsidRPr="007D7E6F">
          <w:t xml:space="preserve"> </w:t>
        </w:r>
      </w:ins>
      <w:ins w:id="445" w:author="granix pacheco" w:date="2016-02-08T09:10:00Z">
        <w:r w:rsidR="005979C4" w:rsidRPr="007D7E6F">
          <w:t>Existem versões estendidas desse código, mas aqui trataremos da sua versão básica que possui 7 bits</w:t>
        </w:r>
      </w:ins>
      <w:ins w:id="44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47" w:author="granix pacheco" w:date="2016-02-08T09:18:00Z"/>
          <w:color w:val="303030"/>
          <w:rPrChange w:id="448" w:author="Mateus Berardo de Souza Terra" w:date="2016-02-08T20:05:00Z">
            <w:rPr>
              <w:ins w:id="449" w:author="granix pacheco" w:date="2016-02-08T09:18:00Z"/>
              <w:color w:val="303030"/>
              <w:lang w:val="pt-PT"/>
            </w:rPr>
          </w:rPrChange>
        </w:rPr>
        <w:pPrChange w:id="450" w:author="granix pacheco" w:date="2016-02-08T09:02:00Z">
          <w:pPr>
            <w:pStyle w:val="NormalWeb"/>
            <w:shd w:val="clear" w:color="auto" w:fill="FFFFFF"/>
            <w:spacing w:before="0" w:beforeAutospacing="0" w:after="160" w:afterAutospacing="0"/>
            <w:jc w:val="both"/>
          </w:pPr>
        </w:pPrChange>
      </w:pPr>
      <w:ins w:id="451" w:author="granix pacheco" w:date="2016-02-08T09:13:00Z">
        <w:r w:rsidRPr="007D7E6F">
          <w:t xml:space="preserve">Nessa tabela o código 0 a 31 não são realmente caracteres, sendo chamados de </w:t>
        </w:r>
      </w:ins>
      <w:ins w:id="452" w:author="granix pacheco" w:date="2016-02-08T09:14:00Z">
        <w:r w:rsidRPr="007D7E6F">
          <w:rPr>
            <w:i/>
          </w:rPr>
          <w:t>caracteres de controle</w:t>
        </w:r>
        <w:r w:rsidRPr="007D7E6F">
          <w:t xml:space="preserve">. </w:t>
        </w:r>
      </w:ins>
      <w:ins w:id="453" w:author="granix pacheco" w:date="2016-02-08T09:17:00Z">
        <w:r w:rsidRPr="007D7E6F">
          <w:rPr>
            <w:color w:val="303030"/>
            <w:rPrChange w:id="454" w:author="Mateus Berardo de Souza Terra" w:date="2016-02-08T20:05:00Z">
              <w:rPr>
                <w:rFonts w:ascii="Arial" w:hAnsi="Arial" w:cs="Arial"/>
                <w:color w:val="303030"/>
                <w:sz w:val="19"/>
                <w:szCs w:val="19"/>
                <w:lang w:val="pt-PT"/>
              </w:rPr>
            </w:rPrChange>
          </w:rPr>
          <w:t xml:space="preserve">Os códigos 65 a 90 representam as </w:t>
        </w:r>
      </w:ins>
      <w:ins w:id="455" w:author="granix pacheco" w:date="2016-02-08T09:21:00Z">
        <w:r w:rsidR="000A53C1" w:rsidRPr="007D7E6F">
          <w:rPr>
            <w:color w:val="303030"/>
            <w:rPrChange w:id="456" w:author="Mateus Berardo de Souza Terra" w:date="2016-02-08T20:05:00Z">
              <w:rPr>
                <w:color w:val="303030"/>
                <w:lang w:val="pt-PT"/>
              </w:rPr>
            </w:rPrChange>
          </w:rPr>
          <w:t xml:space="preserve">letras </w:t>
        </w:r>
      </w:ins>
      <w:ins w:id="457" w:author="granix pacheco" w:date="2016-02-08T09:17:00Z">
        <w:r w:rsidRPr="007D7E6F">
          <w:rPr>
            <w:color w:val="303030"/>
            <w:rPrChange w:id="458" w:author="Mateus Berardo de Souza Terra" w:date="2016-02-08T20:05:00Z">
              <w:rPr>
                <w:rFonts w:ascii="Arial" w:hAnsi="Arial" w:cs="Arial"/>
                <w:color w:val="303030"/>
                <w:sz w:val="19"/>
                <w:szCs w:val="19"/>
                <w:lang w:val="pt-PT"/>
              </w:rPr>
            </w:rPrChange>
          </w:rPr>
          <w:t xml:space="preserve">maiúsculas e os códigos 97 a 122 representam as </w:t>
        </w:r>
      </w:ins>
      <w:ins w:id="459" w:author="granix pacheco" w:date="2016-02-08T09:21:00Z">
        <w:r w:rsidR="000A53C1" w:rsidRPr="007D7E6F">
          <w:rPr>
            <w:color w:val="303030"/>
            <w:rPrChange w:id="460" w:author="Mateus Berardo de Souza Terra" w:date="2016-02-08T20:05:00Z">
              <w:rPr>
                <w:color w:val="303030"/>
                <w:lang w:val="pt-PT"/>
              </w:rPr>
            </w:rPrChange>
          </w:rPr>
          <w:t xml:space="preserve">letras </w:t>
        </w:r>
      </w:ins>
      <w:ins w:id="461" w:author="granix pacheco" w:date="2016-02-08T09:17:00Z">
        <w:r w:rsidRPr="007D7E6F">
          <w:rPr>
            <w:color w:val="303030"/>
            <w:rPrChange w:id="462" w:author="Mateus Berardo de Souza Terra" w:date="2016-02-08T20:05:00Z">
              <w:rPr>
                <w:rFonts w:ascii="Arial" w:hAnsi="Arial" w:cs="Arial"/>
                <w:color w:val="303030"/>
                <w:sz w:val="19"/>
                <w:szCs w:val="19"/>
                <w:lang w:val="pt-PT"/>
              </w:rPr>
            </w:rPrChange>
          </w:rPr>
          <w:t>minúsculas.</w:t>
        </w:r>
      </w:ins>
      <w:ins w:id="463" w:author="granix pacheco" w:date="2016-02-08T09:25:00Z">
        <w:r w:rsidR="000A53C1" w:rsidRPr="007D7E6F">
          <w:rPr>
            <w:color w:val="303030"/>
            <w:rPrChange w:id="464" w:author="Mateus Berardo de Souza Terra" w:date="2016-02-08T20:05:00Z">
              <w:rPr>
                <w:color w:val="303030"/>
                <w:lang w:val="pt-PT"/>
              </w:rPr>
            </w:rPrChange>
          </w:rPr>
          <w:t xml:space="preserve"> </w:t>
        </w:r>
      </w:ins>
      <w:ins w:id="465" w:author="Mateus Berardo de Souza Terra" w:date="2016-02-08T22:07:00Z">
        <w:r w:rsidR="00A76C84">
          <w:rPr>
            <w:color w:val="303030"/>
          </w:rPr>
          <w:t>Abaixo representamos a tabela a partir do código 32.</w:t>
        </w:r>
      </w:ins>
      <w:ins w:id="466" w:author="granix pacheco" w:date="2016-02-08T09:25:00Z">
        <w:del w:id="467" w:author="Mateus Berardo de Souza Terra" w:date="2016-02-08T22:07:00Z">
          <w:r w:rsidR="000A53C1" w:rsidRPr="007D7E6F" w:rsidDel="00A76C84">
            <w:rPr>
              <w:color w:val="303030"/>
              <w:rPrChange w:id="468" w:author="Mateus Berardo de Souza Terra" w:date="2016-02-08T20:05:00Z">
                <w:rPr>
                  <w:color w:val="303030"/>
                  <w:lang w:val="pt-PT"/>
                </w:rPr>
              </w:rPrChange>
            </w:rPr>
            <w:delText>O</w:delText>
          </w:r>
        </w:del>
        <w:r w:rsidR="000A53C1" w:rsidRPr="007D7E6F">
          <w:rPr>
            <w:color w:val="303030"/>
            <w:rPrChange w:id="469" w:author="Mateus Berardo de Souza Terra" w:date="2016-02-08T20:05:00Z">
              <w:rPr>
                <w:color w:val="303030"/>
                <w:lang w:val="pt-PT"/>
              </w:rPr>
            </w:rPrChange>
          </w:rPr>
          <w:t xml:space="preserve"> </w:t>
        </w:r>
        <w:del w:id="470" w:author="Mateus Berardo de Souza Terra" w:date="2016-02-08T19:14:00Z">
          <w:r w:rsidR="000A53C1" w:rsidRPr="007D7E6F" w:rsidDel="006D3AB1">
            <w:rPr>
              <w:color w:val="303030"/>
              <w:rPrChange w:id="471" w:author="Mateus Berardo de Souza Terra" w:date="2016-02-08T20:05:00Z">
                <w:rPr>
                  <w:color w:val="303030"/>
                  <w:lang w:val="pt-PT"/>
                </w:rPr>
              </w:rPrChange>
            </w:rPr>
            <w:delText>codigo</w:delText>
          </w:r>
        </w:del>
        <w:del w:id="472" w:author="Mateus Berardo de Souza Terra" w:date="2016-02-08T22:07:00Z">
          <w:r w:rsidR="000A53C1" w:rsidRPr="007D7E6F" w:rsidDel="00A76C84">
            <w:rPr>
              <w:color w:val="303030"/>
              <w:rPrChange w:id="473" w:author="Mateus Berardo de Souza Terra" w:date="2016-02-08T20:05:00Z">
                <w:rPr>
                  <w:color w:val="303030"/>
                  <w:lang w:val="pt-PT"/>
                </w:rPr>
              </w:rPrChange>
            </w:rPr>
            <w:delText xml:space="preserve"> 32 representa o espaço.</w:delText>
          </w:r>
        </w:del>
      </w:ins>
      <w:ins w:id="474" w:author="granix pacheco" w:date="2016-02-08T09:26:00Z">
        <w:del w:id="475" w:author="Mateus Berardo de Souza Terra" w:date="2016-02-08T22:07:00Z">
          <w:r w:rsidR="000A53C1" w:rsidRPr="007D7E6F" w:rsidDel="00A76C84">
            <w:rPr>
              <w:color w:val="303030"/>
              <w:rPrChange w:id="476" w:author="Mateus Berardo de Souza Terra" w:date="2016-02-08T20:05:00Z">
                <w:rPr>
                  <w:color w:val="303030"/>
                  <w:lang w:val="pt-PT"/>
                </w:rPr>
              </w:rPrChange>
            </w:rPr>
            <w:delText xml:space="preserve"> </w:delText>
          </w:r>
        </w:del>
        <w:del w:id="477" w:author="Mateus Berardo de Souza Terra" w:date="2016-02-08T19:16:00Z">
          <w:r w:rsidR="000A53C1" w:rsidRPr="007D7E6F" w:rsidDel="006D3AB1">
            <w:rPr>
              <w:color w:val="303030"/>
              <w:rPrChange w:id="478" w:author="Mateus Berardo de Souza Terra" w:date="2016-02-08T20:05:00Z">
                <w:rPr>
                  <w:color w:val="303030"/>
                  <w:lang w:val="pt-PT"/>
                </w:rPr>
              </w:rPrChange>
            </w:rPr>
            <w:delText>Infelizmente pelo tamanho dessa tabela n</w:delText>
          </w:r>
        </w:del>
        <w:del w:id="479" w:author="Mateus Berardo de Souza Terra" w:date="2016-02-08T19:14:00Z">
          <w:r w:rsidR="000A53C1" w:rsidRPr="007D7E6F" w:rsidDel="006D3AB1">
            <w:rPr>
              <w:color w:val="303030"/>
              <w:rPrChange w:id="480" w:author="Mateus Berardo de Souza Terra" w:date="2016-02-08T20:05:00Z">
                <w:rPr>
                  <w:color w:val="303030"/>
                  <w:lang w:val="pt-PT"/>
                </w:rPr>
              </w:rPrChange>
            </w:rPr>
            <w:delText>o</w:delText>
          </w:r>
        </w:del>
        <w:del w:id="481" w:author="Mateus Berardo de Souza Terra" w:date="2016-02-08T19:16:00Z">
          <w:r w:rsidR="000A53C1" w:rsidRPr="007D7E6F" w:rsidDel="006D3AB1">
            <w:rPr>
              <w:color w:val="303030"/>
              <w:rPrChange w:id="482" w:author="Mateus Berardo de Souza Terra" w:date="2016-02-08T20:05:00Z">
                <w:rPr>
                  <w:color w:val="303030"/>
                  <w:lang w:val="pt-PT"/>
                </w:rPr>
              </w:rPrChange>
            </w:rPr>
            <w:delText xml:space="preserve">s iremos </w:delText>
          </w:r>
        </w:del>
        <w:del w:id="483" w:author="Mateus Berardo de Souza Terra" w:date="2016-02-08T19:14:00Z">
          <w:r w:rsidR="000A53C1" w:rsidRPr="007D7E6F" w:rsidDel="006D3AB1">
            <w:rPr>
              <w:color w:val="303030"/>
              <w:rPrChange w:id="484" w:author="Mateus Berardo de Souza Terra" w:date="2016-02-08T20:05:00Z">
                <w:rPr>
                  <w:color w:val="303030"/>
                  <w:lang w:val="pt-PT"/>
                </w:rPr>
              </w:rPrChange>
            </w:rPr>
            <w:delText>reprsentar</w:delText>
          </w:r>
        </w:del>
        <w:del w:id="485" w:author="Mateus Berardo de Souza Terra" w:date="2016-02-08T19:16:00Z">
          <w:r w:rsidR="000A53C1" w:rsidRPr="007D7E6F" w:rsidDel="006D3AB1">
            <w:rPr>
              <w:color w:val="303030"/>
              <w:rPrChange w:id="48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87" w:author="Mateus Berardo de Souza Terra" w:date="2016-02-08T19:45:00Z"/>
          <w:color w:val="303030"/>
        </w:rPr>
      </w:pPr>
      <w:ins w:id="488" w:author="granix pacheco" w:date="2016-02-08T09:18:00Z">
        <w:r w:rsidRPr="007D7E6F">
          <w:rPr>
            <w:b/>
            <w:color w:val="303030"/>
            <w:rPrChange w:id="489" w:author="Mateus Berardo de Souza Terra" w:date="2016-02-08T20:05:00Z">
              <w:rPr>
                <w:b/>
                <w:color w:val="303030"/>
                <w:lang w:val="pt-PT"/>
              </w:rPr>
            </w:rPrChange>
          </w:rPr>
          <w:t>Nota:</w:t>
        </w:r>
        <w:r w:rsidRPr="007D7E6F">
          <w:rPr>
            <w:color w:val="303030"/>
            <w:rPrChange w:id="490" w:author="Mateus Berardo de Souza Terra" w:date="2016-02-08T20:05:00Z">
              <w:rPr>
                <w:rFonts w:ascii="Arial" w:hAnsi="Arial" w:cs="Arial"/>
                <w:color w:val="303030"/>
                <w:sz w:val="19"/>
                <w:szCs w:val="19"/>
                <w:lang w:val="pt-PT"/>
              </w:rPr>
            </w:rPrChange>
          </w:rPr>
          <w:t xml:space="preserve"> Bastar somar ou subtrair 32 ao código ASCII</w:t>
        </w:r>
      </w:ins>
      <w:ins w:id="491" w:author="granix pacheco" w:date="2016-02-08T09:19:00Z">
        <w:r w:rsidRPr="007D7E6F">
          <w:rPr>
            <w:color w:val="303030"/>
            <w:rPrChange w:id="492" w:author="Mateus Berardo de Souza Terra" w:date="2016-02-08T20:05:00Z">
              <w:rPr>
                <w:color w:val="303030"/>
                <w:lang w:val="pt-PT"/>
              </w:rPr>
            </w:rPrChange>
          </w:rPr>
          <w:t xml:space="preserve"> </w:t>
        </w:r>
        <w:r w:rsidR="000A53C1" w:rsidRPr="007D7E6F">
          <w:rPr>
            <w:color w:val="303030"/>
            <w:rPrChange w:id="493" w:author="Mateus Berardo de Souza Terra" w:date="2016-02-08T20:05:00Z">
              <w:rPr>
                <w:color w:val="303030"/>
                <w:lang w:val="pt-PT"/>
              </w:rPr>
            </w:rPrChange>
          </w:rPr>
          <w:t>para trocar entre as letras mai</w:t>
        </w:r>
      </w:ins>
      <w:ins w:id="494" w:author="granix pacheco" w:date="2016-02-08T09:20:00Z">
        <w:r w:rsidR="000A53C1" w:rsidRPr="007D7E6F">
          <w:rPr>
            <w:color w:val="303030"/>
            <w:rPrChange w:id="495" w:author="Mateus Berardo de Souza Terra" w:date="2016-02-08T20:05:00Z">
              <w:rPr>
                <w:color w:val="303030"/>
                <w:lang w:val="pt-PT"/>
              </w:rPr>
            </w:rPrChange>
          </w:rPr>
          <w:t>ú</w:t>
        </w:r>
      </w:ins>
      <w:ins w:id="496" w:author="granix pacheco" w:date="2016-02-08T09:19:00Z">
        <w:r w:rsidR="000A53C1" w:rsidRPr="007D7E6F">
          <w:rPr>
            <w:color w:val="303030"/>
            <w:rPrChange w:id="497" w:author="Mateus Berardo de Souza Terra" w:date="2016-02-08T20:05:00Z">
              <w:rPr>
                <w:color w:val="303030"/>
                <w:lang w:val="pt-PT"/>
              </w:rPr>
            </w:rPrChange>
          </w:rPr>
          <w:t>sculas e min</w:t>
        </w:r>
      </w:ins>
      <w:ins w:id="498" w:author="granix pacheco" w:date="2016-02-08T09:20:00Z">
        <w:r w:rsidR="000A53C1" w:rsidRPr="007D7E6F">
          <w:rPr>
            <w:color w:val="303030"/>
            <w:rPrChange w:id="499" w:author="Mateus Berardo de Souza Terra" w:date="2016-02-08T20:05:00Z">
              <w:rPr>
                <w:color w:val="303030"/>
                <w:lang w:val="pt-PT"/>
              </w:rPr>
            </w:rPrChange>
          </w:rPr>
          <w:t>ú</w:t>
        </w:r>
      </w:ins>
      <w:ins w:id="500" w:author="granix pacheco" w:date="2016-02-08T09:19:00Z">
        <w:r w:rsidRPr="007D7E6F">
          <w:rPr>
            <w:color w:val="303030"/>
            <w:rPrChange w:id="501" w:author="Mateus Berardo de Souza Terra" w:date="2016-02-08T20:05:00Z">
              <w:rPr>
                <w:color w:val="303030"/>
                <w:lang w:val="pt-PT"/>
              </w:rPr>
            </w:rPrChange>
          </w:rPr>
          <w:t>sculas. Isso representa a troca do 6</w:t>
        </w:r>
        <w:r w:rsidR="000A53C1" w:rsidRPr="007D7E6F">
          <w:rPr>
            <w:color w:val="303030"/>
            <w:rPrChange w:id="502" w:author="Mateus Berardo de Souza Terra" w:date="2016-02-08T20:05:00Z">
              <w:rPr>
                <w:color w:val="303030"/>
                <w:lang w:val="pt-PT"/>
              </w:rPr>
            </w:rPrChange>
          </w:rPr>
          <w:t xml:space="preserve">° bit da </w:t>
        </w:r>
        <w:del w:id="503" w:author="Mateus Berardo de Souza Terra" w:date="2016-02-08T19:14:00Z">
          <w:r w:rsidR="000A53C1" w:rsidRPr="007D7E6F" w:rsidDel="006D3AB1">
            <w:rPr>
              <w:color w:val="303030"/>
              <w:rPrChange w:id="504" w:author="Mateus Berardo de Souza Terra" w:date="2016-02-08T20:05:00Z">
                <w:rPr>
                  <w:color w:val="303030"/>
                  <w:lang w:val="pt-PT"/>
                </w:rPr>
              </w:rPrChange>
            </w:rPr>
            <w:delText>representaçao</w:delText>
          </w:r>
        </w:del>
      </w:ins>
      <w:ins w:id="505" w:author="Mateus Berardo de Souza Terra" w:date="2016-02-08T19:14:00Z">
        <w:r w:rsidR="006D3AB1" w:rsidRPr="007D7E6F">
          <w:rPr>
            <w:color w:val="303030"/>
          </w:rPr>
          <w:t>representação</w:t>
        </w:r>
      </w:ins>
      <w:ins w:id="506" w:author="granix pacheco" w:date="2016-02-08T09:19:00Z">
        <w:r w:rsidR="000A53C1" w:rsidRPr="007D7E6F">
          <w:rPr>
            <w:color w:val="303030"/>
            <w:rPrChange w:id="507" w:author="Mateus Berardo de Souza Terra" w:date="2016-02-08T20:05:00Z">
              <w:rPr>
                <w:color w:val="303030"/>
                <w:lang w:val="pt-PT"/>
              </w:rPr>
            </w:rPrChange>
          </w:rPr>
          <w:t xml:space="preserve"> binaria</w:t>
        </w:r>
      </w:ins>
      <w:ins w:id="508" w:author="granix pacheco" w:date="2016-02-08T09:18:00Z">
        <w:r w:rsidRPr="007D7E6F">
          <w:rPr>
            <w:color w:val="303030"/>
            <w:rPrChange w:id="50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1">
          <w:tblGrid>
            <w:gridCol w:w="1558"/>
            <w:gridCol w:w="1558"/>
            <w:gridCol w:w="1558"/>
            <w:gridCol w:w="1558"/>
            <w:gridCol w:w="1559"/>
            <w:gridCol w:w="1559"/>
          </w:tblGrid>
        </w:tblGridChange>
      </w:tblGrid>
      <w:tr w:rsidR="007D7E6F" w:rsidRPr="00A76C84" w14:paraId="63441F2A" w14:textId="77777777" w:rsidTr="00A76C84">
        <w:trPr>
          <w:trHeight w:val="20"/>
          <w:ins w:id="512" w:author="Mateus Berardo de Souza Terra" w:date="2016-02-08T20:04:00Z"/>
        </w:trPr>
        <w:tc>
          <w:tcPr>
            <w:tcW w:w="1558" w:type="dxa"/>
            <w:tcPrChange w:id="51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14" w:author="Mateus Berardo de Souza Terra" w:date="2016-02-08T20:04:00Z"/>
                <w:color w:val="303030"/>
                <w:sz w:val="16"/>
                <w:szCs w:val="16"/>
                <w:rPrChange w:id="515" w:author="Mateus Berardo de Souza Terra" w:date="2016-02-08T22:05:00Z">
                  <w:rPr>
                    <w:ins w:id="516" w:author="Mateus Berardo de Souza Terra" w:date="2016-02-08T20:04:00Z"/>
                    <w:color w:val="303030"/>
                  </w:rPr>
                </w:rPrChange>
              </w:rPr>
              <w:pPrChange w:id="517" w:author="Mateus Berardo de Souza Terra" w:date="2016-02-08T22:05:00Z">
                <w:pPr>
                  <w:pStyle w:val="NormalWeb"/>
                  <w:spacing w:before="0" w:beforeAutospacing="0" w:after="160" w:afterAutospacing="0"/>
                  <w:jc w:val="center"/>
                </w:pPr>
              </w:pPrChange>
            </w:pPr>
            <w:ins w:id="518" w:author="Mateus Berardo de Souza Terra" w:date="2016-02-08T20:05:00Z">
              <w:r w:rsidRPr="00A76C84">
                <w:rPr>
                  <w:b/>
                  <w:color w:val="303030"/>
                  <w:sz w:val="16"/>
                  <w:szCs w:val="16"/>
                  <w:rPrChange w:id="519" w:author="Mateus Berardo de Souza Terra" w:date="2016-02-08T22:05:00Z">
                    <w:rPr>
                      <w:b/>
                      <w:color w:val="303030"/>
                    </w:rPr>
                  </w:rPrChange>
                </w:rPr>
                <w:t>Código</w:t>
              </w:r>
            </w:ins>
          </w:p>
        </w:tc>
        <w:tc>
          <w:tcPr>
            <w:tcW w:w="1558" w:type="dxa"/>
            <w:tcPrChange w:id="52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21" w:author="Mateus Berardo de Souza Terra" w:date="2016-02-08T20:04:00Z"/>
                <w:color w:val="303030"/>
                <w:sz w:val="16"/>
                <w:szCs w:val="16"/>
                <w:rPrChange w:id="522" w:author="Mateus Berardo de Souza Terra" w:date="2016-02-08T22:05:00Z">
                  <w:rPr>
                    <w:ins w:id="523" w:author="Mateus Berardo de Souza Terra" w:date="2016-02-08T20:04:00Z"/>
                    <w:color w:val="303030"/>
                  </w:rPr>
                </w:rPrChange>
              </w:rPr>
              <w:pPrChange w:id="524" w:author="Mateus Berardo de Souza Terra" w:date="2016-02-08T22:05:00Z">
                <w:pPr>
                  <w:pStyle w:val="NormalWeb"/>
                  <w:spacing w:before="0" w:beforeAutospacing="0" w:after="160" w:afterAutospacing="0"/>
                  <w:jc w:val="center"/>
                </w:pPr>
              </w:pPrChange>
            </w:pPr>
            <w:ins w:id="525" w:author="Mateus Berardo de Souza Terra" w:date="2016-02-08T20:05:00Z">
              <w:r w:rsidRPr="00A76C84">
                <w:rPr>
                  <w:b/>
                  <w:color w:val="303030"/>
                  <w:sz w:val="16"/>
                  <w:szCs w:val="16"/>
                  <w:rPrChange w:id="526" w:author="Mateus Berardo de Souza Terra" w:date="2016-02-08T22:05:00Z">
                    <w:rPr>
                      <w:b/>
                      <w:color w:val="303030"/>
                    </w:rPr>
                  </w:rPrChange>
                </w:rPr>
                <w:t>Caractere</w:t>
              </w:r>
            </w:ins>
          </w:p>
        </w:tc>
        <w:tc>
          <w:tcPr>
            <w:tcW w:w="1558" w:type="dxa"/>
            <w:tcPrChange w:id="52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28" w:author="Mateus Berardo de Souza Terra" w:date="2016-02-08T20:04:00Z"/>
                <w:color w:val="303030"/>
                <w:sz w:val="16"/>
                <w:szCs w:val="16"/>
                <w:rPrChange w:id="529" w:author="Mateus Berardo de Souza Terra" w:date="2016-02-08T22:05:00Z">
                  <w:rPr>
                    <w:ins w:id="530" w:author="Mateus Berardo de Souza Terra" w:date="2016-02-08T20:04:00Z"/>
                    <w:color w:val="303030"/>
                  </w:rPr>
                </w:rPrChange>
              </w:rPr>
              <w:pPrChange w:id="531" w:author="Mateus Berardo de Souza Terra" w:date="2016-02-08T22:05:00Z">
                <w:pPr>
                  <w:pStyle w:val="NormalWeb"/>
                  <w:spacing w:before="0" w:beforeAutospacing="0" w:after="160" w:afterAutospacing="0"/>
                  <w:jc w:val="center"/>
                </w:pPr>
              </w:pPrChange>
            </w:pPr>
            <w:ins w:id="532" w:author="Mateus Berardo de Souza Terra" w:date="2016-02-08T20:05:00Z">
              <w:r w:rsidRPr="00A76C84">
                <w:rPr>
                  <w:b/>
                  <w:color w:val="303030"/>
                  <w:sz w:val="16"/>
                  <w:szCs w:val="16"/>
                  <w:rPrChange w:id="533" w:author="Mateus Berardo de Souza Terra" w:date="2016-02-08T22:05:00Z">
                    <w:rPr>
                      <w:b/>
                      <w:color w:val="303030"/>
                    </w:rPr>
                  </w:rPrChange>
                </w:rPr>
                <w:t>Código</w:t>
              </w:r>
            </w:ins>
          </w:p>
        </w:tc>
        <w:tc>
          <w:tcPr>
            <w:tcW w:w="1558" w:type="dxa"/>
            <w:tcPrChange w:id="53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35" w:author="Mateus Berardo de Souza Terra" w:date="2016-02-08T20:04:00Z"/>
                <w:color w:val="303030"/>
                <w:sz w:val="16"/>
                <w:szCs w:val="16"/>
                <w:rPrChange w:id="536" w:author="Mateus Berardo de Souza Terra" w:date="2016-02-08T22:05:00Z">
                  <w:rPr>
                    <w:ins w:id="537" w:author="Mateus Berardo de Souza Terra" w:date="2016-02-08T20:04:00Z"/>
                    <w:color w:val="303030"/>
                  </w:rPr>
                </w:rPrChange>
              </w:rPr>
              <w:pPrChange w:id="538" w:author="Mateus Berardo de Souza Terra" w:date="2016-02-08T22:05:00Z">
                <w:pPr>
                  <w:pStyle w:val="NormalWeb"/>
                  <w:spacing w:before="0" w:beforeAutospacing="0" w:after="160" w:afterAutospacing="0"/>
                  <w:jc w:val="center"/>
                </w:pPr>
              </w:pPrChange>
            </w:pPr>
            <w:ins w:id="539" w:author="Mateus Berardo de Souza Terra" w:date="2016-02-08T20:05:00Z">
              <w:r w:rsidRPr="00A76C84">
                <w:rPr>
                  <w:b/>
                  <w:color w:val="303030"/>
                  <w:sz w:val="16"/>
                  <w:szCs w:val="16"/>
                  <w:rPrChange w:id="540" w:author="Mateus Berardo de Souza Terra" w:date="2016-02-08T22:05:00Z">
                    <w:rPr>
                      <w:b/>
                      <w:color w:val="303030"/>
                    </w:rPr>
                  </w:rPrChange>
                </w:rPr>
                <w:t>Caractere</w:t>
              </w:r>
            </w:ins>
          </w:p>
        </w:tc>
        <w:tc>
          <w:tcPr>
            <w:tcW w:w="1559" w:type="dxa"/>
            <w:tcPrChange w:id="54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42" w:author="Mateus Berardo de Souza Terra" w:date="2016-02-08T20:04:00Z"/>
                <w:color w:val="303030"/>
                <w:sz w:val="16"/>
                <w:szCs w:val="16"/>
                <w:rPrChange w:id="543" w:author="Mateus Berardo de Souza Terra" w:date="2016-02-08T22:05:00Z">
                  <w:rPr>
                    <w:ins w:id="544" w:author="Mateus Berardo de Souza Terra" w:date="2016-02-08T20:04:00Z"/>
                    <w:color w:val="303030"/>
                  </w:rPr>
                </w:rPrChange>
              </w:rPr>
              <w:pPrChange w:id="545" w:author="Mateus Berardo de Souza Terra" w:date="2016-02-08T22:05:00Z">
                <w:pPr>
                  <w:pStyle w:val="NormalWeb"/>
                  <w:spacing w:before="0" w:beforeAutospacing="0" w:after="160" w:afterAutospacing="0"/>
                  <w:jc w:val="center"/>
                </w:pPr>
              </w:pPrChange>
            </w:pPr>
            <w:ins w:id="546" w:author="Mateus Berardo de Souza Terra" w:date="2016-02-08T20:05:00Z">
              <w:r w:rsidRPr="00A76C84">
                <w:rPr>
                  <w:b/>
                  <w:color w:val="303030"/>
                  <w:sz w:val="16"/>
                  <w:szCs w:val="16"/>
                  <w:rPrChange w:id="547" w:author="Mateus Berardo de Souza Terra" w:date="2016-02-08T22:05:00Z">
                    <w:rPr>
                      <w:b/>
                      <w:color w:val="303030"/>
                    </w:rPr>
                  </w:rPrChange>
                </w:rPr>
                <w:t>Código</w:t>
              </w:r>
            </w:ins>
          </w:p>
        </w:tc>
        <w:tc>
          <w:tcPr>
            <w:tcW w:w="1559" w:type="dxa"/>
            <w:tcPrChange w:id="54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49" w:author="Mateus Berardo de Souza Terra" w:date="2016-02-08T20:04:00Z"/>
                <w:color w:val="303030"/>
                <w:sz w:val="16"/>
                <w:szCs w:val="16"/>
                <w:rPrChange w:id="550" w:author="Mateus Berardo de Souza Terra" w:date="2016-02-08T22:05:00Z">
                  <w:rPr>
                    <w:ins w:id="551" w:author="Mateus Berardo de Souza Terra" w:date="2016-02-08T20:04:00Z"/>
                    <w:color w:val="303030"/>
                  </w:rPr>
                </w:rPrChange>
              </w:rPr>
              <w:pPrChange w:id="552" w:author="Mateus Berardo de Souza Terra" w:date="2016-02-08T22:05:00Z">
                <w:pPr>
                  <w:pStyle w:val="NormalWeb"/>
                  <w:spacing w:before="0" w:beforeAutospacing="0" w:after="160" w:afterAutospacing="0"/>
                  <w:jc w:val="center"/>
                </w:pPr>
              </w:pPrChange>
            </w:pPr>
            <w:ins w:id="553" w:author="Mateus Berardo de Souza Terra" w:date="2016-02-08T20:05:00Z">
              <w:r w:rsidRPr="00A76C84">
                <w:rPr>
                  <w:b/>
                  <w:color w:val="303030"/>
                  <w:sz w:val="16"/>
                  <w:szCs w:val="16"/>
                  <w:rPrChange w:id="554" w:author="Mateus Berardo de Souza Terra" w:date="2016-02-08T22:05:00Z">
                    <w:rPr>
                      <w:b/>
                      <w:color w:val="303030"/>
                    </w:rPr>
                  </w:rPrChange>
                </w:rPr>
                <w:t>Caractere</w:t>
              </w:r>
            </w:ins>
          </w:p>
        </w:tc>
      </w:tr>
      <w:tr w:rsidR="00BA6212" w:rsidRPr="00A76C84" w14:paraId="315B0B07" w14:textId="77777777" w:rsidTr="00A76C84">
        <w:trPr>
          <w:trHeight w:val="20"/>
          <w:ins w:id="555" w:author="Mateus Berardo de Souza Terra" w:date="2016-02-08T20:04:00Z"/>
        </w:trPr>
        <w:tc>
          <w:tcPr>
            <w:tcW w:w="1558" w:type="dxa"/>
            <w:tcPrChange w:id="55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57" w:author="Mateus Berardo de Souza Terra" w:date="2016-02-08T20:04:00Z"/>
                <w:color w:val="303030"/>
                <w:sz w:val="16"/>
                <w:szCs w:val="16"/>
                <w:rPrChange w:id="558" w:author="Mateus Berardo de Souza Terra" w:date="2016-02-08T22:05:00Z">
                  <w:rPr>
                    <w:ins w:id="559" w:author="Mateus Berardo de Souza Terra" w:date="2016-02-08T20:04:00Z"/>
                    <w:color w:val="303030"/>
                  </w:rPr>
                </w:rPrChange>
              </w:rPr>
              <w:pPrChange w:id="560" w:author="Mateus Berardo de Souza Terra" w:date="2016-02-08T22:05:00Z">
                <w:pPr>
                  <w:pStyle w:val="NormalWeb"/>
                  <w:spacing w:before="0" w:beforeAutospacing="0" w:after="160" w:afterAutospacing="0"/>
                  <w:jc w:val="center"/>
                </w:pPr>
              </w:pPrChange>
            </w:pPr>
            <w:ins w:id="561" w:author="Mateus Berardo de Souza Terra" w:date="2016-02-08T20:05:00Z">
              <w:r w:rsidRPr="00A76C84">
                <w:rPr>
                  <w:color w:val="303030"/>
                  <w:sz w:val="16"/>
                  <w:szCs w:val="16"/>
                  <w:rPrChange w:id="562" w:author="Mateus Berardo de Souza Terra" w:date="2016-02-08T22:05:00Z">
                    <w:rPr>
                      <w:color w:val="303030"/>
                    </w:rPr>
                  </w:rPrChange>
                </w:rPr>
                <w:t>32</w:t>
              </w:r>
            </w:ins>
          </w:p>
        </w:tc>
        <w:tc>
          <w:tcPr>
            <w:tcW w:w="1558" w:type="dxa"/>
            <w:tcPrChange w:id="56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64" w:author="Mateus Berardo de Souza Terra" w:date="2016-02-08T20:04:00Z"/>
                <w:color w:val="303030"/>
                <w:sz w:val="16"/>
                <w:szCs w:val="16"/>
                <w:rPrChange w:id="565" w:author="Mateus Berardo de Souza Terra" w:date="2016-02-08T22:05:00Z">
                  <w:rPr>
                    <w:ins w:id="566" w:author="Mateus Berardo de Souza Terra" w:date="2016-02-08T20:04:00Z"/>
                    <w:color w:val="303030"/>
                  </w:rPr>
                </w:rPrChange>
              </w:rPr>
              <w:pPrChange w:id="567" w:author="Mateus Berardo de Souza Terra" w:date="2016-02-08T22:05:00Z">
                <w:pPr>
                  <w:pStyle w:val="NormalWeb"/>
                  <w:spacing w:before="0" w:beforeAutospacing="0" w:after="160" w:afterAutospacing="0"/>
                  <w:jc w:val="center"/>
                </w:pPr>
              </w:pPrChange>
            </w:pPr>
            <w:ins w:id="568" w:author="Mateus Berardo de Souza Terra" w:date="2016-02-08T22:10:00Z">
              <w:r>
                <w:rPr>
                  <w:color w:val="303030"/>
                  <w:sz w:val="16"/>
                  <w:szCs w:val="16"/>
                </w:rPr>
                <w:t>ESPAÇO</w:t>
              </w:r>
            </w:ins>
          </w:p>
        </w:tc>
        <w:tc>
          <w:tcPr>
            <w:tcW w:w="1558" w:type="dxa"/>
            <w:tcPrChange w:id="56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70" w:author="Mateus Berardo de Souza Terra" w:date="2016-02-08T20:04:00Z"/>
                <w:color w:val="303030"/>
                <w:sz w:val="16"/>
                <w:szCs w:val="16"/>
                <w:rPrChange w:id="571" w:author="Mateus Berardo de Souza Terra" w:date="2016-02-08T22:05:00Z">
                  <w:rPr>
                    <w:ins w:id="572" w:author="Mateus Berardo de Souza Terra" w:date="2016-02-08T20:04:00Z"/>
                    <w:color w:val="303030"/>
                  </w:rPr>
                </w:rPrChange>
              </w:rPr>
              <w:pPrChange w:id="573" w:author="Mateus Berardo de Souza Terra" w:date="2016-02-08T22:05:00Z">
                <w:pPr>
                  <w:pStyle w:val="NormalWeb"/>
                  <w:spacing w:before="0" w:beforeAutospacing="0" w:after="160" w:afterAutospacing="0"/>
                  <w:jc w:val="center"/>
                </w:pPr>
              </w:pPrChange>
            </w:pPr>
            <w:ins w:id="574" w:author="Mateus Berardo de Souza Terra" w:date="2016-02-08T22:09:00Z">
              <w:r>
                <w:rPr>
                  <w:color w:val="303030"/>
                  <w:sz w:val="16"/>
                  <w:szCs w:val="16"/>
                </w:rPr>
                <w:t>64</w:t>
              </w:r>
            </w:ins>
          </w:p>
        </w:tc>
        <w:tc>
          <w:tcPr>
            <w:tcW w:w="1558" w:type="dxa"/>
            <w:tcPrChange w:id="57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76" w:author="Mateus Berardo de Souza Terra" w:date="2016-02-08T20:04:00Z"/>
                <w:color w:val="303030"/>
                <w:sz w:val="16"/>
                <w:szCs w:val="16"/>
                <w:rPrChange w:id="577" w:author="Mateus Berardo de Souza Terra" w:date="2016-02-08T22:05:00Z">
                  <w:rPr>
                    <w:ins w:id="578" w:author="Mateus Berardo de Souza Terra" w:date="2016-02-08T20:04:00Z"/>
                    <w:color w:val="303030"/>
                  </w:rPr>
                </w:rPrChange>
              </w:rPr>
              <w:pPrChange w:id="579" w:author="Mateus Berardo de Souza Terra" w:date="2016-02-08T22:05:00Z">
                <w:pPr>
                  <w:pStyle w:val="NormalWeb"/>
                  <w:spacing w:before="0" w:beforeAutospacing="0" w:after="160" w:afterAutospacing="0"/>
                  <w:jc w:val="center"/>
                </w:pPr>
              </w:pPrChange>
            </w:pPr>
            <w:ins w:id="580" w:author="Mateus Berardo de Souza Terra" w:date="2016-02-08T22:12:00Z">
              <w:r>
                <w:rPr>
                  <w:color w:val="303030"/>
                  <w:sz w:val="16"/>
                  <w:szCs w:val="16"/>
                </w:rPr>
                <w:t>@</w:t>
              </w:r>
            </w:ins>
          </w:p>
        </w:tc>
        <w:tc>
          <w:tcPr>
            <w:tcW w:w="1559" w:type="dxa"/>
            <w:tcPrChange w:id="58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82" w:author="Mateus Berardo de Souza Terra" w:date="2016-02-08T20:04:00Z"/>
                <w:color w:val="303030"/>
                <w:sz w:val="16"/>
                <w:szCs w:val="16"/>
                <w:rPrChange w:id="583" w:author="Mateus Berardo de Souza Terra" w:date="2016-02-08T22:05:00Z">
                  <w:rPr>
                    <w:ins w:id="584" w:author="Mateus Berardo de Souza Terra" w:date="2016-02-08T20:04:00Z"/>
                    <w:color w:val="303030"/>
                  </w:rPr>
                </w:rPrChange>
              </w:rPr>
              <w:pPrChange w:id="585" w:author="Mateus Berardo de Souza Terra" w:date="2016-02-08T22:05:00Z">
                <w:pPr>
                  <w:pStyle w:val="NormalWeb"/>
                  <w:spacing w:before="0" w:beforeAutospacing="0" w:after="160" w:afterAutospacing="0"/>
                  <w:jc w:val="center"/>
                </w:pPr>
              </w:pPrChange>
            </w:pPr>
            <w:ins w:id="586" w:author="Mateus Berardo de Souza Terra" w:date="2016-02-08T22:09:00Z">
              <w:r>
                <w:rPr>
                  <w:color w:val="303030"/>
                  <w:sz w:val="16"/>
                  <w:szCs w:val="16"/>
                </w:rPr>
                <w:t>96</w:t>
              </w:r>
            </w:ins>
          </w:p>
        </w:tc>
        <w:tc>
          <w:tcPr>
            <w:tcW w:w="1559" w:type="dxa"/>
            <w:tcPrChange w:id="58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88" w:author="Mateus Berardo de Souza Terra" w:date="2016-02-08T20:04:00Z"/>
                <w:color w:val="303030"/>
                <w:sz w:val="16"/>
                <w:szCs w:val="16"/>
                <w:rPrChange w:id="589" w:author="Mateus Berardo de Souza Terra" w:date="2016-02-08T22:05:00Z">
                  <w:rPr>
                    <w:ins w:id="590" w:author="Mateus Berardo de Souza Terra" w:date="2016-02-08T20:04:00Z"/>
                    <w:color w:val="303030"/>
                  </w:rPr>
                </w:rPrChange>
              </w:rPr>
              <w:pPrChange w:id="591" w:author="Mateus Berardo de Souza Terra" w:date="2016-02-08T22:05:00Z">
                <w:pPr>
                  <w:pStyle w:val="NormalWeb"/>
                  <w:spacing w:before="0" w:beforeAutospacing="0" w:after="160" w:afterAutospacing="0"/>
                  <w:jc w:val="center"/>
                </w:pPr>
              </w:pPrChange>
            </w:pPr>
            <w:ins w:id="592" w:author="Mateus Berardo de Souza Terra" w:date="2016-02-08T22:12:00Z">
              <w:r>
                <w:rPr>
                  <w:color w:val="303030"/>
                  <w:sz w:val="16"/>
                  <w:szCs w:val="16"/>
                </w:rPr>
                <w:t>`</w:t>
              </w:r>
            </w:ins>
          </w:p>
        </w:tc>
      </w:tr>
      <w:tr w:rsidR="00BA6212" w:rsidRPr="00A76C84" w14:paraId="446314FF" w14:textId="77777777" w:rsidTr="00A76C84">
        <w:trPr>
          <w:trHeight w:val="20"/>
          <w:ins w:id="593" w:author="Mateus Berardo de Souza Terra" w:date="2016-02-08T20:04:00Z"/>
        </w:trPr>
        <w:tc>
          <w:tcPr>
            <w:tcW w:w="1558" w:type="dxa"/>
            <w:tcPrChange w:id="59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595" w:author="Mateus Berardo de Souza Terra" w:date="2016-02-08T20:04:00Z"/>
                <w:color w:val="303030"/>
                <w:sz w:val="16"/>
                <w:szCs w:val="16"/>
                <w:rPrChange w:id="596" w:author="Mateus Berardo de Souza Terra" w:date="2016-02-08T22:05:00Z">
                  <w:rPr>
                    <w:ins w:id="597" w:author="Mateus Berardo de Souza Terra" w:date="2016-02-08T20:04:00Z"/>
                    <w:color w:val="303030"/>
                  </w:rPr>
                </w:rPrChange>
              </w:rPr>
              <w:pPrChange w:id="598" w:author="Mateus Berardo de Souza Terra" w:date="2016-02-08T22:05:00Z">
                <w:pPr>
                  <w:pStyle w:val="NormalWeb"/>
                  <w:spacing w:before="0" w:beforeAutospacing="0" w:after="160" w:afterAutospacing="0"/>
                  <w:jc w:val="center"/>
                </w:pPr>
              </w:pPrChange>
            </w:pPr>
            <w:ins w:id="599" w:author="Mateus Berardo de Souza Terra" w:date="2016-02-08T20:05:00Z">
              <w:r w:rsidRPr="00A76C84">
                <w:rPr>
                  <w:color w:val="303030"/>
                  <w:sz w:val="16"/>
                  <w:szCs w:val="16"/>
                  <w:rPrChange w:id="600" w:author="Mateus Berardo de Souza Terra" w:date="2016-02-08T22:05:00Z">
                    <w:rPr>
                      <w:color w:val="303030"/>
                    </w:rPr>
                  </w:rPrChange>
                </w:rPr>
                <w:t>33</w:t>
              </w:r>
            </w:ins>
          </w:p>
        </w:tc>
        <w:tc>
          <w:tcPr>
            <w:tcW w:w="1558" w:type="dxa"/>
            <w:tcPrChange w:id="60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02" w:author="Mateus Berardo de Souza Terra" w:date="2016-02-08T20:04:00Z"/>
                <w:color w:val="303030"/>
                <w:sz w:val="16"/>
                <w:szCs w:val="16"/>
                <w:rPrChange w:id="603" w:author="Mateus Berardo de Souza Terra" w:date="2016-02-08T22:05:00Z">
                  <w:rPr>
                    <w:ins w:id="604" w:author="Mateus Berardo de Souza Terra" w:date="2016-02-08T20:04:00Z"/>
                    <w:color w:val="303030"/>
                  </w:rPr>
                </w:rPrChange>
              </w:rPr>
              <w:pPrChange w:id="605" w:author="Mateus Berardo de Souza Terra" w:date="2016-02-08T22:05:00Z">
                <w:pPr>
                  <w:pStyle w:val="NormalWeb"/>
                  <w:spacing w:before="0" w:beforeAutospacing="0" w:after="160" w:afterAutospacing="0"/>
                  <w:jc w:val="center"/>
                </w:pPr>
              </w:pPrChange>
            </w:pPr>
            <w:ins w:id="606" w:author="Mateus Berardo de Souza Terra" w:date="2016-02-08T22:13:00Z">
              <w:r>
                <w:rPr>
                  <w:color w:val="303030"/>
                  <w:sz w:val="16"/>
                  <w:szCs w:val="16"/>
                </w:rPr>
                <w:t>!</w:t>
              </w:r>
            </w:ins>
          </w:p>
        </w:tc>
        <w:tc>
          <w:tcPr>
            <w:tcW w:w="1558" w:type="dxa"/>
            <w:tcPrChange w:id="60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08" w:author="Mateus Berardo de Souza Terra" w:date="2016-02-08T20:04:00Z"/>
                <w:color w:val="303030"/>
                <w:sz w:val="16"/>
                <w:szCs w:val="16"/>
                <w:rPrChange w:id="609" w:author="Mateus Berardo de Souza Terra" w:date="2016-02-08T22:05:00Z">
                  <w:rPr>
                    <w:ins w:id="610" w:author="Mateus Berardo de Souza Terra" w:date="2016-02-08T20:04:00Z"/>
                    <w:color w:val="303030"/>
                  </w:rPr>
                </w:rPrChange>
              </w:rPr>
              <w:pPrChange w:id="611" w:author="Mateus Berardo de Souza Terra" w:date="2016-02-08T22:05:00Z">
                <w:pPr>
                  <w:pStyle w:val="NormalWeb"/>
                  <w:spacing w:before="0" w:beforeAutospacing="0" w:after="160" w:afterAutospacing="0"/>
                  <w:jc w:val="center"/>
                </w:pPr>
              </w:pPrChange>
            </w:pPr>
            <w:ins w:id="612" w:author="Mateus Berardo de Souza Terra" w:date="2016-02-08T22:09:00Z">
              <w:r>
                <w:rPr>
                  <w:color w:val="303030"/>
                  <w:sz w:val="16"/>
                  <w:szCs w:val="16"/>
                </w:rPr>
                <w:t>65</w:t>
              </w:r>
            </w:ins>
          </w:p>
        </w:tc>
        <w:tc>
          <w:tcPr>
            <w:tcW w:w="1558" w:type="dxa"/>
            <w:tcPrChange w:id="61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14" w:author="Mateus Berardo de Souza Terra" w:date="2016-02-08T20:04:00Z"/>
                <w:color w:val="303030"/>
                <w:sz w:val="16"/>
                <w:szCs w:val="16"/>
                <w:rPrChange w:id="615" w:author="Mateus Berardo de Souza Terra" w:date="2016-02-08T22:05:00Z">
                  <w:rPr>
                    <w:ins w:id="616" w:author="Mateus Berardo de Souza Terra" w:date="2016-02-08T20:04:00Z"/>
                    <w:color w:val="303030"/>
                  </w:rPr>
                </w:rPrChange>
              </w:rPr>
              <w:pPrChange w:id="617" w:author="Mateus Berardo de Souza Terra" w:date="2016-02-08T22:05:00Z">
                <w:pPr>
                  <w:pStyle w:val="NormalWeb"/>
                  <w:spacing w:before="0" w:beforeAutospacing="0" w:after="160" w:afterAutospacing="0"/>
                  <w:jc w:val="center"/>
                </w:pPr>
              </w:pPrChange>
            </w:pPr>
            <w:ins w:id="618" w:author="Mateus Berardo de Souza Terra" w:date="2016-02-08T22:10:00Z">
              <w:r>
                <w:rPr>
                  <w:color w:val="303030"/>
                  <w:sz w:val="16"/>
                  <w:szCs w:val="16"/>
                </w:rPr>
                <w:t>A</w:t>
              </w:r>
            </w:ins>
          </w:p>
        </w:tc>
        <w:tc>
          <w:tcPr>
            <w:tcW w:w="1559" w:type="dxa"/>
            <w:tcPrChange w:id="61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20" w:author="Mateus Berardo de Souza Terra" w:date="2016-02-08T20:04:00Z"/>
                <w:color w:val="303030"/>
                <w:sz w:val="16"/>
                <w:szCs w:val="16"/>
                <w:rPrChange w:id="621" w:author="Mateus Berardo de Souza Terra" w:date="2016-02-08T22:05:00Z">
                  <w:rPr>
                    <w:ins w:id="622" w:author="Mateus Berardo de Souza Terra" w:date="2016-02-08T20:04:00Z"/>
                    <w:color w:val="303030"/>
                  </w:rPr>
                </w:rPrChange>
              </w:rPr>
              <w:pPrChange w:id="623" w:author="Mateus Berardo de Souza Terra" w:date="2016-02-08T22:05:00Z">
                <w:pPr>
                  <w:pStyle w:val="NormalWeb"/>
                  <w:spacing w:before="0" w:beforeAutospacing="0" w:after="160" w:afterAutospacing="0"/>
                  <w:jc w:val="center"/>
                </w:pPr>
              </w:pPrChange>
            </w:pPr>
            <w:ins w:id="624" w:author="Mateus Berardo de Souza Terra" w:date="2016-02-08T22:09:00Z">
              <w:r>
                <w:rPr>
                  <w:color w:val="303030"/>
                  <w:sz w:val="16"/>
                  <w:szCs w:val="16"/>
                </w:rPr>
                <w:t>97</w:t>
              </w:r>
            </w:ins>
          </w:p>
        </w:tc>
        <w:tc>
          <w:tcPr>
            <w:tcW w:w="1559" w:type="dxa"/>
            <w:tcPrChange w:id="62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26" w:author="Mateus Berardo de Souza Terra" w:date="2016-02-08T20:04:00Z"/>
                <w:color w:val="303030"/>
                <w:sz w:val="16"/>
                <w:szCs w:val="16"/>
                <w:rPrChange w:id="627" w:author="Mateus Berardo de Souza Terra" w:date="2016-02-08T22:05:00Z">
                  <w:rPr>
                    <w:ins w:id="628" w:author="Mateus Berardo de Souza Terra" w:date="2016-02-08T20:04:00Z"/>
                    <w:color w:val="303030"/>
                  </w:rPr>
                </w:rPrChange>
              </w:rPr>
              <w:pPrChange w:id="629" w:author="Mateus Berardo de Souza Terra" w:date="2016-02-08T22:05:00Z">
                <w:pPr>
                  <w:pStyle w:val="NormalWeb"/>
                  <w:spacing w:before="0" w:beforeAutospacing="0" w:after="160" w:afterAutospacing="0"/>
                  <w:jc w:val="center"/>
                </w:pPr>
              </w:pPrChange>
            </w:pPr>
            <w:ins w:id="630" w:author="Mateus Berardo de Souza Terra" w:date="2016-02-08T22:10:00Z">
              <w:r>
                <w:rPr>
                  <w:color w:val="303030"/>
                  <w:sz w:val="16"/>
                  <w:szCs w:val="16"/>
                </w:rPr>
                <w:t>a</w:t>
              </w:r>
            </w:ins>
          </w:p>
        </w:tc>
      </w:tr>
      <w:tr w:rsidR="00BA6212" w:rsidRPr="00A76C84" w14:paraId="1C7F4A89" w14:textId="77777777" w:rsidTr="00A76C84">
        <w:trPr>
          <w:trHeight w:val="20"/>
          <w:ins w:id="631" w:author="Mateus Berardo de Souza Terra" w:date="2016-02-08T20:04:00Z"/>
        </w:trPr>
        <w:tc>
          <w:tcPr>
            <w:tcW w:w="1558" w:type="dxa"/>
            <w:tcPrChange w:id="63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33" w:author="Mateus Berardo de Souza Terra" w:date="2016-02-08T20:04:00Z"/>
                <w:color w:val="303030"/>
                <w:sz w:val="16"/>
                <w:szCs w:val="16"/>
                <w:rPrChange w:id="634" w:author="Mateus Berardo de Souza Terra" w:date="2016-02-08T22:05:00Z">
                  <w:rPr>
                    <w:ins w:id="635" w:author="Mateus Berardo de Souza Terra" w:date="2016-02-08T20:04:00Z"/>
                    <w:color w:val="303030"/>
                  </w:rPr>
                </w:rPrChange>
              </w:rPr>
              <w:pPrChange w:id="636" w:author="Mateus Berardo de Souza Terra" w:date="2016-02-08T22:05:00Z">
                <w:pPr>
                  <w:pStyle w:val="NormalWeb"/>
                  <w:spacing w:before="0" w:beforeAutospacing="0" w:after="160" w:afterAutospacing="0"/>
                  <w:jc w:val="center"/>
                </w:pPr>
              </w:pPrChange>
            </w:pPr>
            <w:ins w:id="637" w:author="Mateus Berardo de Souza Terra" w:date="2016-02-08T20:05:00Z">
              <w:r w:rsidRPr="00A76C84">
                <w:rPr>
                  <w:color w:val="303030"/>
                  <w:sz w:val="16"/>
                  <w:szCs w:val="16"/>
                  <w:rPrChange w:id="638" w:author="Mateus Berardo de Souza Terra" w:date="2016-02-08T22:05:00Z">
                    <w:rPr>
                      <w:color w:val="303030"/>
                    </w:rPr>
                  </w:rPrChange>
                </w:rPr>
                <w:t>34</w:t>
              </w:r>
            </w:ins>
          </w:p>
        </w:tc>
        <w:tc>
          <w:tcPr>
            <w:tcW w:w="1558" w:type="dxa"/>
            <w:tcPrChange w:id="63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40" w:author="Mateus Berardo de Souza Terra" w:date="2016-02-08T20:04:00Z"/>
                <w:color w:val="303030"/>
                <w:sz w:val="16"/>
                <w:szCs w:val="16"/>
                <w:rPrChange w:id="641" w:author="Mateus Berardo de Souza Terra" w:date="2016-02-08T22:05:00Z">
                  <w:rPr>
                    <w:ins w:id="642" w:author="Mateus Berardo de Souza Terra" w:date="2016-02-08T20:04:00Z"/>
                    <w:color w:val="303030"/>
                  </w:rPr>
                </w:rPrChange>
              </w:rPr>
              <w:pPrChange w:id="643" w:author="Mateus Berardo de Souza Terra" w:date="2016-02-08T22:05:00Z">
                <w:pPr>
                  <w:pStyle w:val="NormalWeb"/>
                  <w:spacing w:before="0" w:beforeAutospacing="0" w:after="160" w:afterAutospacing="0"/>
                  <w:jc w:val="center"/>
                </w:pPr>
              </w:pPrChange>
            </w:pPr>
            <w:ins w:id="644" w:author="Mateus Berardo de Souza Terra" w:date="2016-02-08T22:13:00Z">
              <w:r>
                <w:rPr>
                  <w:color w:val="303030"/>
                  <w:sz w:val="16"/>
                  <w:szCs w:val="16"/>
                </w:rPr>
                <w:t>“</w:t>
              </w:r>
            </w:ins>
          </w:p>
        </w:tc>
        <w:tc>
          <w:tcPr>
            <w:tcW w:w="1558" w:type="dxa"/>
            <w:tcPrChange w:id="64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46" w:author="Mateus Berardo de Souza Terra" w:date="2016-02-08T20:04:00Z"/>
                <w:color w:val="303030"/>
                <w:sz w:val="16"/>
                <w:szCs w:val="16"/>
                <w:rPrChange w:id="647" w:author="Mateus Berardo de Souza Terra" w:date="2016-02-08T22:05:00Z">
                  <w:rPr>
                    <w:ins w:id="648" w:author="Mateus Berardo de Souza Terra" w:date="2016-02-08T20:04:00Z"/>
                    <w:color w:val="303030"/>
                  </w:rPr>
                </w:rPrChange>
              </w:rPr>
              <w:pPrChange w:id="649" w:author="Mateus Berardo de Souza Terra" w:date="2016-02-08T22:05:00Z">
                <w:pPr>
                  <w:pStyle w:val="NormalWeb"/>
                  <w:spacing w:before="0" w:beforeAutospacing="0" w:after="160" w:afterAutospacing="0"/>
                  <w:jc w:val="center"/>
                </w:pPr>
              </w:pPrChange>
            </w:pPr>
            <w:ins w:id="650" w:author="Mateus Berardo de Souza Terra" w:date="2016-02-08T22:09:00Z">
              <w:r>
                <w:rPr>
                  <w:color w:val="303030"/>
                  <w:sz w:val="16"/>
                  <w:szCs w:val="16"/>
                </w:rPr>
                <w:t>66</w:t>
              </w:r>
            </w:ins>
          </w:p>
        </w:tc>
        <w:tc>
          <w:tcPr>
            <w:tcW w:w="1558" w:type="dxa"/>
            <w:tcPrChange w:id="65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52" w:author="Mateus Berardo de Souza Terra" w:date="2016-02-08T20:04:00Z"/>
                <w:color w:val="303030"/>
                <w:sz w:val="16"/>
                <w:szCs w:val="16"/>
                <w:rPrChange w:id="653" w:author="Mateus Berardo de Souza Terra" w:date="2016-02-08T22:05:00Z">
                  <w:rPr>
                    <w:ins w:id="654" w:author="Mateus Berardo de Souza Terra" w:date="2016-02-08T20:04:00Z"/>
                    <w:color w:val="303030"/>
                  </w:rPr>
                </w:rPrChange>
              </w:rPr>
              <w:pPrChange w:id="655" w:author="Mateus Berardo de Souza Terra" w:date="2016-02-08T22:05:00Z">
                <w:pPr>
                  <w:pStyle w:val="NormalWeb"/>
                  <w:spacing w:before="0" w:beforeAutospacing="0" w:after="160" w:afterAutospacing="0"/>
                  <w:jc w:val="center"/>
                </w:pPr>
              </w:pPrChange>
            </w:pPr>
            <w:ins w:id="656" w:author="Mateus Berardo de Souza Terra" w:date="2016-02-08T22:10:00Z">
              <w:r>
                <w:rPr>
                  <w:color w:val="303030"/>
                  <w:sz w:val="16"/>
                  <w:szCs w:val="16"/>
                </w:rPr>
                <w:t>B</w:t>
              </w:r>
            </w:ins>
          </w:p>
        </w:tc>
        <w:tc>
          <w:tcPr>
            <w:tcW w:w="1559" w:type="dxa"/>
            <w:tcPrChange w:id="65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58" w:author="Mateus Berardo de Souza Terra" w:date="2016-02-08T20:04:00Z"/>
                <w:color w:val="303030"/>
                <w:sz w:val="16"/>
                <w:szCs w:val="16"/>
                <w:rPrChange w:id="659" w:author="Mateus Berardo de Souza Terra" w:date="2016-02-08T22:05:00Z">
                  <w:rPr>
                    <w:ins w:id="660" w:author="Mateus Berardo de Souza Terra" w:date="2016-02-08T20:04:00Z"/>
                    <w:color w:val="303030"/>
                  </w:rPr>
                </w:rPrChange>
              </w:rPr>
              <w:pPrChange w:id="661" w:author="Mateus Berardo de Souza Terra" w:date="2016-02-08T22:05:00Z">
                <w:pPr>
                  <w:pStyle w:val="NormalWeb"/>
                  <w:spacing w:before="0" w:beforeAutospacing="0" w:after="160" w:afterAutospacing="0"/>
                  <w:jc w:val="center"/>
                </w:pPr>
              </w:pPrChange>
            </w:pPr>
            <w:ins w:id="662" w:author="Mateus Berardo de Souza Terra" w:date="2016-02-08T22:09:00Z">
              <w:r>
                <w:rPr>
                  <w:color w:val="303030"/>
                  <w:sz w:val="16"/>
                  <w:szCs w:val="16"/>
                </w:rPr>
                <w:t>98</w:t>
              </w:r>
            </w:ins>
          </w:p>
        </w:tc>
        <w:tc>
          <w:tcPr>
            <w:tcW w:w="1559" w:type="dxa"/>
            <w:tcPrChange w:id="66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64" w:author="Mateus Berardo de Souza Terra" w:date="2016-02-08T20:04:00Z"/>
                <w:color w:val="303030"/>
                <w:sz w:val="16"/>
                <w:szCs w:val="16"/>
                <w:rPrChange w:id="665" w:author="Mateus Berardo de Souza Terra" w:date="2016-02-08T22:05:00Z">
                  <w:rPr>
                    <w:ins w:id="666" w:author="Mateus Berardo de Souza Terra" w:date="2016-02-08T20:04:00Z"/>
                    <w:color w:val="303030"/>
                  </w:rPr>
                </w:rPrChange>
              </w:rPr>
              <w:pPrChange w:id="667" w:author="Mateus Berardo de Souza Terra" w:date="2016-02-08T22:05:00Z">
                <w:pPr>
                  <w:pStyle w:val="NormalWeb"/>
                  <w:spacing w:before="0" w:beforeAutospacing="0" w:after="160" w:afterAutospacing="0"/>
                  <w:jc w:val="center"/>
                </w:pPr>
              </w:pPrChange>
            </w:pPr>
            <w:ins w:id="668" w:author="Mateus Berardo de Souza Terra" w:date="2016-02-08T22:10:00Z">
              <w:r>
                <w:rPr>
                  <w:color w:val="303030"/>
                  <w:sz w:val="16"/>
                  <w:szCs w:val="16"/>
                </w:rPr>
                <w:t>b</w:t>
              </w:r>
            </w:ins>
          </w:p>
        </w:tc>
      </w:tr>
      <w:tr w:rsidR="00BA6212" w:rsidRPr="00A76C84" w14:paraId="04E8A33E" w14:textId="77777777" w:rsidTr="00A76C84">
        <w:trPr>
          <w:trHeight w:val="20"/>
          <w:ins w:id="669" w:author="Mateus Berardo de Souza Terra" w:date="2016-02-08T20:04:00Z"/>
        </w:trPr>
        <w:tc>
          <w:tcPr>
            <w:tcW w:w="1558" w:type="dxa"/>
            <w:tcPrChange w:id="67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71" w:author="Mateus Berardo de Souza Terra" w:date="2016-02-08T20:04:00Z"/>
                <w:color w:val="303030"/>
                <w:sz w:val="16"/>
                <w:szCs w:val="16"/>
                <w:rPrChange w:id="672" w:author="Mateus Berardo de Souza Terra" w:date="2016-02-08T22:05:00Z">
                  <w:rPr>
                    <w:ins w:id="673" w:author="Mateus Berardo de Souza Terra" w:date="2016-02-08T20:04:00Z"/>
                    <w:color w:val="303030"/>
                  </w:rPr>
                </w:rPrChange>
              </w:rPr>
              <w:pPrChange w:id="674" w:author="Mateus Berardo de Souza Terra" w:date="2016-02-08T22:05:00Z">
                <w:pPr>
                  <w:pStyle w:val="NormalWeb"/>
                  <w:spacing w:before="0" w:beforeAutospacing="0" w:after="160" w:afterAutospacing="0"/>
                  <w:jc w:val="center"/>
                </w:pPr>
              </w:pPrChange>
            </w:pPr>
            <w:ins w:id="675" w:author="Mateus Berardo de Souza Terra" w:date="2016-02-08T20:05:00Z">
              <w:r w:rsidRPr="00A76C84">
                <w:rPr>
                  <w:color w:val="303030"/>
                  <w:sz w:val="16"/>
                  <w:szCs w:val="16"/>
                  <w:rPrChange w:id="676" w:author="Mateus Berardo de Souza Terra" w:date="2016-02-08T22:05:00Z">
                    <w:rPr>
                      <w:color w:val="303030"/>
                    </w:rPr>
                  </w:rPrChange>
                </w:rPr>
                <w:t>35</w:t>
              </w:r>
            </w:ins>
          </w:p>
        </w:tc>
        <w:tc>
          <w:tcPr>
            <w:tcW w:w="1558" w:type="dxa"/>
            <w:tcPrChange w:id="67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78" w:author="Mateus Berardo de Souza Terra" w:date="2016-02-08T20:04:00Z"/>
                <w:color w:val="303030"/>
                <w:sz w:val="16"/>
                <w:szCs w:val="16"/>
                <w:rPrChange w:id="679" w:author="Mateus Berardo de Souza Terra" w:date="2016-02-08T22:05:00Z">
                  <w:rPr>
                    <w:ins w:id="680" w:author="Mateus Berardo de Souza Terra" w:date="2016-02-08T20:04:00Z"/>
                    <w:color w:val="303030"/>
                  </w:rPr>
                </w:rPrChange>
              </w:rPr>
              <w:pPrChange w:id="681" w:author="Mateus Berardo de Souza Terra" w:date="2016-02-08T22:05:00Z">
                <w:pPr>
                  <w:pStyle w:val="NormalWeb"/>
                  <w:spacing w:before="0" w:beforeAutospacing="0" w:after="160" w:afterAutospacing="0"/>
                  <w:jc w:val="center"/>
                </w:pPr>
              </w:pPrChange>
            </w:pPr>
            <w:ins w:id="682" w:author="Mateus Berardo de Souza Terra" w:date="2016-02-08T22:13:00Z">
              <w:r>
                <w:rPr>
                  <w:color w:val="303030"/>
                  <w:sz w:val="16"/>
                  <w:szCs w:val="16"/>
                </w:rPr>
                <w:t>#</w:t>
              </w:r>
            </w:ins>
          </w:p>
        </w:tc>
        <w:tc>
          <w:tcPr>
            <w:tcW w:w="1558" w:type="dxa"/>
            <w:tcPrChange w:id="68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84" w:author="Mateus Berardo de Souza Terra" w:date="2016-02-08T20:04:00Z"/>
                <w:color w:val="303030"/>
                <w:sz w:val="16"/>
                <w:szCs w:val="16"/>
                <w:rPrChange w:id="685" w:author="Mateus Berardo de Souza Terra" w:date="2016-02-08T22:05:00Z">
                  <w:rPr>
                    <w:ins w:id="686" w:author="Mateus Berardo de Souza Terra" w:date="2016-02-08T20:04:00Z"/>
                    <w:color w:val="303030"/>
                  </w:rPr>
                </w:rPrChange>
              </w:rPr>
              <w:pPrChange w:id="687" w:author="Mateus Berardo de Souza Terra" w:date="2016-02-08T22:05:00Z">
                <w:pPr>
                  <w:pStyle w:val="NormalWeb"/>
                  <w:spacing w:before="0" w:beforeAutospacing="0" w:after="160" w:afterAutospacing="0"/>
                  <w:jc w:val="center"/>
                </w:pPr>
              </w:pPrChange>
            </w:pPr>
            <w:ins w:id="688" w:author="Mateus Berardo de Souza Terra" w:date="2016-02-08T22:09:00Z">
              <w:r>
                <w:rPr>
                  <w:color w:val="303030"/>
                  <w:sz w:val="16"/>
                  <w:szCs w:val="16"/>
                </w:rPr>
                <w:t>67</w:t>
              </w:r>
            </w:ins>
          </w:p>
        </w:tc>
        <w:tc>
          <w:tcPr>
            <w:tcW w:w="1558" w:type="dxa"/>
            <w:tcPrChange w:id="68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690" w:author="Mateus Berardo de Souza Terra" w:date="2016-02-08T20:04:00Z"/>
                <w:color w:val="303030"/>
                <w:sz w:val="16"/>
                <w:szCs w:val="16"/>
                <w:rPrChange w:id="691" w:author="Mateus Berardo de Souza Terra" w:date="2016-02-08T22:05:00Z">
                  <w:rPr>
                    <w:ins w:id="692" w:author="Mateus Berardo de Souza Terra" w:date="2016-02-08T20:04:00Z"/>
                    <w:color w:val="303030"/>
                  </w:rPr>
                </w:rPrChange>
              </w:rPr>
              <w:pPrChange w:id="693" w:author="Mateus Berardo de Souza Terra" w:date="2016-02-08T22:05:00Z">
                <w:pPr>
                  <w:pStyle w:val="NormalWeb"/>
                  <w:spacing w:before="0" w:beforeAutospacing="0" w:after="160" w:afterAutospacing="0"/>
                  <w:jc w:val="center"/>
                </w:pPr>
              </w:pPrChange>
            </w:pPr>
            <w:ins w:id="694" w:author="Mateus Berardo de Souza Terra" w:date="2016-02-08T22:10:00Z">
              <w:r>
                <w:rPr>
                  <w:color w:val="303030"/>
                  <w:sz w:val="16"/>
                  <w:szCs w:val="16"/>
                </w:rPr>
                <w:t>C</w:t>
              </w:r>
            </w:ins>
          </w:p>
        </w:tc>
        <w:tc>
          <w:tcPr>
            <w:tcW w:w="1559" w:type="dxa"/>
            <w:tcPrChange w:id="69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696" w:author="Mateus Berardo de Souza Terra" w:date="2016-02-08T20:04:00Z"/>
                <w:color w:val="303030"/>
                <w:sz w:val="16"/>
                <w:szCs w:val="16"/>
                <w:rPrChange w:id="697" w:author="Mateus Berardo de Souza Terra" w:date="2016-02-08T22:05:00Z">
                  <w:rPr>
                    <w:ins w:id="698" w:author="Mateus Berardo de Souza Terra" w:date="2016-02-08T20:04:00Z"/>
                    <w:color w:val="303030"/>
                  </w:rPr>
                </w:rPrChange>
              </w:rPr>
              <w:pPrChange w:id="699" w:author="Mateus Berardo de Souza Terra" w:date="2016-02-08T22:05:00Z">
                <w:pPr>
                  <w:pStyle w:val="NormalWeb"/>
                  <w:spacing w:before="0" w:beforeAutospacing="0" w:after="160" w:afterAutospacing="0"/>
                  <w:jc w:val="center"/>
                </w:pPr>
              </w:pPrChange>
            </w:pPr>
            <w:ins w:id="700" w:author="Mateus Berardo de Souza Terra" w:date="2016-02-08T22:09:00Z">
              <w:r>
                <w:rPr>
                  <w:color w:val="303030"/>
                  <w:sz w:val="16"/>
                  <w:szCs w:val="16"/>
                </w:rPr>
                <w:t>99</w:t>
              </w:r>
            </w:ins>
          </w:p>
        </w:tc>
        <w:tc>
          <w:tcPr>
            <w:tcW w:w="1559" w:type="dxa"/>
            <w:tcPrChange w:id="70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02" w:author="Mateus Berardo de Souza Terra" w:date="2016-02-08T20:04:00Z"/>
                <w:color w:val="303030"/>
                <w:sz w:val="16"/>
                <w:szCs w:val="16"/>
                <w:rPrChange w:id="703" w:author="Mateus Berardo de Souza Terra" w:date="2016-02-08T22:05:00Z">
                  <w:rPr>
                    <w:ins w:id="704" w:author="Mateus Berardo de Souza Terra" w:date="2016-02-08T20:04:00Z"/>
                    <w:color w:val="303030"/>
                  </w:rPr>
                </w:rPrChange>
              </w:rPr>
              <w:pPrChange w:id="705" w:author="Mateus Berardo de Souza Terra" w:date="2016-02-08T22:05:00Z">
                <w:pPr>
                  <w:pStyle w:val="NormalWeb"/>
                  <w:spacing w:before="0" w:beforeAutospacing="0" w:after="160" w:afterAutospacing="0"/>
                  <w:jc w:val="center"/>
                </w:pPr>
              </w:pPrChange>
            </w:pPr>
            <w:ins w:id="706" w:author="Mateus Berardo de Souza Terra" w:date="2016-02-08T22:11:00Z">
              <w:r>
                <w:rPr>
                  <w:color w:val="303030"/>
                  <w:sz w:val="16"/>
                  <w:szCs w:val="16"/>
                </w:rPr>
                <w:t>c</w:t>
              </w:r>
            </w:ins>
          </w:p>
        </w:tc>
      </w:tr>
      <w:tr w:rsidR="00BA6212" w:rsidRPr="00A76C84" w14:paraId="1E3FEB31" w14:textId="77777777" w:rsidTr="00A76C84">
        <w:trPr>
          <w:trHeight w:val="20"/>
          <w:ins w:id="707" w:author="Mateus Berardo de Souza Terra" w:date="2016-02-08T20:04:00Z"/>
        </w:trPr>
        <w:tc>
          <w:tcPr>
            <w:tcW w:w="1558" w:type="dxa"/>
            <w:tcPrChange w:id="70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09" w:author="Mateus Berardo de Souza Terra" w:date="2016-02-08T20:04:00Z"/>
                <w:color w:val="303030"/>
                <w:sz w:val="16"/>
                <w:szCs w:val="16"/>
                <w:rPrChange w:id="710" w:author="Mateus Berardo de Souza Terra" w:date="2016-02-08T22:05:00Z">
                  <w:rPr>
                    <w:ins w:id="711" w:author="Mateus Berardo de Souza Terra" w:date="2016-02-08T20:04:00Z"/>
                    <w:color w:val="303030"/>
                  </w:rPr>
                </w:rPrChange>
              </w:rPr>
              <w:pPrChange w:id="712" w:author="Mateus Berardo de Souza Terra" w:date="2016-02-08T22:05:00Z">
                <w:pPr>
                  <w:pStyle w:val="NormalWeb"/>
                  <w:spacing w:before="0" w:beforeAutospacing="0" w:after="160" w:afterAutospacing="0"/>
                  <w:jc w:val="center"/>
                </w:pPr>
              </w:pPrChange>
            </w:pPr>
            <w:ins w:id="713" w:author="Mateus Berardo de Souza Terra" w:date="2016-02-08T20:05:00Z">
              <w:r w:rsidRPr="00A76C84">
                <w:rPr>
                  <w:color w:val="303030"/>
                  <w:sz w:val="16"/>
                  <w:szCs w:val="16"/>
                  <w:rPrChange w:id="714" w:author="Mateus Berardo de Souza Terra" w:date="2016-02-08T22:05:00Z">
                    <w:rPr>
                      <w:color w:val="303030"/>
                    </w:rPr>
                  </w:rPrChange>
                </w:rPr>
                <w:t>36</w:t>
              </w:r>
            </w:ins>
          </w:p>
        </w:tc>
        <w:tc>
          <w:tcPr>
            <w:tcW w:w="1558" w:type="dxa"/>
            <w:tcPrChange w:id="71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16" w:author="Mateus Berardo de Souza Terra" w:date="2016-02-08T20:04:00Z"/>
                <w:color w:val="303030"/>
                <w:sz w:val="16"/>
                <w:szCs w:val="16"/>
                <w:rPrChange w:id="717" w:author="Mateus Berardo de Souza Terra" w:date="2016-02-08T22:05:00Z">
                  <w:rPr>
                    <w:ins w:id="718" w:author="Mateus Berardo de Souza Terra" w:date="2016-02-08T20:04:00Z"/>
                    <w:color w:val="303030"/>
                  </w:rPr>
                </w:rPrChange>
              </w:rPr>
              <w:pPrChange w:id="719" w:author="Mateus Berardo de Souza Terra" w:date="2016-02-08T22:05:00Z">
                <w:pPr>
                  <w:pStyle w:val="NormalWeb"/>
                  <w:spacing w:before="0" w:beforeAutospacing="0" w:after="160" w:afterAutospacing="0"/>
                  <w:jc w:val="center"/>
                </w:pPr>
              </w:pPrChange>
            </w:pPr>
            <w:ins w:id="720" w:author="Mateus Berardo de Souza Terra" w:date="2016-02-08T22:13:00Z">
              <w:r>
                <w:rPr>
                  <w:color w:val="303030"/>
                  <w:sz w:val="16"/>
                  <w:szCs w:val="16"/>
                </w:rPr>
                <w:t>$</w:t>
              </w:r>
            </w:ins>
          </w:p>
        </w:tc>
        <w:tc>
          <w:tcPr>
            <w:tcW w:w="1558" w:type="dxa"/>
            <w:tcPrChange w:id="72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22" w:author="Mateus Berardo de Souza Terra" w:date="2016-02-08T20:04:00Z"/>
                <w:color w:val="303030"/>
                <w:sz w:val="16"/>
                <w:szCs w:val="16"/>
                <w:rPrChange w:id="723" w:author="Mateus Berardo de Souza Terra" w:date="2016-02-08T22:05:00Z">
                  <w:rPr>
                    <w:ins w:id="724" w:author="Mateus Berardo de Souza Terra" w:date="2016-02-08T20:04:00Z"/>
                    <w:color w:val="303030"/>
                  </w:rPr>
                </w:rPrChange>
              </w:rPr>
              <w:pPrChange w:id="725" w:author="Mateus Berardo de Souza Terra" w:date="2016-02-08T22:05:00Z">
                <w:pPr>
                  <w:pStyle w:val="NormalWeb"/>
                  <w:spacing w:before="0" w:beforeAutospacing="0" w:after="160" w:afterAutospacing="0"/>
                  <w:jc w:val="center"/>
                </w:pPr>
              </w:pPrChange>
            </w:pPr>
            <w:ins w:id="726" w:author="Mateus Berardo de Souza Terra" w:date="2016-02-08T22:09:00Z">
              <w:r>
                <w:rPr>
                  <w:color w:val="303030"/>
                  <w:sz w:val="16"/>
                  <w:szCs w:val="16"/>
                </w:rPr>
                <w:t>68</w:t>
              </w:r>
            </w:ins>
          </w:p>
        </w:tc>
        <w:tc>
          <w:tcPr>
            <w:tcW w:w="1558" w:type="dxa"/>
            <w:tcPrChange w:id="72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28" w:author="Mateus Berardo de Souza Terra" w:date="2016-02-08T20:04:00Z"/>
                <w:color w:val="303030"/>
                <w:sz w:val="16"/>
                <w:szCs w:val="16"/>
                <w:rPrChange w:id="729" w:author="Mateus Berardo de Souza Terra" w:date="2016-02-08T22:05:00Z">
                  <w:rPr>
                    <w:ins w:id="730" w:author="Mateus Berardo de Souza Terra" w:date="2016-02-08T20:04:00Z"/>
                    <w:color w:val="303030"/>
                  </w:rPr>
                </w:rPrChange>
              </w:rPr>
              <w:pPrChange w:id="731" w:author="Mateus Berardo de Souza Terra" w:date="2016-02-08T22:05:00Z">
                <w:pPr>
                  <w:pStyle w:val="NormalWeb"/>
                  <w:spacing w:before="0" w:beforeAutospacing="0" w:after="160" w:afterAutospacing="0"/>
                  <w:jc w:val="center"/>
                </w:pPr>
              </w:pPrChange>
            </w:pPr>
            <w:ins w:id="732" w:author="Mateus Berardo de Souza Terra" w:date="2016-02-08T22:10:00Z">
              <w:r>
                <w:rPr>
                  <w:color w:val="303030"/>
                  <w:sz w:val="16"/>
                  <w:szCs w:val="16"/>
                </w:rPr>
                <w:t>D</w:t>
              </w:r>
            </w:ins>
          </w:p>
        </w:tc>
        <w:tc>
          <w:tcPr>
            <w:tcW w:w="1559" w:type="dxa"/>
            <w:tcPrChange w:id="73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34" w:author="Mateus Berardo de Souza Terra" w:date="2016-02-08T20:04:00Z"/>
                <w:color w:val="303030"/>
                <w:sz w:val="16"/>
                <w:szCs w:val="16"/>
                <w:rPrChange w:id="735" w:author="Mateus Berardo de Souza Terra" w:date="2016-02-08T22:05:00Z">
                  <w:rPr>
                    <w:ins w:id="736" w:author="Mateus Berardo de Souza Terra" w:date="2016-02-08T20:04:00Z"/>
                    <w:color w:val="303030"/>
                  </w:rPr>
                </w:rPrChange>
              </w:rPr>
              <w:pPrChange w:id="737" w:author="Mateus Berardo de Souza Terra" w:date="2016-02-08T22:05:00Z">
                <w:pPr>
                  <w:pStyle w:val="NormalWeb"/>
                  <w:spacing w:before="0" w:beforeAutospacing="0" w:after="160" w:afterAutospacing="0"/>
                  <w:jc w:val="center"/>
                </w:pPr>
              </w:pPrChange>
            </w:pPr>
            <w:ins w:id="738" w:author="Mateus Berardo de Souza Terra" w:date="2016-02-08T22:09:00Z">
              <w:r>
                <w:rPr>
                  <w:color w:val="303030"/>
                  <w:sz w:val="16"/>
                  <w:szCs w:val="16"/>
                </w:rPr>
                <w:t>100</w:t>
              </w:r>
            </w:ins>
          </w:p>
        </w:tc>
        <w:tc>
          <w:tcPr>
            <w:tcW w:w="1559" w:type="dxa"/>
            <w:tcPrChange w:id="73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40" w:author="Mateus Berardo de Souza Terra" w:date="2016-02-08T20:04:00Z"/>
                <w:color w:val="303030"/>
                <w:sz w:val="16"/>
                <w:szCs w:val="16"/>
                <w:rPrChange w:id="741" w:author="Mateus Berardo de Souza Terra" w:date="2016-02-08T22:05:00Z">
                  <w:rPr>
                    <w:ins w:id="742" w:author="Mateus Berardo de Souza Terra" w:date="2016-02-08T20:04:00Z"/>
                    <w:color w:val="303030"/>
                  </w:rPr>
                </w:rPrChange>
              </w:rPr>
              <w:pPrChange w:id="743" w:author="Mateus Berardo de Souza Terra" w:date="2016-02-08T22:05:00Z">
                <w:pPr>
                  <w:pStyle w:val="NormalWeb"/>
                  <w:spacing w:before="0" w:beforeAutospacing="0" w:after="160" w:afterAutospacing="0"/>
                  <w:jc w:val="center"/>
                </w:pPr>
              </w:pPrChange>
            </w:pPr>
            <w:ins w:id="744" w:author="Mateus Berardo de Souza Terra" w:date="2016-02-08T22:11:00Z">
              <w:r>
                <w:rPr>
                  <w:color w:val="303030"/>
                  <w:sz w:val="16"/>
                  <w:szCs w:val="16"/>
                </w:rPr>
                <w:t>d</w:t>
              </w:r>
            </w:ins>
          </w:p>
        </w:tc>
      </w:tr>
      <w:tr w:rsidR="00BA6212" w:rsidRPr="00A76C84" w14:paraId="67AA5832" w14:textId="77777777" w:rsidTr="00A76C84">
        <w:trPr>
          <w:trHeight w:val="20"/>
          <w:ins w:id="745" w:author="Mateus Berardo de Souza Terra" w:date="2016-02-08T20:04:00Z"/>
        </w:trPr>
        <w:tc>
          <w:tcPr>
            <w:tcW w:w="1558" w:type="dxa"/>
            <w:tcPrChange w:id="74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47" w:author="Mateus Berardo de Souza Terra" w:date="2016-02-08T20:04:00Z"/>
                <w:color w:val="303030"/>
                <w:sz w:val="16"/>
                <w:szCs w:val="16"/>
                <w:rPrChange w:id="748" w:author="Mateus Berardo de Souza Terra" w:date="2016-02-08T22:05:00Z">
                  <w:rPr>
                    <w:ins w:id="749" w:author="Mateus Berardo de Souza Terra" w:date="2016-02-08T20:04:00Z"/>
                    <w:color w:val="303030"/>
                  </w:rPr>
                </w:rPrChange>
              </w:rPr>
              <w:pPrChange w:id="750" w:author="Mateus Berardo de Souza Terra" w:date="2016-02-08T22:05:00Z">
                <w:pPr>
                  <w:pStyle w:val="NormalWeb"/>
                  <w:spacing w:before="0" w:beforeAutospacing="0" w:after="160" w:afterAutospacing="0"/>
                  <w:jc w:val="center"/>
                </w:pPr>
              </w:pPrChange>
            </w:pPr>
            <w:ins w:id="751" w:author="Mateus Berardo de Souza Terra" w:date="2016-02-08T20:05:00Z">
              <w:r w:rsidRPr="00A76C84">
                <w:rPr>
                  <w:color w:val="303030"/>
                  <w:sz w:val="16"/>
                  <w:szCs w:val="16"/>
                  <w:rPrChange w:id="752" w:author="Mateus Berardo de Souza Terra" w:date="2016-02-08T22:05:00Z">
                    <w:rPr>
                      <w:color w:val="303030"/>
                    </w:rPr>
                  </w:rPrChange>
                </w:rPr>
                <w:t>37</w:t>
              </w:r>
            </w:ins>
          </w:p>
        </w:tc>
        <w:tc>
          <w:tcPr>
            <w:tcW w:w="1558" w:type="dxa"/>
            <w:tcPrChange w:id="75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54" w:author="Mateus Berardo de Souza Terra" w:date="2016-02-08T20:04:00Z"/>
                <w:color w:val="303030"/>
                <w:sz w:val="16"/>
                <w:szCs w:val="16"/>
                <w:rPrChange w:id="755" w:author="Mateus Berardo de Souza Terra" w:date="2016-02-08T22:05:00Z">
                  <w:rPr>
                    <w:ins w:id="756" w:author="Mateus Berardo de Souza Terra" w:date="2016-02-08T20:04:00Z"/>
                    <w:color w:val="303030"/>
                  </w:rPr>
                </w:rPrChange>
              </w:rPr>
              <w:pPrChange w:id="757" w:author="Mateus Berardo de Souza Terra" w:date="2016-02-08T22:05:00Z">
                <w:pPr>
                  <w:pStyle w:val="NormalWeb"/>
                  <w:spacing w:before="0" w:beforeAutospacing="0" w:after="160" w:afterAutospacing="0"/>
                  <w:jc w:val="center"/>
                </w:pPr>
              </w:pPrChange>
            </w:pPr>
            <w:ins w:id="758" w:author="Mateus Berardo de Souza Terra" w:date="2016-02-08T22:13:00Z">
              <w:r>
                <w:rPr>
                  <w:color w:val="303030"/>
                  <w:sz w:val="16"/>
                  <w:szCs w:val="16"/>
                </w:rPr>
                <w:t>%</w:t>
              </w:r>
            </w:ins>
          </w:p>
        </w:tc>
        <w:tc>
          <w:tcPr>
            <w:tcW w:w="1558" w:type="dxa"/>
            <w:tcPrChange w:id="75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60" w:author="Mateus Berardo de Souza Terra" w:date="2016-02-08T20:04:00Z"/>
                <w:color w:val="303030"/>
                <w:sz w:val="16"/>
                <w:szCs w:val="16"/>
                <w:rPrChange w:id="761" w:author="Mateus Berardo de Souza Terra" w:date="2016-02-08T22:05:00Z">
                  <w:rPr>
                    <w:ins w:id="762" w:author="Mateus Berardo de Souza Terra" w:date="2016-02-08T20:04:00Z"/>
                    <w:color w:val="303030"/>
                  </w:rPr>
                </w:rPrChange>
              </w:rPr>
              <w:pPrChange w:id="763" w:author="Mateus Berardo de Souza Terra" w:date="2016-02-08T22:05:00Z">
                <w:pPr>
                  <w:pStyle w:val="NormalWeb"/>
                  <w:spacing w:before="0" w:beforeAutospacing="0" w:after="160" w:afterAutospacing="0"/>
                  <w:jc w:val="center"/>
                </w:pPr>
              </w:pPrChange>
            </w:pPr>
            <w:ins w:id="764" w:author="Mateus Berardo de Souza Terra" w:date="2016-02-08T22:09:00Z">
              <w:r>
                <w:rPr>
                  <w:color w:val="303030"/>
                  <w:sz w:val="16"/>
                  <w:szCs w:val="16"/>
                </w:rPr>
                <w:t>69</w:t>
              </w:r>
            </w:ins>
          </w:p>
        </w:tc>
        <w:tc>
          <w:tcPr>
            <w:tcW w:w="1558" w:type="dxa"/>
            <w:tcPrChange w:id="76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66" w:author="Mateus Berardo de Souza Terra" w:date="2016-02-08T20:04:00Z"/>
                <w:color w:val="303030"/>
                <w:sz w:val="16"/>
                <w:szCs w:val="16"/>
                <w:rPrChange w:id="767" w:author="Mateus Berardo de Souza Terra" w:date="2016-02-08T22:05:00Z">
                  <w:rPr>
                    <w:ins w:id="768" w:author="Mateus Berardo de Souza Terra" w:date="2016-02-08T20:04:00Z"/>
                    <w:color w:val="303030"/>
                  </w:rPr>
                </w:rPrChange>
              </w:rPr>
              <w:pPrChange w:id="769" w:author="Mateus Berardo de Souza Terra" w:date="2016-02-08T22:05:00Z">
                <w:pPr>
                  <w:pStyle w:val="NormalWeb"/>
                  <w:spacing w:before="0" w:beforeAutospacing="0" w:after="160" w:afterAutospacing="0"/>
                  <w:jc w:val="center"/>
                </w:pPr>
              </w:pPrChange>
            </w:pPr>
            <w:ins w:id="770" w:author="Mateus Berardo de Souza Terra" w:date="2016-02-08T22:10:00Z">
              <w:r>
                <w:rPr>
                  <w:color w:val="303030"/>
                  <w:sz w:val="16"/>
                  <w:szCs w:val="16"/>
                </w:rPr>
                <w:t>E</w:t>
              </w:r>
            </w:ins>
          </w:p>
        </w:tc>
        <w:tc>
          <w:tcPr>
            <w:tcW w:w="1559" w:type="dxa"/>
            <w:tcPrChange w:id="77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72" w:author="Mateus Berardo de Souza Terra" w:date="2016-02-08T20:04:00Z"/>
                <w:color w:val="303030"/>
                <w:sz w:val="16"/>
                <w:szCs w:val="16"/>
                <w:rPrChange w:id="773" w:author="Mateus Berardo de Souza Terra" w:date="2016-02-08T22:05:00Z">
                  <w:rPr>
                    <w:ins w:id="774" w:author="Mateus Berardo de Souza Terra" w:date="2016-02-08T20:04:00Z"/>
                    <w:color w:val="303030"/>
                  </w:rPr>
                </w:rPrChange>
              </w:rPr>
              <w:pPrChange w:id="775" w:author="Mateus Berardo de Souza Terra" w:date="2016-02-08T22:05:00Z">
                <w:pPr>
                  <w:pStyle w:val="NormalWeb"/>
                  <w:spacing w:before="0" w:beforeAutospacing="0" w:after="160" w:afterAutospacing="0"/>
                  <w:jc w:val="center"/>
                </w:pPr>
              </w:pPrChange>
            </w:pPr>
            <w:ins w:id="776" w:author="Mateus Berardo de Souza Terra" w:date="2016-02-08T22:09:00Z">
              <w:r>
                <w:rPr>
                  <w:color w:val="303030"/>
                  <w:sz w:val="16"/>
                  <w:szCs w:val="16"/>
                </w:rPr>
                <w:t>101</w:t>
              </w:r>
            </w:ins>
          </w:p>
        </w:tc>
        <w:tc>
          <w:tcPr>
            <w:tcW w:w="1559" w:type="dxa"/>
            <w:tcPrChange w:id="77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78" w:author="Mateus Berardo de Souza Terra" w:date="2016-02-08T20:04:00Z"/>
                <w:color w:val="303030"/>
                <w:sz w:val="16"/>
                <w:szCs w:val="16"/>
                <w:rPrChange w:id="779" w:author="Mateus Berardo de Souza Terra" w:date="2016-02-08T22:05:00Z">
                  <w:rPr>
                    <w:ins w:id="780" w:author="Mateus Berardo de Souza Terra" w:date="2016-02-08T20:04:00Z"/>
                    <w:color w:val="303030"/>
                  </w:rPr>
                </w:rPrChange>
              </w:rPr>
              <w:pPrChange w:id="781" w:author="Mateus Berardo de Souza Terra" w:date="2016-02-08T22:05:00Z">
                <w:pPr>
                  <w:pStyle w:val="NormalWeb"/>
                  <w:spacing w:before="0" w:beforeAutospacing="0" w:after="160" w:afterAutospacing="0"/>
                  <w:jc w:val="center"/>
                </w:pPr>
              </w:pPrChange>
            </w:pPr>
            <w:ins w:id="782" w:author="Mateus Berardo de Souza Terra" w:date="2016-02-08T22:11:00Z">
              <w:r>
                <w:rPr>
                  <w:color w:val="303030"/>
                  <w:sz w:val="16"/>
                  <w:szCs w:val="16"/>
                </w:rPr>
                <w:t>e</w:t>
              </w:r>
            </w:ins>
          </w:p>
        </w:tc>
      </w:tr>
      <w:tr w:rsidR="00BA6212" w:rsidRPr="00A76C84" w14:paraId="12AF9775" w14:textId="77777777" w:rsidTr="00A76C84">
        <w:trPr>
          <w:trHeight w:val="20"/>
          <w:ins w:id="783" w:author="Mateus Berardo de Souza Terra" w:date="2016-02-08T20:04:00Z"/>
        </w:trPr>
        <w:tc>
          <w:tcPr>
            <w:tcW w:w="1558" w:type="dxa"/>
            <w:tcPrChange w:id="78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85" w:author="Mateus Berardo de Souza Terra" w:date="2016-02-08T20:04:00Z"/>
                <w:color w:val="303030"/>
                <w:sz w:val="16"/>
                <w:szCs w:val="16"/>
                <w:rPrChange w:id="786" w:author="Mateus Berardo de Souza Terra" w:date="2016-02-08T22:05:00Z">
                  <w:rPr>
                    <w:ins w:id="787" w:author="Mateus Berardo de Souza Terra" w:date="2016-02-08T20:04:00Z"/>
                    <w:color w:val="303030"/>
                  </w:rPr>
                </w:rPrChange>
              </w:rPr>
              <w:pPrChange w:id="788" w:author="Mateus Berardo de Souza Terra" w:date="2016-02-08T22:05:00Z">
                <w:pPr>
                  <w:pStyle w:val="NormalWeb"/>
                  <w:spacing w:before="0" w:beforeAutospacing="0" w:after="160" w:afterAutospacing="0"/>
                  <w:jc w:val="center"/>
                </w:pPr>
              </w:pPrChange>
            </w:pPr>
            <w:ins w:id="789" w:author="Mateus Berardo de Souza Terra" w:date="2016-02-08T20:05:00Z">
              <w:r w:rsidRPr="00A76C84">
                <w:rPr>
                  <w:color w:val="303030"/>
                  <w:sz w:val="16"/>
                  <w:szCs w:val="16"/>
                  <w:rPrChange w:id="790" w:author="Mateus Berardo de Souza Terra" w:date="2016-02-08T22:05:00Z">
                    <w:rPr>
                      <w:color w:val="303030"/>
                    </w:rPr>
                  </w:rPrChange>
                </w:rPr>
                <w:t>38</w:t>
              </w:r>
            </w:ins>
          </w:p>
        </w:tc>
        <w:tc>
          <w:tcPr>
            <w:tcW w:w="1558" w:type="dxa"/>
            <w:tcPrChange w:id="79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792" w:author="Mateus Berardo de Souza Terra" w:date="2016-02-08T20:04:00Z"/>
                <w:color w:val="303030"/>
                <w:sz w:val="16"/>
                <w:szCs w:val="16"/>
                <w:rPrChange w:id="793" w:author="Mateus Berardo de Souza Terra" w:date="2016-02-08T22:13:00Z">
                  <w:rPr>
                    <w:ins w:id="794" w:author="Mateus Berardo de Souza Terra" w:date="2016-02-08T20:04:00Z"/>
                    <w:color w:val="303030"/>
                  </w:rPr>
                </w:rPrChange>
              </w:rPr>
              <w:pPrChange w:id="795" w:author="Mateus Berardo de Souza Terra" w:date="2016-02-08T22:05:00Z">
                <w:pPr>
                  <w:pStyle w:val="NormalWeb"/>
                  <w:spacing w:before="0" w:beforeAutospacing="0" w:after="160" w:afterAutospacing="0"/>
                  <w:jc w:val="center"/>
                </w:pPr>
              </w:pPrChange>
            </w:pPr>
            <w:ins w:id="796" w:author="Mateus Berardo de Souza Terra" w:date="2016-02-08T22:13:00Z">
              <w:r>
                <w:rPr>
                  <w:color w:val="303030"/>
                  <w:sz w:val="16"/>
                  <w:szCs w:val="16"/>
                </w:rPr>
                <w:t>&amp;</w:t>
              </w:r>
            </w:ins>
          </w:p>
        </w:tc>
        <w:tc>
          <w:tcPr>
            <w:tcW w:w="1558" w:type="dxa"/>
            <w:tcPrChange w:id="79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798" w:author="Mateus Berardo de Souza Terra" w:date="2016-02-08T20:04:00Z"/>
                <w:color w:val="303030"/>
                <w:sz w:val="16"/>
                <w:szCs w:val="16"/>
                <w:rPrChange w:id="799" w:author="Mateus Berardo de Souza Terra" w:date="2016-02-08T22:05:00Z">
                  <w:rPr>
                    <w:ins w:id="800" w:author="Mateus Berardo de Souza Terra" w:date="2016-02-08T20:04:00Z"/>
                    <w:color w:val="303030"/>
                  </w:rPr>
                </w:rPrChange>
              </w:rPr>
              <w:pPrChange w:id="801" w:author="Mateus Berardo de Souza Terra" w:date="2016-02-08T22:05:00Z">
                <w:pPr>
                  <w:pStyle w:val="NormalWeb"/>
                  <w:spacing w:before="0" w:beforeAutospacing="0" w:after="160" w:afterAutospacing="0"/>
                  <w:jc w:val="center"/>
                </w:pPr>
              </w:pPrChange>
            </w:pPr>
            <w:ins w:id="802" w:author="Mateus Berardo de Souza Terra" w:date="2016-02-08T22:09:00Z">
              <w:r>
                <w:rPr>
                  <w:color w:val="303030"/>
                  <w:sz w:val="16"/>
                  <w:szCs w:val="16"/>
                </w:rPr>
                <w:t>70</w:t>
              </w:r>
            </w:ins>
          </w:p>
        </w:tc>
        <w:tc>
          <w:tcPr>
            <w:tcW w:w="1558" w:type="dxa"/>
            <w:tcPrChange w:id="80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04" w:author="Mateus Berardo de Souza Terra" w:date="2016-02-08T20:04:00Z"/>
                <w:color w:val="303030"/>
                <w:sz w:val="16"/>
                <w:szCs w:val="16"/>
                <w:rPrChange w:id="805" w:author="Mateus Berardo de Souza Terra" w:date="2016-02-08T22:05:00Z">
                  <w:rPr>
                    <w:ins w:id="806" w:author="Mateus Berardo de Souza Terra" w:date="2016-02-08T20:04:00Z"/>
                    <w:color w:val="303030"/>
                  </w:rPr>
                </w:rPrChange>
              </w:rPr>
              <w:pPrChange w:id="807" w:author="Mateus Berardo de Souza Terra" w:date="2016-02-08T22:05:00Z">
                <w:pPr>
                  <w:pStyle w:val="NormalWeb"/>
                  <w:spacing w:before="0" w:beforeAutospacing="0" w:after="160" w:afterAutospacing="0"/>
                  <w:jc w:val="center"/>
                </w:pPr>
              </w:pPrChange>
            </w:pPr>
            <w:ins w:id="808" w:author="Mateus Berardo de Souza Terra" w:date="2016-02-08T22:10:00Z">
              <w:r>
                <w:rPr>
                  <w:color w:val="303030"/>
                  <w:sz w:val="16"/>
                  <w:szCs w:val="16"/>
                </w:rPr>
                <w:t>F</w:t>
              </w:r>
            </w:ins>
          </w:p>
        </w:tc>
        <w:tc>
          <w:tcPr>
            <w:tcW w:w="1559" w:type="dxa"/>
            <w:tcPrChange w:id="80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10" w:author="Mateus Berardo de Souza Terra" w:date="2016-02-08T20:04:00Z"/>
                <w:color w:val="303030"/>
                <w:sz w:val="16"/>
                <w:szCs w:val="16"/>
                <w:rPrChange w:id="811" w:author="Mateus Berardo de Souza Terra" w:date="2016-02-08T22:05:00Z">
                  <w:rPr>
                    <w:ins w:id="812" w:author="Mateus Berardo de Souza Terra" w:date="2016-02-08T20:04:00Z"/>
                    <w:color w:val="303030"/>
                  </w:rPr>
                </w:rPrChange>
              </w:rPr>
              <w:pPrChange w:id="813" w:author="Mateus Berardo de Souza Terra" w:date="2016-02-08T22:05:00Z">
                <w:pPr>
                  <w:pStyle w:val="NormalWeb"/>
                  <w:spacing w:before="0" w:beforeAutospacing="0" w:after="160" w:afterAutospacing="0"/>
                  <w:jc w:val="center"/>
                </w:pPr>
              </w:pPrChange>
            </w:pPr>
            <w:ins w:id="814" w:author="Mateus Berardo de Souza Terra" w:date="2016-02-08T22:09:00Z">
              <w:r>
                <w:rPr>
                  <w:color w:val="303030"/>
                  <w:sz w:val="16"/>
                  <w:szCs w:val="16"/>
                </w:rPr>
                <w:t>102</w:t>
              </w:r>
            </w:ins>
          </w:p>
        </w:tc>
        <w:tc>
          <w:tcPr>
            <w:tcW w:w="1559" w:type="dxa"/>
            <w:tcPrChange w:id="81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16" w:author="Mateus Berardo de Souza Terra" w:date="2016-02-08T20:04:00Z"/>
                <w:color w:val="303030"/>
                <w:sz w:val="16"/>
                <w:szCs w:val="16"/>
                <w:rPrChange w:id="817" w:author="Mateus Berardo de Souza Terra" w:date="2016-02-08T22:05:00Z">
                  <w:rPr>
                    <w:ins w:id="818" w:author="Mateus Berardo de Souza Terra" w:date="2016-02-08T20:04:00Z"/>
                    <w:color w:val="303030"/>
                  </w:rPr>
                </w:rPrChange>
              </w:rPr>
              <w:pPrChange w:id="819" w:author="Mateus Berardo de Souza Terra" w:date="2016-02-08T22:05:00Z">
                <w:pPr>
                  <w:pStyle w:val="NormalWeb"/>
                  <w:spacing w:before="0" w:beforeAutospacing="0" w:after="160" w:afterAutospacing="0"/>
                  <w:jc w:val="center"/>
                </w:pPr>
              </w:pPrChange>
            </w:pPr>
            <w:ins w:id="820" w:author="Mateus Berardo de Souza Terra" w:date="2016-02-08T22:11:00Z">
              <w:r>
                <w:rPr>
                  <w:color w:val="303030"/>
                  <w:sz w:val="16"/>
                  <w:szCs w:val="16"/>
                </w:rPr>
                <w:t>f</w:t>
              </w:r>
            </w:ins>
          </w:p>
        </w:tc>
      </w:tr>
      <w:tr w:rsidR="00BA6212" w:rsidRPr="00A76C84" w14:paraId="0FFBDB9D" w14:textId="77777777" w:rsidTr="00A76C84">
        <w:trPr>
          <w:trHeight w:val="20"/>
          <w:ins w:id="821" w:author="Mateus Berardo de Souza Terra" w:date="2016-02-08T20:04:00Z"/>
        </w:trPr>
        <w:tc>
          <w:tcPr>
            <w:tcW w:w="1558" w:type="dxa"/>
            <w:tcPrChange w:id="82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23" w:author="Mateus Berardo de Souza Terra" w:date="2016-02-08T20:04:00Z"/>
                <w:color w:val="303030"/>
                <w:sz w:val="16"/>
                <w:szCs w:val="16"/>
                <w:rPrChange w:id="824" w:author="Mateus Berardo de Souza Terra" w:date="2016-02-08T22:05:00Z">
                  <w:rPr>
                    <w:ins w:id="825" w:author="Mateus Berardo de Souza Terra" w:date="2016-02-08T20:04:00Z"/>
                    <w:color w:val="303030"/>
                  </w:rPr>
                </w:rPrChange>
              </w:rPr>
              <w:pPrChange w:id="826" w:author="Mateus Berardo de Souza Terra" w:date="2016-02-08T22:05:00Z">
                <w:pPr>
                  <w:pStyle w:val="NormalWeb"/>
                  <w:spacing w:before="0" w:beforeAutospacing="0" w:after="160" w:afterAutospacing="0"/>
                  <w:jc w:val="center"/>
                </w:pPr>
              </w:pPrChange>
            </w:pPr>
            <w:ins w:id="827" w:author="Mateus Berardo de Souza Terra" w:date="2016-02-08T20:05:00Z">
              <w:r w:rsidRPr="00A76C84">
                <w:rPr>
                  <w:color w:val="303030"/>
                  <w:sz w:val="16"/>
                  <w:szCs w:val="16"/>
                  <w:rPrChange w:id="828" w:author="Mateus Berardo de Souza Terra" w:date="2016-02-08T22:05:00Z">
                    <w:rPr>
                      <w:color w:val="303030"/>
                    </w:rPr>
                  </w:rPrChange>
                </w:rPr>
                <w:t>39</w:t>
              </w:r>
            </w:ins>
          </w:p>
        </w:tc>
        <w:tc>
          <w:tcPr>
            <w:tcW w:w="1558" w:type="dxa"/>
            <w:tcPrChange w:id="82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30" w:author="Mateus Berardo de Souza Terra" w:date="2016-02-08T20:04:00Z"/>
                <w:color w:val="303030"/>
                <w:sz w:val="16"/>
                <w:szCs w:val="16"/>
                <w:rPrChange w:id="831" w:author="Mateus Berardo de Souza Terra" w:date="2016-02-08T22:05:00Z">
                  <w:rPr>
                    <w:ins w:id="832" w:author="Mateus Berardo de Souza Terra" w:date="2016-02-08T20:04:00Z"/>
                    <w:color w:val="303030"/>
                  </w:rPr>
                </w:rPrChange>
              </w:rPr>
              <w:pPrChange w:id="833" w:author="Mateus Berardo de Souza Terra" w:date="2016-02-08T22:05:00Z">
                <w:pPr>
                  <w:pStyle w:val="NormalWeb"/>
                  <w:spacing w:before="0" w:beforeAutospacing="0" w:after="160" w:afterAutospacing="0"/>
                  <w:jc w:val="center"/>
                </w:pPr>
              </w:pPrChange>
            </w:pPr>
            <w:ins w:id="834" w:author="Mateus Berardo de Souza Terra" w:date="2016-02-08T22:13:00Z">
              <w:r>
                <w:rPr>
                  <w:color w:val="303030"/>
                  <w:sz w:val="16"/>
                  <w:szCs w:val="16"/>
                </w:rPr>
                <w:t>‘</w:t>
              </w:r>
            </w:ins>
          </w:p>
        </w:tc>
        <w:tc>
          <w:tcPr>
            <w:tcW w:w="1558" w:type="dxa"/>
            <w:tcPrChange w:id="83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36" w:author="Mateus Berardo de Souza Terra" w:date="2016-02-08T20:04:00Z"/>
                <w:color w:val="303030"/>
                <w:sz w:val="16"/>
                <w:szCs w:val="16"/>
                <w:rPrChange w:id="837" w:author="Mateus Berardo de Souza Terra" w:date="2016-02-08T22:05:00Z">
                  <w:rPr>
                    <w:ins w:id="838" w:author="Mateus Berardo de Souza Terra" w:date="2016-02-08T20:04:00Z"/>
                    <w:color w:val="303030"/>
                  </w:rPr>
                </w:rPrChange>
              </w:rPr>
              <w:pPrChange w:id="839" w:author="Mateus Berardo de Souza Terra" w:date="2016-02-08T22:05:00Z">
                <w:pPr>
                  <w:pStyle w:val="NormalWeb"/>
                  <w:spacing w:before="0" w:beforeAutospacing="0" w:after="160" w:afterAutospacing="0"/>
                  <w:jc w:val="center"/>
                </w:pPr>
              </w:pPrChange>
            </w:pPr>
            <w:ins w:id="840" w:author="Mateus Berardo de Souza Terra" w:date="2016-02-08T22:09:00Z">
              <w:r>
                <w:rPr>
                  <w:color w:val="303030"/>
                  <w:sz w:val="16"/>
                  <w:szCs w:val="16"/>
                </w:rPr>
                <w:t>71</w:t>
              </w:r>
            </w:ins>
          </w:p>
        </w:tc>
        <w:tc>
          <w:tcPr>
            <w:tcW w:w="1558" w:type="dxa"/>
            <w:tcPrChange w:id="84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42" w:author="Mateus Berardo de Souza Terra" w:date="2016-02-08T20:04:00Z"/>
                <w:color w:val="303030"/>
                <w:sz w:val="16"/>
                <w:szCs w:val="16"/>
                <w:rPrChange w:id="843" w:author="Mateus Berardo de Souza Terra" w:date="2016-02-08T22:05:00Z">
                  <w:rPr>
                    <w:ins w:id="844" w:author="Mateus Berardo de Souza Terra" w:date="2016-02-08T20:04:00Z"/>
                    <w:color w:val="303030"/>
                  </w:rPr>
                </w:rPrChange>
              </w:rPr>
              <w:pPrChange w:id="845" w:author="Mateus Berardo de Souza Terra" w:date="2016-02-08T22:05:00Z">
                <w:pPr>
                  <w:pStyle w:val="NormalWeb"/>
                  <w:spacing w:before="0" w:beforeAutospacing="0" w:after="160" w:afterAutospacing="0"/>
                  <w:jc w:val="center"/>
                </w:pPr>
              </w:pPrChange>
            </w:pPr>
            <w:ins w:id="846" w:author="Mateus Berardo de Souza Terra" w:date="2016-02-08T22:10:00Z">
              <w:r>
                <w:rPr>
                  <w:color w:val="303030"/>
                  <w:sz w:val="16"/>
                  <w:szCs w:val="16"/>
                </w:rPr>
                <w:t>G</w:t>
              </w:r>
            </w:ins>
          </w:p>
        </w:tc>
        <w:tc>
          <w:tcPr>
            <w:tcW w:w="1559" w:type="dxa"/>
            <w:tcPrChange w:id="84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48" w:author="Mateus Berardo de Souza Terra" w:date="2016-02-08T20:04:00Z"/>
                <w:color w:val="303030"/>
                <w:sz w:val="16"/>
                <w:szCs w:val="16"/>
                <w:rPrChange w:id="849" w:author="Mateus Berardo de Souza Terra" w:date="2016-02-08T22:05:00Z">
                  <w:rPr>
                    <w:ins w:id="850" w:author="Mateus Berardo de Souza Terra" w:date="2016-02-08T20:04:00Z"/>
                    <w:color w:val="303030"/>
                  </w:rPr>
                </w:rPrChange>
              </w:rPr>
              <w:pPrChange w:id="851" w:author="Mateus Berardo de Souza Terra" w:date="2016-02-08T22:05:00Z">
                <w:pPr>
                  <w:pStyle w:val="NormalWeb"/>
                  <w:spacing w:before="0" w:beforeAutospacing="0" w:after="160" w:afterAutospacing="0"/>
                  <w:jc w:val="center"/>
                </w:pPr>
              </w:pPrChange>
            </w:pPr>
            <w:ins w:id="852" w:author="Mateus Berardo de Souza Terra" w:date="2016-02-08T22:09:00Z">
              <w:r>
                <w:rPr>
                  <w:color w:val="303030"/>
                  <w:sz w:val="16"/>
                  <w:szCs w:val="16"/>
                </w:rPr>
                <w:t>103</w:t>
              </w:r>
            </w:ins>
          </w:p>
        </w:tc>
        <w:tc>
          <w:tcPr>
            <w:tcW w:w="1559" w:type="dxa"/>
            <w:tcPrChange w:id="85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54" w:author="Mateus Berardo de Souza Terra" w:date="2016-02-08T20:04:00Z"/>
                <w:color w:val="303030"/>
                <w:sz w:val="16"/>
                <w:szCs w:val="16"/>
                <w:rPrChange w:id="855" w:author="Mateus Berardo de Souza Terra" w:date="2016-02-08T22:05:00Z">
                  <w:rPr>
                    <w:ins w:id="856" w:author="Mateus Berardo de Souza Terra" w:date="2016-02-08T20:04:00Z"/>
                    <w:color w:val="303030"/>
                  </w:rPr>
                </w:rPrChange>
              </w:rPr>
              <w:pPrChange w:id="857" w:author="Mateus Berardo de Souza Terra" w:date="2016-02-08T22:05:00Z">
                <w:pPr>
                  <w:pStyle w:val="NormalWeb"/>
                  <w:spacing w:before="0" w:beforeAutospacing="0" w:after="160" w:afterAutospacing="0"/>
                  <w:jc w:val="center"/>
                </w:pPr>
              </w:pPrChange>
            </w:pPr>
            <w:ins w:id="858" w:author="Mateus Berardo de Souza Terra" w:date="2016-02-08T22:11:00Z">
              <w:r>
                <w:rPr>
                  <w:color w:val="303030"/>
                  <w:sz w:val="16"/>
                  <w:szCs w:val="16"/>
                </w:rPr>
                <w:t>g</w:t>
              </w:r>
            </w:ins>
          </w:p>
        </w:tc>
      </w:tr>
      <w:tr w:rsidR="00BA6212" w:rsidRPr="00A76C84" w14:paraId="6A34DCE6" w14:textId="77777777" w:rsidTr="00A76C84">
        <w:trPr>
          <w:trHeight w:val="20"/>
          <w:ins w:id="859" w:author="Mateus Berardo de Souza Terra" w:date="2016-02-08T20:04:00Z"/>
        </w:trPr>
        <w:tc>
          <w:tcPr>
            <w:tcW w:w="1558" w:type="dxa"/>
            <w:tcPrChange w:id="86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61" w:author="Mateus Berardo de Souza Terra" w:date="2016-02-08T20:04:00Z"/>
                <w:color w:val="303030"/>
                <w:sz w:val="16"/>
                <w:szCs w:val="16"/>
                <w:rPrChange w:id="862" w:author="Mateus Berardo de Souza Terra" w:date="2016-02-08T22:05:00Z">
                  <w:rPr>
                    <w:ins w:id="863" w:author="Mateus Berardo de Souza Terra" w:date="2016-02-08T20:04:00Z"/>
                    <w:color w:val="303030"/>
                  </w:rPr>
                </w:rPrChange>
              </w:rPr>
              <w:pPrChange w:id="864" w:author="Mateus Berardo de Souza Terra" w:date="2016-02-08T22:05:00Z">
                <w:pPr>
                  <w:pStyle w:val="NormalWeb"/>
                  <w:spacing w:before="0" w:beforeAutospacing="0" w:after="160" w:afterAutospacing="0"/>
                  <w:jc w:val="center"/>
                </w:pPr>
              </w:pPrChange>
            </w:pPr>
            <w:ins w:id="865" w:author="Mateus Berardo de Souza Terra" w:date="2016-02-08T20:05:00Z">
              <w:r w:rsidRPr="00A76C84">
                <w:rPr>
                  <w:color w:val="303030"/>
                  <w:sz w:val="16"/>
                  <w:szCs w:val="16"/>
                  <w:rPrChange w:id="866" w:author="Mateus Berardo de Souza Terra" w:date="2016-02-08T22:05:00Z">
                    <w:rPr>
                      <w:color w:val="303030"/>
                    </w:rPr>
                  </w:rPrChange>
                </w:rPr>
                <w:t>40</w:t>
              </w:r>
            </w:ins>
          </w:p>
        </w:tc>
        <w:tc>
          <w:tcPr>
            <w:tcW w:w="1558" w:type="dxa"/>
            <w:tcPrChange w:id="86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68" w:author="Mateus Berardo de Souza Terra" w:date="2016-02-08T20:04:00Z"/>
                <w:color w:val="303030"/>
                <w:sz w:val="16"/>
                <w:szCs w:val="16"/>
                <w:rPrChange w:id="869" w:author="Mateus Berardo de Souza Terra" w:date="2016-02-08T22:05:00Z">
                  <w:rPr>
                    <w:ins w:id="870" w:author="Mateus Berardo de Souza Terra" w:date="2016-02-08T20:04:00Z"/>
                    <w:color w:val="303030"/>
                  </w:rPr>
                </w:rPrChange>
              </w:rPr>
              <w:pPrChange w:id="871" w:author="Mateus Berardo de Souza Terra" w:date="2016-02-08T22:05:00Z">
                <w:pPr>
                  <w:pStyle w:val="NormalWeb"/>
                  <w:spacing w:before="0" w:beforeAutospacing="0" w:after="160" w:afterAutospacing="0"/>
                  <w:jc w:val="center"/>
                </w:pPr>
              </w:pPrChange>
            </w:pPr>
            <w:ins w:id="872" w:author="Mateus Berardo de Souza Terra" w:date="2016-02-08T22:13:00Z">
              <w:r>
                <w:rPr>
                  <w:color w:val="303030"/>
                  <w:sz w:val="16"/>
                  <w:szCs w:val="16"/>
                </w:rPr>
                <w:t>(</w:t>
              </w:r>
            </w:ins>
          </w:p>
        </w:tc>
        <w:tc>
          <w:tcPr>
            <w:tcW w:w="1558" w:type="dxa"/>
            <w:tcPrChange w:id="87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74" w:author="Mateus Berardo de Souza Terra" w:date="2016-02-08T20:04:00Z"/>
                <w:color w:val="303030"/>
                <w:sz w:val="16"/>
                <w:szCs w:val="16"/>
                <w:rPrChange w:id="875" w:author="Mateus Berardo de Souza Terra" w:date="2016-02-08T22:05:00Z">
                  <w:rPr>
                    <w:ins w:id="876" w:author="Mateus Berardo de Souza Terra" w:date="2016-02-08T20:04:00Z"/>
                    <w:color w:val="303030"/>
                  </w:rPr>
                </w:rPrChange>
              </w:rPr>
              <w:pPrChange w:id="877" w:author="Mateus Berardo de Souza Terra" w:date="2016-02-08T22:05:00Z">
                <w:pPr>
                  <w:pStyle w:val="NormalWeb"/>
                  <w:spacing w:before="0" w:beforeAutospacing="0" w:after="160" w:afterAutospacing="0"/>
                  <w:jc w:val="center"/>
                </w:pPr>
              </w:pPrChange>
            </w:pPr>
            <w:ins w:id="878" w:author="Mateus Berardo de Souza Terra" w:date="2016-02-08T22:09:00Z">
              <w:r>
                <w:rPr>
                  <w:color w:val="303030"/>
                  <w:sz w:val="16"/>
                  <w:szCs w:val="16"/>
                </w:rPr>
                <w:t>72</w:t>
              </w:r>
            </w:ins>
          </w:p>
        </w:tc>
        <w:tc>
          <w:tcPr>
            <w:tcW w:w="1558" w:type="dxa"/>
            <w:tcPrChange w:id="87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80" w:author="Mateus Berardo de Souza Terra" w:date="2016-02-08T20:04:00Z"/>
                <w:color w:val="303030"/>
                <w:sz w:val="16"/>
                <w:szCs w:val="16"/>
                <w:rPrChange w:id="881" w:author="Mateus Berardo de Souza Terra" w:date="2016-02-08T22:05:00Z">
                  <w:rPr>
                    <w:ins w:id="882" w:author="Mateus Berardo de Souza Terra" w:date="2016-02-08T20:04:00Z"/>
                    <w:color w:val="303030"/>
                  </w:rPr>
                </w:rPrChange>
              </w:rPr>
              <w:pPrChange w:id="883" w:author="Mateus Berardo de Souza Terra" w:date="2016-02-08T22:05:00Z">
                <w:pPr>
                  <w:pStyle w:val="NormalWeb"/>
                  <w:spacing w:before="0" w:beforeAutospacing="0" w:after="160" w:afterAutospacing="0"/>
                  <w:jc w:val="center"/>
                </w:pPr>
              </w:pPrChange>
            </w:pPr>
            <w:ins w:id="884" w:author="Mateus Berardo de Souza Terra" w:date="2016-02-08T22:10:00Z">
              <w:r>
                <w:rPr>
                  <w:color w:val="303030"/>
                  <w:sz w:val="16"/>
                  <w:szCs w:val="16"/>
                </w:rPr>
                <w:t>H</w:t>
              </w:r>
            </w:ins>
          </w:p>
        </w:tc>
        <w:tc>
          <w:tcPr>
            <w:tcW w:w="1559" w:type="dxa"/>
            <w:tcPrChange w:id="88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86" w:author="Mateus Berardo de Souza Terra" w:date="2016-02-08T20:04:00Z"/>
                <w:color w:val="303030"/>
                <w:sz w:val="16"/>
                <w:szCs w:val="16"/>
                <w:rPrChange w:id="887" w:author="Mateus Berardo de Souza Terra" w:date="2016-02-08T22:05:00Z">
                  <w:rPr>
                    <w:ins w:id="888" w:author="Mateus Berardo de Souza Terra" w:date="2016-02-08T20:04:00Z"/>
                    <w:color w:val="303030"/>
                  </w:rPr>
                </w:rPrChange>
              </w:rPr>
              <w:pPrChange w:id="889" w:author="Mateus Berardo de Souza Terra" w:date="2016-02-08T22:05:00Z">
                <w:pPr>
                  <w:pStyle w:val="NormalWeb"/>
                  <w:spacing w:before="0" w:beforeAutospacing="0" w:after="160" w:afterAutospacing="0"/>
                  <w:jc w:val="center"/>
                </w:pPr>
              </w:pPrChange>
            </w:pPr>
            <w:ins w:id="890" w:author="Mateus Berardo de Souza Terra" w:date="2016-02-08T22:09:00Z">
              <w:r>
                <w:rPr>
                  <w:color w:val="303030"/>
                  <w:sz w:val="16"/>
                  <w:szCs w:val="16"/>
                </w:rPr>
                <w:t>104</w:t>
              </w:r>
            </w:ins>
          </w:p>
        </w:tc>
        <w:tc>
          <w:tcPr>
            <w:tcW w:w="1559" w:type="dxa"/>
            <w:tcPrChange w:id="89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892" w:author="Mateus Berardo de Souza Terra" w:date="2016-02-08T20:04:00Z"/>
                <w:color w:val="303030"/>
                <w:sz w:val="16"/>
                <w:szCs w:val="16"/>
                <w:rPrChange w:id="893" w:author="Mateus Berardo de Souza Terra" w:date="2016-02-08T22:05:00Z">
                  <w:rPr>
                    <w:ins w:id="894" w:author="Mateus Berardo de Souza Terra" w:date="2016-02-08T20:04:00Z"/>
                    <w:color w:val="303030"/>
                  </w:rPr>
                </w:rPrChange>
              </w:rPr>
              <w:pPrChange w:id="895" w:author="Mateus Berardo de Souza Terra" w:date="2016-02-08T22:05:00Z">
                <w:pPr>
                  <w:pStyle w:val="NormalWeb"/>
                  <w:spacing w:before="0" w:beforeAutospacing="0" w:after="160" w:afterAutospacing="0"/>
                  <w:jc w:val="center"/>
                </w:pPr>
              </w:pPrChange>
            </w:pPr>
            <w:ins w:id="896" w:author="Mateus Berardo de Souza Terra" w:date="2016-02-08T22:11:00Z">
              <w:r>
                <w:rPr>
                  <w:color w:val="303030"/>
                  <w:sz w:val="16"/>
                  <w:szCs w:val="16"/>
                </w:rPr>
                <w:t>h</w:t>
              </w:r>
            </w:ins>
          </w:p>
        </w:tc>
      </w:tr>
      <w:tr w:rsidR="00BA6212" w:rsidRPr="00A76C84" w14:paraId="34086214" w14:textId="77777777" w:rsidTr="00A76C84">
        <w:trPr>
          <w:trHeight w:val="20"/>
          <w:ins w:id="897" w:author="Mateus Berardo de Souza Terra" w:date="2016-02-08T20:04:00Z"/>
        </w:trPr>
        <w:tc>
          <w:tcPr>
            <w:tcW w:w="1558" w:type="dxa"/>
            <w:tcPrChange w:id="89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899" w:author="Mateus Berardo de Souza Terra" w:date="2016-02-08T20:04:00Z"/>
                <w:color w:val="303030"/>
                <w:sz w:val="16"/>
                <w:szCs w:val="16"/>
                <w:rPrChange w:id="900" w:author="Mateus Berardo de Souza Terra" w:date="2016-02-08T22:05:00Z">
                  <w:rPr>
                    <w:ins w:id="901" w:author="Mateus Berardo de Souza Terra" w:date="2016-02-08T20:04:00Z"/>
                    <w:color w:val="303030"/>
                  </w:rPr>
                </w:rPrChange>
              </w:rPr>
              <w:pPrChange w:id="902" w:author="Mateus Berardo de Souza Terra" w:date="2016-02-08T22:05:00Z">
                <w:pPr>
                  <w:pStyle w:val="NormalWeb"/>
                  <w:spacing w:before="0" w:beforeAutospacing="0" w:after="160" w:afterAutospacing="0"/>
                  <w:jc w:val="center"/>
                </w:pPr>
              </w:pPrChange>
            </w:pPr>
            <w:ins w:id="903" w:author="Mateus Berardo de Souza Terra" w:date="2016-02-08T20:05:00Z">
              <w:r w:rsidRPr="00A76C84">
                <w:rPr>
                  <w:color w:val="303030"/>
                  <w:sz w:val="16"/>
                  <w:szCs w:val="16"/>
                  <w:rPrChange w:id="904" w:author="Mateus Berardo de Souza Terra" w:date="2016-02-08T22:05:00Z">
                    <w:rPr>
                      <w:color w:val="303030"/>
                    </w:rPr>
                  </w:rPrChange>
                </w:rPr>
                <w:t>41</w:t>
              </w:r>
            </w:ins>
          </w:p>
        </w:tc>
        <w:tc>
          <w:tcPr>
            <w:tcW w:w="1558" w:type="dxa"/>
            <w:tcPrChange w:id="90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06" w:author="Mateus Berardo de Souza Terra" w:date="2016-02-08T20:04:00Z"/>
                <w:color w:val="303030"/>
                <w:sz w:val="16"/>
                <w:szCs w:val="16"/>
                <w:rPrChange w:id="907" w:author="Mateus Berardo de Souza Terra" w:date="2016-02-08T22:05:00Z">
                  <w:rPr>
                    <w:ins w:id="908" w:author="Mateus Berardo de Souza Terra" w:date="2016-02-08T20:04:00Z"/>
                    <w:color w:val="303030"/>
                  </w:rPr>
                </w:rPrChange>
              </w:rPr>
              <w:pPrChange w:id="909" w:author="Mateus Berardo de Souza Terra" w:date="2016-02-08T22:05:00Z">
                <w:pPr>
                  <w:pStyle w:val="NormalWeb"/>
                  <w:spacing w:before="0" w:beforeAutospacing="0" w:after="160" w:afterAutospacing="0"/>
                  <w:jc w:val="center"/>
                </w:pPr>
              </w:pPrChange>
            </w:pPr>
            <w:ins w:id="910" w:author="Mateus Berardo de Souza Terra" w:date="2016-02-08T22:13:00Z">
              <w:r>
                <w:rPr>
                  <w:color w:val="303030"/>
                  <w:sz w:val="16"/>
                  <w:szCs w:val="16"/>
                </w:rPr>
                <w:t>)</w:t>
              </w:r>
            </w:ins>
          </w:p>
        </w:tc>
        <w:tc>
          <w:tcPr>
            <w:tcW w:w="1558" w:type="dxa"/>
            <w:tcPrChange w:id="91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12" w:author="Mateus Berardo de Souza Terra" w:date="2016-02-08T20:04:00Z"/>
                <w:color w:val="303030"/>
                <w:sz w:val="16"/>
                <w:szCs w:val="16"/>
                <w:rPrChange w:id="913" w:author="Mateus Berardo de Souza Terra" w:date="2016-02-08T22:05:00Z">
                  <w:rPr>
                    <w:ins w:id="914" w:author="Mateus Berardo de Souza Terra" w:date="2016-02-08T20:04:00Z"/>
                    <w:color w:val="303030"/>
                  </w:rPr>
                </w:rPrChange>
              </w:rPr>
              <w:pPrChange w:id="915" w:author="Mateus Berardo de Souza Terra" w:date="2016-02-08T22:05:00Z">
                <w:pPr>
                  <w:pStyle w:val="NormalWeb"/>
                  <w:spacing w:before="0" w:beforeAutospacing="0" w:after="160" w:afterAutospacing="0"/>
                  <w:jc w:val="center"/>
                </w:pPr>
              </w:pPrChange>
            </w:pPr>
            <w:ins w:id="916" w:author="Mateus Berardo de Souza Terra" w:date="2016-02-08T22:09:00Z">
              <w:r>
                <w:rPr>
                  <w:color w:val="303030"/>
                  <w:sz w:val="16"/>
                  <w:szCs w:val="16"/>
                </w:rPr>
                <w:t>73</w:t>
              </w:r>
            </w:ins>
          </w:p>
        </w:tc>
        <w:tc>
          <w:tcPr>
            <w:tcW w:w="1558" w:type="dxa"/>
            <w:tcPrChange w:id="91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18" w:author="Mateus Berardo de Souza Terra" w:date="2016-02-08T20:04:00Z"/>
                <w:color w:val="303030"/>
                <w:sz w:val="16"/>
                <w:szCs w:val="16"/>
                <w:rPrChange w:id="919" w:author="Mateus Berardo de Souza Terra" w:date="2016-02-08T22:05:00Z">
                  <w:rPr>
                    <w:ins w:id="920" w:author="Mateus Berardo de Souza Terra" w:date="2016-02-08T20:04:00Z"/>
                    <w:color w:val="303030"/>
                  </w:rPr>
                </w:rPrChange>
              </w:rPr>
              <w:pPrChange w:id="921" w:author="Mateus Berardo de Souza Terra" w:date="2016-02-08T22:05:00Z">
                <w:pPr>
                  <w:pStyle w:val="NormalWeb"/>
                  <w:spacing w:before="0" w:beforeAutospacing="0" w:after="160" w:afterAutospacing="0"/>
                  <w:jc w:val="center"/>
                </w:pPr>
              </w:pPrChange>
            </w:pPr>
            <w:ins w:id="922" w:author="Mateus Berardo de Souza Terra" w:date="2016-02-08T22:10:00Z">
              <w:r>
                <w:rPr>
                  <w:color w:val="303030"/>
                  <w:sz w:val="16"/>
                  <w:szCs w:val="16"/>
                </w:rPr>
                <w:t>I</w:t>
              </w:r>
            </w:ins>
          </w:p>
        </w:tc>
        <w:tc>
          <w:tcPr>
            <w:tcW w:w="1559" w:type="dxa"/>
            <w:tcPrChange w:id="92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24" w:author="Mateus Berardo de Souza Terra" w:date="2016-02-08T20:04:00Z"/>
                <w:color w:val="303030"/>
                <w:sz w:val="16"/>
                <w:szCs w:val="16"/>
                <w:rPrChange w:id="925" w:author="Mateus Berardo de Souza Terra" w:date="2016-02-08T22:05:00Z">
                  <w:rPr>
                    <w:ins w:id="926" w:author="Mateus Berardo de Souza Terra" w:date="2016-02-08T20:04:00Z"/>
                    <w:color w:val="303030"/>
                  </w:rPr>
                </w:rPrChange>
              </w:rPr>
              <w:pPrChange w:id="927" w:author="Mateus Berardo de Souza Terra" w:date="2016-02-08T22:05:00Z">
                <w:pPr>
                  <w:pStyle w:val="NormalWeb"/>
                  <w:spacing w:before="0" w:beforeAutospacing="0" w:after="160" w:afterAutospacing="0"/>
                  <w:jc w:val="center"/>
                </w:pPr>
              </w:pPrChange>
            </w:pPr>
            <w:ins w:id="928" w:author="Mateus Berardo de Souza Terra" w:date="2016-02-08T22:09:00Z">
              <w:r>
                <w:rPr>
                  <w:color w:val="303030"/>
                  <w:sz w:val="16"/>
                  <w:szCs w:val="16"/>
                </w:rPr>
                <w:t>105</w:t>
              </w:r>
            </w:ins>
          </w:p>
        </w:tc>
        <w:tc>
          <w:tcPr>
            <w:tcW w:w="1559" w:type="dxa"/>
            <w:tcPrChange w:id="92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30" w:author="Mateus Berardo de Souza Terra" w:date="2016-02-08T20:04:00Z"/>
                <w:color w:val="303030"/>
                <w:sz w:val="16"/>
                <w:szCs w:val="16"/>
                <w:rPrChange w:id="931" w:author="Mateus Berardo de Souza Terra" w:date="2016-02-08T22:05:00Z">
                  <w:rPr>
                    <w:ins w:id="932" w:author="Mateus Berardo de Souza Terra" w:date="2016-02-08T20:04:00Z"/>
                    <w:color w:val="303030"/>
                  </w:rPr>
                </w:rPrChange>
              </w:rPr>
              <w:pPrChange w:id="933" w:author="Mateus Berardo de Souza Terra" w:date="2016-02-08T22:05:00Z">
                <w:pPr>
                  <w:pStyle w:val="NormalWeb"/>
                  <w:spacing w:before="0" w:beforeAutospacing="0" w:after="160" w:afterAutospacing="0"/>
                  <w:jc w:val="center"/>
                </w:pPr>
              </w:pPrChange>
            </w:pPr>
            <w:ins w:id="934" w:author="Mateus Berardo de Souza Terra" w:date="2016-02-08T22:11:00Z">
              <w:r>
                <w:rPr>
                  <w:color w:val="303030"/>
                  <w:sz w:val="16"/>
                  <w:szCs w:val="16"/>
                </w:rPr>
                <w:t>i</w:t>
              </w:r>
            </w:ins>
          </w:p>
        </w:tc>
      </w:tr>
      <w:tr w:rsidR="00BA6212" w:rsidRPr="00A76C84" w14:paraId="03DF4CA2" w14:textId="77777777" w:rsidTr="00A76C84">
        <w:trPr>
          <w:trHeight w:val="20"/>
          <w:ins w:id="935" w:author="Mateus Berardo de Souza Terra" w:date="2016-02-08T20:04:00Z"/>
        </w:trPr>
        <w:tc>
          <w:tcPr>
            <w:tcW w:w="1558" w:type="dxa"/>
            <w:tcPrChange w:id="93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37" w:author="Mateus Berardo de Souza Terra" w:date="2016-02-08T20:04:00Z"/>
                <w:color w:val="303030"/>
                <w:sz w:val="16"/>
                <w:szCs w:val="16"/>
                <w:rPrChange w:id="938" w:author="Mateus Berardo de Souza Terra" w:date="2016-02-08T22:05:00Z">
                  <w:rPr>
                    <w:ins w:id="939" w:author="Mateus Berardo de Souza Terra" w:date="2016-02-08T20:04:00Z"/>
                    <w:color w:val="303030"/>
                  </w:rPr>
                </w:rPrChange>
              </w:rPr>
              <w:pPrChange w:id="940" w:author="Mateus Berardo de Souza Terra" w:date="2016-02-08T22:05:00Z">
                <w:pPr>
                  <w:pStyle w:val="NormalWeb"/>
                  <w:spacing w:before="0" w:beforeAutospacing="0" w:after="160" w:afterAutospacing="0"/>
                  <w:jc w:val="center"/>
                </w:pPr>
              </w:pPrChange>
            </w:pPr>
            <w:ins w:id="941" w:author="Mateus Berardo de Souza Terra" w:date="2016-02-08T20:05:00Z">
              <w:r w:rsidRPr="00A76C84">
                <w:rPr>
                  <w:color w:val="303030"/>
                  <w:sz w:val="16"/>
                  <w:szCs w:val="16"/>
                  <w:rPrChange w:id="942" w:author="Mateus Berardo de Souza Terra" w:date="2016-02-08T22:05:00Z">
                    <w:rPr>
                      <w:color w:val="303030"/>
                    </w:rPr>
                  </w:rPrChange>
                </w:rPr>
                <w:t>42</w:t>
              </w:r>
            </w:ins>
          </w:p>
        </w:tc>
        <w:tc>
          <w:tcPr>
            <w:tcW w:w="1558" w:type="dxa"/>
            <w:tcPrChange w:id="94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44" w:author="Mateus Berardo de Souza Terra" w:date="2016-02-08T20:04:00Z"/>
                <w:color w:val="303030"/>
                <w:sz w:val="16"/>
                <w:szCs w:val="16"/>
                <w:rPrChange w:id="945" w:author="Mateus Berardo de Souza Terra" w:date="2016-02-08T22:05:00Z">
                  <w:rPr>
                    <w:ins w:id="946" w:author="Mateus Berardo de Souza Terra" w:date="2016-02-08T20:04:00Z"/>
                    <w:color w:val="303030"/>
                  </w:rPr>
                </w:rPrChange>
              </w:rPr>
              <w:pPrChange w:id="947" w:author="Mateus Berardo de Souza Terra" w:date="2016-02-08T22:05:00Z">
                <w:pPr>
                  <w:pStyle w:val="NormalWeb"/>
                  <w:spacing w:before="0" w:beforeAutospacing="0" w:after="160" w:afterAutospacing="0"/>
                  <w:jc w:val="center"/>
                </w:pPr>
              </w:pPrChange>
            </w:pPr>
            <w:ins w:id="948" w:author="Mateus Berardo de Souza Terra" w:date="2016-02-08T22:13:00Z">
              <w:r>
                <w:rPr>
                  <w:color w:val="303030"/>
                  <w:sz w:val="16"/>
                  <w:szCs w:val="16"/>
                </w:rPr>
                <w:t>*</w:t>
              </w:r>
            </w:ins>
          </w:p>
        </w:tc>
        <w:tc>
          <w:tcPr>
            <w:tcW w:w="1558" w:type="dxa"/>
            <w:tcPrChange w:id="94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50" w:author="Mateus Berardo de Souza Terra" w:date="2016-02-08T20:04:00Z"/>
                <w:color w:val="303030"/>
                <w:sz w:val="16"/>
                <w:szCs w:val="16"/>
                <w:rPrChange w:id="951" w:author="Mateus Berardo de Souza Terra" w:date="2016-02-08T22:05:00Z">
                  <w:rPr>
                    <w:ins w:id="952" w:author="Mateus Berardo de Souza Terra" w:date="2016-02-08T20:04:00Z"/>
                    <w:color w:val="303030"/>
                  </w:rPr>
                </w:rPrChange>
              </w:rPr>
              <w:pPrChange w:id="953" w:author="Mateus Berardo de Souza Terra" w:date="2016-02-08T22:05:00Z">
                <w:pPr>
                  <w:pStyle w:val="NormalWeb"/>
                  <w:spacing w:before="0" w:beforeAutospacing="0" w:after="160" w:afterAutospacing="0"/>
                  <w:jc w:val="center"/>
                </w:pPr>
              </w:pPrChange>
            </w:pPr>
            <w:ins w:id="954" w:author="Mateus Berardo de Souza Terra" w:date="2016-02-08T22:09:00Z">
              <w:r>
                <w:rPr>
                  <w:color w:val="303030"/>
                  <w:sz w:val="16"/>
                  <w:szCs w:val="16"/>
                </w:rPr>
                <w:t>74</w:t>
              </w:r>
            </w:ins>
          </w:p>
        </w:tc>
        <w:tc>
          <w:tcPr>
            <w:tcW w:w="1558" w:type="dxa"/>
            <w:tcPrChange w:id="95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56" w:author="Mateus Berardo de Souza Terra" w:date="2016-02-08T20:04:00Z"/>
                <w:color w:val="303030"/>
                <w:sz w:val="16"/>
                <w:szCs w:val="16"/>
                <w:rPrChange w:id="957" w:author="Mateus Berardo de Souza Terra" w:date="2016-02-08T22:05:00Z">
                  <w:rPr>
                    <w:ins w:id="958" w:author="Mateus Berardo de Souza Terra" w:date="2016-02-08T20:04:00Z"/>
                    <w:color w:val="303030"/>
                  </w:rPr>
                </w:rPrChange>
              </w:rPr>
              <w:pPrChange w:id="959" w:author="Mateus Berardo de Souza Terra" w:date="2016-02-08T22:05:00Z">
                <w:pPr>
                  <w:pStyle w:val="NormalWeb"/>
                  <w:spacing w:before="0" w:beforeAutospacing="0" w:after="160" w:afterAutospacing="0"/>
                  <w:jc w:val="center"/>
                </w:pPr>
              </w:pPrChange>
            </w:pPr>
            <w:ins w:id="960" w:author="Mateus Berardo de Souza Terra" w:date="2016-02-08T22:10:00Z">
              <w:r>
                <w:rPr>
                  <w:color w:val="303030"/>
                  <w:sz w:val="16"/>
                  <w:szCs w:val="16"/>
                </w:rPr>
                <w:t>J</w:t>
              </w:r>
            </w:ins>
          </w:p>
        </w:tc>
        <w:tc>
          <w:tcPr>
            <w:tcW w:w="1559" w:type="dxa"/>
            <w:tcPrChange w:id="96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62" w:author="Mateus Berardo de Souza Terra" w:date="2016-02-08T20:04:00Z"/>
                <w:color w:val="303030"/>
                <w:sz w:val="16"/>
                <w:szCs w:val="16"/>
                <w:u w:val="single"/>
                <w:rPrChange w:id="963" w:author="Mateus Berardo de Souza Terra" w:date="2016-02-08T22:08:00Z">
                  <w:rPr>
                    <w:ins w:id="964" w:author="Mateus Berardo de Souza Terra" w:date="2016-02-08T20:04:00Z"/>
                    <w:color w:val="303030"/>
                  </w:rPr>
                </w:rPrChange>
              </w:rPr>
              <w:pPrChange w:id="965" w:author="Mateus Berardo de Souza Terra" w:date="2016-02-08T22:05:00Z">
                <w:pPr>
                  <w:pStyle w:val="NormalWeb"/>
                  <w:spacing w:before="0" w:beforeAutospacing="0" w:after="160" w:afterAutospacing="0"/>
                  <w:jc w:val="center"/>
                </w:pPr>
              </w:pPrChange>
            </w:pPr>
            <w:ins w:id="966" w:author="Mateus Berardo de Souza Terra" w:date="2016-02-08T22:09:00Z">
              <w:r>
                <w:rPr>
                  <w:color w:val="303030"/>
                  <w:sz w:val="16"/>
                  <w:szCs w:val="16"/>
                </w:rPr>
                <w:t>106</w:t>
              </w:r>
            </w:ins>
          </w:p>
        </w:tc>
        <w:tc>
          <w:tcPr>
            <w:tcW w:w="1559" w:type="dxa"/>
            <w:tcPrChange w:id="96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68" w:author="Mateus Berardo de Souza Terra" w:date="2016-02-08T20:04:00Z"/>
                <w:color w:val="303030"/>
                <w:sz w:val="16"/>
                <w:szCs w:val="16"/>
                <w:rPrChange w:id="969" w:author="Mateus Berardo de Souza Terra" w:date="2016-02-08T22:05:00Z">
                  <w:rPr>
                    <w:ins w:id="970" w:author="Mateus Berardo de Souza Terra" w:date="2016-02-08T20:04:00Z"/>
                    <w:color w:val="303030"/>
                  </w:rPr>
                </w:rPrChange>
              </w:rPr>
              <w:pPrChange w:id="971" w:author="Mateus Berardo de Souza Terra" w:date="2016-02-08T22:05:00Z">
                <w:pPr>
                  <w:pStyle w:val="NormalWeb"/>
                  <w:spacing w:before="0" w:beforeAutospacing="0" w:after="160" w:afterAutospacing="0"/>
                  <w:jc w:val="center"/>
                </w:pPr>
              </w:pPrChange>
            </w:pPr>
            <w:ins w:id="972" w:author="Mateus Berardo de Souza Terra" w:date="2016-02-08T22:11:00Z">
              <w:r>
                <w:rPr>
                  <w:color w:val="303030"/>
                  <w:sz w:val="16"/>
                  <w:szCs w:val="16"/>
                </w:rPr>
                <w:t>j</w:t>
              </w:r>
            </w:ins>
          </w:p>
        </w:tc>
      </w:tr>
      <w:tr w:rsidR="00BA6212" w:rsidRPr="00A76C84" w14:paraId="363FA9CD" w14:textId="77777777" w:rsidTr="00A76C84">
        <w:trPr>
          <w:trHeight w:val="20"/>
          <w:ins w:id="973" w:author="Mateus Berardo de Souza Terra" w:date="2016-02-08T20:04:00Z"/>
        </w:trPr>
        <w:tc>
          <w:tcPr>
            <w:tcW w:w="1558" w:type="dxa"/>
            <w:tcPrChange w:id="97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75" w:author="Mateus Berardo de Souza Terra" w:date="2016-02-08T20:04:00Z"/>
                <w:color w:val="303030"/>
                <w:sz w:val="16"/>
                <w:szCs w:val="16"/>
                <w:rPrChange w:id="976" w:author="Mateus Berardo de Souza Terra" w:date="2016-02-08T22:05:00Z">
                  <w:rPr>
                    <w:ins w:id="977" w:author="Mateus Berardo de Souza Terra" w:date="2016-02-08T20:04:00Z"/>
                    <w:color w:val="303030"/>
                  </w:rPr>
                </w:rPrChange>
              </w:rPr>
              <w:pPrChange w:id="978" w:author="Mateus Berardo de Souza Terra" w:date="2016-02-08T22:05:00Z">
                <w:pPr>
                  <w:pStyle w:val="NormalWeb"/>
                  <w:spacing w:before="0" w:beforeAutospacing="0" w:after="160" w:afterAutospacing="0"/>
                  <w:jc w:val="center"/>
                </w:pPr>
              </w:pPrChange>
            </w:pPr>
            <w:ins w:id="979" w:author="Mateus Berardo de Souza Terra" w:date="2016-02-08T20:05:00Z">
              <w:r w:rsidRPr="00A76C84">
                <w:rPr>
                  <w:color w:val="303030"/>
                  <w:sz w:val="16"/>
                  <w:szCs w:val="16"/>
                  <w:rPrChange w:id="980" w:author="Mateus Berardo de Souza Terra" w:date="2016-02-08T22:05:00Z">
                    <w:rPr>
                      <w:color w:val="303030"/>
                    </w:rPr>
                  </w:rPrChange>
                </w:rPr>
                <w:t>43</w:t>
              </w:r>
            </w:ins>
          </w:p>
        </w:tc>
        <w:tc>
          <w:tcPr>
            <w:tcW w:w="1558" w:type="dxa"/>
            <w:tcPrChange w:id="98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82" w:author="Mateus Berardo de Souza Terra" w:date="2016-02-08T20:04:00Z"/>
                <w:color w:val="303030"/>
                <w:sz w:val="16"/>
                <w:szCs w:val="16"/>
                <w:rPrChange w:id="983" w:author="Mateus Berardo de Souza Terra" w:date="2016-02-08T22:05:00Z">
                  <w:rPr>
                    <w:ins w:id="984" w:author="Mateus Berardo de Souza Terra" w:date="2016-02-08T20:04:00Z"/>
                    <w:color w:val="303030"/>
                  </w:rPr>
                </w:rPrChange>
              </w:rPr>
              <w:pPrChange w:id="985" w:author="Mateus Berardo de Souza Terra" w:date="2016-02-08T22:05:00Z">
                <w:pPr>
                  <w:pStyle w:val="NormalWeb"/>
                  <w:spacing w:before="0" w:beforeAutospacing="0" w:after="160" w:afterAutospacing="0"/>
                  <w:jc w:val="center"/>
                </w:pPr>
              </w:pPrChange>
            </w:pPr>
            <w:ins w:id="986" w:author="Mateus Berardo de Souza Terra" w:date="2016-02-08T22:13:00Z">
              <w:r>
                <w:rPr>
                  <w:color w:val="303030"/>
                  <w:sz w:val="16"/>
                  <w:szCs w:val="16"/>
                </w:rPr>
                <w:t>+</w:t>
              </w:r>
            </w:ins>
          </w:p>
        </w:tc>
        <w:tc>
          <w:tcPr>
            <w:tcW w:w="1558" w:type="dxa"/>
            <w:tcPrChange w:id="98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88" w:author="Mateus Berardo de Souza Terra" w:date="2016-02-08T20:04:00Z"/>
                <w:color w:val="303030"/>
                <w:sz w:val="16"/>
                <w:szCs w:val="16"/>
                <w:rPrChange w:id="989" w:author="Mateus Berardo de Souza Terra" w:date="2016-02-08T22:05:00Z">
                  <w:rPr>
                    <w:ins w:id="990" w:author="Mateus Berardo de Souza Terra" w:date="2016-02-08T20:04:00Z"/>
                    <w:color w:val="303030"/>
                  </w:rPr>
                </w:rPrChange>
              </w:rPr>
              <w:pPrChange w:id="991" w:author="Mateus Berardo de Souza Terra" w:date="2016-02-08T22:05:00Z">
                <w:pPr>
                  <w:pStyle w:val="NormalWeb"/>
                  <w:spacing w:before="0" w:beforeAutospacing="0" w:after="160" w:afterAutospacing="0"/>
                  <w:jc w:val="center"/>
                </w:pPr>
              </w:pPrChange>
            </w:pPr>
            <w:ins w:id="992" w:author="Mateus Berardo de Souza Terra" w:date="2016-02-08T22:09:00Z">
              <w:r>
                <w:rPr>
                  <w:color w:val="303030"/>
                  <w:sz w:val="16"/>
                  <w:szCs w:val="16"/>
                </w:rPr>
                <w:t>75</w:t>
              </w:r>
            </w:ins>
          </w:p>
        </w:tc>
        <w:tc>
          <w:tcPr>
            <w:tcW w:w="1558" w:type="dxa"/>
            <w:tcPrChange w:id="99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994" w:author="Mateus Berardo de Souza Terra" w:date="2016-02-08T20:04:00Z"/>
                <w:color w:val="303030"/>
                <w:sz w:val="16"/>
                <w:szCs w:val="16"/>
                <w:rPrChange w:id="995" w:author="Mateus Berardo de Souza Terra" w:date="2016-02-08T22:05:00Z">
                  <w:rPr>
                    <w:ins w:id="996" w:author="Mateus Berardo de Souza Terra" w:date="2016-02-08T20:04:00Z"/>
                    <w:color w:val="303030"/>
                  </w:rPr>
                </w:rPrChange>
              </w:rPr>
              <w:pPrChange w:id="997" w:author="Mateus Berardo de Souza Terra" w:date="2016-02-08T22:05:00Z">
                <w:pPr>
                  <w:pStyle w:val="NormalWeb"/>
                  <w:spacing w:before="0" w:beforeAutospacing="0" w:after="160" w:afterAutospacing="0"/>
                  <w:jc w:val="center"/>
                </w:pPr>
              </w:pPrChange>
            </w:pPr>
            <w:ins w:id="998" w:author="Mateus Berardo de Souza Terra" w:date="2016-02-08T22:10:00Z">
              <w:r>
                <w:rPr>
                  <w:color w:val="303030"/>
                  <w:sz w:val="16"/>
                  <w:szCs w:val="16"/>
                </w:rPr>
                <w:t>K</w:t>
              </w:r>
            </w:ins>
          </w:p>
        </w:tc>
        <w:tc>
          <w:tcPr>
            <w:tcW w:w="1559" w:type="dxa"/>
            <w:tcPrChange w:id="99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00" w:author="Mateus Berardo de Souza Terra" w:date="2016-02-08T20:04:00Z"/>
                <w:color w:val="303030"/>
                <w:sz w:val="16"/>
                <w:szCs w:val="16"/>
                <w:rPrChange w:id="1001" w:author="Mateus Berardo de Souza Terra" w:date="2016-02-08T22:05:00Z">
                  <w:rPr>
                    <w:ins w:id="1002" w:author="Mateus Berardo de Souza Terra" w:date="2016-02-08T20:04:00Z"/>
                    <w:color w:val="303030"/>
                  </w:rPr>
                </w:rPrChange>
              </w:rPr>
              <w:pPrChange w:id="1003" w:author="Mateus Berardo de Souza Terra" w:date="2016-02-08T22:05:00Z">
                <w:pPr>
                  <w:pStyle w:val="NormalWeb"/>
                  <w:spacing w:before="0" w:beforeAutospacing="0" w:after="160" w:afterAutospacing="0"/>
                  <w:jc w:val="center"/>
                </w:pPr>
              </w:pPrChange>
            </w:pPr>
            <w:ins w:id="1004" w:author="Mateus Berardo de Souza Terra" w:date="2016-02-08T22:09:00Z">
              <w:r>
                <w:rPr>
                  <w:color w:val="303030"/>
                  <w:sz w:val="16"/>
                  <w:szCs w:val="16"/>
                </w:rPr>
                <w:t>107</w:t>
              </w:r>
            </w:ins>
          </w:p>
        </w:tc>
        <w:tc>
          <w:tcPr>
            <w:tcW w:w="1559" w:type="dxa"/>
            <w:tcPrChange w:id="100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06" w:author="Mateus Berardo de Souza Terra" w:date="2016-02-08T20:04:00Z"/>
                <w:color w:val="303030"/>
                <w:sz w:val="16"/>
                <w:szCs w:val="16"/>
                <w:rPrChange w:id="1007" w:author="Mateus Berardo de Souza Terra" w:date="2016-02-08T22:05:00Z">
                  <w:rPr>
                    <w:ins w:id="1008" w:author="Mateus Berardo de Souza Terra" w:date="2016-02-08T20:04:00Z"/>
                    <w:color w:val="303030"/>
                  </w:rPr>
                </w:rPrChange>
              </w:rPr>
              <w:pPrChange w:id="1009" w:author="Mateus Berardo de Souza Terra" w:date="2016-02-08T22:05:00Z">
                <w:pPr>
                  <w:pStyle w:val="NormalWeb"/>
                  <w:spacing w:before="0" w:beforeAutospacing="0" w:after="160" w:afterAutospacing="0"/>
                  <w:jc w:val="center"/>
                </w:pPr>
              </w:pPrChange>
            </w:pPr>
            <w:ins w:id="1010" w:author="Mateus Berardo de Souza Terra" w:date="2016-02-08T22:11:00Z">
              <w:r>
                <w:rPr>
                  <w:color w:val="303030"/>
                  <w:sz w:val="16"/>
                  <w:szCs w:val="16"/>
                </w:rPr>
                <w:t>k</w:t>
              </w:r>
            </w:ins>
          </w:p>
        </w:tc>
      </w:tr>
      <w:tr w:rsidR="00BA6212" w:rsidRPr="00A76C84" w14:paraId="41540D49" w14:textId="77777777" w:rsidTr="00A76C84">
        <w:trPr>
          <w:trHeight w:val="20"/>
          <w:ins w:id="1011" w:author="Mateus Berardo de Souza Terra" w:date="2016-02-08T20:04:00Z"/>
        </w:trPr>
        <w:tc>
          <w:tcPr>
            <w:tcW w:w="1558" w:type="dxa"/>
            <w:tcPrChange w:id="101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13" w:author="Mateus Berardo de Souza Terra" w:date="2016-02-08T20:04:00Z"/>
                <w:color w:val="303030"/>
                <w:sz w:val="16"/>
                <w:szCs w:val="16"/>
                <w:rPrChange w:id="1014" w:author="Mateus Berardo de Souza Terra" w:date="2016-02-08T22:05:00Z">
                  <w:rPr>
                    <w:ins w:id="1015" w:author="Mateus Berardo de Souza Terra" w:date="2016-02-08T20:04:00Z"/>
                    <w:color w:val="303030"/>
                  </w:rPr>
                </w:rPrChange>
              </w:rPr>
              <w:pPrChange w:id="1016" w:author="Mateus Berardo de Souza Terra" w:date="2016-02-08T22:05:00Z">
                <w:pPr>
                  <w:pStyle w:val="NormalWeb"/>
                  <w:spacing w:before="0" w:beforeAutospacing="0" w:after="160" w:afterAutospacing="0"/>
                  <w:jc w:val="center"/>
                </w:pPr>
              </w:pPrChange>
            </w:pPr>
            <w:ins w:id="1017" w:author="Mateus Berardo de Souza Terra" w:date="2016-02-08T20:05:00Z">
              <w:r w:rsidRPr="00A76C84">
                <w:rPr>
                  <w:color w:val="303030"/>
                  <w:sz w:val="16"/>
                  <w:szCs w:val="16"/>
                  <w:rPrChange w:id="1018" w:author="Mateus Berardo de Souza Terra" w:date="2016-02-08T22:05:00Z">
                    <w:rPr>
                      <w:color w:val="303030"/>
                    </w:rPr>
                  </w:rPrChange>
                </w:rPr>
                <w:t>44</w:t>
              </w:r>
            </w:ins>
          </w:p>
        </w:tc>
        <w:tc>
          <w:tcPr>
            <w:tcW w:w="1558" w:type="dxa"/>
            <w:tcPrChange w:id="101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20" w:author="Mateus Berardo de Souza Terra" w:date="2016-02-08T20:04:00Z"/>
                <w:color w:val="303030"/>
                <w:sz w:val="16"/>
                <w:szCs w:val="16"/>
                <w:rPrChange w:id="1021" w:author="Mateus Berardo de Souza Terra" w:date="2016-02-08T22:05:00Z">
                  <w:rPr>
                    <w:ins w:id="1022" w:author="Mateus Berardo de Souza Terra" w:date="2016-02-08T20:04:00Z"/>
                    <w:color w:val="303030"/>
                  </w:rPr>
                </w:rPrChange>
              </w:rPr>
              <w:pPrChange w:id="1023" w:author="Mateus Berardo de Souza Terra" w:date="2016-02-08T22:05:00Z">
                <w:pPr>
                  <w:pStyle w:val="NormalWeb"/>
                  <w:spacing w:before="0" w:beforeAutospacing="0" w:after="160" w:afterAutospacing="0"/>
                  <w:jc w:val="center"/>
                </w:pPr>
              </w:pPrChange>
            </w:pPr>
            <w:ins w:id="1024" w:author="Mateus Berardo de Souza Terra" w:date="2016-02-08T22:13:00Z">
              <w:r>
                <w:rPr>
                  <w:color w:val="303030"/>
                  <w:sz w:val="16"/>
                  <w:szCs w:val="16"/>
                </w:rPr>
                <w:t>,</w:t>
              </w:r>
            </w:ins>
          </w:p>
        </w:tc>
        <w:tc>
          <w:tcPr>
            <w:tcW w:w="1558" w:type="dxa"/>
            <w:tcPrChange w:id="102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26" w:author="Mateus Berardo de Souza Terra" w:date="2016-02-08T20:04:00Z"/>
                <w:color w:val="303030"/>
                <w:sz w:val="16"/>
                <w:szCs w:val="16"/>
                <w:rPrChange w:id="1027" w:author="Mateus Berardo de Souza Terra" w:date="2016-02-08T22:05:00Z">
                  <w:rPr>
                    <w:ins w:id="1028" w:author="Mateus Berardo de Souza Terra" w:date="2016-02-08T20:04:00Z"/>
                    <w:color w:val="303030"/>
                  </w:rPr>
                </w:rPrChange>
              </w:rPr>
              <w:pPrChange w:id="1029" w:author="Mateus Berardo de Souza Terra" w:date="2016-02-08T22:05:00Z">
                <w:pPr>
                  <w:pStyle w:val="NormalWeb"/>
                  <w:spacing w:before="0" w:beforeAutospacing="0" w:after="160" w:afterAutospacing="0"/>
                  <w:jc w:val="center"/>
                </w:pPr>
              </w:pPrChange>
            </w:pPr>
            <w:ins w:id="1030" w:author="Mateus Berardo de Souza Terra" w:date="2016-02-08T22:09:00Z">
              <w:r>
                <w:rPr>
                  <w:color w:val="303030"/>
                  <w:sz w:val="16"/>
                  <w:szCs w:val="16"/>
                </w:rPr>
                <w:t>76</w:t>
              </w:r>
            </w:ins>
          </w:p>
        </w:tc>
        <w:tc>
          <w:tcPr>
            <w:tcW w:w="1558" w:type="dxa"/>
            <w:tcPrChange w:id="103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32" w:author="Mateus Berardo de Souza Terra" w:date="2016-02-08T20:04:00Z"/>
                <w:color w:val="303030"/>
                <w:sz w:val="16"/>
                <w:szCs w:val="16"/>
                <w:rPrChange w:id="1033" w:author="Mateus Berardo de Souza Terra" w:date="2016-02-08T22:05:00Z">
                  <w:rPr>
                    <w:ins w:id="1034" w:author="Mateus Berardo de Souza Terra" w:date="2016-02-08T20:04:00Z"/>
                    <w:color w:val="303030"/>
                  </w:rPr>
                </w:rPrChange>
              </w:rPr>
              <w:pPrChange w:id="1035" w:author="Mateus Berardo de Souza Terra" w:date="2016-02-08T22:05:00Z">
                <w:pPr>
                  <w:pStyle w:val="NormalWeb"/>
                  <w:spacing w:before="0" w:beforeAutospacing="0" w:after="160" w:afterAutospacing="0"/>
                  <w:jc w:val="center"/>
                </w:pPr>
              </w:pPrChange>
            </w:pPr>
            <w:ins w:id="1036" w:author="Mateus Berardo de Souza Terra" w:date="2016-02-08T22:10:00Z">
              <w:r>
                <w:rPr>
                  <w:color w:val="303030"/>
                  <w:sz w:val="16"/>
                  <w:szCs w:val="16"/>
                </w:rPr>
                <w:t>L</w:t>
              </w:r>
            </w:ins>
          </w:p>
        </w:tc>
        <w:tc>
          <w:tcPr>
            <w:tcW w:w="1559" w:type="dxa"/>
            <w:tcPrChange w:id="103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38" w:author="Mateus Berardo de Souza Terra" w:date="2016-02-08T20:04:00Z"/>
                <w:color w:val="303030"/>
                <w:sz w:val="16"/>
                <w:szCs w:val="16"/>
                <w:rPrChange w:id="1039" w:author="Mateus Berardo de Souza Terra" w:date="2016-02-08T22:05:00Z">
                  <w:rPr>
                    <w:ins w:id="1040" w:author="Mateus Berardo de Souza Terra" w:date="2016-02-08T20:04:00Z"/>
                    <w:color w:val="303030"/>
                  </w:rPr>
                </w:rPrChange>
              </w:rPr>
              <w:pPrChange w:id="1041" w:author="Mateus Berardo de Souza Terra" w:date="2016-02-08T22:05:00Z">
                <w:pPr>
                  <w:pStyle w:val="NormalWeb"/>
                  <w:spacing w:before="0" w:beforeAutospacing="0" w:after="160" w:afterAutospacing="0"/>
                  <w:jc w:val="center"/>
                </w:pPr>
              </w:pPrChange>
            </w:pPr>
            <w:ins w:id="1042" w:author="Mateus Berardo de Souza Terra" w:date="2016-02-08T22:09:00Z">
              <w:r>
                <w:rPr>
                  <w:color w:val="303030"/>
                  <w:sz w:val="16"/>
                  <w:szCs w:val="16"/>
                </w:rPr>
                <w:t>108</w:t>
              </w:r>
            </w:ins>
          </w:p>
        </w:tc>
        <w:tc>
          <w:tcPr>
            <w:tcW w:w="1559" w:type="dxa"/>
            <w:tcPrChange w:id="104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44" w:author="Mateus Berardo de Souza Terra" w:date="2016-02-08T20:04:00Z"/>
                <w:color w:val="303030"/>
                <w:sz w:val="16"/>
                <w:szCs w:val="16"/>
                <w:rPrChange w:id="1045" w:author="Mateus Berardo de Souza Terra" w:date="2016-02-08T22:05:00Z">
                  <w:rPr>
                    <w:ins w:id="1046" w:author="Mateus Berardo de Souza Terra" w:date="2016-02-08T20:04:00Z"/>
                    <w:color w:val="303030"/>
                  </w:rPr>
                </w:rPrChange>
              </w:rPr>
              <w:pPrChange w:id="1047" w:author="Mateus Berardo de Souza Terra" w:date="2016-02-08T22:05:00Z">
                <w:pPr>
                  <w:pStyle w:val="NormalWeb"/>
                  <w:spacing w:before="0" w:beforeAutospacing="0" w:after="160" w:afterAutospacing="0"/>
                  <w:jc w:val="center"/>
                </w:pPr>
              </w:pPrChange>
            </w:pPr>
            <w:ins w:id="1048" w:author="Mateus Berardo de Souza Terra" w:date="2016-02-08T22:11:00Z">
              <w:r>
                <w:rPr>
                  <w:color w:val="303030"/>
                  <w:sz w:val="16"/>
                  <w:szCs w:val="16"/>
                </w:rPr>
                <w:t>l</w:t>
              </w:r>
            </w:ins>
          </w:p>
        </w:tc>
      </w:tr>
      <w:tr w:rsidR="00BA6212" w:rsidRPr="00A76C84" w14:paraId="5D61B851" w14:textId="77777777" w:rsidTr="00A76C84">
        <w:trPr>
          <w:trHeight w:val="20"/>
          <w:ins w:id="1049" w:author="Mateus Berardo de Souza Terra" w:date="2016-02-08T20:04:00Z"/>
        </w:trPr>
        <w:tc>
          <w:tcPr>
            <w:tcW w:w="1558" w:type="dxa"/>
            <w:tcPrChange w:id="105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51" w:author="Mateus Berardo de Souza Terra" w:date="2016-02-08T20:04:00Z"/>
                <w:color w:val="303030"/>
                <w:sz w:val="16"/>
                <w:szCs w:val="16"/>
                <w:rPrChange w:id="1052" w:author="Mateus Berardo de Souza Terra" w:date="2016-02-08T22:05:00Z">
                  <w:rPr>
                    <w:ins w:id="1053" w:author="Mateus Berardo de Souza Terra" w:date="2016-02-08T20:04:00Z"/>
                    <w:color w:val="303030"/>
                  </w:rPr>
                </w:rPrChange>
              </w:rPr>
              <w:pPrChange w:id="1054" w:author="Mateus Berardo de Souza Terra" w:date="2016-02-08T22:05:00Z">
                <w:pPr>
                  <w:pStyle w:val="NormalWeb"/>
                  <w:spacing w:before="0" w:beforeAutospacing="0" w:after="160" w:afterAutospacing="0"/>
                  <w:jc w:val="center"/>
                </w:pPr>
              </w:pPrChange>
            </w:pPr>
            <w:ins w:id="1055" w:author="Mateus Berardo de Souza Terra" w:date="2016-02-08T20:05:00Z">
              <w:r w:rsidRPr="00A76C84">
                <w:rPr>
                  <w:color w:val="303030"/>
                  <w:sz w:val="16"/>
                  <w:szCs w:val="16"/>
                  <w:rPrChange w:id="1056" w:author="Mateus Berardo de Souza Terra" w:date="2016-02-08T22:05:00Z">
                    <w:rPr>
                      <w:color w:val="303030"/>
                    </w:rPr>
                  </w:rPrChange>
                </w:rPr>
                <w:t>45</w:t>
              </w:r>
            </w:ins>
          </w:p>
        </w:tc>
        <w:tc>
          <w:tcPr>
            <w:tcW w:w="1558" w:type="dxa"/>
            <w:tcPrChange w:id="105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58" w:author="Mateus Berardo de Souza Terra" w:date="2016-02-08T20:04:00Z"/>
                <w:color w:val="303030"/>
                <w:sz w:val="16"/>
                <w:szCs w:val="16"/>
                <w:rPrChange w:id="1059" w:author="Mateus Berardo de Souza Terra" w:date="2016-02-08T22:05:00Z">
                  <w:rPr>
                    <w:ins w:id="1060" w:author="Mateus Berardo de Souza Terra" w:date="2016-02-08T20:04:00Z"/>
                    <w:color w:val="303030"/>
                  </w:rPr>
                </w:rPrChange>
              </w:rPr>
              <w:pPrChange w:id="1061" w:author="Mateus Berardo de Souza Terra" w:date="2016-02-08T22:05:00Z">
                <w:pPr>
                  <w:pStyle w:val="NormalWeb"/>
                  <w:spacing w:before="0" w:beforeAutospacing="0" w:after="160" w:afterAutospacing="0"/>
                  <w:jc w:val="center"/>
                </w:pPr>
              </w:pPrChange>
            </w:pPr>
            <w:ins w:id="1062" w:author="Mateus Berardo de Souza Terra" w:date="2016-02-08T22:13:00Z">
              <w:r>
                <w:rPr>
                  <w:color w:val="303030"/>
                  <w:sz w:val="16"/>
                  <w:szCs w:val="16"/>
                </w:rPr>
                <w:t>-</w:t>
              </w:r>
            </w:ins>
          </w:p>
        </w:tc>
        <w:tc>
          <w:tcPr>
            <w:tcW w:w="1558" w:type="dxa"/>
            <w:tcPrChange w:id="106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64" w:author="Mateus Berardo de Souza Terra" w:date="2016-02-08T20:04:00Z"/>
                <w:color w:val="303030"/>
                <w:sz w:val="16"/>
                <w:szCs w:val="16"/>
                <w:rPrChange w:id="1065" w:author="Mateus Berardo de Souza Terra" w:date="2016-02-08T22:05:00Z">
                  <w:rPr>
                    <w:ins w:id="1066" w:author="Mateus Berardo de Souza Terra" w:date="2016-02-08T20:04:00Z"/>
                    <w:color w:val="303030"/>
                  </w:rPr>
                </w:rPrChange>
              </w:rPr>
              <w:pPrChange w:id="1067" w:author="Mateus Berardo de Souza Terra" w:date="2016-02-08T22:05:00Z">
                <w:pPr>
                  <w:pStyle w:val="NormalWeb"/>
                  <w:spacing w:before="0" w:beforeAutospacing="0" w:after="160" w:afterAutospacing="0"/>
                  <w:jc w:val="center"/>
                </w:pPr>
              </w:pPrChange>
            </w:pPr>
            <w:ins w:id="1068" w:author="Mateus Berardo de Souza Terra" w:date="2016-02-08T22:09:00Z">
              <w:r>
                <w:rPr>
                  <w:color w:val="303030"/>
                  <w:sz w:val="16"/>
                  <w:szCs w:val="16"/>
                </w:rPr>
                <w:t>77</w:t>
              </w:r>
            </w:ins>
          </w:p>
        </w:tc>
        <w:tc>
          <w:tcPr>
            <w:tcW w:w="1558" w:type="dxa"/>
            <w:tcPrChange w:id="106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70" w:author="Mateus Berardo de Souza Terra" w:date="2016-02-08T20:04:00Z"/>
                <w:color w:val="303030"/>
                <w:sz w:val="16"/>
                <w:szCs w:val="16"/>
                <w:rPrChange w:id="1071" w:author="Mateus Berardo de Souza Terra" w:date="2016-02-08T22:05:00Z">
                  <w:rPr>
                    <w:ins w:id="1072" w:author="Mateus Berardo de Souza Terra" w:date="2016-02-08T20:04:00Z"/>
                    <w:color w:val="303030"/>
                  </w:rPr>
                </w:rPrChange>
              </w:rPr>
              <w:pPrChange w:id="1073" w:author="Mateus Berardo de Souza Terra" w:date="2016-02-08T22:05:00Z">
                <w:pPr>
                  <w:pStyle w:val="NormalWeb"/>
                  <w:spacing w:before="0" w:beforeAutospacing="0" w:after="160" w:afterAutospacing="0"/>
                  <w:jc w:val="center"/>
                </w:pPr>
              </w:pPrChange>
            </w:pPr>
            <w:ins w:id="1074" w:author="Mateus Berardo de Souza Terra" w:date="2016-02-08T22:10:00Z">
              <w:r>
                <w:rPr>
                  <w:color w:val="303030"/>
                  <w:sz w:val="16"/>
                  <w:szCs w:val="16"/>
                </w:rPr>
                <w:t>M</w:t>
              </w:r>
            </w:ins>
          </w:p>
        </w:tc>
        <w:tc>
          <w:tcPr>
            <w:tcW w:w="1559" w:type="dxa"/>
            <w:tcPrChange w:id="107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76" w:author="Mateus Berardo de Souza Terra" w:date="2016-02-08T20:04:00Z"/>
                <w:color w:val="303030"/>
                <w:sz w:val="16"/>
                <w:szCs w:val="16"/>
                <w:rPrChange w:id="1077" w:author="Mateus Berardo de Souza Terra" w:date="2016-02-08T22:05:00Z">
                  <w:rPr>
                    <w:ins w:id="1078" w:author="Mateus Berardo de Souza Terra" w:date="2016-02-08T20:04:00Z"/>
                    <w:color w:val="303030"/>
                  </w:rPr>
                </w:rPrChange>
              </w:rPr>
              <w:pPrChange w:id="1079" w:author="Mateus Berardo de Souza Terra" w:date="2016-02-08T22:05:00Z">
                <w:pPr>
                  <w:pStyle w:val="NormalWeb"/>
                  <w:spacing w:before="0" w:beforeAutospacing="0" w:after="160" w:afterAutospacing="0"/>
                  <w:jc w:val="center"/>
                </w:pPr>
              </w:pPrChange>
            </w:pPr>
            <w:ins w:id="1080" w:author="Mateus Berardo de Souza Terra" w:date="2016-02-08T22:09:00Z">
              <w:r>
                <w:rPr>
                  <w:color w:val="303030"/>
                  <w:sz w:val="16"/>
                  <w:szCs w:val="16"/>
                </w:rPr>
                <w:t>109</w:t>
              </w:r>
            </w:ins>
          </w:p>
        </w:tc>
        <w:tc>
          <w:tcPr>
            <w:tcW w:w="1559" w:type="dxa"/>
            <w:tcPrChange w:id="108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82" w:author="Mateus Berardo de Souza Terra" w:date="2016-02-08T20:04:00Z"/>
                <w:color w:val="303030"/>
                <w:sz w:val="16"/>
                <w:szCs w:val="16"/>
                <w:rPrChange w:id="1083" w:author="Mateus Berardo de Souza Terra" w:date="2016-02-08T22:05:00Z">
                  <w:rPr>
                    <w:ins w:id="1084" w:author="Mateus Berardo de Souza Terra" w:date="2016-02-08T20:04:00Z"/>
                    <w:color w:val="303030"/>
                  </w:rPr>
                </w:rPrChange>
              </w:rPr>
              <w:pPrChange w:id="1085" w:author="Mateus Berardo de Souza Terra" w:date="2016-02-08T22:05:00Z">
                <w:pPr>
                  <w:pStyle w:val="NormalWeb"/>
                  <w:spacing w:before="0" w:beforeAutospacing="0" w:after="160" w:afterAutospacing="0"/>
                  <w:jc w:val="center"/>
                </w:pPr>
              </w:pPrChange>
            </w:pPr>
            <w:ins w:id="1086" w:author="Mateus Berardo de Souza Terra" w:date="2016-02-08T22:11:00Z">
              <w:r>
                <w:rPr>
                  <w:color w:val="303030"/>
                  <w:sz w:val="16"/>
                  <w:szCs w:val="16"/>
                </w:rPr>
                <w:t>m</w:t>
              </w:r>
            </w:ins>
          </w:p>
        </w:tc>
      </w:tr>
      <w:tr w:rsidR="00BA6212" w:rsidRPr="00A76C84" w14:paraId="5699DACE" w14:textId="77777777" w:rsidTr="00A76C84">
        <w:trPr>
          <w:trHeight w:val="20"/>
          <w:ins w:id="1087" w:author="Mateus Berardo de Souza Terra" w:date="2016-02-08T20:04:00Z"/>
        </w:trPr>
        <w:tc>
          <w:tcPr>
            <w:tcW w:w="1558" w:type="dxa"/>
            <w:tcPrChange w:id="108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089" w:author="Mateus Berardo de Souza Terra" w:date="2016-02-08T20:04:00Z"/>
                <w:color w:val="303030"/>
                <w:sz w:val="16"/>
                <w:szCs w:val="16"/>
                <w:rPrChange w:id="1090" w:author="Mateus Berardo de Souza Terra" w:date="2016-02-08T22:05:00Z">
                  <w:rPr>
                    <w:ins w:id="1091" w:author="Mateus Berardo de Souza Terra" w:date="2016-02-08T20:04:00Z"/>
                    <w:color w:val="303030"/>
                  </w:rPr>
                </w:rPrChange>
              </w:rPr>
              <w:pPrChange w:id="1092" w:author="Mateus Berardo de Souza Terra" w:date="2016-02-08T22:05:00Z">
                <w:pPr>
                  <w:pStyle w:val="NormalWeb"/>
                  <w:spacing w:before="0" w:beforeAutospacing="0" w:after="160" w:afterAutospacing="0"/>
                  <w:jc w:val="center"/>
                </w:pPr>
              </w:pPrChange>
            </w:pPr>
            <w:ins w:id="1093" w:author="Mateus Berardo de Souza Terra" w:date="2016-02-08T20:05:00Z">
              <w:r w:rsidRPr="00A76C84">
                <w:rPr>
                  <w:color w:val="303030"/>
                  <w:sz w:val="16"/>
                  <w:szCs w:val="16"/>
                  <w:rPrChange w:id="1094" w:author="Mateus Berardo de Souza Terra" w:date="2016-02-08T22:05:00Z">
                    <w:rPr>
                      <w:color w:val="303030"/>
                    </w:rPr>
                  </w:rPrChange>
                </w:rPr>
                <w:t>46</w:t>
              </w:r>
            </w:ins>
          </w:p>
        </w:tc>
        <w:tc>
          <w:tcPr>
            <w:tcW w:w="1558" w:type="dxa"/>
            <w:tcPrChange w:id="109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096" w:author="Mateus Berardo de Souza Terra" w:date="2016-02-08T20:04:00Z"/>
                <w:color w:val="303030"/>
                <w:sz w:val="16"/>
                <w:szCs w:val="16"/>
                <w:rPrChange w:id="1097" w:author="Mateus Berardo de Souza Terra" w:date="2016-02-08T22:05:00Z">
                  <w:rPr>
                    <w:ins w:id="1098" w:author="Mateus Berardo de Souza Terra" w:date="2016-02-08T20:04:00Z"/>
                    <w:color w:val="303030"/>
                  </w:rPr>
                </w:rPrChange>
              </w:rPr>
              <w:pPrChange w:id="1099" w:author="Mateus Berardo de Souza Terra" w:date="2016-02-08T22:05:00Z">
                <w:pPr>
                  <w:pStyle w:val="NormalWeb"/>
                  <w:spacing w:before="0" w:beforeAutospacing="0" w:after="160" w:afterAutospacing="0"/>
                  <w:jc w:val="center"/>
                </w:pPr>
              </w:pPrChange>
            </w:pPr>
            <w:ins w:id="1100" w:author="Mateus Berardo de Souza Terra" w:date="2016-02-08T22:13:00Z">
              <w:r>
                <w:rPr>
                  <w:color w:val="303030"/>
                  <w:sz w:val="16"/>
                  <w:szCs w:val="16"/>
                </w:rPr>
                <w:t>.</w:t>
              </w:r>
            </w:ins>
          </w:p>
        </w:tc>
        <w:tc>
          <w:tcPr>
            <w:tcW w:w="1558" w:type="dxa"/>
            <w:tcPrChange w:id="110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02" w:author="Mateus Berardo de Souza Terra" w:date="2016-02-08T20:04:00Z"/>
                <w:color w:val="303030"/>
                <w:sz w:val="16"/>
                <w:szCs w:val="16"/>
                <w:rPrChange w:id="1103" w:author="Mateus Berardo de Souza Terra" w:date="2016-02-08T22:05:00Z">
                  <w:rPr>
                    <w:ins w:id="1104" w:author="Mateus Berardo de Souza Terra" w:date="2016-02-08T20:04:00Z"/>
                    <w:color w:val="303030"/>
                  </w:rPr>
                </w:rPrChange>
              </w:rPr>
              <w:pPrChange w:id="1105" w:author="Mateus Berardo de Souza Terra" w:date="2016-02-08T22:05:00Z">
                <w:pPr>
                  <w:pStyle w:val="NormalWeb"/>
                  <w:spacing w:before="0" w:beforeAutospacing="0" w:after="160" w:afterAutospacing="0"/>
                  <w:jc w:val="center"/>
                </w:pPr>
              </w:pPrChange>
            </w:pPr>
            <w:ins w:id="1106" w:author="Mateus Berardo de Souza Terra" w:date="2016-02-08T22:09:00Z">
              <w:r>
                <w:rPr>
                  <w:color w:val="303030"/>
                  <w:sz w:val="16"/>
                  <w:szCs w:val="16"/>
                </w:rPr>
                <w:t>78</w:t>
              </w:r>
            </w:ins>
          </w:p>
        </w:tc>
        <w:tc>
          <w:tcPr>
            <w:tcW w:w="1558" w:type="dxa"/>
            <w:tcPrChange w:id="110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08" w:author="Mateus Berardo de Souza Terra" w:date="2016-02-08T20:04:00Z"/>
                <w:color w:val="303030"/>
                <w:sz w:val="16"/>
                <w:szCs w:val="16"/>
                <w:rPrChange w:id="1109" w:author="Mateus Berardo de Souza Terra" w:date="2016-02-08T22:05:00Z">
                  <w:rPr>
                    <w:ins w:id="1110" w:author="Mateus Berardo de Souza Terra" w:date="2016-02-08T20:04:00Z"/>
                    <w:color w:val="303030"/>
                  </w:rPr>
                </w:rPrChange>
              </w:rPr>
              <w:pPrChange w:id="1111" w:author="Mateus Berardo de Souza Terra" w:date="2016-02-08T22:05:00Z">
                <w:pPr>
                  <w:pStyle w:val="NormalWeb"/>
                  <w:spacing w:before="0" w:beforeAutospacing="0" w:after="160" w:afterAutospacing="0"/>
                  <w:jc w:val="center"/>
                </w:pPr>
              </w:pPrChange>
            </w:pPr>
            <w:ins w:id="1112" w:author="Mateus Berardo de Souza Terra" w:date="2016-02-08T22:10:00Z">
              <w:r>
                <w:rPr>
                  <w:color w:val="303030"/>
                  <w:sz w:val="16"/>
                  <w:szCs w:val="16"/>
                </w:rPr>
                <w:t>N</w:t>
              </w:r>
            </w:ins>
          </w:p>
        </w:tc>
        <w:tc>
          <w:tcPr>
            <w:tcW w:w="1559" w:type="dxa"/>
            <w:tcPrChange w:id="111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14" w:author="Mateus Berardo de Souza Terra" w:date="2016-02-08T20:04:00Z"/>
                <w:color w:val="303030"/>
                <w:sz w:val="16"/>
                <w:szCs w:val="16"/>
                <w:rPrChange w:id="1115" w:author="Mateus Berardo de Souza Terra" w:date="2016-02-08T22:05:00Z">
                  <w:rPr>
                    <w:ins w:id="1116" w:author="Mateus Berardo de Souza Terra" w:date="2016-02-08T20:04:00Z"/>
                    <w:color w:val="303030"/>
                  </w:rPr>
                </w:rPrChange>
              </w:rPr>
              <w:pPrChange w:id="1117" w:author="Mateus Berardo de Souza Terra" w:date="2016-02-08T22:05:00Z">
                <w:pPr>
                  <w:pStyle w:val="NormalWeb"/>
                  <w:spacing w:before="0" w:beforeAutospacing="0" w:after="160" w:afterAutospacing="0"/>
                  <w:jc w:val="center"/>
                </w:pPr>
              </w:pPrChange>
            </w:pPr>
            <w:ins w:id="1118" w:author="Mateus Berardo de Souza Terra" w:date="2016-02-08T22:09:00Z">
              <w:r>
                <w:rPr>
                  <w:color w:val="303030"/>
                  <w:sz w:val="16"/>
                  <w:szCs w:val="16"/>
                </w:rPr>
                <w:t>110</w:t>
              </w:r>
            </w:ins>
          </w:p>
        </w:tc>
        <w:tc>
          <w:tcPr>
            <w:tcW w:w="1559" w:type="dxa"/>
            <w:tcPrChange w:id="111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20" w:author="Mateus Berardo de Souza Terra" w:date="2016-02-08T20:04:00Z"/>
                <w:color w:val="303030"/>
                <w:sz w:val="16"/>
                <w:szCs w:val="16"/>
                <w:rPrChange w:id="1121" w:author="Mateus Berardo de Souza Terra" w:date="2016-02-08T22:05:00Z">
                  <w:rPr>
                    <w:ins w:id="1122" w:author="Mateus Berardo de Souza Terra" w:date="2016-02-08T20:04:00Z"/>
                    <w:color w:val="303030"/>
                  </w:rPr>
                </w:rPrChange>
              </w:rPr>
              <w:pPrChange w:id="1123" w:author="Mateus Berardo de Souza Terra" w:date="2016-02-08T22:05:00Z">
                <w:pPr>
                  <w:pStyle w:val="NormalWeb"/>
                  <w:spacing w:before="0" w:beforeAutospacing="0" w:after="160" w:afterAutospacing="0"/>
                  <w:jc w:val="center"/>
                </w:pPr>
              </w:pPrChange>
            </w:pPr>
            <w:ins w:id="1124" w:author="Mateus Berardo de Souza Terra" w:date="2016-02-08T22:11:00Z">
              <w:r>
                <w:rPr>
                  <w:color w:val="303030"/>
                  <w:sz w:val="16"/>
                  <w:szCs w:val="16"/>
                </w:rPr>
                <w:t>n</w:t>
              </w:r>
            </w:ins>
          </w:p>
        </w:tc>
      </w:tr>
      <w:tr w:rsidR="00BA6212" w:rsidRPr="00A76C84" w14:paraId="00FF0903" w14:textId="77777777" w:rsidTr="00A76C84">
        <w:trPr>
          <w:trHeight w:val="20"/>
          <w:ins w:id="1125" w:author="Mateus Berardo de Souza Terra" w:date="2016-02-08T20:04:00Z"/>
        </w:trPr>
        <w:tc>
          <w:tcPr>
            <w:tcW w:w="1558" w:type="dxa"/>
            <w:tcPrChange w:id="112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27" w:author="Mateus Berardo de Souza Terra" w:date="2016-02-08T20:04:00Z"/>
                <w:color w:val="303030"/>
                <w:sz w:val="16"/>
                <w:szCs w:val="16"/>
                <w:rPrChange w:id="1128" w:author="Mateus Berardo de Souza Terra" w:date="2016-02-08T22:05:00Z">
                  <w:rPr>
                    <w:ins w:id="1129" w:author="Mateus Berardo de Souza Terra" w:date="2016-02-08T20:04:00Z"/>
                    <w:color w:val="303030"/>
                  </w:rPr>
                </w:rPrChange>
              </w:rPr>
              <w:pPrChange w:id="1130" w:author="Mateus Berardo de Souza Terra" w:date="2016-02-08T22:05:00Z">
                <w:pPr>
                  <w:pStyle w:val="NormalWeb"/>
                  <w:spacing w:before="0" w:beforeAutospacing="0" w:after="160" w:afterAutospacing="0"/>
                  <w:jc w:val="center"/>
                </w:pPr>
              </w:pPrChange>
            </w:pPr>
            <w:ins w:id="1131" w:author="Mateus Berardo de Souza Terra" w:date="2016-02-08T20:05:00Z">
              <w:r w:rsidRPr="00A76C84">
                <w:rPr>
                  <w:color w:val="303030"/>
                  <w:sz w:val="16"/>
                  <w:szCs w:val="16"/>
                  <w:rPrChange w:id="1132" w:author="Mateus Berardo de Souza Terra" w:date="2016-02-08T22:05:00Z">
                    <w:rPr>
                      <w:color w:val="303030"/>
                    </w:rPr>
                  </w:rPrChange>
                </w:rPr>
                <w:t>47</w:t>
              </w:r>
            </w:ins>
          </w:p>
        </w:tc>
        <w:tc>
          <w:tcPr>
            <w:tcW w:w="1558" w:type="dxa"/>
            <w:tcPrChange w:id="113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34" w:author="Mateus Berardo de Souza Terra" w:date="2016-02-08T20:04:00Z"/>
                <w:color w:val="303030"/>
                <w:sz w:val="16"/>
                <w:szCs w:val="16"/>
                <w:rPrChange w:id="1135" w:author="Mateus Berardo de Souza Terra" w:date="2016-02-08T22:05:00Z">
                  <w:rPr>
                    <w:ins w:id="1136" w:author="Mateus Berardo de Souza Terra" w:date="2016-02-08T20:04:00Z"/>
                    <w:color w:val="303030"/>
                  </w:rPr>
                </w:rPrChange>
              </w:rPr>
              <w:pPrChange w:id="1137" w:author="Mateus Berardo de Souza Terra" w:date="2016-02-08T22:05:00Z">
                <w:pPr>
                  <w:pStyle w:val="NormalWeb"/>
                  <w:spacing w:before="0" w:beforeAutospacing="0" w:after="160" w:afterAutospacing="0"/>
                  <w:jc w:val="center"/>
                </w:pPr>
              </w:pPrChange>
            </w:pPr>
            <w:ins w:id="1138" w:author="Mateus Berardo de Souza Terra" w:date="2016-02-08T22:13:00Z">
              <w:r>
                <w:rPr>
                  <w:color w:val="303030"/>
                  <w:sz w:val="16"/>
                  <w:szCs w:val="16"/>
                </w:rPr>
                <w:t>/</w:t>
              </w:r>
            </w:ins>
          </w:p>
        </w:tc>
        <w:tc>
          <w:tcPr>
            <w:tcW w:w="1558" w:type="dxa"/>
            <w:tcPrChange w:id="113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40" w:author="Mateus Berardo de Souza Terra" w:date="2016-02-08T20:04:00Z"/>
                <w:color w:val="303030"/>
                <w:sz w:val="16"/>
                <w:szCs w:val="16"/>
                <w:rPrChange w:id="1141" w:author="Mateus Berardo de Souza Terra" w:date="2016-02-08T22:05:00Z">
                  <w:rPr>
                    <w:ins w:id="1142" w:author="Mateus Berardo de Souza Terra" w:date="2016-02-08T20:04:00Z"/>
                    <w:color w:val="303030"/>
                  </w:rPr>
                </w:rPrChange>
              </w:rPr>
              <w:pPrChange w:id="1143" w:author="Mateus Berardo de Souza Terra" w:date="2016-02-08T22:05:00Z">
                <w:pPr>
                  <w:pStyle w:val="NormalWeb"/>
                  <w:spacing w:before="0" w:beforeAutospacing="0" w:after="160" w:afterAutospacing="0"/>
                  <w:jc w:val="center"/>
                </w:pPr>
              </w:pPrChange>
            </w:pPr>
            <w:ins w:id="1144" w:author="Mateus Berardo de Souza Terra" w:date="2016-02-08T22:09:00Z">
              <w:r>
                <w:rPr>
                  <w:color w:val="303030"/>
                  <w:sz w:val="16"/>
                  <w:szCs w:val="16"/>
                </w:rPr>
                <w:t>79</w:t>
              </w:r>
            </w:ins>
          </w:p>
        </w:tc>
        <w:tc>
          <w:tcPr>
            <w:tcW w:w="1558" w:type="dxa"/>
            <w:tcPrChange w:id="114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46" w:author="Mateus Berardo de Souza Terra" w:date="2016-02-08T20:04:00Z"/>
                <w:color w:val="303030"/>
                <w:sz w:val="16"/>
                <w:szCs w:val="16"/>
                <w:rPrChange w:id="1147" w:author="Mateus Berardo de Souza Terra" w:date="2016-02-08T22:05:00Z">
                  <w:rPr>
                    <w:ins w:id="1148" w:author="Mateus Berardo de Souza Terra" w:date="2016-02-08T20:04:00Z"/>
                    <w:color w:val="303030"/>
                  </w:rPr>
                </w:rPrChange>
              </w:rPr>
              <w:pPrChange w:id="1149" w:author="Mateus Berardo de Souza Terra" w:date="2016-02-08T22:05:00Z">
                <w:pPr>
                  <w:pStyle w:val="NormalWeb"/>
                  <w:spacing w:before="0" w:beforeAutospacing="0" w:after="160" w:afterAutospacing="0"/>
                  <w:jc w:val="center"/>
                </w:pPr>
              </w:pPrChange>
            </w:pPr>
            <w:ins w:id="1150" w:author="Mateus Berardo de Souza Terra" w:date="2016-02-08T22:10:00Z">
              <w:r>
                <w:rPr>
                  <w:color w:val="303030"/>
                  <w:sz w:val="16"/>
                  <w:szCs w:val="16"/>
                </w:rPr>
                <w:t>O</w:t>
              </w:r>
            </w:ins>
          </w:p>
        </w:tc>
        <w:tc>
          <w:tcPr>
            <w:tcW w:w="1559" w:type="dxa"/>
            <w:tcPrChange w:id="115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52" w:author="Mateus Berardo de Souza Terra" w:date="2016-02-08T20:04:00Z"/>
                <w:color w:val="303030"/>
                <w:sz w:val="16"/>
                <w:szCs w:val="16"/>
                <w:rPrChange w:id="1153" w:author="Mateus Berardo de Souza Terra" w:date="2016-02-08T22:05:00Z">
                  <w:rPr>
                    <w:ins w:id="1154" w:author="Mateus Berardo de Souza Terra" w:date="2016-02-08T20:04:00Z"/>
                    <w:color w:val="303030"/>
                  </w:rPr>
                </w:rPrChange>
              </w:rPr>
              <w:pPrChange w:id="1155" w:author="Mateus Berardo de Souza Terra" w:date="2016-02-08T22:05:00Z">
                <w:pPr>
                  <w:pStyle w:val="NormalWeb"/>
                  <w:spacing w:before="0" w:beforeAutospacing="0" w:after="160" w:afterAutospacing="0"/>
                  <w:jc w:val="center"/>
                </w:pPr>
              </w:pPrChange>
            </w:pPr>
            <w:ins w:id="1156" w:author="Mateus Berardo de Souza Terra" w:date="2016-02-08T22:09:00Z">
              <w:r>
                <w:rPr>
                  <w:color w:val="303030"/>
                  <w:sz w:val="16"/>
                  <w:szCs w:val="16"/>
                </w:rPr>
                <w:t>111</w:t>
              </w:r>
            </w:ins>
          </w:p>
        </w:tc>
        <w:tc>
          <w:tcPr>
            <w:tcW w:w="1559" w:type="dxa"/>
            <w:tcPrChange w:id="115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58" w:author="Mateus Berardo de Souza Terra" w:date="2016-02-08T20:04:00Z"/>
                <w:color w:val="303030"/>
                <w:sz w:val="16"/>
                <w:szCs w:val="16"/>
                <w:rPrChange w:id="1159" w:author="Mateus Berardo de Souza Terra" w:date="2016-02-08T22:05:00Z">
                  <w:rPr>
                    <w:ins w:id="1160" w:author="Mateus Berardo de Souza Terra" w:date="2016-02-08T20:04:00Z"/>
                    <w:color w:val="303030"/>
                  </w:rPr>
                </w:rPrChange>
              </w:rPr>
              <w:pPrChange w:id="1161" w:author="Mateus Berardo de Souza Terra" w:date="2016-02-08T22:05:00Z">
                <w:pPr>
                  <w:pStyle w:val="NormalWeb"/>
                  <w:spacing w:before="0" w:beforeAutospacing="0" w:after="160" w:afterAutospacing="0"/>
                  <w:jc w:val="center"/>
                </w:pPr>
              </w:pPrChange>
            </w:pPr>
            <w:ins w:id="1162" w:author="Mateus Berardo de Souza Terra" w:date="2016-02-08T22:11:00Z">
              <w:r>
                <w:rPr>
                  <w:color w:val="303030"/>
                  <w:sz w:val="16"/>
                  <w:szCs w:val="16"/>
                </w:rPr>
                <w:t>o</w:t>
              </w:r>
            </w:ins>
          </w:p>
        </w:tc>
      </w:tr>
      <w:tr w:rsidR="00BA6212" w:rsidRPr="00A76C84" w14:paraId="32077213" w14:textId="77777777" w:rsidTr="00A76C84">
        <w:trPr>
          <w:trHeight w:val="20"/>
          <w:ins w:id="1163" w:author="Mateus Berardo de Souza Terra" w:date="2016-02-08T20:04:00Z"/>
        </w:trPr>
        <w:tc>
          <w:tcPr>
            <w:tcW w:w="1558" w:type="dxa"/>
            <w:tcPrChange w:id="116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65" w:author="Mateus Berardo de Souza Terra" w:date="2016-02-08T20:04:00Z"/>
                <w:color w:val="303030"/>
                <w:sz w:val="16"/>
                <w:szCs w:val="16"/>
                <w:rPrChange w:id="1166" w:author="Mateus Berardo de Souza Terra" w:date="2016-02-08T22:05:00Z">
                  <w:rPr>
                    <w:ins w:id="1167" w:author="Mateus Berardo de Souza Terra" w:date="2016-02-08T20:04:00Z"/>
                    <w:color w:val="303030"/>
                  </w:rPr>
                </w:rPrChange>
              </w:rPr>
              <w:pPrChange w:id="1168" w:author="Mateus Berardo de Souza Terra" w:date="2016-02-08T22:05:00Z">
                <w:pPr>
                  <w:pStyle w:val="NormalWeb"/>
                  <w:spacing w:before="0" w:beforeAutospacing="0" w:after="160" w:afterAutospacing="0"/>
                  <w:jc w:val="center"/>
                </w:pPr>
              </w:pPrChange>
            </w:pPr>
            <w:ins w:id="1169" w:author="Mateus Berardo de Souza Terra" w:date="2016-02-08T20:05:00Z">
              <w:r w:rsidRPr="00A76C84">
                <w:rPr>
                  <w:color w:val="303030"/>
                  <w:sz w:val="16"/>
                  <w:szCs w:val="16"/>
                  <w:rPrChange w:id="1170" w:author="Mateus Berardo de Souza Terra" w:date="2016-02-08T22:05:00Z">
                    <w:rPr>
                      <w:color w:val="303030"/>
                    </w:rPr>
                  </w:rPrChange>
                </w:rPr>
                <w:t>48</w:t>
              </w:r>
            </w:ins>
          </w:p>
        </w:tc>
        <w:tc>
          <w:tcPr>
            <w:tcW w:w="1558" w:type="dxa"/>
            <w:tcPrChange w:id="117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72" w:author="Mateus Berardo de Souza Terra" w:date="2016-02-08T20:04:00Z"/>
                <w:color w:val="303030"/>
                <w:sz w:val="16"/>
                <w:szCs w:val="16"/>
                <w:rPrChange w:id="1173" w:author="Mateus Berardo de Souza Terra" w:date="2016-02-08T22:05:00Z">
                  <w:rPr>
                    <w:ins w:id="1174" w:author="Mateus Berardo de Souza Terra" w:date="2016-02-08T20:04:00Z"/>
                    <w:color w:val="303030"/>
                  </w:rPr>
                </w:rPrChange>
              </w:rPr>
              <w:pPrChange w:id="1175" w:author="Mateus Berardo de Souza Terra" w:date="2016-02-08T22:05:00Z">
                <w:pPr>
                  <w:pStyle w:val="NormalWeb"/>
                  <w:spacing w:before="0" w:beforeAutospacing="0" w:after="160" w:afterAutospacing="0"/>
                  <w:jc w:val="center"/>
                </w:pPr>
              </w:pPrChange>
            </w:pPr>
            <w:ins w:id="1176" w:author="Mateus Berardo de Souza Terra" w:date="2016-02-08T22:13:00Z">
              <w:r>
                <w:rPr>
                  <w:color w:val="303030"/>
                  <w:sz w:val="16"/>
                  <w:szCs w:val="16"/>
                </w:rPr>
                <w:t>0</w:t>
              </w:r>
            </w:ins>
          </w:p>
        </w:tc>
        <w:tc>
          <w:tcPr>
            <w:tcW w:w="1558" w:type="dxa"/>
            <w:tcPrChange w:id="117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78" w:author="Mateus Berardo de Souza Terra" w:date="2016-02-08T20:04:00Z"/>
                <w:color w:val="303030"/>
                <w:sz w:val="16"/>
                <w:szCs w:val="16"/>
                <w:rPrChange w:id="1179" w:author="Mateus Berardo de Souza Terra" w:date="2016-02-08T22:05:00Z">
                  <w:rPr>
                    <w:ins w:id="1180" w:author="Mateus Berardo de Souza Terra" w:date="2016-02-08T20:04:00Z"/>
                    <w:color w:val="303030"/>
                  </w:rPr>
                </w:rPrChange>
              </w:rPr>
              <w:pPrChange w:id="1181" w:author="Mateus Berardo de Souza Terra" w:date="2016-02-08T22:05:00Z">
                <w:pPr>
                  <w:pStyle w:val="NormalWeb"/>
                  <w:spacing w:before="0" w:beforeAutospacing="0" w:after="160" w:afterAutospacing="0"/>
                  <w:jc w:val="center"/>
                </w:pPr>
              </w:pPrChange>
            </w:pPr>
            <w:ins w:id="1182" w:author="Mateus Berardo de Souza Terra" w:date="2016-02-08T22:09:00Z">
              <w:r>
                <w:rPr>
                  <w:color w:val="303030"/>
                  <w:sz w:val="16"/>
                  <w:szCs w:val="16"/>
                </w:rPr>
                <w:t>80</w:t>
              </w:r>
            </w:ins>
          </w:p>
        </w:tc>
        <w:tc>
          <w:tcPr>
            <w:tcW w:w="1558" w:type="dxa"/>
            <w:tcPrChange w:id="118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84" w:author="Mateus Berardo de Souza Terra" w:date="2016-02-08T20:04:00Z"/>
                <w:color w:val="303030"/>
                <w:sz w:val="16"/>
                <w:szCs w:val="16"/>
                <w:rPrChange w:id="1185" w:author="Mateus Berardo de Souza Terra" w:date="2016-02-08T22:05:00Z">
                  <w:rPr>
                    <w:ins w:id="1186" w:author="Mateus Berardo de Souza Terra" w:date="2016-02-08T20:04:00Z"/>
                    <w:color w:val="303030"/>
                  </w:rPr>
                </w:rPrChange>
              </w:rPr>
              <w:pPrChange w:id="1187" w:author="Mateus Berardo de Souza Terra" w:date="2016-02-08T22:05:00Z">
                <w:pPr>
                  <w:pStyle w:val="NormalWeb"/>
                  <w:spacing w:before="0" w:beforeAutospacing="0" w:after="160" w:afterAutospacing="0"/>
                  <w:jc w:val="center"/>
                </w:pPr>
              </w:pPrChange>
            </w:pPr>
            <w:ins w:id="1188" w:author="Mateus Berardo de Souza Terra" w:date="2016-02-08T22:10:00Z">
              <w:r>
                <w:rPr>
                  <w:color w:val="303030"/>
                  <w:sz w:val="16"/>
                  <w:szCs w:val="16"/>
                </w:rPr>
                <w:t>P</w:t>
              </w:r>
            </w:ins>
          </w:p>
        </w:tc>
        <w:tc>
          <w:tcPr>
            <w:tcW w:w="1559" w:type="dxa"/>
            <w:tcPrChange w:id="118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190" w:author="Mateus Berardo de Souza Terra" w:date="2016-02-08T20:04:00Z"/>
                <w:color w:val="303030"/>
                <w:sz w:val="16"/>
                <w:szCs w:val="16"/>
                <w:rPrChange w:id="1191" w:author="Mateus Berardo de Souza Terra" w:date="2016-02-08T22:05:00Z">
                  <w:rPr>
                    <w:ins w:id="1192" w:author="Mateus Berardo de Souza Terra" w:date="2016-02-08T20:04:00Z"/>
                    <w:color w:val="303030"/>
                  </w:rPr>
                </w:rPrChange>
              </w:rPr>
              <w:pPrChange w:id="1193" w:author="Mateus Berardo de Souza Terra" w:date="2016-02-08T22:05:00Z">
                <w:pPr>
                  <w:pStyle w:val="NormalWeb"/>
                  <w:spacing w:before="0" w:beforeAutospacing="0" w:after="160" w:afterAutospacing="0"/>
                  <w:jc w:val="center"/>
                </w:pPr>
              </w:pPrChange>
            </w:pPr>
            <w:ins w:id="1194" w:author="Mateus Berardo de Souza Terra" w:date="2016-02-08T22:09:00Z">
              <w:r>
                <w:rPr>
                  <w:color w:val="303030"/>
                  <w:sz w:val="16"/>
                  <w:szCs w:val="16"/>
                </w:rPr>
                <w:t>112</w:t>
              </w:r>
            </w:ins>
          </w:p>
        </w:tc>
        <w:tc>
          <w:tcPr>
            <w:tcW w:w="1559" w:type="dxa"/>
            <w:tcPrChange w:id="119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196" w:author="Mateus Berardo de Souza Terra" w:date="2016-02-08T20:04:00Z"/>
                <w:color w:val="303030"/>
                <w:sz w:val="16"/>
                <w:szCs w:val="16"/>
                <w:rPrChange w:id="1197" w:author="Mateus Berardo de Souza Terra" w:date="2016-02-08T22:05:00Z">
                  <w:rPr>
                    <w:ins w:id="1198" w:author="Mateus Berardo de Souza Terra" w:date="2016-02-08T20:04:00Z"/>
                    <w:color w:val="303030"/>
                  </w:rPr>
                </w:rPrChange>
              </w:rPr>
              <w:pPrChange w:id="1199" w:author="Mateus Berardo de Souza Terra" w:date="2016-02-08T22:05:00Z">
                <w:pPr>
                  <w:pStyle w:val="NormalWeb"/>
                  <w:spacing w:before="0" w:beforeAutospacing="0" w:after="160" w:afterAutospacing="0"/>
                  <w:jc w:val="center"/>
                </w:pPr>
              </w:pPrChange>
            </w:pPr>
            <w:ins w:id="1200" w:author="Mateus Berardo de Souza Terra" w:date="2016-02-08T22:11:00Z">
              <w:r>
                <w:rPr>
                  <w:color w:val="303030"/>
                  <w:sz w:val="16"/>
                  <w:szCs w:val="16"/>
                </w:rPr>
                <w:t>p</w:t>
              </w:r>
            </w:ins>
          </w:p>
        </w:tc>
      </w:tr>
      <w:tr w:rsidR="00BA6212" w:rsidRPr="00A76C84" w14:paraId="1E117F82" w14:textId="77777777" w:rsidTr="00A76C84">
        <w:trPr>
          <w:trHeight w:val="20"/>
          <w:ins w:id="1201" w:author="Mateus Berardo de Souza Terra" w:date="2016-02-08T20:04:00Z"/>
        </w:trPr>
        <w:tc>
          <w:tcPr>
            <w:tcW w:w="1558" w:type="dxa"/>
            <w:tcPrChange w:id="120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03" w:author="Mateus Berardo de Souza Terra" w:date="2016-02-08T20:04:00Z"/>
                <w:color w:val="303030"/>
                <w:sz w:val="16"/>
                <w:szCs w:val="16"/>
                <w:rPrChange w:id="1204" w:author="Mateus Berardo de Souza Terra" w:date="2016-02-08T22:05:00Z">
                  <w:rPr>
                    <w:ins w:id="1205" w:author="Mateus Berardo de Souza Terra" w:date="2016-02-08T20:04:00Z"/>
                    <w:color w:val="303030"/>
                  </w:rPr>
                </w:rPrChange>
              </w:rPr>
              <w:pPrChange w:id="1206" w:author="Mateus Berardo de Souza Terra" w:date="2016-02-08T22:05:00Z">
                <w:pPr>
                  <w:pStyle w:val="NormalWeb"/>
                  <w:spacing w:before="0" w:beforeAutospacing="0" w:after="160" w:afterAutospacing="0"/>
                  <w:jc w:val="center"/>
                </w:pPr>
              </w:pPrChange>
            </w:pPr>
            <w:ins w:id="1207" w:author="Mateus Berardo de Souza Terra" w:date="2016-02-08T20:05:00Z">
              <w:r w:rsidRPr="00A76C84">
                <w:rPr>
                  <w:color w:val="303030"/>
                  <w:sz w:val="16"/>
                  <w:szCs w:val="16"/>
                  <w:rPrChange w:id="1208" w:author="Mateus Berardo de Souza Terra" w:date="2016-02-08T22:05:00Z">
                    <w:rPr>
                      <w:color w:val="303030"/>
                    </w:rPr>
                  </w:rPrChange>
                </w:rPr>
                <w:t>49</w:t>
              </w:r>
            </w:ins>
          </w:p>
        </w:tc>
        <w:tc>
          <w:tcPr>
            <w:tcW w:w="1558" w:type="dxa"/>
            <w:tcPrChange w:id="120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10" w:author="Mateus Berardo de Souza Terra" w:date="2016-02-08T20:04:00Z"/>
                <w:color w:val="303030"/>
                <w:sz w:val="16"/>
                <w:szCs w:val="16"/>
                <w:rPrChange w:id="1211" w:author="Mateus Berardo de Souza Terra" w:date="2016-02-08T22:05:00Z">
                  <w:rPr>
                    <w:ins w:id="1212" w:author="Mateus Berardo de Souza Terra" w:date="2016-02-08T20:04:00Z"/>
                    <w:color w:val="303030"/>
                  </w:rPr>
                </w:rPrChange>
              </w:rPr>
              <w:pPrChange w:id="1213" w:author="Mateus Berardo de Souza Terra" w:date="2016-02-08T22:05:00Z">
                <w:pPr>
                  <w:pStyle w:val="NormalWeb"/>
                  <w:spacing w:before="0" w:beforeAutospacing="0" w:after="160" w:afterAutospacing="0"/>
                  <w:jc w:val="center"/>
                </w:pPr>
              </w:pPrChange>
            </w:pPr>
            <w:ins w:id="1214" w:author="Mateus Berardo de Souza Terra" w:date="2016-02-08T22:13:00Z">
              <w:r>
                <w:rPr>
                  <w:color w:val="303030"/>
                  <w:sz w:val="16"/>
                  <w:szCs w:val="16"/>
                </w:rPr>
                <w:t>1</w:t>
              </w:r>
            </w:ins>
          </w:p>
        </w:tc>
        <w:tc>
          <w:tcPr>
            <w:tcW w:w="1558" w:type="dxa"/>
            <w:tcPrChange w:id="121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16" w:author="Mateus Berardo de Souza Terra" w:date="2016-02-08T20:04:00Z"/>
                <w:color w:val="303030"/>
                <w:sz w:val="16"/>
                <w:szCs w:val="16"/>
                <w:rPrChange w:id="1217" w:author="Mateus Berardo de Souza Terra" w:date="2016-02-08T22:05:00Z">
                  <w:rPr>
                    <w:ins w:id="1218" w:author="Mateus Berardo de Souza Terra" w:date="2016-02-08T20:04:00Z"/>
                    <w:color w:val="303030"/>
                  </w:rPr>
                </w:rPrChange>
              </w:rPr>
              <w:pPrChange w:id="1219" w:author="Mateus Berardo de Souza Terra" w:date="2016-02-08T22:05:00Z">
                <w:pPr>
                  <w:pStyle w:val="NormalWeb"/>
                  <w:spacing w:before="0" w:beforeAutospacing="0" w:after="160" w:afterAutospacing="0"/>
                  <w:jc w:val="center"/>
                </w:pPr>
              </w:pPrChange>
            </w:pPr>
            <w:ins w:id="1220" w:author="Mateus Berardo de Souza Terra" w:date="2016-02-08T22:09:00Z">
              <w:r>
                <w:rPr>
                  <w:color w:val="303030"/>
                  <w:sz w:val="16"/>
                  <w:szCs w:val="16"/>
                </w:rPr>
                <w:t>81</w:t>
              </w:r>
            </w:ins>
          </w:p>
        </w:tc>
        <w:tc>
          <w:tcPr>
            <w:tcW w:w="1558" w:type="dxa"/>
            <w:tcPrChange w:id="122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22" w:author="Mateus Berardo de Souza Terra" w:date="2016-02-08T20:04:00Z"/>
                <w:color w:val="303030"/>
                <w:sz w:val="16"/>
                <w:szCs w:val="16"/>
                <w:rPrChange w:id="1223" w:author="Mateus Berardo de Souza Terra" w:date="2016-02-08T22:05:00Z">
                  <w:rPr>
                    <w:ins w:id="1224" w:author="Mateus Berardo de Souza Terra" w:date="2016-02-08T20:04:00Z"/>
                    <w:color w:val="303030"/>
                  </w:rPr>
                </w:rPrChange>
              </w:rPr>
              <w:pPrChange w:id="1225" w:author="Mateus Berardo de Souza Terra" w:date="2016-02-08T22:05:00Z">
                <w:pPr>
                  <w:pStyle w:val="NormalWeb"/>
                  <w:spacing w:before="0" w:beforeAutospacing="0" w:after="160" w:afterAutospacing="0"/>
                  <w:jc w:val="center"/>
                </w:pPr>
              </w:pPrChange>
            </w:pPr>
            <w:ins w:id="1226" w:author="Mateus Berardo de Souza Terra" w:date="2016-02-08T22:10:00Z">
              <w:r>
                <w:rPr>
                  <w:color w:val="303030"/>
                  <w:sz w:val="16"/>
                  <w:szCs w:val="16"/>
                </w:rPr>
                <w:t>Q</w:t>
              </w:r>
            </w:ins>
          </w:p>
        </w:tc>
        <w:tc>
          <w:tcPr>
            <w:tcW w:w="1559" w:type="dxa"/>
            <w:tcPrChange w:id="122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28" w:author="Mateus Berardo de Souza Terra" w:date="2016-02-08T20:04:00Z"/>
                <w:color w:val="303030"/>
                <w:sz w:val="16"/>
                <w:szCs w:val="16"/>
                <w:rPrChange w:id="1229" w:author="Mateus Berardo de Souza Terra" w:date="2016-02-08T22:05:00Z">
                  <w:rPr>
                    <w:ins w:id="1230" w:author="Mateus Berardo de Souza Terra" w:date="2016-02-08T20:04:00Z"/>
                    <w:color w:val="303030"/>
                  </w:rPr>
                </w:rPrChange>
              </w:rPr>
              <w:pPrChange w:id="1231" w:author="Mateus Berardo de Souza Terra" w:date="2016-02-08T22:05:00Z">
                <w:pPr>
                  <w:pStyle w:val="NormalWeb"/>
                  <w:spacing w:before="0" w:beforeAutospacing="0" w:after="160" w:afterAutospacing="0"/>
                  <w:jc w:val="center"/>
                </w:pPr>
              </w:pPrChange>
            </w:pPr>
            <w:ins w:id="1232" w:author="Mateus Berardo de Souza Terra" w:date="2016-02-08T22:09:00Z">
              <w:r>
                <w:rPr>
                  <w:color w:val="303030"/>
                  <w:sz w:val="16"/>
                  <w:szCs w:val="16"/>
                </w:rPr>
                <w:t>113</w:t>
              </w:r>
            </w:ins>
          </w:p>
        </w:tc>
        <w:tc>
          <w:tcPr>
            <w:tcW w:w="1559" w:type="dxa"/>
            <w:tcPrChange w:id="123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34" w:author="Mateus Berardo de Souza Terra" w:date="2016-02-08T20:04:00Z"/>
                <w:color w:val="303030"/>
                <w:sz w:val="16"/>
                <w:szCs w:val="16"/>
                <w:rPrChange w:id="1235" w:author="Mateus Berardo de Souza Terra" w:date="2016-02-08T22:05:00Z">
                  <w:rPr>
                    <w:ins w:id="1236" w:author="Mateus Berardo de Souza Terra" w:date="2016-02-08T20:04:00Z"/>
                    <w:color w:val="303030"/>
                  </w:rPr>
                </w:rPrChange>
              </w:rPr>
              <w:pPrChange w:id="1237" w:author="Mateus Berardo de Souza Terra" w:date="2016-02-08T22:05:00Z">
                <w:pPr>
                  <w:pStyle w:val="NormalWeb"/>
                  <w:spacing w:before="0" w:beforeAutospacing="0" w:after="160" w:afterAutospacing="0"/>
                  <w:jc w:val="center"/>
                </w:pPr>
              </w:pPrChange>
            </w:pPr>
            <w:ins w:id="1238" w:author="Mateus Berardo de Souza Terra" w:date="2016-02-08T22:11:00Z">
              <w:r>
                <w:rPr>
                  <w:color w:val="303030"/>
                  <w:sz w:val="16"/>
                  <w:szCs w:val="16"/>
                </w:rPr>
                <w:t>q</w:t>
              </w:r>
            </w:ins>
          </w:p>
        </w:tc>
      </w:tr>
      <w:tr w:rsidR="00BA6212" w:rsidRPr="00A76C84" w14:paraId="496E90E1" w14:textId="77777777" w:rsidTr="00A76C84">
        <w:trPr>
          <w:trHeight w:val="20"/>
          <w:ins w:id="1239" w:author="Mateus Berardo de Souza Terra" w:date="2016-02-08T20:04:00Z"/>
        </w:trPr>
        <w:tc>
          <w:tcPr>
            <w:tcW w:w="1558" w:type="dxa"/>
            <w:tcPrChange w:id="124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41" w:author="Mateus Berardo de Souza Terra" w:date="2016-02-08T20:04:00Z"/>
                <w:color w:val="303030"/>
                <w:sz w:val="16"/>
                <w:szCs w:val="16"/>
                <w:rPrChange w:id="1242" w:author="Mateus Berardo de Souza Terra" w:date="2016-02-08T22:05:00Z">
                  <w:rPr>
                    <w:ins w:id="1243" w:author="Mateus Berardo de Souza Terra" w:date="2016-02-08T20:04:00Z"/>
                    <w:color w:val="303030"/>
                  </w:rPr>
                </w:rPrChange>
              </w:rPr>
              <w:pPrChange w:id="1244" w:author="Mateus Berardo de Souza Terra" w:date="2016-02-08T22:05:00Z">
                <w:pPr>
                  <w:pStyle w:val="NormalWeb"/>
                  <w:spacing w:before="0" w:beforeAutospacing="0" w:after="160" w:afterAutospacing="0"/>
                  <w:jc w:val="center"/>
                </w:pPr>
              </w:pPrChange>
            </w:pPr>
            <w:ins w:id="1245" w:author="Mateus Berardo de Souza Terra" w:date="2016-02-08T20:05:00Z">
              <w:r w:rsidRPr="00A76C84">
                <w:rPr>
                  <w:color w:val="303030"/>
                  <w:sz w:val="16"/>
                  <w:szCs w:val="16"/>
                  <w:rPrChange w:id="1246" w:author="Mateus Berardo de Souza Terra" w:date="2016-02-08T22:05:00Z">
                    <w:rPr>
                      <w:color w:val="303030"/>
                    </w:rPr>
                  </w:rPrChange>
                </w:rPr>
                <w:t>50</w:t>
              </w:r>
            </w:ins>
          </w:p>
        </w:tc>
        <w:tc>
          <w:tcPr>
            <w:tcW w:w="1558" w:type="dxa"/>
            <w:tcPrChange w:id="124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48" w:author="Mateus Berardo de Souza Terra" w:date="2016-02-08T20:04:00Z"/>
                <w:color w:val="303030"/>
                <w:sz w:val="16"/>
                <w:szCs w:val="16"/>
                <w:rPrChange w:id="1249" w:author="Mateus Berardo de Souza Terra" w:date="2016-02-08T22:05:00Z">
                  <w:rPr>
                    <w:ins w:id="1250" w:author="Mateus Berardo de Souza Terra" w:date="2016-02-08T20:04:00Z"/>
                    <w:color w:val="303030"/>
                  </w:rPr>
                </w:rPrChange>
              </w:rPr>
              <w:pPrChange w:id="1251" w:author="Mateus Berardo de Souza Terra" w:date="2016-02-08T22:05:00Z">
                <w:pPr>
                  <w:pStyle w:val="NormalWeb"/>
                  <w:spacing w:before="0" w:beforeAutospacing="0" w:after="160" w:afterAutospacing="0"/>
                  <w:jc w:val="center"/>
                </w:pPr>
              </w:pPrChange>
            </w:pPr>
            <w:ins w:id="1252" w:author="Mateus Berardo de Souza Terra" w:date="2016-02-08T22:13:00Z">
              <w:r>
                <w:rPr>
                  <w:color w:val="303030"/>
                  <w:sz w:val="16"/>
                  <w:szCs w:val="16"/>
                </w:rPr>
                <w:t>2</w:t>
              </w:r>
            </w:ins>
          </w:p>
        </w:tc>
        <w:tc>
          <w:tcPr>
            <w:tcW w:w="1558" w:type="dxa"/>
            <w:tcPrChange w:id="125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54" w:author="Mateus Berardo de Souza Terra" w:date="2016-02-08T20:04:00Z"/>
                <w:color w:val="303030"/>
                <w:sz w:val="16"/>
                <w:szCs w:val="16"/>
                <w:rPrChange w:id="1255" w:author="Mateus Berardo de Souza Terra" w:date="2016-02-08T22:05:00Z">
                  <w:rPr>
                    <w:ins w:id="1256" w:author="Mateus Berardo de Souza Terra" w:date="2016-02-08T20:04:00Z"/>
                    <w:color w:val="303030"/>
                  </w:rPr>
                </w:rPrChange>
              </w:rPr>
              <w:pPrChange w:id="1257" w:author="Mateus Berardo de Souza Terra" w:date="2016-02-08T22:05:00Z">
                <w:pPr>
                  <w:pStyle w:val="NormalWeb"/>
                  <w:spacing w:before="0" w:beforeAutospacing="0" w:after="160" w:afterAutospacing="0"/>
                  <w:jc w:val="center"/>
                </w:pPr>
              </w:pPrChange>
            </w:pPr>
            <w:ins w:id="1258" w:author="Mateus Berardo de Souza Terra" w:date="2016-02-08T22:09:00Z">
              <w:r>
                <w:rPr>
                  <w:color w:val="303030"/>
                  <w:sz w:val="16"/>
                  <w:szCs w:val="16"/>
                </w:rPr>
                <w:t>82</w:t>
              </w:r>
            </w:ins>
          </w:p>
        </w:tc>
        <w:tc>
          <w:tcPr>
            <w:tcW w:w="1558" w:type="dxa"/>
            <w:tcPrChange w:id="125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60" w:author="Mateus Berardo de Souza Terra" w:date="2016-02-08T20:04:00Z"/>
                <w:color w:val="303030"/>
                <w:sz w:val="16"/>
                <w:szCs w:val="16"/>
                <w:rPrChange w:id="1261" w:author="Mateus Berardo de Souza Terra" w:date="2016-02-08T22:05:00Z">
                  <w:rPr>
                    <w:ins w:id="1262" w:author="Mateus Berardo de Souza Terra" w:date="2016-02-08T20:04:00Z"/>
                    <w:color w:val="303030"/>
                  </w:rPr>
                </w:rPrChange>
              </w:rPr>
              <w:pPrChange w:id="1263" w:author="Mateus Berardo de Souza Terra" w:date="2016-02-08T22:05:00Z">
                <w:pPr>
                  <w:pStyle w:val="NormalWeb"/>
                  <w:spacing w:before="0" w:beforeAutospacing="0" w:after="160" w:afterAutospacing="0"/>
                  <w:jc w:val="center"/>
                </w:pPr>
              </w:pPrChange>
            </w:pPr>
            <w:ins w:id="1264" w:author="Mateus Berardo de Souza Terra" w:date="2016-02-08T22:10:00Z">
              <w:r>
                <w:rPr>
                  <w:color w:val="303030"/>
                  <w:sz w:val="16"/>
                  <w:szCs w:val="16"/>
                </w:rPr>
                <w:t>R</w:t>
              </w:r>
            </w:ins>
          </w:p>
        </w:tc>
        <w:tc>
          <w:tcPr>
            <w:tcW w:w="1559" w:type="dxa"/>
            <w:tcPrChange w:id="126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66" w:author="Mateus Berardo de Souza Terra" w:date="2016-02-08T20:04:00Z"/>
                <w:color w:val="303030"/>
                <w:sz w:val="16"/>
                <w:szCs w:val="16"/>
                <w:rPrChange w:id="1267" w:author="Mateus Berardo de Souza Terra" w:date="2016-02-08T22:05:00Z">
                  <w:rPr>
                    <w:ins w:id="1268" w:author="Mateus Berardo de Souza Terra" w:date="2016-02-08T20:04:00Z"/>
                    <w:color w:val="303030"/>
                  </w:rPr>
                </w:rPrChange>
              </w:rPr>
              <w:pPrChange w:id="1269" w:author="Mateus Berardo de Souza Terra" w:date="2016-02-08T22:05:00Z">
                <w:pPr>
                  <w:pStyle w:val="NormalWeb"/>
                  <w:spacing w:before="0" w:beforeAutospacing="0" w:after="160" w:afterAutospacing="0"/>
                  <w:jc w:val="center"/>
                </w:pPr>
              </w:pPrChange>
            </w:pPr>
            <w:ins w:id="1270" w:author="Mateus Berardo de Souza Terra" w:date="2016-02-08T22:09:00Z">
              <w:r>
                <w:rPr>
                  <w:color w:val="303030"/>
                  <w:sz w:val="16"/>
                  <w:szCs w:val="16"/>
                </w:rPr>
                <w:t>114</w:t>
              </w:r>
            </w:ins>
          </w:p>
        </w:tc>
        <w:tc>
          <w:tcPr>
            <w:tcW w:w="1559" w:type="dxa"/>
            <w:tcPrChange w:id="127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72" w:author="Mateus Berardo de Souza Terra" w:date="2016-02-08T20:04:00Z"/>
                <w:color w:val="303030"/>
                <w:sz w:val="16"/>
                <w:szCs w:val="16"/>
                <w:rPrChange w:id="1273" w:author="Mateus Berardo de Souza Terra" w:date="2016-02-08T22:05:00Z">
                  <w:rPr>
                    <w:ins w:id="1274" w:author="Mateus Berardo de Souza Terra" w:date="2016-02-08T20:04:00Z"/>
                    <w:color w:val="303030"/>
                  </w:rPr>
                </w:rPrChange>
              </w:rPr>
              <w:pPrChange w:id="1275" w:author="Mateus Berardo de Souza Terra" w:date="2016-02-08T22:05:00Z">
                <w:pPr>
                  <w:pStyle w:val="NormalWeb"/>
                  <w:spacing w:before="0" w:beforeAutospacing="0" w:after="160" w:afterAutospacing="0"/>
                  <w:jc w:val="center"/>
                </w:pPr>
              </w:pPrChange>
            </w:pPr>
            <w:ins w:id="1276" w:author="Mateus Berardo de Souza Terra" w:date="2016-02-08T22:11:00Z">
              <w:r>
                <w:rPr>
                  <w:color w:val="303030"/>
                  <w:sz w:val="16"/>
                  <w:szCs w:val="16"/>
                </w:rPr>
                <w:t>r</w:t>
              </w:r>
            </w:ins>
          </w:p>
        </w:tc>
      </w:tr>
      <w:tr w:rsidR="00BA6212" w:rsidRPr="00A76C84" w14:paraId="73F1571C" w14:textId="77777777" w:rsidTr="00A76C84">
        <w:trPr>
          <w:trHeight w:val="20"/>
          <w:ins w:id="1277" w:author="Mateus Berardo de Souza Terra" w:date="2016-02-08T20:04:00Z"/>
        </w:trPr>
        <w:tc>
          <w:tcPr>
            <w:tcW w:w="1558" w:type="dxa"/>
            <w:tcPrChange w:id="127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79" w:author="Mateus Berardo de Souza Terra" w:date="2016-02-08T20:04:00Z"/>
                <w:color w:val="303030"/>
                <w:sz w:val="16"/>
                <w:szCs w:val="16"/>
                <w:rPrChange w:id="1280" w:author="Mateus Berardo de Souza Terra" w:date="2016-02-08T22:05:00Z">
                  <w:rPr>
                    <w:ins w:id="1281" w:author="Mateus Berardo de Souza Terra" w:date="2016-02-08T20:04:00Z"/>
                    <w:color w:val="303030"/>
                  </w:rPr>
                </w:rPrChange>
              </w:rPr>
              <w:pPrChange w:id="1282" w:author="Mateus Berardo de Souza Terra" w:date="2016-02-08T22:05:00Z">
                <w:pPr>
                  <w:pStyle w:val="NormalWeb"/>
                  <w:spacing w:before="0" w:beforeAutospacing="0" w:after="160" w:afterAutospacing="0"/>
                  <w:jc w:val="center"/>
                </w:pPr>
              </w:pPrChange>
            </w:pPr>
            <w:ins w:id="1283" w:author="Mateus Berardo de Souza Terra" w:date="2016-02-08T20:05:00Z">
              <w:r w:rsidRPr="00A76C84">
                <w:rPr>
                  <w:color w:val="303030"/>
                  <w:sz w:val="16"/>
                  <w:szCs w:val="16"/>
                  <w:rPrChange w:id="1284" w:author="Mateus Berardo de Souza Terra" w:date="2016-02-08T22:05:00Z">
                    <w:rPr>
                      <w:color w:val="303030"/>
                    </w:rPr>
                  </w:rPrChange>
                </w:rPr>
                <w:lastRenderedPageBreak/>
                <w:t>51</w:t>
              </w:r>
            </w:ins>
          </w:p>
        </w:tc>
        <w:tc>
          <w:tcPr>
            <w:tcW w:w="1558" w:type="dxa"/>
            <w:tcPrChange w:id="128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86" w:author="Mateus Berardo de Souza Terra" w:date="2016-02-08T20:04:00Z"/>
                <w:color w:val="303030"/>
                <w:sz w:val="16"/>
                <w:szCs w:val="16"/>
                <w:rPrChange w:id="1287" w:author="Mateus Berardo de Souza Terra" w:date="2016-02-08T22:05:00Z">
                  <w:rPr>
                    <w:ins w:id="1288" w:author="Mateus Berardo de Souza Terra" w:date="2016-02-08T20:04:00Z"/>
                    <w:color w:val="303030"/>
                  </w:rPr>
                </w:rPrChange>
              </w:rPr>
              <w:pPrChange w:id="1289" w:author="Mateus Berardo de Souza Terra" w:date="2016-02-08T22:05:00Z">
                <w:pPr>
                  <w:pStyle w:val="NormalWeb"/>
                  <w:spacing w:before="0" w:beforeAutospacing="0" w:after="160" w:afterAutospacing="0"/>
                  <w:jc w:val="center"/>
                </w:pPr>
              </w:pPrChange>
            </w:pPr>
            <w:ins w:id="1290" w:author="Mateus Berardo de Souza Terra" w:date="2016-02-08T22:13:00Z">
              <w:r>
                <w:rPr>
                  <w:color w:val="303030"/>
                  <w:sz w:val="16"/>
                  <w:szCs w:val="16"/>
                </w:rPr>
                <w:t>3</w:t>
              </w:r>
            </w:ins>
          </w:p>
        </w:tc>
        <w:tc>
          <w:tcPr>
            <w:tcW w:w="1558" w:type="dxa"/>
            <w:tcPrChange w:id="129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292" w:author="Mateus Berardo de Souza Terra" w:date="2016-02-08T20:04:00Z"/>
                <w:color w:val="303030"/>
                <w:sz w:val="16"/>
                <w:szCs w:val="16"/>
                <w:rPrChange w:id="1293" w:author="Mateus Berardo de Souza Terra" w:date="2016-02-08T22:05:00Z">
                  <w:rPr>
                    <w:ins w:id="1294" w:author="Mateus Berardo de Souza Terra" w:date="2016-02-08T20:04:00Z"/>
                    <w:color w:val="303030"/>
                  </w:rPr>
                </w:rPrChange>
              </w:rPr>
              <w:pPrChange w:id="1295" w:author="Mateus Berardo de Souza Terra" w:date="2016-02-08T22:05:00Z">
                <w:pPr>
                  <w:pStyle w:val="NormalWeb"/>
                  <w:spacing w:before="0" w:beforeAutospacing="0" w:after="160" w:afterAutospacing="0"/>
                  <w:jc w:val="center"/>
                </w:pPr>
              </w:pPrChange>
            </w:pPr>
            <w:ins w:id="1296" w:author="Mateus Berardo de Souza Terra" w:date="2016-02-08T22:09:00Z">
              <w:r>
                <w:rPr>
                  <w:color w:val="303030"/>
                  <w:sz w:val="16"/>
                  <w:szCs w:val="16"/>
                </w:rPr>
                <w:t>83</w:t>
              </w:r>
            </w:ins>
          </w:p>
        </w:tc>
        <w:tc>
          <w:tcPr>
            <w:tcW w:w="1558" w:type="dxa"/>
            <w:tcPrChange w:id="129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298" w:author="Mateus Berardo de Souza Terra" w:date="2016-02-08T20:04:00Z"/>
                <w:color w:val="303030"/>
                <w:sz w:val="16"/>
                <w:szCs w:val="16"/>
                <w:rPrChange w:id="1299" w:author="Mateus Berardo de Souza Terra" w:date="2016-02-08T22:05:00Z">
                  <w:rPr>
                    <w:ins w:id="1300" w:author="Mateus Berardo de Souza Terra" w:date="2016-02-08T20:04:00Z"/>
                    <w:color w:val="303030"/>
                  </w:rPr>
                </w:rPrChange>
              </w:rPr>
              <w:pPrChange w:id="1301" w:author="Mateus Berardo de Souza Terra" w:date="2016-02-08T22:05:00Z">
                <w:pPr>
                  <w:pStyle w:val="NormalWeb"/>
                  <w:spacing w:before="0" w:beforeAutospacing="0" w:after="160" w:afterAutospacing="0"/>
                  <w:jc w:val="center"/>
                </w:pPr>
              </w:pPrChange>
            </w:pPr>
            <w:ins w:id="1302" w:author="Mateus Berardo de Souza Terra" w:date="2016-02-08T22:10:00Z">
              <w:r>
                <w:rPr>
                  <w:color w:val="303030"/>
                  <w:sz w:val="16"/>
                  <w:szCs w:val="16"/>
                </w:rPr>
                <w:t>S</w:t>
              </w:r>
            </w:ins>
          </w:p>
        </w:tc>
        <w:tc>
          <w:tcPr>
            <w:tcW w:w="1559" w:type="dxa"/>
            <w:tcPrChange w:id="130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04" w:author="Mateus Berardo de Souza Terra" w:date="2016-02-08T20:04:00Z"/>
                <w:color w:val="303030"/>
                <w:sz w:val="16"/>
                <w:szCs w:val="16"/>
                <w:rPrChange w:id="1305" w:author="Mateus Berardo de Souza Terra" w:date="2016-02-08T22:05:00Z">
                  <w:rPr>
                    <w:ins w:id="1306" w:author="Mateus Berardo de Souza Terra" w:date="2016-02-08T20:04:00Z"/>
                    <w:color w:val="303030"/>
                  </w:rPr>
                </w:rPrChange>
              </w:rPr>
              <w:pPrChange w:id="1307" w:author="Mateus Berardo de Souza Terra" w:date="2016-02-08T22:05:00Z">
                <w:pPr>
                  <w:pStyle w:val="NormalWeb"/>
                  <w:spacing w:before="0" w:beforeAutospacing="0" w:after="160" w:afterAutospacing="0"/>
                  <w:jc w:val="center"/>
                </w:pPr>
              </w:pPrChange>
            </w:pPr>
            <w:ins w:id="1308" w:author="Mateus Berardo de Souza Terra" w:date="2016-02-08T22:09:00Z">
              <w:r>
                <w:rPr>
                  <w:color w:val="303030"/>
                  <w:sz w:val="16"/>
                  <w:szCs w:val="16"/>
                </w:rPr>
                <w:t>115</w:t>
              </w:r>
            </w:ins>
          </w:p>
        </w:tc>
        <w:tc>
          <w:tcPr>
            <w:tcW w:w="1559" w:type="dxa"/>
            <w:tcPrChange w:id="130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10" w:author="Mateus Berardo de Souza Terra" w:date="2016-02-08T20:04:00Z"/>
                <w:color w:val="303030"/>
                <w:sz w:val="16"/>
                <w:szCs w:val="16"/>
                <w:rPrChange w:id="1311" w:author="Mateus Berardo de Souza Terra" w:date="2016-02-08T22:05:00Z">
                  <w:rPr>
                    <w:ins w:id="1312" w:author="Mateus Berardo de Souza Terra" w:date="2016-02-08T20:04:00Z"/>
                    <w:color w:val="303030"/>
                  </w:rPr>
                </w:rPrChange>
              </w:rPr>
              <w:pPrChange w:id="1313" w:author="Mateus Berardo de Souza Terra" w:date="2016-02-08T22:05:00Z">
                <w:pPr>
                  <w:pStyle w:val="NormalWeb"/>
                  <w:spacing w:before="0" w:beforeAutospacing="0" w:after="160" w:afterAutospacing="0"/>
                  <w:jc w:val="center"/>
                </w:pPr>
              </w:pPrChange>
            </w:pPr>
            <w:ins w:id="1314" w:author="Mateus Berardo de Souza Terra" w:date="2016-02-08T22:11:00Z">
              <w:r>
                <w:rPr>
                  <w:color w:val="303030"/>
                  <w:sz w:val="16"/>
                  <w:szCs w:val="16"/>
                </w:rPr>
                <w:t>s</w:t>
              </w:r>
            </w:ins>
          </w:p>
        </w:tc>
      </w:tr>
      <w:tr w:rsidR="00BA6212" w:rsidRPr="00A76C84" w14:paraId="1DE6C92F" w14:textId="77777777" w:rsidTr="00A76C84">
        <w:trPr>
          <w:trHeight w:val="20"/>
          <w:ins w:id="1315" w:author="Mateus Berardo de Souza Terra" w:date="2016-02-08T20:04:00Z"/>
        </w:trPr>
        <w:tc>
          <w:tcPr>
            <w:tcW w:w="1558" w:type="dxa"/>
            <w:tcPrChange w:id="131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17" w:author="Mateus Berardo de Souza Terra" w:date="2016-02-08T20:04:00Z"/>
                <w:color w:val="303030"/>
                <w:sz w:val="16"/>
                <w:szCs w:val="16"/>
                <w:rPrChange w:id="1318" w:author="Mateus Berardo de Souza Terra" w:date="2016-02-08T22:05:00Z">
                  <w:rPr>
                    <w:ins w:id="1319" w:author="Mateus Berardo de Souza Terra" w:date="2016-02-08T20:04:00Z"/>
                    <w:color w:val="303030"/>
                  </w:rPr>
                </w:rPrChange>
              </w:rPr>
              <w:pPrChange w:id="1320" w:author="Mateus Berardo de Souza Terra" w:date="2016-02-08T22:05:00Z">
                <w:pPr>
                  <w:pStyle w:val="NormalWeb"/>
                  <w:spacing w:before="0" w:beforeAutospacing="0" w:after="160" w:afterAutospacing="0"/>
                  <w:jc w:val="center"/>
                </w:pPr>
              </w:pPrChange>
            </w:pPr>
            <w:ins w:id="1321" w:author="Mateus Berardo de Souza Terra" w:date="2016-02-08T20:05:00Z">
              <w:r w:rsidRPr="00A76C84">
                <w:rPr>
                  <w:color w:val="303030"/>
                  <w:sz w:val="16"/>
                  <w:szCs w:val="16"/>
                  <w:rPrChange w:id="1322" w:author="Mateus Berardo de Souza Terra" w:date="2016-02-08T22:05:00Z">
                    <w:rPr>
                      <w:color w:val="303030"/>
                    </w:rPr>
                  </w:rPrChange>
                </w:rPr>
                <w:t>52</w:t>
              </w:r>
            </w:ins>
          </w:p>
        </w:tc>
        <w:tc>
          <w:tcPr>
            <w:tcW w:w="1558" w:type="dxa"/>
            <w:tcPrChange w:id="132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24" w:author="Mateus Berardo de Souza Terra" w:date="2016-02-08T20:04:00Z"/>
                <w:color w:val="303030"/>
                <w:sz w:val="16"/>
                <w:szCs w:val="16"/>
                <w:rPrChange w:id="1325" w:author="Mateus Berardo de Souza Terra" w:date="2016-02-08T22:05:00Z">
                  <w:rPr>
                    <w:ins w:id="1326" w:author="Mateus Berardo de Souza Terra" w:date="2016-02-08T20:04:00Z"/>
                    <w:color w:val="303030"/>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2:13:00Z">
              <w:r>
                <w:rPr>
                  <w:color w:val="303030"/>
                  <w:sz w:val="16"/>
                  <w:szCs w:val="16"/>
                </w:rPr>
                <w:t>4</w:t>
              </w:r>
            </w:ins>
          </w:p>
        </w:tc>
        <w:tc>
          <w:tcPr>
            <w:tcW w:w="1558" w:type="dxa"/>
            <w:tcPrChange w:id="132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30" w:author="Mateus Berardo de Souza Terra" w:date="2016-02-08T20:04:00Z"/>
                <w:color w:val="303030"/>
                <w:sz w:val="16"/>
                <w:szCs w:val="16"/>
                <w:rPrChange w:id="1331" w:author="Mateus Berardo de Souza Terra" w:date="2016-02-08T22:05:00Z">
                  <w:rPr>
                    <w:ins w:id="1332" w:author="Mateus Berardo de Souza Terra" w:date="2016-02-08T20:04:00Z"/>
                    <w:color w:val="303030"/>
                  </w:rPr>
                </w:rPrChange>
              </w:rPr>
              <w:pPrChange w:id="1333" w:author="Mateus Berardo de Souza Terra" w:date="2016-02-08T22:05:00Z">
                <w:pPr>
                  <w:pStyle w:val="NormalWeb"/>
                  <w:spacing w:before="0" w:beforeAutospacing="0" w:after="160" w:afterAutospacing="0"/>
                  <w:jc w:val="center"/>
                </w:pPr>
              </w:pPrChange>
            </w:pPr>
            <w:ins w:id="1334" w:author="Mateus Berardo de Souza Terra" w:date="2016-02-08T22:09:00Z">
              <w:r>
                <w:rPr>
                  <w:color w:val="303030"/>
                  <w:sz w:val="16"/>
                  <w:szCs w:val="16"/>
                </w:rPr>
                <w:t>84</w:t>
              </w:r>
            </w:ins>
          </w:p>
        </w:tc>
        <w:tc>
          <w:tcPr>
            <w:tcW w:w="1558" w:type="dxa"/>
            <w:tcPrChange w:id="133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36" w:author="Mateus Berardo de Souza Terra" w:date="2016-02-08T20:04:00Z"/>
                <w:color w:val="303030"/>
                <w:sz w:val="16"/>
                <w:szCs w:val="16"/>
                <w:rPrChange w:id="1337" w:author="Mateus Berardo de Souza Terra" w:date="2016-02-08T22:05:00Z">
                  <w:rPr>
                    <w:ins w:id="1338" w:author="Mateus Berardo de Souza Terra" w:date="2016-02-08T20:04:00Z"/>
                    <w:color w:val="303030"/>
                  </w:rPr>
                </w:rPrChange>
              </w:rPr>
              <w:pPrChange w:id="1339" w:author="Mateus Berardo de Souza Terra" w:date="2016-02-08T22:05:00Z">
                <w:pPr>
                  <w:pStyle w:val="NormalWeb"/>
                  <w:spacing w:before="0" w:beforeAutospacing="0" w:after="160" w:afterAutospacing="0"/>
                  <w:jc w:val="center"/>
                </w:pPr>
              </w:pPrChange>
            </w:pPr>
            <w:ins w:id="1340" w:author="Mateus Berardo de Souza Terra" w:date="2016-02-08T22:10:00Z">
              <w:r>
                <w:rPr>
                  <w:color w:val="303030"/>
                  <w:sz w:val="16"/>
                  <w:szCs w:val="16"/>
                </w:rPr>
                <w:t>T</w:t>
              </w:r>
            </w:ins>
          </w:p>
        </w:tc>
        <w:tc>
          <w:tcPr>
            <w:tcW w:w="1559" w:type="dxa"/>
            <w:tcPrChange w:id="134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42" w:author="Mateus Berardo de Souza Terra" w:date="2016-02-08T20:04:00Z"/>
                <w:color w:val="303030"/>
                <w:sz w:val="16"/>
                <w:szCs w:val="16"/>
                <w:rPrChange w:id="1343" w:author="Mateus Berardo de Souza Terra" w:date="2016-02-08T22:05:00Z">
                  <w:rPr>
                    <w:ins w:id="1344" w:author="Mateus Berardo de Souza Terra" w:date="2016-02-08T20:04:00Z"/>
                    <w:color w:val="303030"/>
                  </w:rPr>
                </w:rPrChange>
              </w:rPr>
              <w:pPrChange w:id="1345" w:author="Mateus Berardo de Souza Terra" w:date="2016-02-08T22:05:00Z">
                <w:pPr>
                  <w:pStyle w:val="NormalWeb"/>
                  <w:spacing w:before="0" w:beforeAutospacing="0" w:after="160" w:afterAutospacing="0"/>
                  <w:jc w:val="center"/>
                </w:pPr>
              </w:pPrChange>
            </w:pPr>
            <w:ins w:id="1346" w:author="Mateus Berardo de Souza Terra" w:date="2016-02-08T22:09:00Z">
              <w:r>
                <w:rPr>
                  <w:color w:val="303030"/>
                  <w:sz w:val="16"/>
                  <w:szCs w:val="16"/>
                </w:rPr>
                <w:t>116</w:t>
              </w:r>
            </w:ins>
          </w:p>
        </w:tc>
        <w:tc>
          <w:tcPr>
            <w:tcW w:w="1559" w:type="dxa"/>
            <w:tcPrChange w:id="134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48" w:author="Mateus Berardo de Souza Terra" w:date="2016-02-08T20:04:00Z"/>
                <w:color w:val="303030"/>
                <w:sz w:val="16"/>
                <w:szCs w:val="16"/>
                <w:rPrChange w:id="1349" w:author="Mateus Berardo de Souza Terra" w:date="2016-02-08T22:05:00Z">
                  <w:rPr>
                    <w:ins w:id="1350" w:author="Mateus Berardo de Souza Terra" w:date="2016-02-08T20:04:00Z"/>
                    <w:color w:val="303030"/>
                  </w:rPr>
                </w:rPrChange>
              </w:rPr>
              <w:pPrChange w:id="1351" w:author="Mateus Berardo de Souza Terra" w:date="2016-02-08T22:05:00Z">
                <w:pPr>
                  <w:pStyle w:val="NormalWeb"/>
                  <w:spacing w:before="0" w:beforeAutospacing="0" w:after="160" w:afterAutospacing="0"/>
                  <w:jc w:val="center"/>
                </w:pPr>
              </w:pPrChange>
            </w:pPr>
            <w:ins w:id="1352" w:author="Mateus Berardo de Souza Terra" w:date="2016-02-08T22:11:00Z">
              <w:r>
                <w:rPr>
                  <w:color w:val="303030"/>
                  <w:sz w:val="16"/>
                  <w:szCs w:val="16"/>
                </w:rPr>
                <w:t>t</w:t>
              </w:r>
            </w:ins>
          </w:p>
        </w:tc>
      </w:tr>
      <w:tr w:rsidR="00BA6212" w:rsidRPr="00A76C84" w14:paraId="15B26FBA" w14:textId="77777777" w:rsidTr="00A76C84">
        <w:trPr>
          <w:trHeight w:val="20"/>
          <w:ins w:id="1353" w:author="Mateus Berardo de Souza Terra" w:date="2016-02-08T20:04:00Z"/>
        </w:trPr>
        <w:tc>
          <w:tcPr>
            <w:tcW w:w="1558" w:type="dxa"/>
            <w:tcPrChange w:id="135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55" w:author="Mateus Berardo de Souza Terra" w:date="2016-02-08T20:04:00Z"/>
                <w:color w:val="303030"/>
                <w:sz w:val="16"/>
                <w:szCs w:val="16"/>
                <w:rPrChange w:id="1356" w:author="Mateus Berardo de Souza Terra" w:date="2016-02-08T22:05:00Z">
                  <w:rPr>
                    <w:ins w:id="1357" w:author="Mateus Berardo de Souza Terra" w:date="2016-02-08T20:04:00Z"/>
                    <w:color w:val="303030"/>
                  </w:rPr>
                </w:rPrChange>
              </w:rPr>
              <w:pPrChange w:id="1358" w:author="Mateus Berardo de Souza Terra" w:date="2016-02-08T22:05:00Z">
                <w:pPr>
                  <w:pStyle w:val="NormalWeb"/>
                  <w:spacing w:before="0" w:beforeAutospacing="0" w:after="160" w:afterAutospacing="0"/>
                  <w:jc w:val="center"/>
                </w:pPr>
              </w:pPrChange>
            </w:pPr>
            <w:ins w:id="1359" w:author="Mateus Berardo de Souza Terra" w:date="2016-02-08T20:05:00Z">
              <w:r w:rsidRPr="00A76C84">
                <w:rPr>
                  <w:color w:val="303030"/>
                  <w:sz w:val="16"/>
                  <w:szCs w:val="16"/>
                  <w:rPrChange w:id="1360" w:author="Mateus Berardo de Souza Terra" w:date="2016-02-08T22:05:00Z">
                    <w:rPr>
                      <w:color w:val="303030"/>
                    </w:rPr>
                  </w:rPrChange>
                </w:rPr>
                <w:t>53</w:t>
              </w:r>
            </w:ins>
          </w:p>
        </w:tc>
        <w:tc>
          <w:tcPr>
            <w:tcW w:w="1558" w:type="dxa"/>
            <w:tcPrChange w:id="136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62" w:author="Mateus Berardo de Souza Terra" w:date="2016-02-08T20:04:00Z"/>
                <w:color w:val="303030"/>
                <w:sz w:val="16"/>
                <w:szCs w:val="16"/>
                <w:rPrChange w:id="1363" w:author="Mateus Berardo de Souza Terra" w:date="2016-02-08T22:05:00Z">
                  <w:rPr>
                    <w:ins w:id="1364" w:author="Mateus Berardo de Souza Terra" w:date="2016-02-08T20:04:00Z"/>
                    <w:color w:val="303030"/>
                  </w:rPr>
                </w:rPrChange>
              </w:rPr>
              <w:pPrChange w:id="1365" w:author="Mateus Berardo de Souza Terra" w:date="2016-02-08T22:05:00Z">
                <w:pPr>
                  <w:pStyle w:val="NormalWeb"/>
                  <w:spacing w:before="0" w:beforeAutospacing="0" w:after="160" w:afterAutospacing="0"/>
                  <w:jc w:val="center"/>
                </w:pPr>
              </w:pPrChange>
            </w:pPr>
            <w:ins w:id="1366" w:author="Mateus Berardo de Souza Terra" w:date="2016-02-08T22:13:00Z">
              <w:r>
                <w:rPr>
                  <w:color w:val="303030"/>
                  <w:sz w:val="16"/>
                  <w:szCs w:val="16"/>
                </w:rPr>
                <w:t>5</w:t>
              </w:r>
            </w:ins>
          </w:p>
        </w:tc>
        <w:tc>
          <w:tcPr>
            <w:tcW w:w="1558" w:type="dxa"/>
            <w:tcPrChange w:id="136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68" w:author="Mateus Berardo de Souza Terra" w:date="2016-02-08T20:04:00Z"/>
                <w:color w:val="303030"/>
                <w:sz w:val="16"/>
                <w:szCs w:val="16"/>
                <w:rPrChange w:id="1369" w:author="Mateus Berardo de Souza Terra" w:date="2016-02-08T22:05:00Z">
                  <w:rPr>
                    <w:ins w:id="1370" w:author="Mateus Berardo de Souza Terra" w:date="2016-02-08T20:04:00Z"/>
                    <w:color w:val="303030"/>
                  </w:rPr>
                </w:rPrChange>
              </w:rPr>
              <w:pPrChange w:id="1371" w:author="Mateus Berardo de Souza Terra" w:date="2016-02-08T22:05:00Z">
                <w:pPr>
                  <w:pStyle w:val="NormalWeb"/>
                  <w:spacing w:before="0" w:beforeAutospacing="0" w:after="160" w:afterAutospacing="0"/>
                  <w:jc w:val="center"/>
                </w:pPr>
              </w:pPrChange>
            </w:pPr>
            <w:ins w:id="1372" w:author="Mateus Berardo de Souza Terra" w:date="2016-02-08T22:09:00Z">
              <w:r>
                <w:rPr>
                  <w:color w:val="303030"/>
                  <w:sz w:val="16"/>
                  <w:szCs w:val="16"/>
                </w:rPr>
                <w:t>85</w:t>
              </w:r>
            </w:ins>
          </w:p>
        </w:tc>
        <w:tc>
          <w:tcPr>
            <w:tcW w:w="1558" w:type="dxa"/>
            <w:tcPrChange w:id="137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74" w:author="Mateus Berardo de Souza Terra" w:date="2016-02-08T20:04:00Z"/>
                <w:color w:val="303030"/>
                <w:sz w:val="16"/>
                <w:szCs w:val="16"/>
                <w:rPrChange w:id="1375" w:author="Mateus Berardo de Souza Terra" w:date="2016-02-08T22:05:00Z">
                  <w:rPr>
                    <w:ins w:id="1376" w:author="Mateus Berardo de Souza Terra" w:date="2016-02-08T20:04:00Z"/>
                    <w:color w:val="303030"/>
                  </w:rPr>
                </w:rPrChange>
              </w:rPr>
              <w:pPrChange w:id="1377" w:author="Mateus Berardo de Souza Terra" w:date="2016-02-08T22:05:00Z">
                <w:pPr>
                  <w:pStyle w:val="NormalWeb"/>
                  <w:spacing w:before="0" w:beforeAutospacing="0" w:after="160" w:afterAutospacing="0"/>
                  <w:jc w:val="center"/>
                </w:pPr>
              </w:pPrChange>
            </w:pPr>
            <w:ins w:id="1378" w:author="Mateus Berardo de Souza Terra" w:date="2016-02-08T22:10:00Z">
              <w:r>
                <w:rPr>
                  <w:color w:val="303030"/>
                  <w:sz w:val="16"/>
                  <w:szCs w:val="16"/>
                </w:rPr>
                <w:t>U</w:t>
              </w:r>
            </w:ins>
          </w:p>
        </w:tc>
        <w:tc>
          <w:tcPr>
            <w:tcW w:w="1559" w:type="dxa"/>
            <w:tcPrChange w:id="137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80" w:author="Mateus Berardo de Souza Terra" w:date="2016-02-08T20:04:00Z"/>
                <w:color w:val="303030"/>
                <w:sz w:val="16"/>
                <w:szCs w:val="16"/>
                <w:rPrChange w:id="1381" w:author="Mateus Berardo de Souza Terra" w:date="2016-02-08T22:05:00Z">
                  <w:rPr>
                    <w:ins w:id="1382" w:author="Mateus Berardo de Souza Terra" w:date="2016-02-08T20:04:00Z"/>
                    <w:color w:val="303030"/>
                  </w:rPr>
                </w:rPrChange>
              </w:rPr>
              <w:pPrChange w:id="1383" w:author="Mateus Berardo de Souza Terra" w:date="2016-02-08T22:05:00Z">
                <w:pPr>
                  <w:pStyle w:val="NormalWeb"/>
                  <w:spacing w:before="0" w:beforeAutospacing="0" w:after="160" w:afterAutospacing="0"/>
                  <w:jc w:val="center"/>
                </w:pPr>
              </w:pPrChange>
            </w:pPr>
            <w:ins w:id="1384" w:author="Mateus Berardo de Souza Terra" w:date="2016-02-08T22:09:00Z">
              <w:r>
                <w:rPr>
                  <w:color w:val="303030"/>
                  <w:sz w:val="16"/>
                  <w:szCs w:val="16"/>
                </w:rPr>
                <w:t>117</w:t>
              </w:r>
            </w:ins>
          </w:p>
        </w:tc>
        <w:tc>
          <w:tcPr>
            <w:tcW w:w="1559" w:type="dxa"/>
            <w:tcPrChange w:id="138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86" w:author="Mateus Berardo de Souza Terra" w:date="2016-02-08T20:04:00Z"/>
                <w:color w:val="303030"/>
                <w:sz w:val="16"/>
                <w:szCs w:val="16"/>
                <w:rPrChange w:id="1387" w:author="Mateus Berardo de Souza Terra" w:date="2016-02-08T22:05:00Z">
                  <w:rPr>
                    <w:ins w:id="1388" w:author="Mateus Berardo de Souza Terra" w:date="2016-02-08T20:04:00Z"/>
                    <w:color w:val="303030"/>
                  </w:rPr>
                </w:rPrChange>
              </w:rPr>
              <w:pPrChange w:id="1389" w:author="Mateus Berardo de Souza Terra" w:date="2016-02-08T22:05:00Z">
                <w:pPr>
                  <w:pStyle w:val="NormalWeb"/>
                  <w:spacing w:before="0" w:beforeAutospacing="0" w:after="160" w:afterAutospacing="0"/>
                  <w:jc w:val="center"/>
                </w:pPr>
              </w:pPrChange>
            </w:pPr>
            <w:ins w:id="1390" w:author="Mateus Berardo de Souza Terra" w:date="2016-02-08T22:11:00Z">
              <w:r>
                <w:rPr>
                  <w:color w:val="303030"/>
                  <w:sz w:val="16"/>
                  <w:szCs w:val="16"/>
                </w:rPr>
                <w:t>u</w:t>
              </w:r>
            </w:ins>
          </w:p>
        </w:tc>
      </w:tr>
      <w:tr w:rsidR="00BA6212" w:rsidRPr="00A76C84" w14:paraId="120B16EF" w14:textId="77777777" w:rsidTr="00A76C84">
        <w:trPr>
          <w:trHeight w:val="20"/>
          <w:ins w:id="1391" w:author="Mateus Berardo de Souza Terra" w:date="2016-02-08T20:04:00Z"/>
        </w:trPr>
        <w:tc>
          <w:tcPr>
            <w:tcW w:w="1558" w:type="dxa"/>
            <w:tcPrChange w:id="139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393" w:author="Mateus Berardo de Souza Terra" w:date="2016-02-08T20:04:00Z"/>
                <w:color w:val="303030"/>
                <w:sz w:val="16"/>
                <w:szCs w:val="16"/>
                <w:rPrChange w:id="1394" w:author="Mateus Berardo de Souza Terra" w:date="2016-02-08T22:05:00Z">
                  <w:rPr>
                    <w:ins w:id="1395" w:author="Mateus Berardo de Souza Terra" w:date="2016-02-08T20:04:00Z"/>
                    <w:color w:val="303030"/>
                  </w:rPr>
                </w:rPrChange>
              </w:rPr>
              <w:pPrChange w:id="1396" w:author="Mateus Berardo de Souza Terra" w:date="2016-02-08T22:05:00Z">
                <w:pPr>
                  <w:pStyle w:val="NormalWeb"/>
                  <w:spacing w:before="0" w:beforeAutospacing="0" w:after="160" w:afterAutospacing="0"/>
                  <w:jc w:val="center"/>
                </w:pPr>
              </w:pPrChange>
            </w:pPr>
            <w:ins w:id="1397" w:author="Mateus Berardo de Souza Terra" w:date="2016-02-08T20:05:00Z">
              <w:r w:rsidRPr="00A76C84">
                <w:rPr>
                  <w:color w:val="303030"/>
                  <w:sz w:val="16"/>
                  <w:szCs w:val="16"/>
                  <w:rPrChange w:id="1398" w:author="Mateus Berardo de Souza Terra" w:date="2016-02-08T22:05:00Z">
                    <w:rPr>
                      <w:color w:val="303030"/>
                    </w:rPr>
                  </w:rPrChange>
                </w:rPr>
                <w:t>54</w:t>
              </w:r>
            </w:ins>
          </w:p>
        </w:tc>
        <w:tc>
          <w:tcPr>
            <w:tcW w:w="1558" w:type="dxa"/>
            <w:tcPrChange w:id="139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00" w:author="Mateus Berardo de Souza Terra" w:date="2016-02-08T20:04:00Z"/>
                <w:color w:val="303030"/>
                <w:sz w:val="16"/>
                <w:szCs w:val="16"/>
                <w:rPrChange w:id="1401" w:author="Mateus Berardo de Souza Terra" w:date="2016-02-08T22:05:00Z">
                  <w:rPr>
                    <w:ins w:id="1402" w:author="Mateus Berardo de Souza Terra" w:date="2016-02-08T20:04:00Z"/>
                    <w:color w:val="303030"/>
                  </w:rPr>
                </w:rPrChange>
              </w:rPr>
              <w:pPrChange w:id="1403" w:author="Mateus Berardo de Souza Terra" w:date="2016-02-08T22:05:00Z">
                <w:pPr>
                  <w:pStyle w:val="NormalWeb"/>
                  <w:spacing w:before="0" w:beforeAutospacing="0" w:after="160" w:afterAutospacing="0"/>
                  <w:jc w:val="center"/>
                </w:pPr>
              </w:pPrChange>
            </w:pPr>
            <w:ins w:id="1404" w:author="Mateus Berardo de Souza Terra" w:date="2016-02-08T22:13:00Z">
              <w:r>
                <w:rPr>
                  <w:color w:val="303030"/>
                  <w:sz w:val="16"/>
                  <w:szCs w:val="16"/>
                </w:rPr>
                <w:t>6</w:t>
              </w:r>
            </w:ins>
          </w:p>
        </w:tc>
        <w:tc>
          <w:tcPr>
            <w:tcW w:w="1558" w:type="dxa"/>
            <w:tcPrChange w:id="140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06" w:author="Mateus Berardo de Souza Terra" w:date="2016-02-08T20:04:00Z"/>
                <w:color w:val="303030"/>
                <w:sz w:val="16"/>
                <w:szCs w:val="16"/>
                <w:rPrChange w:id="1407" w:author="Mateus Berardo de Souza Terra" w:date="2016-02-08T22:05:00Z">
                  <w:rPr>
                    <w:ins w:id="1408" w:author="Mateus Berardo de Souza Terra" w:date="2016-02-08T20:04:00Z"/>
                    <w:color w:val="303030"/>
                  </w:rPr>
                </w:rPrChange>
              </w:rPr>
              <w:pPrChange w:id="1409" w:author="Mateus Berardo de Souza Terra" w:date="2016-02-08T22:05:00Z">
                <w:pPr>
                  <w:pStyle w:val="NormalWeb"/>
                  <w:spacing w:before="0" w:beforeAutospacing="0" w:after="160" w:afterAutospacing="0"/>
                  <w:jc w:val="center"/>
                </w:pPr>
              </w:pPrChange>
            </w:pPr>
            <w:ins w:id="1410" w:author="Mateus Berardo de Souza Terra" w:date="2016-02-08T22:09:00Z">
              <w:r>
                <w:rPr>
                  <w:color w:val="303030"/>
                  <w:sz w:val="16"/>
                  <w:szCs w:val="16"/>
                </w:rPr>
                <w:t>86</w:t>
              </w:r>
            </w:ins>
          </w:p>
        </w:tc>
        <w:tc>
          <w:tcPr>
            <w:tcW w:w="1558" w:type="dxa"/>
            <w:tcPrChange w:id="141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12" w:author="Mateus Berardo de Souza Terra" w:date="2016-02-08T20:04:00Z"/>
                <w:color w:val="303030"/>
                <w:sz w:val="16"/>
                <w:szCs w:val="16"/>
                <w:rPrChange w:id="1413" w:author="Mateus Berardo de Souza Terra" w:date="2016-02-08T22:05:00Z">
                  <w:rPr>
                    <w:ins w:id="1414" w:author="Mateus Berardo de Souza Terra" w:date="2016-02-08T20:04:00Z"/>
                    <w:color w:val="303030"/>
                  </w:rPr>
                </w:rPrChange>
              </w:rPr>
              <w:pPrChange w:id="1415" w:author="Mateus Berardo de Souza Terra" w:date="2016-02-08T22:05:00Z">
                <w:pPr>
                  <w:pStyle w:val="NormalWeb"/>
                  <w:spacing w:before="0" w:beforeAutospacing="0" w:after="160" w:afterAutospacing="0"/>
                  <w:jc w:val="center"/>
                </w:pPr>
              </w:pPrChange>
            </w:pPr>
            <w:ins w:id="1416" w:author="Mateus Berardo de Souza Terra" w:date="2016-02-08T22:10:00Z">
              <w:r>
                <w:rPr>
                  <w:color w:val="303030"/>
                  <w:sz w:val="16"/>
                  <w:szCs w:val="16"/>
                </w:rPr>
                <w:t>V</w:t>
              </w:r>
            </w:ins>
          </w:p>
        </w:tc>
        <w:tc>
          <w:tcPr>
            <w:tcW w:w="1559" w:type="dxa"/>
            <w:tcPrChange w:id="141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18" w:author="Mateus Berardo de Souza Terra" w:date="2016-02-08T20:04:00Z"/>
                <w:color w:val="303030"/>
                <w:sz w:val="16"/>
                <w:szCs w:val="16"/>
                <w:rPrChange w:id="1419" w:author="Mateus Berardo de Souza Terra" w:date="2016-02-08T22:05:00Z">
                  <w:rPr>
                    <w:ins w:id="1420" w:author="Mateus Berardo de Souza Terra" w:date="2016-02-08T20:04:00Z"/>
                    <w:color w:val="303030"/>
                  </w:rPr>
                </w:rPrChange>
              </w:rPr>
              <w:pPrChange w:id="1421" w:author="Mateus Berardo de Souza Terra" w:date="2016-02-08T22:05:00Z">
                <w:pPr>
                  <w:pStyle w:val="NormalWeb"/>
                  <w:spacing w:before="0" w:beforeAutospacing="0" w:after="160" w:afterAutospacing="0"/>
                  <w:jc w:val="center"/>
                </w:pPr>
              </w:pPrChange>
            </w:pPr>
            <w:ins w:id="1422" w:author="Mateus Berardo de Souza Terra" w:date="2016-02-08T22:09:00Z">
              <w:r>
                <w:rPr>
                  <w:color w:val="303030"/>
                  <w:sz w:val="16"/>
                  <w:szCs w:val="16"/>
                </w:rPr>
                <w:t>118</w:t>
              </w:r>
            </w:ins>
          </w:p>
        </w:tc>
        <w:tc>
          <w:tcPr>
            <w:tcW w:w="1559" w:type="dxa"/>
            <w:tcPrChange w:id="142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24" w:author="Mateus Berardo de Souza Terra" w:date="2016-02-08T20:04:00Z"/>
                <w:color w:val="303030"/>
                <w:sz w:val="16"/>
                <w:szCs w:val="16"/>
                <w:rPrChange w:id="1425" w:author="Mateus Berardo de Souza Terra" w:date="2016-02-08T22:05:00Z">
                  <w:rPr>
                    <w:ins w:id="1426" w:author="Mateus Berardo de Souza Terra" w:date="2016-02-08T20:04:00Z"/>
                    <w:color w:val="303030"/>
                  </w:rPr>
                </w:rPrChange>
              </w:rPr>
              <w:pPrChange w:id="1427" w:author="Mateus Berardo de Souza Terra" w:date="2016-02-08T22:05:00Z">
                <w:pPr>
                  <w:pStyle w:val="NormalWeb"/>
                  <w:spacing w:before="0" w:beforeAutospacing="0" w:after="160" w:afterAutospacing="0"/>
                  <w:jc w:val="center"/>
                </w:pPr>
              </w:pPrChange>
            </w:pPr>
            <w:ins w:id="1428" w:author="Mateus Berardo de Souza Terra" w:date="2016-02-08T22:11:00Z">
              <w:r>
                <w:rPr>
                  <w:color w:val="303030"/>
                  <w:sz w:val="16"/>
                  <w:szCs w:val="16"/>
                </w:rPr>
                <w:t>v</w:t>
              </w:r>
            </w:ins>
          </w:p>
        </w:tc>
      </w:tr>
      <w:tr w:rsidR="00BA6212" w:rsidRPr="00A76C84" w14:paraId="30508229" w14:textId="77777777" w:rsidTr="00A76C84">
        <w:trPr>
          <w:trHeight w:val="20"/>
          <w:ins w:id="1429" w:author="Mateus Berardo de Souza Terra" w:date="2016-02-08T20:04:00Z"/>
        </w:trPr>
        <w:tc>
          <w:tcPr>
            <w:tcW w:w="1558" w:type="dxa"/>
            <w:tcPrChange w:id="143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31" w:author="Mateus Berardo de Souza Terra" w:date="2016-02-08T20:04:00Z"/>
                <w:color w:val="303030"/>
                <w:sz w:val="16"/>
                <w:szCs w:val="16"/>
                <w:rPrChange w:id="1432" w:author="Mateus Berardo de Souza Terra" w:date="2016-02-08T22:05:00Z">
                  <w:rPr>
                    <w:ins w:id="1433" w:author="Mateus Berardo de Souza Terra" w:date="2016-02-08T20:04:00Z"/>
                    <w:color w:val="303030"/>
                  </w:rPr>
                </w:rPrChange>
              </w:rPr>
              <w:pPrChange w:id="1434" w:author="Mateus Berardo de Souza Terra" w:date="2016-02-08T22:05:00Z">
                <w:pPr>
                  <w:pStyle w:val="NormalWeb"/>
                  <w:spacing w:before="0" w:beforeAutospacing="0" w:after="160" w:afterAutospacing="0"/>
                  <w:jc w:val="center"/>
                </w:pPr>
              </w:pPrChange>
            </w:pPr>
            <w:ins w:id="1435" w:author="Mateus Berardo de Souza Terra" w:date="2016-02-08T20:05:00Z">
              <w:r w:rsidRPr="00A76C84">
                <w:rPr>
                  <w:color w:val="303030"/>
                  <w:sz w:val="16"/>
                  <w:szCs w:val="16"/>
                  <w:rPrChange w:id="1436" w:author="Mateus Berardo de Souza Terra" w:date="2016-02-08T22:05:00Z">
                    <w:rPr>
                      <w:color w:val="303030"/>
                    </w:rPr>
                  </w:rPrChange>
                </w:rPr>
                <w:t>55</w:t>
              </w:r>
            </w:ins>
          </w:p>
        </w:tc>
        <w:tc>
          <w:tcPr>
            <w:tcW w:w="1558" w:type="dxa"/>
            <w:tcPrChange w:id="143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38" w:author="Mateus Berardo de Souza Terra" w:date="2016-02-08T20:04:00Z"/>
                <w:color w:val="303030"/>
                <w:sz w:val="16"/>
                <w:szCs w:val="16"/>
                <w:rPrChange w:id="1439" w:author="Mateus Berardo de Souza Terra" w:date="2016-02-08T22:05:00Z">
                  <w:rPr>
                    <w:ins w:id="1440" w:author="Mateus Berardo de Souza Terra" w:date="2016-02-08T20:04:00Z"/>
                    <w:color w:val="303030"/>
                  </w:rPr>
                </w:rPrChange>
              </w:rPr>
              <w:pPrChange w:id="1441" w:author="Mateus Berardo de Souza Terra" w:date="2016-02-08T22:05:00Z">
                <w:pPr>
                  <w:pStyle w:val="NormalWeb"/>
                  <w:spacing w:before="0" w:beforeAutospacing="0" w:after="160" w:afterAutospacing="0"/>
                  <w:jc w:val="center"/>
                </w:pPr>
              </w:pPrChange>
            </w:pPr>
            <w:ins w:id="1442" w:author="Mateus Berardo de Souza Terra" w:date="2016-02-08T22:13:00Z">
              <w:r>
                <w:rPr>
                  <w:color w:val="303030"/>
                  <w:sz w:val="16"/>
                  <w:szCs w:val="16"/>
                </w:rPr>
                <w:t>7</w:t>
              </w:r>
            </w:ins>
          </w:p>
        </w:tc>
        <w:tc>
          <w:tcPr>
            <w:tcW w:w="1558" w:type="dxa"/>
            <w:tcPrChange w:id="144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44" w:author="Mateus Berardo de Souza Terra" w:date="2016-02-08T20:04:00Z"/>
                <w:color w:val="303030"/>
                <w:sz w:val="16"/>
                <w:szCs w:val="16"/>
                <w:rPrChange w:id="1445" w:author="Mateus Berardo de Souza Terra" w:date="2016-02-08T22:05:00Z">
                  <w:rPr>
                    <w:ins w:id="1446" w:author="Mateus Berardo de Souza Terra" w:date="2016-02-08T20:04:00Z"/>
                    <w:color w:val="303030"/>
                  </w:rPr>
                </w:rPrChange>
              </w:rPr>
              <w:pPrChange w:id="1447" w:author="Mateus Berardo de Souza Terra" w:date="2016-02-08T22:05:00Z">
                <w:pPr>
                  <w:pStyle w:val="NormalWeb"/>
                  <w:spacing w:before="0" w:beforeAutospacing="0" w:after="160" w:afterAutospacing="0"/>
                  <w:jc w:val="center"/>
                </w:pPr>
              </w:pPrChange>
            </w:pPr>
            <w:ins w:id="1448" w:author="Mateus Berardo de Souza Terra" w:date="2016-02-08T22:09:00Z">
              <w:r>
                <w:rPr>
                  <w:color w:val="303030"/>
                  <w:sz w:val="16"/>
                  <w:szCs w:val="16"/>
                </w:rPr>
                <w:t>87</w:t>
              </w:r>
            </w:ins>
          </w:p>
        </w:tc>
        <w:tc>
          <w:tcPr>
            <w:tcW w:w="1558" w:type="dxa"/>
            <w:tcPrChange w:id="144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50" w:author="Mateus Berardo de Souza Terra" w:date="2016-02-08T20:04:00Z"/>
                <w:color w:val="303030"/>
                <w:sz w:val="16"/>
                <w:szCs w:val="16"/>
                <w:rPrChange w:id="1451" w:author="Mateus Berardo de Souza Terra" w:date="2016-02-08T22:05:00Z">
                  <w:rPr>
                    <w:ins w:id="1452" w:author="Mateus Berardo de Souza Terra" w:date="2016-02-08T20:04:00Z"/>
                    <w:color w:val="303030"/>
                  </w:rPr>
                </w:rPrChange>
              </w:rPr>
              <w:pPrChange w:id="1453" w:author="Mateus Berardo de Souza Terra" w:date="2016-02-08T22:05:00Z">
                <w:pPr>
                  <w:pStyle w:val="NormalWeb"/>
                  <w:spacing w:before="0" w:beforeAutospacing="0" w:after="160" w:afterAutospacing="0"/>
                  <w:jc w:val="center"/>
                </w:pPr>
              </w:pPrChange>
            </w:pPr>
            <w:ins w:id="1454" w:author="Mateus Berardo de Souza Terra" w:date="2016-02-08T22:10:00Z">
              <w:r>
                <w:rPr>
                  <w:color w:val="303030"/>
                  <w:sz w:val="16"/>
                  <w:szCs w:val="16"/>
                </w:rPr>
                <w:t>W</w:t>
              </w:r>
            </w:ins>
          </w:p>
        </w:tc>
        <w:tc>
          <w:tcPr>
            <w:tcW w:w="1559" w:type="dxa"/>
            <w:tcPrChange w:id="145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56" w:author="Mateus Berardo de Souza Terra" w:date="2016-02-08T20:04:00Z"/>
                <w:color w:val="303030"/>
                <w:sz w:val="16"/>
                <w:szCs w:val="16"/>
                <w:rPrChange w:id="1457" w:author="Mateus Berardo de Souza Terra" w:date="2016-02-08T22:05:00Z">
                  <w:rPr>
                    <w:ins w:id="1458" w:author="Mateus Berardo de Souza Terra" w:date="2016-02-08T20:04:00Z"/>
                    <w:color w:val="303030"/>
                  </w:rPr>
                </w:rPrChange>
              </w:rPr>
              <w:pPrChange w:id="1459" w:author="Mateus Berardo de Souza Terra" w:date="2016-02-08T22:05:00Z">
                <w:pPr>
                  <w:pStyle w:val="NormalWeb"/>
                  <w:spacing w:before="0" w:beforeAutospacing="0" w:after="160" w:afterAutospacing="0"/>
                  <w:jc w:val="center"/>
                </w:pPr>
              </w:pPrChange>
            </w:pPr>
            <w:ins w:id="1460" w:author="Mateus Berardo de Souza Terra" w:date="2016-02-08T22:09:00Z">
              <w:r>
                <w:rPr>
                  <w:color w:val="303030"/>
                  <w:sz w:val="16"/>
                  <w:szCs w:val="16"/>
                </w:rPr>
                <w:t>119</w:t>
              </w:r>
            </w:ins>
          </w:p>
        </w:tc>
        <w:tc>
          <w:tcPr>
            <w:tcW w:w="1559" w:type="dxa"/>
            <w:tcPrChange w:id="146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62" w:author="Mateus Berardo de Souza Terra" w:date="2016-02-08T20:04:00Z"/>
                <w:color w:val="303030"/>
                <w:sz w:val="16"/>
                <w:szCs w:val="16"/>
                <w:rPrChange w:id="1463" w:author="Mateus Berardo de Souza Terra" w:date="2016-02-08T22:05:00Z">
                  <w:rPr>
                    <w:ins w:id="1464" w:author="Mateus Berardo de Souza Terra" w:date="2016-02-08T20:04:00Z"/>
                    <w:color w:val="303030"/>
                  </w:rPr>
                </w:rPrChange>
              </w:rPr>
              <w:pPrChange w:id="1465" w:author="Mateus Berardo de Souza Terra" w:date="2016-02-08T22:05:00Z">
                <w:pPr>
                  <w:pStyle w:val="NormalWeb"/>
                  <w:spacing w:before="0" w:beforeAutospacing="0" w:after="160" w:afterAutospacing="0"/>
                  <w:jc w:val="center"/>
                </w:pPr>
              </w:pPrChange>
            </w:pPr>
            <w:ins w:id="1466" w:author="Mateus Berardo de Souza Terra" w:date="2016-02-08T22:11:00Z">
              <w:r>
                <w:rPr>
                  <w:color w:val="303030"/>
                  <w:sz w:val="16"/>
                  <w:szCs w:val="16"/>
                </w:rPr>
                <w:t>w</w:t>
              </w:r>
            </w:ins>
          </w:p>
        </w:tc>
      </w:tr>
      <w:tr w:rsidR="00BA6212" w:rsidRPr="00A76C84" w14:paraId="04F6582B" w14:textId="77777777" w:rsidTr="00A76C84">
        <w:trPr>
          <w:trHeight w:val="20"/>
          <w:ins w:id="1467" w:author="Mateus Berardo de Souza Terra" w:date="2016-02-08T20:04:00Z"/>
        </w:trPr>
        <w:tc>
          <w:tcPr>
            <w:tcW w:w="1558" w:type="dxa"/>
            <w:tcPrChange w:id="146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69" w:author="Mateus Berardo de Souza Terra" w:date="2016-02-08T20:04:00Z"/>
                <w:color w:val="303030"/>
                <w:sz w:val="16"/>
                <w:szCs w:val="16"/>
                <w:rPrChange w:id="1470" w:author="Mateus Berardo de Souza Terra" w:date="2016-02-08T22:05:00Z">
                  <w:rPr>
                    <w:ins w:id="1471" w:author="Mateus Berardo de Souza Terra" w:date="2016-02-08T20:04:00Z"/>
                    <w:color w:val="303030"/>
                  </w:rPr>
                </w:rPrChange>
              </w:rPr>
              <w:pPrChange w:id="1472" w:author="Mateus Berardo de Souza Terra" w:date="2016-02-08T22:05:00Z">
                <w:pPr>
                  <w:pStyle w:val="NormalWeb"/>
                  <w:spacing w:before="0" w:beforeAutospacing="0" w:after="160" w:afterAutospacing="0"/>
                  <w:jc w:val="center"/>
                </w:pPr>
              </w:pPrChange>
            </w:pPr>
            <w:ins w:id="1473" w:author="Mateus Berardo de Souza Terra" w:date="2016-02-08T20:05:00Z">
              <w:r w:rsidRPr="00A76C84">
                <w:rPr>
                  <w:color w:val="303030"/>
                  <w:sz w:val="16"/>
                  <w:szCs w:val="16"/>
                  <w:rPrChange w:id="1474" w:author="Mateus Berardo de Souza Terra" w:date="2016-02-08T22:05:00Z">
                    <w:rPr>
                      <w:color w:val="303030"/>
                    </w:rPr>
                  </w:rPrChange>
                </w:rPr>
                <w:t>56</w:t>
              </w:r>
            </w:ins>
          </w:p>
        </w:tc>
        <w:tc>
          <w:tcPr>
            <w:tcW w:w="1558" w:type="dxa"/>
            <w:tcPrChange w:id="147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76" w:author="Mateus Berardo de Souza Terra" w:date="2016-02-08T20:04:00Z"/>
                <w:color w:val="303030"/>
                <w:sz w:val="16"/>
                <w:szCs w:val="16"/>
                <w:rPrChange w:id="1477" w:author="Mateus Berardo de Souza Terra" w:date="2016-02-08T22:05:00Z">
                  <w:rPr>
                    <w:ins w:id="1478" w:author="Mateus Berardo de Souza Terra" w:date="2016-02-08T20:04:00Z"/>
                    <w:color w:val="303030"/>
                  </w:rPr>
                </w:rPrChange>
              </w:rPr>
              <w:pPrChange w:id="1479" w:author="Mateus Berardo de Souza Terra" w:date="2016-02-08T22:05:00Z">
                <w:pPr>
                  <w:pStyle w:val="NormalWeb"/>
                  <w:spacing w:before="0" w:beforeAutospacing="0" w:after="160" w:afterAutospacing="0"/>
                  <w:jc w:val="center"/>
                </w:pPr>
              </w:pPrChange>
            </w:pPr>
            <w:ins w:id="1480" w:author="Mateus Berardo de Souza Terra" w:date="2016-02-08T22:13:00Z">
              <w:r>
                <w:rPr>
                  <w:color w:val="303030"/>
                  <w:sz w:val="16"/>
                  <w:szCs w:val="16"/>
                </w:rPr>
                <w:t>8</w:t>
              </w:r>
            </w:ins>
          </w:p>
        </w:tc>
        <w:tc>
          <w:tcPr>
            <w:tcW w:w="1558" w:type="dxa"/>
            <w:tcPrChange w:id="148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82" w:author="Mateus Berardo de Souza Terra" w:date="2016-02-08T20:04:00Z"/>
                <w:color w:val="303030"/>
                <w:sz w:val="16"/>
                <w:szCs w:val="16"/>
                <w:rPrChange w:id="1483" w:author="Mateus Berardo de Souza Terra" w:date="2016-02-08T22:05:00Z">
                  <w:rPr>
                    <w:ins w:id="1484" w:author="Mateus Berardo de Souza Terra" w:date="2016-02-08T20:04:00Z"/>
                    <w:color w:val="303030"/>
                  </w:rPr>
                </w:rPrChange>
              </w:rPr>
              <w:pPrChange w:id="1485" w:author="Mateus Berardo de Souza Terra" w:date="2016-02-08T22:05:00Z">
                <w:pPr>
                  <w:pStyle w:val="NormalWeb"/>
                  <w:spacing w:before="0" w:beforeAutospacing="0" w:after="160" w:afterAutospacing="0"/>
                  <w:jc w:val="center"/>
                </w:pPr>
              </w:pPrChange>
            </w:pPr>
            <w:ins w:id="1486" w:author="Mateus Berardo de Souza Terra" w:date="2016-02-08T22:09:00Z">
              <w:r>
                <w:rPr>
                  <w:color w:val="303030"/>
                  <w:sz w:val="16"/>
                  <w:szCs w:val="16"/>
                </w:rPr>
                <w:t>88</w:t>
              </w:r>
            </w:ins>
          </w:p>
        </w:tc>
        <w:tc>
          <w:tcPr>
            <w:tcW w:w="1558" w:type="dxa"/>
            <w:tcPrChange w:id="148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88" w:author="Mateus Berardo de Souza Terra" w:date="2016-02-08T20:04:00Z"/>
                <w:color w:val="303030"/>
                <w:sz w:val="16"/>
                <w:szCs w:val="16"/>
                <w:rPrChange w:id="1489" w:author="Mateus Berardo de Souza Terra" w:date="2016-02-08T22:05:00Z">
                  <w:rPr>
                    <w:ins w:id="1490" w:author="Mateus Berardo de Souza Terra" w:date="2016-02-08T20:04:00Z"/>
                    <w:color w:val="303030"/>
                  </w:rPr>
                </w:rPrChange>
              </w:rPr>
              <w:pPrChange w:id="1491" w:author="Mateus Berardo de Souza Terra" w:date="2016-02-08T22:05:00Z">
                <w:pPr>
                  <w:pStyle w:val="NormalWeb"/>
                  <w:spacing w:before="0" w:beforeAutospacing="0" w:after="160" w:afterAutospacing="0"/>
                  <w:jc w:val="center"/>
                </w:pPr>
              </w:pPrChange>
            </w:pPr>
            <w:ins w:id="1492" w:author="Mateus Berardo de Souza Terra" w:date="2016-02-08T22:10:00Z">
              <w:r>
                <w:rPr>
                  <w:color w:val="303030"/>
                  <w:sz w:val="16"/>
                  <w:szCs w:val="16"/>
                </w:rPr>
                <w:t>X</w:t>
              </w:r>
            </w:ins>
          </w:p>
        </w:tc>
        <w:tc>
          <w:tcPr>
            <w:tcW w:w="1559" w:type="dxa"/>
            <w:tcPrChange w:id="149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494" w:author="Mateus Berardo de Souza Terra" w:date="2016-02-08T20:04:00Z"/>
                <w:color w:val="303030"/>
                <w:sz w:val="16"/>
                <w:szCs w:val="16"/>
                <w:rPrChange w:id="1495" w:author="Mateus Berardo de Souza Terra" w:date="2016-02-08T22:05:00Z">
                  <w:rPr>
                    <w:ins w:id="1496" w:author="Mateus Berardo de Souza Terra" w:date="2016-02-08T20:04:00Z"/>
                    <w:color w:val="303030"/>
                  </w:rPr>
                </w:rPrChange>
              </w:rPr>
              <w:pPrChange w:id="1497" w:author="Mateus Berardo de Souza Terra" w:date="2016-02-08T22:05:00Z">
                <w:pPr>
                  <w:pStyle w:val="NormalWeb"/>
                  <w:spacing w:before="0" w:beforeAutospacing="0" w:after="160" w:afterAutospacing="0"/>
                  <w:jc w:val="center"/>
                </w:pPr>
              </w:pPrChange>
            </w:pPr>
            <w:ins w:id="1498" w:author="Mateus Berardo de Souza Terra" w:date="2016-02-08T22:09:00Z">
              <w:r>
                <w:rPr>
                  <w:color w:val="303030"/>
                  <w:sz w:val="16"/>
                  <w:szCs w:val="16"/>
                </w:rPr>
                <w:t>120</w:t>
              </w:r>
            </w:ins>
          </w:p>
        </w:tc>
        <w:tc>
          <w:tcPr>
            <w:tcW w:w="1559" w:type="dxa"/>
            <w:tcPrChange w:id="149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00" w:author="Mateus Berardo de Souza Terra" w:date="2016-02-08T20:04:00Z"/>
                <w:color w:val="303030"/>
                <w:sz w:val="16"/>
                <w:szCs w:val="16"/>
                <w:rPrChange w:id="1501" w:author="Mateus Berardo de Souza Terra" w:date="2016-02-08T22:05:00Z">
                  <w:rPr>
                    <w:ins w:id="1502" w:author="Mateus Berardo de Souza Terra" w:date="2016-02-08T20:04:00Z"/>
                    <w:color w:val="303030"/>
                  </w:rPr>
                </w:rPrChange>
              </w:rPr>
              <w:pPrChange w:id="1503" w:author="Mateus Berardo de Souza Terra" w:date="2016-02-08T22:05:00Z">
                <w:pPr>
                  <w:pStyle w:val="NormalWeb"/>
                  <w:spacing w:before="0" w:beforeAutospacing="0" w:after="160" w:afterAutospacing="0"/>
                  <w:jc w:val="center"/>
                </w:pPr>
              </w:pPrChange>
            </w:pPr>
            <w:ins w:id="1504" w:author="Mateus Berardo de Souza Terra" w:date="2016-02-08T22:11:00Z">
              <w:r>
                <w:rPr>
                  <w:color w:val="303030"/>
                  <w:sz w:val="16"/>
                  <w:szCs w:val="16"/>
                </w:rPr>
                <w:t>x</w:t>
              </w:r>
            </w:ins>
          </w:p>
        </w:tc>
      </w:tr>
      <w:tr w:rsidR="00BA6212" w:rsidRPr="00A76C84" w14:paraId="33E4EA1D" w14:textId="77777777" w:rsidTr="00A76C84">
        <w:trPr>
          <w:trHeight w:val="20"/>
          <w:ins w:id="1505" w:author="Mateus Berardo de Souza Terra" w:date="2016-02-08T20:04:00Z"/>
        </w:trPr>
        <w:tc>
          <w:tcPr>
            <w:tcW w:w="1558" w:type="dxa"/>
            <w:tcPrChange w:id="150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07" w:author="Mateus Berardo de Souza Terra" w:date="2016-02-08T20:04:00Z"/>
                <w:color w:val="303030"/>
                <w:sz w:val="16"/>
                <w:szCs w:val="16"/>
                <w:rPrChange w:id="1508" w:author="Mateus Berardo de Souza Terra" w:date="2016-02-08T22:05:00Z">
                  <w:rPr>
                    <w:ins w:id="1509" w:author="Mateus Berardo de Souza Terra" w:date="2016-02-08T20:04:00Z"/>
                    <w:color w:val="303030"/>
                  </w:rPr>
                </w:rPrChange>
              </w:rPr>
              <w:pPrChange w:id="1510" w:author="Mateus Berardo de Souza Terra" w:date="2016-02-08T22:05:00Z">
                <w:pPr>
                  <w:pStyle w:val="NormalWeb"/>
                  <w:spacing w:before="0" w:beforeAutospacing="0" w:after="160" w:afterAutospacing="0"/>
                  <w:jc w:val="center"/>
                </w:pPr>
              </w:pPrChange>
            </w:pPr>
            <w:ins w:id="1511" w:author="Mateus Berardo de Souza Terra" w:date="2016-02-08T20:05:00Z">
              <w:r w:rsidRPr="00A76C84">
                <w:rPr>
                  <w:color w:val="303030"/>
                  <w:sz w:val="16"/>
                  <w:szCs w:val="16"/>
                  <w:rPrChange w:id="1512" w:author="Mateus Berardo de Souza Terra" w:date="2016-02-08T22:05:00Z">
                    <w:rPr>
                      <w:color w:val="303030"/>
                    </w:rPr>
                  </w:rPrChange>
                </w:rPr>
                <w:t>57</w:t>
              </w:r>
            </w:ins>
          </w:p>
        </w:tc>
        <w:tc>
          <w:tcPr>
            <w:tcW w:w="1558" w:type="dxa"/>
            <w:tcPrChange w:id="151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14" w:author="Mateus Berardo de Souza Terra" w:date="2016-02-08T20:04:00Z"/>
                <w:color w:val="303030"/>
                <w:sz w:val="16"/>
                <w:szCs w:val="16"/>
                <w:rPrChange w:id="1515" w:author="Mateus Berardo de Souza Terra" w:date="2016-02-08T22:05:00Z">
                  <w:rPr>
                    <w:ins w:id="1516" w:author="Mateus Berardo de Souza Terra" w:date="2016-02-08T20:04:00Z"/>
                    <w:color w:val="303030"/>
                  </w:rPr>
                </w:rPrChange>
              </w:rPr>
              <w:pPrChange w:id="1517" w:author="Mateus Berardo de Souza Terra" w:date="2016-02-08T22:05:00Z">
                <w:pPr>
                  <w:pStyle w:val="NormalWeb"/>
                  <w:spacing w:before="0" w:beforeAutospacing="0" w:after="160" w:afterAutospacing="0"/>
                  <w:jc w:val="center"/>
                </w:pPr>
              </w:pPrChange>
            </w:pPr>
            <w:ins w:id="1518" w:author="Mateus Berardo de Souza Terra" w:date="2016-02-08T22:13:00Z">
              <w:r>
                <w:rPr>
                  <w:color w:val="303030"/>
                  <w:sz w:val="16"/>
                  <w:szCs w:val="16"/>
                </w:rPr>
                <w:t>9</w:t>
              </w:r>
            </w:ins>
          </w:p>
        </w:tc>
        <w:tc>
          <w:tcPr>
            <w:tcW w:w="1558" w:type="dxa"/>
            <w:tcPrChange w:id="151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20" w:author="Mateus Berardo de Souza Terra" w:date="2016-02-08T20:04:00Z"/>
                <w:color w:val="303030"/>
                <w:sz w:val="16"/>
                <w:szCs w:val="16"/>
                <w:rPrChange w:id="1521" w:author="Mateus Berardo de Souza Terra" w:date="2016-02-08T22:05:00Z">
                  <w:rPr>
                    <w:ins w:id="1522" w:author="Mateus Berardo de Souza Terra" w:date="2016-02-08T20:04:00Z"/>
                    <w:color w:val="303030"/>
                  </w:rPr>
                </w:rPrChange>
              </w:rPr>
              <w:pPrChange w:id="1523" w:author="Mateus Berardo de Souza Terra" w:date="2016-02-08T22:05:00Z">
                <w:pPr>
                  <w:pStyle w:val="NormalWeb"/>
                  <w:spacing w:before="0" w:beforeAutospacing="0" w:after="160" w:afterAutospacing="0"/>
                  <w:jc w:val="center"/>
                </w:pPr>
              </w:pPrChange>
            </w:pPr>
            <w:ins w:id="1524" w:author="Mateus Berardo de Souza Terra" w:date="2016-02-08T22:09:00Z">
              <w:r>
                <w:rPr>
                  <w:color w:val="303030"/>
                  <w:sz w:val="16"/>
                  <w:szCs w:val="16"/>
                </w:rPr>
                <w:t>89</w:t>
              </w:r>
            </w:ins>
          </w:p>
        </w:tc>
        <w:tc>
          <w:tcPr>
            <w:tcW w:w="1558" w:type="dxa"/>
            <w:tcPrChange w:id="152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26" w:author="Mateus Berardo de Souza Terra" w:date="2016-02-08T20:04:00Z"/>
                <w:color w:val="303030"/>
                <w:sz w:val="16"/>
                <w:szCs w:val="16"/>
                <w:rPrChange w:id="1527" w:author="Mateus Berardo de Souza Terra" w:date="2016-02-08T22:05:00Z">
                  <w:rPr>
                    <w:ins w:id="1528" w:author="Mateus Berardo de Souza Terra" w:date="2016-02-08T20:04:00Z"/>
                    <w:color w:val="303030"/>
                  </w:rPr>
                </w:rPrChange>
              </w:rPr>
              <w:pPrChange w:id="1529" w:author="Mateus Berardo de Souza Terra" w:date="2016-02-08T22:05:00Z">
                <w:pPr>
                  <w:pStyle w:val="NormalWeb"/>
                  <w:spacing w:before="0" w:beforeAutospacing="0" w:after="160" w:afterAutospacing="0"/>
                  <w:jc w:val="center"/>
                </w:pPr>
              </w:pPrChange>
            </w:pPr>
            <w:ins w:id="1530" w:author="Mateus Berardo de Souza Terra" w:date="2016-02-08T22:10:00Z">
              <w:r>
                <w:rPr>
                  <w:color w:val="303030"/>
                  <w:sz w:val="16"/>
                  <w:szCs w:val="16"/>
                </w:rPr>
                <w:t>Y</w:t>
              </w:r>
            </w:ins>
          </w:p>
        </w:tc>
        <w:tc>
          <w:tcPr>
            <w:tcW w:w="1559" w:type="dxa"/>
            <w:tcPrChange w:id="153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32" w:author="Mateus Berardo de Souza Terra" w:date="2016-02-08T20:04:00Z"/>
                <w:color w:val="303030"/>
                <w:sz w:val="16"/>
                <w:szCs w:val="16"/>
                <w:rPrChange w:id="1533" w:author="Mateus Berardo de Souza Terra" w:date="2016-02-08T22:05:00Z">
                  <w:rPr>
                    <w:ins w:id="1534" w:author="Mateus Berardo de Souza Terra" w:date="2016-02-08T20:04:00Z"/>
                    <w:color w:val="303030"/>
                  </w:rPr>
                </w:rPrChange>
              </w:rPr>
              <w:pPrChange w:id="1535" w:author="Mateus Berardo de Souza Terra" w:date="2016-02-08T22:05:00Z">
                <w:pPr>
                  <w:pStyle w:val="NormalWeb"/>
                  <w:spacing w:before="0" w:beforeAutospacing="0" w:after="160" w:afterAutospacing="0"/>
                  <w:jc w:val="center"/>
                </w:pPr>
              </w:pPrChange>
            </w:pPr>
            <w:ins w:id="1536" w:author="Mateus Berardo de Souza Terra" w:date="2016-02-08T22:09:00Z">
              <w:r>
                <w:rPr>
                  <w:color w:val="303030"/>
                  <w:sz w:val="16"/>
                  <w:szCs w:val="16"/>
                </w:rPr>
                <w:t>121</w:t>
              </w:r>
            </w:ins>
          </w:p>
        </w:tc>
        <w:tc>
          <w:tcPr>
            <w:tcW w:w="1559" w:type="dxa"/>
            <w:tcPrChange w:id="153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38" w:author="Mateus Berardo de Souza Terra" w:date="2016-02-08T20:04:00Z"/>
                <w:color w:val="303030"/>
                <w:sz w:val="16"/>
                <w:szCs w:val="16"/>
                <w:rPrChange w:id="1539" w:author="Mateus Berardo de Souza Terra" w:date="2016-02-08T22:05:00Z">
                  <w:rPr>
                    <w:ins w:id="1540" w:author="Mateus Berardo de Souza Terra" w:date="2016-02-08T20:04:00Z"/>
                    <w:color w:val="303030"/>
                  </w:rPr>
                </w:rPrChange>
              </w:rPr>
              <w:pPrChange w:id="1541" w:author="Mateus Berardo de Souza Terra" w:date="2016-02-08T22:05:00Z">
                <w:pPr>
                  <w:pStyle w:val="NormalWeb"/>
                  <w:spacing w:before="0" w:beforeAutospacing="0" w:after="160" w:afterAutospacing="0"/>
                  <w:jc w:val="center"/>
                </w:pPr>
              </w:pPrChange>
            </w:pPr>
            <w:ins w:id="1542" w:author="Mateus Berardo de Souza Terra" w:date="2016-02-08T22:11:00Z">
              <w:r>
                <w:rPr>
                  <w:color w:val="303030"/>
                  <w:sz w:val="16"/>
                  <w:szCs w:val="16"/>
                </w:rPr>
                <w:t>y</w:t>
              </w:r>
            </w:ins>
          </w:p>
        </w:tc>
      </w:tr>
      <w:tr w:rsidR="00BA6212" w:rsidRPr="00A76C84" w14:paraId="1EA86B3D" w14:textId="77777777" w:rsidTr="00A76C84">
        <w:trPr>
          <w:trHeight w:val="20"/>
          <w:ins w:id="1543" w:author="Mateus Berardo de Souza Terra" w:date="2016-02-08T20:04:00Z"/>
        </w:trPr>
        <w:tc>
          <w:tcPr>
            <w:tcW w:w="1558" w:type="dxa"/>
            <w:tcPrChange w:id="154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45" w:author="Mateus Berardo de Souza Terra" w:date="2016-02-08T20:04:00Z"/>
                <w:color w:val="303030"/>
                <w:sz w:val="16"/>
                <w:szCs w:val="16"/>
                <w:rPrChange w:id="1546" w:author="Mateus Berardo de Souza Terra" w:date="2016-02-08T22:05:00Z">
                  <w:rPr>
                    <w:ins w:id="1547" w:author="Mateus Berardo de Souza Terra" w:date="2016-02-08T20:04:00Z"/>
                    <w:color w:val="303030"/>
                  </w:rPr>
                </w:rPrChange>
              </w:rPr>
              <w:pPrChange w:id="1548" w:author="Mateus Berardo de Souza Terra" w:date="2016-02-08T22:05:00Z">
                <w:pPr>
                  <w:pStyle w:val="NormalWeb"/>
                  <w:spacing w:before="0" w:beforeAutospacing="0" w:after="160" w:afterAutospacing="0"/>
                  <w:jc w:val="center"/>
                </w:pPr>
              </w:pPrChange>
            </w:pPr>
            <w:ins w:id="1549" w:author="Mateus Berardo de Souza Terra" w:date="2016-02-08T20:05:00Z">
              <w:r w:rsidRPr="00A76C84">
                <w:rPr>
                  <w:color w:val="303030"/>
                  <w:sz w:val="16"/>
                  <w:szCs w:val="16"/>
                  <w:rPrChange w:id="1550" w:author="Mateus Berardo de Souza Terra" w:date="2016-02-08T22:05:00Z">
                    <w:rPr>
                      <w:color w:val="303030"/>
                    </w:rPr>
                  </w:rPrChange>
                </w:rPr>
                <w:t>58</w:t>
              </w:r>
            </w:ins>
          </w:p>
        </w:tc>
        <w:tc>
          <w:tcPr>
            <w:tcW w:w="1558" w:type="dxa"/>
            <w:tcPrChange w:id="155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52" w:author="Mateus Berardo de Souza Terra" w:date="2016-02-08T20:04:00Z"/>
                <w:color w:val="303030"/>
                <w:sz w:val="16"/>
                <w:szCs w:val="16"/>
                <w:rPrChange w:id="1553" w:author="Mateus Berardo de Souza Terra" w:date="2016-02-08T22:05:00Z">
                  <w:rPr>
                    <w:ins w:id="1554" w:author="Mateus Berardo de Souza Terra" w:date="2016-02-08T20:04:00Z"/>
                    <w:color w:val="303030"/>
                  </w:rPr>
                </w:rPrChange>
              </w:rPr>
              <w:pPrChange w:id="1555" w:author="Mateus Berardo de Souza Terra" w:date="2016-02-08T22:05:00Z">
                <w:pPr>
                  <w:pStyle w:val="NormalWeb"/>
                  <w:spacing w:before="0" w:beforeAutospacing="0" w:after="160" w:afterAutospacing="0"/>
                  <w:jc w:val="center"/>
                </w:pPr>
              </w:pPrChange>
            </w:pPr>
            <w:ins w:id="1556" w:author="Mateus Berardo de Souza Terra" w:date="2016-02-08T22:13:00Z">
              <w:r>
                <w:rPr>
                  <w:color w:val="303030"/>
                  <w:sz w:val="16"/>
                  <w:szCs w:val="16"/>
                </w:rPr>
                <w:t>:</w:t>
              </w:r>
            </w:ins>
          </w:p>
        </w:tc>
        <w:tc>
          <w:tcPr>
            <w:tcW w:w="1558" w:type="dxa"/>
            <w:tcPrChange w:id="155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58" w:author="Mateus Berardo de Souza Terra" w:date="2016-02-08T20:04:00Z"/>
                <w:color w:val="303030"/>
                <w:sz w:val="16"/>
                <w:szCs w:val="16"/>
                <w:rPrChange w:id="1559" w:author="Mateus Berardo de Souza Terra" w:date="2016-02-08T22:05:00Z">
                  <w:rPr>
                    <w:ins w:id="1560" w:author="Mateus Berardo de Souza Terra" w:date="2016-02-08T20:04:00Z"/>
                    <w:color w:val="303030"/>
                  </w:rPr>
                </w:rPrChange>
              </w:rPr>
              <w:pPrChange w:id="1561" w:author="Mateus Berardo de Souza Terra" w:date="2016-02-08T22:05:00Z">
                <w:pPr>
                  <w:pStyle w:val="NormalWeb"/>
                  <w:spacing w:before="0" w:beforeAutospacing="0" w:after="160" w:afterAutospacing="0"/>
                  <w:jc w:val="center"/>
                </w:pPr>
              </w:pPrChange>
            </w:pPr>
            <w:ins w:id="1562" w:author="Mateus Berardo de Souza Terra" w:date="2016-02-08T22:09:00Z">
              <w:r>
                <w:rPr>
                  <w:color w:val="303030"/>
                  <w:sz w:val="16"/>
                  <w:szCs w:val="16"/>
                </w:rPr>
                <w:t>90</w:t>
              </w:r>
            </w:ins>
          </w:p>
        </w:tc>
        <w:tc>
          <w:tcPr>
            <w:tcW w:w="1558" w:type="dxa"/>
            <w:tcPrChange w:id="156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64" w:author="Mateus Berardo de Souza Terra" w:date="2016-02-08T20:04:00Z"/>
                <w:color w:val="303030"/>
                <w:sz w:val="16"/>
                <w:szCs w:val="16"/>
                <w:rPrChange w:id="1565" w:author="Mateus Berardo de Souza Terra" w:date="2016-02-08T22:05:00Z">
                  <w:rPr>
                    <w:ins w:id="1566" w:author="Mateus Berardo de Souza Terra" w:date="2016-02-08T20:04:00Z"/>
                    <w:color w:val="303030"/>
                  </w:rPr>
                </w:rPrChange>
              </w:rPr>
              <w:pPrChange w:id="1567" w:author="Mateus Berardo de Souza Terra" w:date="2016-02-08T22:05:00Z">
                <w:pPr>
                  <w:pStyle w:val="NormalWeb"/>
                  <w:spacing w:before="0" w:beforeAutospacing="0" w:after="160" w:afterAutospacing="0"/>
                  <w:jc w:val="center"/>
                </w:pPr>
              </w:pPrChange>
            </w:pPr>
            <w:ins w:id="1568" w:author="Mateus Berardo de Souza Terra" w:date="2016-02-08T22:10:00Z">
              <w:r>
                <w:rPr>
                  <w:color w:val="303030"/>
                  <w:sz w:val="16"/>
                  <w:szCs w:val="16"/>
                </w:rPr>
                <w:t>Z</w:t>
              </w:r>
            </w:ins>
          </w:p>
        </w:tc>
        <w:tc>
          <w:tcPr>
            <w:tcW w:w="1559" w:type="dxa"/>
            <w:tcPrChange w:id="156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70" w:author="Mateus Berardo de Souza Terra" w:date="2016-02-08T20:04:00Z"/>
                <w:color w:val="303030"/>
                <w:sz w:val="16"/>
                <w:szCs w:val="16"/>
                <w:rPrChange w:id="1571" w:author="Mateus Berardo de Souza Terra" w:date="2016-02-08T22:05:00Z">
                  <w:rPr>
                    <w:ins w:id="1572" w:author="Mateus Berardo de Souza Terra" w:date="2016-02-08T20:04:00Z"/>
                    <w:color w:val="303030"/>
                  </w:rPr>
                </w:rPrChange>
              </w:rPr>
              <w:pPrChange w:id="1573" w:author="Mateus Berardo de Souza Terra" w:date="2016-02-08T22:05:00Z">
                <w:pPr>
                  <w:pStyle w:val="NormalWeb"/>
                  <w:spacing w:before="0" w:beforeAutospacing="0" w:after="160" w:afterAutospacing="0"/>
                  <w:jc w:val="center"/>
                </w:pPr>
              </w:pPrChange>
            </w:pPr>
            <w:ins w:id="1574" w:author="Mateus Berardo de Souza Terra" w:date="2016-02-08T22:09:00Z">
              <w:r>
                <w:rPr>
                  <w:color w:val="303030"/>
                  <w:sz w:val="16"/>
                  <w:szCs w:val="16"/>
                </w:rPr>
                <w:t>122</w:t>
              </w:r>
            </w:ins>
          </w:p>
        </w:tc>
        <w:tc>
          <w:tcPr>
            <w:tcW w:w="1559" w:type="dxa"/>
            <w:tcPrChange w:id="157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76" w:author="Mateus Berardo de Souza Terra" w:date="2016-02-08T20:04:00Z"/>
                <w:color w:val="303030"/>
                <w:sz w:val="16"/>
                <w:szCs w:val="16"/>
                <w:rPrChange w:id="1577" w:author="Mateus Berardo de Souza Terra" w:date="2016-02-08T22:05:00Z">
                  <w:rPr>
                    <w:ins w:id="1578" w:author="Mateus Berardo de Souza Terra" w:date="2016-02-08T20:04:00Z"/>
                    <w:color w:val="303030"/>
                  </w:rPr>
                </w:rPrChange>
              </w:rPr>
              <w:pPrChange w:id="1579" w:author="Mateus Berardo de Souza Terra" w:date="2016-02-08T22:05:00Z">
                <w:pPr>
                  <w:pStyle w:val="NormalWeb"/>
                  <w:spacing w:before="0" w:beforeAutospacing="0" w:after="160" w:afterAutospacing="0"/>
                  <w:jc w:val="center"/>
                </w:pPr>
              </w:pPrChange>
            </w:pPr>
            <w:ins w:id="1580" w:author="Mateus Berardo de Souza Terra" w:date="2016-02-08T22:11:00Z">
              <w:r>
                <w:rPr>
                  <w:color w:val="303030"/>
                  <w:sz w:val="16"/>
                  <w:szCs w:val="16"/>
                </w:rPr>
                <w:t>z</w:t>
              </w:r>
            </w:ins>
          </w:p>
        </w:tc>
      </w:tr>
      <w:tr w:rsidR="00BA6212" w:rsidRPr="00A76C84" w14:paraId="62CA1451" w14:textId="77777777" w:rsidTr="00A76C84">
        <w:trPr>
          <w:trHeight w:val="20"/>
          <w:ins w:id="1581" w:author="Mateus Berardo de Souza Terra" w:date="2016-02-08T20:04:00Z"/>
        </w:trPr>
        <w:tc>
          <w:tcPr>
            <w:tcW w:w="1558" w:type="dxa"/>
            <w:tcPrChange w:id="158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83" w:author="Mateus Berardo de Souza Terra" w:date="2016-02-08T20:04:00Z"/>
                <w:color w:val="303030"/>
                <w:sz w:val="16"/>
                <w:szCs w:val="16"/>
                <w:rPrChange w:id="1584" w:author="Mateus Berardo de Souza Terra" w:date="2016-02-08T22:05:00Z">
                  <w:rPr>
                    <w:ins w:id="1585" w:author="Mateus Berardo de Souza Terra" w:date="2016-02-08T20:04:00Z"/>
                    <w:color w:val="303030"/>
                  </w:rPr>
                </w:rPrChange>
              </w:rPr>
              <w:pPrChange w:id="1586" w:author="Mateus Berardo de Souza Terra" w:date="2016-02-08T22:05:00Z">
                <w:pPr>
                  <w:pStyle w:val="NormalWeb"/>
                  <w:spacing w:before="0" w:beforeAutospacing="0" w:after="160" w:afterAutospacing="0"/>
                  <w:jc w:val="center"/>
                </w:pPr>
              </w:pPrChange>
            </w:pPr>
            <w:ins w:id="1587" w:author="Mateus Berardo de Souza Terra" w:date="2016-02-08T20:05:00Z">
              <w:r w:rsidRPr="00A76C84">
                <w:rPr>
                  <w:color w:val="303030"/>
                  <w:sz w:val="16"/>
                  <w:szCs w:val="16"/>
                  <w:rPrChange w:id="1588" w:author="Mateus Berardo de Souza Terra" w:date="2016-02-08T22:05:00Z">
                    <w:rPr>
                      <w:color w:val="303030"/>
                    </w:rPr>
                  </w:rPrChange>
                </w:rPr>
                <w:t>59</w:t>
              </w:r>
            </w:ins>
          </w:p>
        </w:tc>
        <w:tc>
          <w:tcPr>
            <w:tcW w:w="1558" w:type="dxa"/>
            <w:tcPrChange w:id="158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590" w:author="Mateus Berardo de Souza Terra" w:date="2016-02-08T20:04:00Z"/>
                <w:color w:val="303030"/>
                <w:sz w:val="16"/>
                <w:szCs w:val="16"/>
                <w:rPrChange w:id="1591" w:author="Mateus Berardo de Souza Terra" w:date="2016-02-08T22:05:00Z">
                  <w:rPr>
                    <w:ins w:id="1592" w:author="Mateus Berardo de Souza Terra" w:date="2016-02-08T20:04:00Z"/>
                    <w:color w:val="303030"/>
                  </w:rPr>
                </w:rPrChange>
              </w:rPr>
              <w:pPrChange w:id="1593" w:author="Mateus Berardo de Souza Terra" w:date="2016-02-08T22:05:00Z">
                <w:pPr>
                  <w:pStyle w:val="NormalWeb"/>
                  <w:spacing w:before="0" w:beforeAutospacing="0" w:after="160" w:afterAutospacing="0"/>
                  <w:jc w:val="center"/>
                </w:pPr>
              </w:pPrChange>
            </w:pPr>
            <w:ins w:id="1594" w:author="Mateus Berardo de Souza Terra" w:date="2016-02-08T22:13:00Z">
              <w:r>
                <w:rPr>
                  <w:color w:val="303030"/>
                  <w:sz w:val="16"/>
                  <w:szCs w:val="16"/>
                </w:rPr>
                <w:t>;</w:t>
              </w:r>
            </w:ins>
          </w:p>
        </w:tc>
        <w:tc>
          <w:tcPr>
            <w:tcW w:w="1558" w:type="dxa"/>
            <w:tcPrChange w:id="159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596" w:author="Mateus Berardo de Souza Terra" w:date="2016-02-08T20:04:00Z"/>
                <w:color w:val="303030"/>
                <w:sz w:val="16"/>
                <w:szCs w:val="16"/>
                <w:rPrChange w:id="1597" w:author="Mateus Berardo de Souza Terra" w:date="2016-02-08T22:05:00Z">
                  <w:rPr>
                    <w:ins w:id="1598" w:author="Mateus Berardo de Souza Terra" w:date="2016-02-08T20:04:00Z"/>
                    <w:color w:val="303030"/>
                  </w:rPr>
                </w:rPrChange>
              </w:rPr>
              <w:pPrChange w:id="1599" w:author="Mateus Berardo de Souza Terra" w:date="2016-02-08T22:05:00Z">
                <w:pPr>
                  <w:pStyle w:val="NormalWeb"/>
                  <w:spacing w:before="0" w:beforeAutospacing="0" w:after="160" w:afterAutospacing="0"/>
                  <w:jc w:val="center"/>
                </w:pPr>
              </w:pPrChange>
            </w:pPr>
            <w:ins w:id="1600" w:author="Mateus Berardo de Souza Terra" w:date="2016-02-08T22:09:00Z">
              <w:r>
                <w:rPr>
                  <w:color w:val="303030"/>
                  <w:sz w:val="16"/>
                  <w:szCs w:val="16"/>
                </w:rPr>
                <w:t>91</w:t>
              </w:r>
            </w:ins>
          </w:p>
        </w:tc>
        <w:tc>
          <w:tcPr>
            <w:tcW w:w="1558" w:type="dxa"/>
            <w:tcPrChange w:id="160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02" w:author="Mateus Berardo de Souza Terra" w:date="2016-02-08T20:04:00Z"/>
                <w:color w:val="303030"/>
                <w:sz w:val="16"/>
                <w:szCs w:val="16"/>
                <w:rPrChange w:id="1603" w:author="Mateus Berardo de Souza Terra" w:date="2016-02-08T22:05:00Z">
                  <w:rPr>
                    <w:ins w:id="1604" w:author="Mateus Berardo de Souza Terra" w:date="2016-02-08T20:04:00Z"/>
                    <w:color w:val="303030"/>
                  </w:rPr>
                </w:rPrChange>
              </w:rPr>
              <w:pPrChange w:id="1605" w:author="Mateus Berardo de Souza Terra" w:date="2016-02-08T22:05:00Z">
                <w:pPr>
                  <w:pStyle w:val="NormalWeb"/>
                  <w:spacing w:before="0" w:beforeAutospacing="0" w:after="160" w:afterAutospacing="0"/>
                  <w:jc w:val="center"/>
                </w:pPr>
              </w:pPrChange>
            </w:pPr>
            <w:ins w:id="1606" w:author="Mateus Berardo de Souza Terra" w:date="2016-02-08T22:11:00Z">
              <w:r>
                <w:rPr>
                  <w:color w:val="303030"/>
                  <w:sz w:val="16"/>
                  <w:szCs w:val="16"/>
                </w:rPr>
                <w:t>[</w:t>
              </w:r>
            </w:ins>
          </w:p>
        </w:tc>
        <w:tc>
          <w:tcPr>
            <w:tcW w:w="1559" w:type="dxa"/>
            <w:tcPrChange w:id="160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08" w:author="Mateus Berardo de Souza Terra" w:date="2016-02-08T20:04:00Z"/>
                <w:color w:val="303030"/>
                <w:sz w:val="16"/>
                <w:szCs w:val="16"/>
                <w:rPrChange w:id="1609" w:author="Mateus Berardo de Souza Terra" w:date="2016-02-08T22:05:00Z">
                  <w:rPr>
                    <w:ins w:id="1610" w:author="Mateus Berardo de Souza Terra" w:date="2016-02-08T20:04:00Z"/>
                    <w:color w:val="303030"/>
                  </w:rPr>
                </w:rPrChange>
              </w:rPr>
              <w:pPrChange w:id="1611" w:author="Mateus Berardo de Souza Terra" w:date="2016-02-08T22:05:00Z">
                <w:pPr>
                  <w:pStyle w:val="NormalWeb"/>
                  <w:spacing w:before="0" w:beforeAutospacing="0" w:after="160" w:afterAutospacing="0"/>
                  <w:jc w:val="center"/>
                </w:pPr>
              </w:pPrChange>
            </w:pPr>
            <w:ins w:id="1612" w:author="Mateus Berardo de Souza Terra" w:date="2016-02-08T22:09:00Z">
              <w:r>
                <w:rPr>
                  <w:color w:val="303030"/>
                  <w:sz w:val="16"/>
                  <w:szCs w:val="16"/>
                </w:rPr>
                <w:t>123</w:t>
              </w:r>
            </w:ins>
          </w:p>
        </w:tc>
        <w:tc>
          <w:tcPr>
            <w:tcW w:w="1559" w:type="dxa"/>
            <w:tcPrChange w:id="161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14" w:author="Mateus Berardo de Souza Terra" w:date="2016-02-08T20:04:00Z"/>
                <w:color w:val="303030"/>
                <w:sz w:val="16"/>
                <w:szCs w:val="16"/>
                <w:rPrChange w:id="1615" w:author="Mateus Berardo de Souza Terra" w:date="2016-02-08T22:05:00Z">
                  <w:rPr>
                    <w:ins w:id="1616" w:author="Mateus Berardo de Souza Terra" w:date="2016-02-08T20:04:00Z"/>
                    <w:color w:val="303030"/>
                  </w:rPr>
                </w:rPrChange>
              </w:rPr>
              <w:pPrChange w:id="1617" w:author="Mateus Berardo de Souza Terra" w:date="2016-02-08T22:05:00Z">
                <w:pPr>
                  <w:pStyle w:val="NormalWeb"/>
                  <w:spacing w:before="0" w:beforeAutospacing="0" w:after="160" w:afterAutospacing="0"/>
                  <w:jc w:val="center"/>
                </w:pPr>
              </w:pPrChange>
            </w:pPr>
            <w:ins w:id="1618" w:author="Mateus Berardo de Souza Terra" w:date="2016-02-08T22:11:00Z">
              <w:r>
                <w:rPr>
                  <w:color w:val="303030"/>
                  <w:sz w:val="16"/>
                  <w:szCs w:val="16"/>
                </w:rPr>
                <w:t>{</w:t>
              </w:r>
            </w:ins>
          </w:p>
        </w:tc>
      </w:tr>
      <w:tr w:rsidR="00BA6212" w:rsidRPr="00A76C84" w14:paraId="4024849B" w14:textId="77777777" w:rsidTr="00A76C84">
        <w:trPr>
          <w:trHeight w:val="20"/>
          <w:ins w:id="1619" w:author="Mateus Berardo de Souza Terra" w:date="2016-02-08T20:04:00Z"/>
        </w:trPr>
        <w:tc>
          <w:tcPr>
            <w:tcW w:w="1558" w:type="dxa"/>
            <w:tcPrChange w:id="162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21" w:author="Mateus Berardo de Souza Terra" w:date="2016-02-08T20:04:00Z"/>
                <w:color w:val="303030"/>
                <w:sz w:val="16"/>
                <w:szCs w:val="16"/>
                <w:rPrChange w:id="1622" w:author="Mateus Berardo de Souza Terra" w:date="2016-02-08T22:05:00Z">
                  <w:rPr>
                    <w:ins w:id="1623" w:author="Mateus Berardo de Souza Terra" w:date="2016-02-08T20:04:00Z"/>
                    <w:color w:val="303030"/>
                  </w:rPr>
                </w:rPrChange>
              </w:rPr>
              <w:pPrChange w:id="1624" w:author="Mateus Berardo de Souza Terra" w:date="2016-02-08T22:05:00Z">
                <w:pPr>
                  <w:pStyle w:val="NormalWeb"/>
                  <w:spacing w:before="0" w:beforeAutospacing="0" w:after="160" w:afterAutospacing="0"/>
                  <w:jc w:val="center"/>
                </w:pPr>
              </w:pPrChange>
            </w:pPr>
            <w:ins w:id="1625" w:author="Mateus Berardo de Souza Terra" w:date="2016-02-08T20:05:00Z">
              <w:r w:rsidRPr="00A76C84">
                <w:rPr>
                  <w:color w:val="303030"/>
                  <w:sz w:val="16"/>
                  <w:szCs w:val="16"/>
                  <w:rPrChange w:id="1626" w:author="Mateus Berardo de Souza Terra" w:date="2016-02-08T22:05:00Z">
                    <w:rPr>
                      <w:color w:val="303030"/>
                    </w:rPr>
                  </w:rPrChange>
                </w:rPr>
                <w:t>60</w:t>
              </w:r>
            </w:ins>
          </w:p>
        </w:tc>
        <w:tc>
          <w:tcPr>
            <w:tcW w:w="1558" w:type="dxa"/>
            <w:tcPrChange w:id="162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28" w:author="Mateus Berardo de Souza Terra" w:date="2016-02-08T20:04:00Z"/>
                <w:color w:val="303030"/>
                <w:sz w:val="16"/>
                <w:szCs w:val="16"/>
                <w:rPrChange w:id="1629" w:author="Mateus Berardo de Souza Terra" w:date="2016-02-08T22:05:00Z">
                  <w:rPr>
                    <w:ins w:id="1630" w:author="Mateus Berardo de Souza Terra" w:date="2016-02-08T20:04:00Z"/>
                    <w:color w:val="303030"/>
                  </w:rPr>
                </w:rPrChange>
              </w:rPr>
              <w:pPrChange w:id="1631" w:author="Mateus Berardo de Souza Terra" w:date="2016-02-08T22:05:00Z">
                <w:pPr>
                  <w:pStyle w:val="NormalWeb"/>
                  <w:spacing w:before="0" w:beforeAutospacing="0" w:after="160" w:afterAutospacing="0"/>
                  <w:jc w:val="center"/>
                </w:pPr>
              </w:pPrChange>
            </w:pPr>
            <w:ins w:id="1632" w:author="Mateus Berardo de Souza Terra" w:date="2016-02-08T22:13:00Z">
              <w:r>
                <w:rPr>
                  <w:color w:val="303030"/>
                  <w:sz w:val="16"/>
                  <w:szCs w:val="16"/>
                </w:rPr>
                <w:t>&lt;</w:t>
              </w:r>
            </w:ins>
          </w:p>
        </w:tc>
        <w:tc>
          <w:tcPr>
            <w:tcW w:w="1558" w:type="dxa"/>
            <w:tcPrChange w:id="163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34" w:author="Mateus Berardo de Souza Terra" w:date="2016-02-08T20:04:00Z"/>
                <w:color w:val="303030"/>
                <w:sz w:val="16"/>
                <w:szCs w:val="16"/>
                <w:rPrChange w:id="1635" w:author="Mateus Berardo de Souza Terra" w:date="2016-02-08T22:05:00Z">
                  <w:rPr>
                    <w:ins w:id="1636" w:author="Mateus Berardo de Souza Terra" w:date="2016-02-08T20:04:00Z"/>
                    <w:color w:val="303030"/>
                  </w:rPr>
                </w:rPrChange>
              </w:rPr>
              <w:pPrChange w:id="1637" w:author="Mateus Berardo de Souza Terra" w:date="2016-02-08T22:05:00Z">
                <w:pPr>
                  <w:pStyle w:val="NormalWeb"/>
                  <w:spacing w:before="0" w:beforeAutospacing="0" w:after="160" w:afterAutospacing="0"/>
                  <w:jc w:val="center"/>
                </w:pPr>
              </w:pPrChange>
            </w:pPr>
            <w:ins w:id="1638" w:author="Mateus Berardo de Souza Terra" w:date="2016-02-08T22:09:00Z">
              <w:r>
                <w:rPr>
                  <w:color w:val="303030"/>
                  <w:sz w:val="16"/>
                  <w:szCs w:val="16"/>
                </w:rPr>
                <w:t>92</w:t>
              </w:r>
            </w:ins>
          </w:p>
        </w:tc>
        <w:tc>
          <w:tcPr>
            <w:tcW w:w="1558" w:type="dxa"/>
            <w:tcPrChange w:id="163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40" w:author="Mateus Berardo de Souza Terra" w:date="2016-02-08T20:04:00Z"/>
                <w:color w:val="303030"/>
                <w:sz w:val="16"/>
                <w:szCs w:val="16"/>
                <w:rPrChange w:id="1641" w:author="Mateus Berardo de Souza Terra" w:date="2016-02-08T22:05:00Z">
                  <w:rPr>
                    <w:ins w:id="1642" w:author="Mateus Berardo de Souza Terra" w:date="2016-02-08T20:04:00Z"/>
                    <w:color w:val="303030"/>
                  </w:rPr>
                </w:rPrChange>
              </w:rPr>
              <w:pPrChange w:id="1643" w:author="Mateus Berardo de Souza Terra" w:date="2016-02-08T22:05:00Z">
                <w:pPr>
                  <w:pStyle w:val="NormalWeb"/>
                  <w:spacing w:before="0" w:beforeAutospacing="0" w:after="160" w:afterAutospacing="0"/>
                  <w:jc w:val="center"/>
                </w:pPr>
              </w:pPrChange>
            </w:pPr>
            <w:ins w:id="1644" w:author="Mateus Berardo de Souza Terra" w:date="2016-02-08T22:11:00Z">
              <w:r>
                <w:rPr>
                  <w:color w:val="303030"/>
                  <w:sz w:val="16"/>
                  <w:szCs w:val="16"/>
                </w:rPr>
                <w:t>\</w:t>
              </w:r>
            </w:ins>
          </w:p>
        </w:tc>
        <w:tc>
          <w:tcPr>
            <w:tcW w:w="1559" w:type="dxa"/>
            <w:tcPrChange w:id="164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46" w:author="Mateus Berardo de Souza Terra" w:date="2016-02-08T20:04:00Z"/>
                <w:color w:val="303030"/>
                <w:sz w:val="16"/>
                <w:szCs w:val="16"/>
                <w:rPrChange w:id="1647" w:author="Mateus Berardo de Souza Terra" w:date="2016-02-08T22:05:00Z">
                  <w:rPr>
                    <w:ins w:id="1648" w:author="Mateus Berardo de Souza Terra" w:date="2016-02-08T20:04:00Z"/>
                    <w:color w:val="303030"/>
                  </w:rPr>
                </w:rPrChange>
              </w:rPr>
              <w:pPrChange w:id="1649" w:author="Mateus Berardo de Souza Terra" w:date="2016-02-08T22:05:00Z">
                <w:pPr>
                  <w:pStyle w:val="NormalWeb"/>
                  <w:spacing w:before="0" w:beforeAutospacing="0" w:after="160" w:afterAutospacing="0"/>
                  <w:jc w:val="center"/>
                </w:pPr>
              </w:pPrChange>
            </w:pPr>
            <w:ins w:id="1650" w:author="Mateus Berardo de Souza Terra" w:date="2016-02-08T22:09:00Z">
              <w:r>
                <w:rPr>
                  <w:color w:val="303030"/>
                  <w:sz w:val="16"/>
                  <w:szCs w:val="16"/>
                </w:rPr>
                <w:t>124</w:t>
              </w:r>
            </w:ins>
          </w:p>
        </w:tc>
        <w:tc>
          <w:tcPr>
            <w:tcW w:w="1559" w:type="dxa"/>
            <w:tcPrChange w:id="165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52" w:author="Mateus Berardo de Souza Terra" w:date="2016-02-08T20:04:00Z"/>
                <w:color w:val="303030"/>
                <w:sz w:val="16"/>
                <w:szCs w:val="16"/>
                <w:rPrChange w:id="1653" w:author="Mateus Berardo de Souza Terra" w:date="2016-02-08T22:05:00Z">
                  <w:rPr>
                    <w:ins w:id="1654" w:author="Mateus Berardo de Souza Terra" w:date="2016-02-08T20:04:00Z"/>
                    <w:color w:val="303030"/>
                  </w:rPr>
                </w:rPrChange>
              </w:rPr>
              <w:pPrChange w:id="1655" w:author="Mateus Berardo de Souza Terra" w:date="2016-02-08T22:05:00Z">
                <w:pPr>
                  <w:pStyle w:val="NormalWeb"/>
                  <w:spacing w:before="0" w:beforeAutospacing="0" w:after="160" w:afterAutospacing="0"/>
                  <w:jc w:val="center"/>
                </w:pPr>
              </w:pPrChange>
            </w:pPr>
            <w:ins w:id="1656" w:author="Mateus Berardo de Souza Terra" w:date="2016-02-08T22:11:00Z">
              <w:r>
                <w:rPr>
                  <w:color w:val="303030"/>
                  <w:sz w:val="16"/>
                  <w:szCs w:val="16"/>
                </w:rPr>
                <w:t>|</w:t>
              </w:r>
            </w:ins>
          </w:p>
        </w:tc>
      </w:tr>
      <w:tr w:rsidR="00BA6212" w:rsidRPr="00A76C84" w14:paraId="083DC71D" w14:textId="77777777" w:rsidTr="00A76C84">
        <w:trPr>
          <w:trHeight w:val="20"/>
          <w:ins w:id="1657" w:author="Mateus Berardo de Souza Terra" w:date="2016-02-08T20:04:00Z"/>
        </w:trPr>
        <w:tc>
          <w:tcPr>
            <w:tcW w:w="1558" w:type="dxa"/>
            <w:tcPrChange w:id="165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59" w:author="Mateus Berardo de Souza Terra" w:date="2016-02-08T20:04:00Z"/>
                <w:color w:val="303030"/>
                <w:sz w:val="16"/>
                <w:szCs w:val="16"/>
                <w:rPrChange w:id="1660" w:author="Mateus Berardo de Souza Terra" w:date="2016-02-08T22:05:00Z">
                  <w:rPr>
                    <w:ins w:id="1661" w:author="Mateus Berardo de Souza Terra" w:date="2016-02-08T20:04:00Z"/>
                    <w:color w:val="303030"/>
                  </w:rPr>
                </w:rPrChange>
              </w:rPr>
              <w:pPrChange w:id="1662" w:author="Mateus Berardo de Souza Terra" w:date="2016-02-08T22:05:00Z">
                <w:pPr>
                  <w:pStyle w:val="NormalWeb"/>
                  <w:spacing w:before="0" w:beforeAutospacing="0" w:after="160" w:afterAutospacing="0"/>
                  <w:jc w:val="center"/>
                </w:pPr>
              </w:pPrChange>
            </w:pPr>
            <w:ins w:id="1663" w:author="Mateus Berardo de Souza Terra" w:date="2016-02-08T20:05:00Z">
              <w:r w:rsidRPr="00A76C84">
                <w:rPr>
                  <w:color w:val="303030"/>
                  <w:sz w:val="16"/>
                  <w:szCs w:val="16"/>
                  <w:rPrChange w:id="1664" w:author="Mateus Berardo de Souza Terra" w:date="2016-02-08T22:05:00Z">
                    <w:rPr>
                      <w:color w:val="303030"/>
                    </w:rPr>
                  </w:rPrChange>
                </w:rPr>
                <w:t>61</w:t>
              </w:r>
            </w:ins>
          </w:p>
        </w:tc>
        <w:tc>
          <w:tcPr>
            <w:tcW w:w="1558" w:type="dxa"/>
            <w:tcPrChange w:id="166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66" w:author="Mateus Berardo de Souza Terra" w:date="2016-02-08T20:04:00Z"/>
                <w:color w:val="303030"/>
                <w:sz w:val="16"/>
                <w:szCs w:val="16"/>
                <w:rPrChange w:id="1667" w:author="Mateus Berardo de Souza Terra" w:date="2016-02-08T22:05:00Z">
                  <w:rPr>
                    <w:ins w:id="1668" w:author="Mateus Berardo de Souza Terra" w:date="2016-02-08T20:04:00Z"/>
                    <w:color w:val="303030"/>
                  </w:rPr>
                </w:rPrChange>
              </w:rPr>
              <w:pPrChange w:id="1669" w:author="Mateus Berardo de Souza Terra" w:date="2016-02-08T22:05:00Z">
                <w:pPr>
                  <w:pStyle w:val="NormalWeb"/>
                  <w:spacing w:before="0" w:beforeAutospacing="0" w:after="160" w:afterAutospacing="0"/>
                  <w:jc w:val="center"/>
                </w:pPr>
              </w:pPrChange>
            </w:pPr>
            <w:ins w:id="1670" w:author="Mateus Berardo de Souza Terra" w:date="2016-02-08T22:13:00Z">
              <w:r>
                <w:rPr>
                  <w:color w:val="303030"/>
                  <w:sz w:val="16"/>
                  <w:szCs w:val="16"/>
                </w:rPr>
                <w:t>=</w:t>
              </w:r>
            </w:ins>
          </w:p>
        </w:tc>
        <w:tc>
          <w:tcPr>
            <w:tcW w:w="1558" w:type="dxa"/>
            <w:tcPrChange w:id="167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72" w:author="Mateus Berardo de Souza Terra" w:date="2016-02-08T20:04:00Z"/>
                <w:color w:val="303030"/>
                <w:sz w:val="16"/>
                <w:szCs w:val="16"/>
                <w:rPrChange w:id="1673" w:author="Mateus Berardo de Souza Terra" w:date="2016-02-08T22:05:00Z">
                  <w:rPr>
                    <w:ins w:id="1674" w:author="Mateus Berardo de Souza Terra" w:date="2016-02-08T20:04:00Z"/>
                    <w:color w:val="303030"/>
                  </w:rPr>
                </w:rPrChange>
              </w:rPr>
              <w:pPrChange w:id="1675" w:author="Mateus Berardo de Souza Terra" w:date="2016-02-08T22:05:00Z">
                <w:pPr>
                  <w:pStyle w:val="NormalWeb"/>
                  <w:spacing w:before="0" w:beforeAutospacing="0" w:after="160" w:afterAutospacing="0"/>
                  <w:jc w:val="center"/>
                </w:pPr>
              </w:pPrChange>
            </w:pPr>
            <w:ins w:id="1676" w:author="Mateus Berardo de Souza Terra" w:date="2016-02-08T22:09:00Z">
              <w:r>
                <w:rPr>
                  <w:color w:val="303030"/>
                  <w:sz w:val="16"/>
                  <w:szCs w:val="16"/>
                </w:rPr>
                <w:t>93</w:t>
              </w:r>
            </w:ins>
          </w:p>
        </w:tc>
        <w:tc>
          <w:tcPr>
            <w:tcW w:w="1558" w:type="dxa"/>
            <w:tcPrChange w:id="167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78" w:author="Mateus Berardo de Souza Terra" w:date="2016-02-08T20:04:00Z"/>
                <w:color w:val="303030"/>
                <w:sz w:val="16"/>
                <w:szCs w:val="16"/>
                <w:rPrChange w:id="1679" w:author="Mateus Berardo de Souza Terra" w:date="2016-02-08T22:05:00Z">
                  <w:rPr>
                    <w:ins w:id="1680" w:author="Mateus Berardo de Souza Terra" w:date="2016-02-08T20:04:00Z"/>
                    <w:color w:val="303030"/>
                  </w:rPr>
                </w:rPrChange>
              </w:rPr>
              <w:pPrChange w:id="1681" w:author="Mateus Berardo de Souza Terra" w:date="2016-02-08T22:05:00Z">
                <w:pPr>
                  <w:pStyle w:val="NormalWeb"/>
                  <w:spacing w:before="0" w:beforeAutospacing="0" w:after="160" w:afterAutospacing="0"/>
                  <w:jc w:val="center"/>
                </w:pPr>
              </w:pPrChange>
            </w:pPr>
            <w:ins w:id="1682" w:author="Mateus Berardo de Souza Terra" w:date="2016-02-08T22:11:00Z">
              <w:r>
                <w:rPr>
                  <w:color w:val="303030"/>
                  <w:sz w:val="16"/>
                  <w:szCs w:val="16"/>
                </w:rPr>
                <w:t>]</w:t>
              </w:r>
            </w:ins>
          </w:p>
        </w:tc>
        <w:tc>
          <w:tcPr>
            <w:tcW w:w="1559" w:type="dxa"/>
            <w:tcPrChange w:id="168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84" w:author="Mateus Berardo de Souza Terra" w:date="2016-02-08T20:04:00Z"/>
                <w:color w:val="303030"/>
                <w:sz w:val="16"/>
                <w:szCs w:val="16"/>
                <w:rPrChange w:id="1685" w:author="Mateus Berardo de Souza Terra" w:date="2016-02-08T22:05:00Z">
                  <w:rPr>
                    <w:ins w:id="1686" w:author="Mateus Berardo de Souza Terra" w:date="2016-02-08T20:04:00Z"/>
                    <w:color w:val="303030"/>
                  </w:rPr>
                </w:rPrChange>
              </w:rPr>
              <w:pPrChange w:id="1687" w:author="Mateus Berardo de Souza Terra" w:date="2016-02-08T22:05:00Z">
                <w:pPr>
                  <w:pStyle w:val="NormalWeb"/>
                  <w:spacing w:before="0" w:beforeAutospacing="0" w:after="160" w:afterAutospacing="0"/>
                  <w:jc w:val="center"/>
                </w:pPr>
              </w:pPrChange>
            </w:pPr>
            <w:ins w:id="1688" w:author="Mateus Berardo de Souza Terra" w:date="2016-02-08T22:09:00Z">
              <w:r>
                <w:rPr>
                  <w:color w:val="303030"/>
                  <w:sz w:val="16"/>
                  <w:szCs w:val="16"/>
                </w:rPr>
                <w:t>125</w:t>
              </w:r>
            </w:ins>
          </w:p>
        </w:tc>
        <w:tc>
          <w:tcPr>
            <w:tcW w:w="1559" w:type="dxa"/>
            <w:tcPrChange w:id="168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690" w:author="Mateus Berardo de Souza Terra" w:date="2016-02-08T20:04:00Z"/>
                <w:color w:val="303030"/>
                <w:sz w:val="16"/>
                <w:szCs w:val="16"/>
                <w:rPrChange w:id="1691" w:author="Mateus Berardo de Souza Terra" w:date="2016-02-08T22:05:00Z">
                  <w:rPr>
                    <w:ins w:id="1692" w:author="Mateus Berardo de Souza Terra" w:date="2016-02-08T20:04:00Z"/>
                    <w:color w:val="303030"/>
                  </w:rPr>
                </w:rPrChange>
              </w:rPr>
              <w:pPrChange w:id="1693" w:author="Mateus Berardo de Souza Terra" w:date="2016-02-08T22:05:00Z">
                <w:pPr>
                  <w:pStyle w:val="NormalWeb"/>
                  <w:spacing w:before="0" w:beforeAutospacing="0" w:after="160" w:afterAutospacing="0"/>
                  <w:jc w:val="center"/>
                </w:pPr>
              </w:pPrChange>
            </w:pPr>
            <w:ins w:id="1694" w:author="Mateus Berardo de Souza Terra" w:date="2016-02-08T22:11:00Z">
              <w:r>
                <w:rPr>
                  <w:color w:val="303030"/>
                  <w:sz w:val="16"/>
                  <w:szCs w:val="16"/>
                </w:rPr>
                <w:t>}</w:t>
              </w:r>
            </w:ins>
          </w:p>
        </w:tc>
      </w:tr>
      <w:tr w:rsidR="00BA6212" w:rsidRPr="00A76C84" w14:paraId="0FD07F96" w14:textId="77777777" w:rsidTr="00A76C84">
        <w:trPr>
          <w:trHeight w:val="20"/>
          <w:ins w:id="1695" w:author="Mateus Berardo de Souza Terra" w:date="2016-02-08T20:04:00Z"/>
        </w:trPr>
        <w:tc>
          <w:tcPr>
            <w:tcW w:w="1558" w:type="dxa"/>
            <w:tcPrChange w:id="169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697" w:author="Mateus Berardo de Souza Terra" w:date="2016-02-08T20:04:00Z"/>
                <w:color w:val="303030"/>
                <w:sz w:val="16"/>
                <w:szCs w:val="16"/>
                <w:rPrChange w:id="1698" w:author="Mateus Berardo de Souza Terra" w:date="2016-02-08T22:05:00Z">
                  <w:rPr>
                    <w:ins w:id="1699" w:author="Mateus Berardo de Souza Terra" w:date="2016-02-08T20:04:00Z"/>
                    <w:color w:val="303030"/>
                  </w:rPr>
                </w:rPrChange>
              </w:rPr>
              <w:pPrChange w:id="1700" w:author="Mateus Berardo de Souza Terra" w:date="2016-02-08T22:05:00Z">
                <w:pPr>
                  <w:pStyle w:val="NormalWeb"/>
                  <w:spacing w:before="0" w:beforeAutospacing="0" w:after="160" w:afterAutospacing="0"/>
                  <w:jc w:val="center"/>
                </w:pPr>
              </w:pPrChange>
            </w:pPr>
            <w:ins w:id="1701" w:author="Mateus Berardo de Souza Terra" w:date="2016-02-08T20:05:00Z">
              <w:r w:rsidRPr="00A76C84">
                <w:rPr>
                  <w:color w:val="303030"/>
                  <w:sz w:val="16"/>
                  <w:szCs w:val="16"/>
                  <w:rPrChange w:id="1702" w:author="Mateus Berardo de Souza Terra" w:date="2016-02-08T22:05:00Z">
                    <w:rPr>
                      <w:color w:val="303030"/>
                    </w:rPr>
                  </w:rPrChange>
                </w:rPr>
                <w:t>62</w:t>
              </w:r>
            </w:ins>
          </w:p>
        </w:tc>
        <w:tc>
          <w:tcPr>
            <w:tcW w:w="1558" w:type="dxa"/>
            <w:tcPrChange w:id="170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04" w:author="Mateus Berardo de Souza Terra" w:date="2016-02-08T20:04:00Z"/>
                <w:color w:val="303030"/>
                <w:sz w:val="16"/>
                <w:szCs w:val="16"/>
                <w:rPrChange w:id="1705" w:author="Mateus Berardo de Souza Terra" w:date="2016-02-08T22:05:00Z">
                  <w:rPr>
                    <w:ins w:id="1706" w:author="Mateus Berardo de Souza Terra" w:date="2016-02-08T20:04:00Z"/>
                    <w:color w:val="303030"/>
                  </w:rPr>
                </w:rPrChange>
              </w:rPr>
              <w:pPrChange w:id="1707" w:author="Mateus Berardo de Souza Terra" w:date="2016-02-08T22:05:00Z">
                <w:pPr>
                  <w:pStyle w:val="NormalWeb"/>
                  <w:spacing w:before="0" w:beforeAutospacing="0" w:after="160" w:afterAutospacing="0"/>
                  <w:jc w:val="center"/>
                </w:pPr>
              </w:pPrChange>
            </w:pPr>
            <w:ins w:id="1708" w:author="Mateus Berardo de Souza Terra" w:date="2016-02-08T22:13:00Z">
              <w:r>
                <w:rPr>
                  <w:color w:val="303030"/>
                  <w:sz w:val="16"/>
                  <w:szCs w:val="16"/>
                </w:rPr>
                <w:t>&gt;</w:t>
              </w:r>
            </w:ins>
          </w:p>
        </w:tc>
        <w:tc>
          <w:tcPr>
            <w:tcW w:w="1558" w:type="dxa"/>
            <w:tcPrChange w:id="170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10" w:author="Mateus Berardo de Souza Terra" w:date="2016-02-08T20:04:00Z"/>
                <w:color w:val="303030"/>
                <w:sz w:val="16"/>
                <w:szCs w:val="16"/>
                <w:rPrChange w:id="1711" w:author="Mateus Berardo de Souza Terra" w:date="2016-02-08T22:05:00Z">
                  <w:rPr>
                    <w:ins w:id="1712" w:author="Mateus Berardo de Souza Terra" w:date="2016-02-08T20:04:00Z"/>
                    <w:color w:val="303030"/>
                  </w:rPr>
                </w:rPrChange>
              </w:rPr>
              <w:pPrChange w:id="1713" w:author="Mateus Berardo de Souza Terra" w:date="2016-02-08T22:05:00Z">
                <w:pPr>
                  <w:pStyle w:val="NormalWeb"/>
                  <w:spacing w:before="0" w:beforeAutospacing="0" w:after="160" w:afterAutospacing="0"/>
                  <w:jc w:val="center"/>
                </w:pPr>
              </w:pPrChange>
            </w:pPr>
            <w:ins w:id="1714" w:author="Mateus Berardo de Souza Terra" w:date="2016-02-08T22:09:00Z">
              <w:r>
                <w:rPr>
                  <w:color w:val="303030"/>
                  <w:sz w:val="16"/>
                  <w:szCs w:val="16"/>
                </w:rPr>
                <w:t>94</w:t>
              </w:r>
            </w:ins>
          </w:p>
        </w:tc>
        <w:tc>
          <w:tcPr>
            <w:tcW w:w="1558" w:type="dxa"/>
            <w:tcPrChange w:id="171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16" w:author="Mateus Berardo de Souza Terra" w:date="2016-02-08T20:04:00Z"/>
                <w:color w:val="303030"/>
                <w:sz w:val="16"/>
                <w:szCs w:val="16"/>
                <w:rPrChange w:id="1717" w:author="Mateus Berardo de Souza Terra" w:date="2016-02-08T22:05:00Z">
                  <w:rPr>
                    <w:ins w:id="1718" w:author="Mateus Berardo de Souza Terra" w:date="2016-02-08T20:04:00Z"/>
                    <w:color w:val="303030"/>
                  </w:rPr>
                </w:rPrChange>
              </w:rPr>
              <w:pPrChange w:id="1719" w:author="Mateus Berardo de Souza Terra" w:date="2016-02-08T22:12:00Z">
                <w:pPr>
                  <w:pStyle w:val="NormalWeb"/>
                  <w:spacing w:before="0" w:beforeAutospacing="0" w:after="160" w:afterAutospacing="0"/>
                  <w:jc w:val="center"/>
                </w:pPr>
              </w:pPrChange>
            </w:pPr>
            <w:ins w:id="1720" w:author="Mateus Berardo de Souza Terra" w:date="2016-02-08T22:12:00Z">
              <w:r>
                <w:rPr>
                  <w:color w:val="303030"/>
                  <w:sz w:val="16"/>
                  <w:szCs w:val="16"/>
                </w:rPr>
                <w:tab/>
              </w:r>
            </w:ins>
            <w:ins w:id="1721" w:author="Mateus Berardo de Souza Terra" w:date="2016-02-08T22:11:00Z">
              <w:r>
                <w:rPr>
                  <w:color w:val="303030"/>
                  <w:sz w:val="16"/>
                  <w:szCs w:val="16"/>
                </w:rPr>
                <w:t>^</w:t>
              </w:r>
            </w:ins>
            <w:ins w:id="1722" w:author="Mateus Berardo de Souza Terra" w:date="2016-02-08T22:12:00Z">
              <w:r>
                <w:rPr>
                  <w:color w:val="303030"/>
                  <w:sz w:val="16"/>
                  <w:szCs w:val="16"/>
                </w:rPr>
                <w:tab/>
              </w:r>
            </w:ins>
          </w:p>
        </w:tc>
        <w:tc>
          <w:tcPr>
            <w:tcW w:w="1559" w:type="dxa"/>
            <w:tcPrChange w:id="172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24" w:author="Mateus Berardo de Souza Terra" w:date="2016-02-08T20:04:00Z"/>
                <w:color w:val="303030"/>
                <w:sz w:val="16"/>
                <w:szCs w:val="16"/>
                <w:rPrChange w:id="1725" w:author="Mateus Berardo de Souza Terra" w:date="2016-02-08T22:05:00Z">
                  <w:rPr>
                    <w:ins w:id="1726" w:author="Mateus Berardo de Souza Terra" w:date="2016-02-08T20:04:00Z"/>
                    <w:color w:val="303030"/>
                  </w:rPr>
                </w:rPrChange>
              </w:rPr>
              <w:pPrChange w:id="1727" w:author="Mateus Berardo de Souza Terra" w:date="2016-02-08T22:05:00Z">
                <w:pPr>
                  <w:pStyle w:val="NormalWeb"/>
                  <w:spacing w:before="0" w:beforeAutospacing="0" w:after="160" w:afterAutospacing="0"/>
                  <w:jc w:val="center"/>
                </w:pPr>
              </w:pPrChange>
            </w:pPr>
            <w:ins w:id="1728" w:author="Mateus Berardo de Souza Terra" w:date="2016-02-08T22:09:00Z">
              <w:r>
                <w:rPr>
                  <w:color w:val="303030"/>
                  <w:sz w:val="16"/>
                  <w:szCs w:val="16"/>
                </w:rPr>
                <w:t>126</w:t>
              </w:r>
            </w:ins>
          </w:p>
        </w:tc>
        <w:tc>
          <w:tcPr>
            <w:tcW w:w="1559" w:type="dxa"/>
            <w:tcPrChange w:id="172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30" w:author="Mateus Berardo de Souza Terra" w:date="2016-02-08T20:04:00Z"/>
                <w:color w:val="303030"/>
                <w:sz w:val="16"/>
                <w:szCs w:val="16"/>
                <w:rPrChange w:id="1731" w:author="Mateus Berardo de Souza Terra" w:date="2016-02-08T22:05:00Z">
                  <w:rPr>
                    <w:ins w:id="1732" w:author="Mateus Berardo de Souza Terra" w:date="2016-02-08T20:04:00Z"/>
                    <w:color w:val="303030"/>
                  </w:rPr>
                </w:rPrChange>
              </w:rPr>
              <w:pPrChange w:id="1733" w:author="Mateus Berardo de Souza Terra" w:date="2016-02-08T22:05:00Z">
                <w:pPr>
                  <w:pStyle w:val="NormalWeb"/>
                  <w:spacing w:before="0" w:beforeAutospacing="0" w:after="160" w:afterAutospacing="0"/>
                  <w:jc w:val="center"/>
                </w:pPr>
              </w:pPrChange>
            </w:pPr>
            <w:ins w:id="1734" w:author="Mateus Berardo de Souza Terra" w:date="2016-02-08T22:11:00Z">
              <w:r>
                <w:rPr>
                  <w:color w:val="303030"/>
                  <w:sz w:val="16"/>
                  <w:szCs w:val="16"/>
                </w:rPr>
                <w:t>~</w:t>
              </w:r>
            </w:ins>
          </w:p>
        </w:tc>
      </w:tr>
      <w:tr w:rsidR="00BA6212" w:rsidRPr="00A76C84" w14:paraId="37299FE6" w14:textId="77777777" w:rsidTr="00A76C84">
        <w:trPr>
          <w:trHeight w:val="20"/>
          <w:ins w:id="173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36" w:author="Mateus Berardo de Souza Terra" w:date="2016-02-08T22:09:00Z"/>
                <w:color w:val="303030"/>
                <w:sz w:val="16"/>
                <w:szCs w:val="16"/>
              </w:rPr>
            </w:pPr>
            <w:ins w:id="173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38" w:author="Mateus Berardo de Souza Terra" w:date="2016-02-08T22:09:00Z"/>
                <w:color w:val="303030"/>
                <w:sz w:val="16"/>
                <w:szCs w:val="16"/>
              </w:rPr>
            </w:pPr>
            <w:ins w:id="173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40" w:author="Mateus Berardo de Souza Terra" w:date="2016-02-08T22:09:00Z"/>
                <w:color w:val="303030"/>
                <w:sz w:val="16"/>
                <w:szCs w:val="16"/>
              </w:rPr>
            </w:pPr>
            <w:ins w:id="174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42" w:author="Mateus Berardo de Souza Terra" w:date="2016-02-08T22:09:00Z"/>
                <w:sz w:val="16"/>
                <w:szCs w:val="16"/>
                <w:rPrChange w:id="1743" w:author="Mateus Berardo de Souza Terra" w:date="2016-02-08T22:12:00Z">
                  <w:rPr>
                    <w:ins w:id="1744" w:author="Mateus Berardo de Souza Terra" w:date="2016-02-08T22:09:00Z"/>
                    <w:color w:val="303030"/>
                    <w:sz w:val="16"/>
                    <w:szCs w:val="16"/>
                  </w:rPr>
                </w:rPrChange>
              </w:rPr>
            </w:pPr>
            <w:ins w:id="1745"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50" w:author="granix pacheco" w:date="2016-02-08T14:08:00Z"/>
          <w:del w:id="1751" w:author="Mateus Berardo de Souza Terra" w:date="2016-02-08T22:08:00Z"/>
          <w:color w:val="303030"/>
          <w:rPrChange w:id="1752" w:author="Mateus Berardo de Souza Terra" w:date="2016-02-08T20:05:00Z">
            <w:rPr>
              <w:ins w:id="1753" w:author="granix pacheco" w:date="2016-02-08T14:08:00Z"/>
              <w:del w:id="1754" w:author="Mateus Berardo de Souza Terra" w:date="2016-02-08T22:08:00Z"/>
              <w:color w:val="303030"/>
              <w:lang w:val="pt-PT"/>
            </w:rPr>
          </w:rPrChange>
        </w:rPr>
        <w:pPrChange w:id="175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56" w:author="granix pacheco" w:date="2016-02-08T09:31:00Z"/>
          <w:color w:val="303030"/>
          <w:rPrChange w:id="1757" w:author="Mateus Berardo de Souza Terra" w:date="2016-02-08T20:05:00Z">
            <w:rPr>
              <w:ins w:id="1758" w:author="granix pacheco" w:date="2016-02-08T09:31:00Z"/>
              <w:color w:val="303030"/>
              <w:lang w:val="pt-PT"/>
            </w:rPr>
          </w:rPrChange>
        </w:rPr>
        <w:pPrChange w:id="175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1760" w:author="Mateus Berardo de Souza Terra" w:date="2016-02-08T19:09:00Z">
            <w:rPr>
              <w:b/>
              <w:color w:val="000000"/>
              <w:sz w:val="36"/>
              <w:szCs w:val="36"/>
              <w:u w:val="single"/>
            </w:rPr>
          </w:rPrChange>
        </w:rPr>
      </w:pPr>
      <w:ins w:id="1761" w:author="granix pacheco" w:date="2016-02-08T09:36:00Z">
        <w:del w:id="1762" w:author="Mateus Berardo de Souza Terra" w:date="2016-02-08T19:15:00Z">
          <w:r w:rsidRPr="008D4450" w:rsidDel="006D3AB1">
            <w:rPr>
              <w:color w:val="303030"/>
              <w:rPrChange w:id="1763" w:author="Mateus Berardo de Souza Terra" w:date="2016-02-08T19:09:00Z">
                <w:rPr>
                  <w:color w:val="303030"/>
                  <w:lang w:val="pt-PT"/>
                </w:rPr>
              </w:rPrChange>
            </w:rPr>
            <w:delText>//Adicionar tabela (ou uma imagem dela q ocupe menos espaço).</w:delText>
          </w:r>
        </w:del>
      </w:ins>
      <w:ins w:id="1764" w:author="granix pacheco" w:date="2016-02-08T09:41:00Z">
        <w:del w:id="1765" w:author="Mateus Berardo de Souza Terra" w:date="2016-02-08T19:15:00Z">
          <w:r w:rsidRPr="008D4450" w:rsidDel="006D3AB1">
            <w:rPr>
              <w:color w:val="303030"/>
              <w:rPrChange w:id="1766" w:author="Mateus Berardo de Souza Terra" w:date="2016-02-08T19:09:00Z">
                <w:rPr>
                  <w:color w:val="303030"/>
                  <w:lang w:val="pt-PT"/>
                </w:rPr>
              </w:rPrChange>
            </w:rPr>
            <w:delText xml:space="preserve"> </w:delText>
          </w:r>
        </w:del>
      </w:ins>
    </w:p>
    <w:sectPr w:rsidR="00185177" w:rsidRPr="008D445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F22A7" w14:textId="77777777" w:rsidR="00EC4A87" w:rsidRDefault="00EC4A87" w:rsidP="00185177">
      <w:pPr>
        <w:spacing w:after="0" w:line="240" w:lineRule="auto"/>
      </w:pPr>
      <w:r>
        <w:separator/>
      </w:r>
    </w:p>
  </w:endnote>
  <w:endnote w:type="continuationSeparator" w:id="0">
    <w:p w14:paraId="684C018E" w14:textId="77777777" w:rsidR="00EC4A87" w:rsidRDefault="00EC4A87"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67" w:author="granix pacheco" w:date="2016-02-08T10:54:00Z"/>
        <w:caps/>
        <w:color w:val="5B9BD5" w:themeColor="accent1"/>
      </w:rPr>
    </w:pPr>
    <w:ins w:id="176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6A1FB3">
      <w:rPr>
        <w:caps/>
        <w:noProof/>
        <w:color w:val="5B9BD5" w:themeColor="accent1"/>
      </w:rPr>
      <w:t>27</w:t>
    </w:r>
    <w:ins w:id="1769"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12E94" w14:textId="77777777" w:rsidR="00EC4A87" w:rsidRDefault="00EC4A87" w:rsidP="00185177">
      <w:pPr>
        <w:spacing w:after="0" w:line="240" w:lineRule="auto"/>
      </w:pPr>
      <w:r>
        <w:separator/>
      </w:r>
    </w:p>
  </w:footnote>
  <w:footnote w:type="continuationSeparator" w:id="0">
    <w:p w14:paraId="3238CDDE" w14:textId="77777777" w:rsidR="00EC4A87" w:rsidRDefault="00EC4A87"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3"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3"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4"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3"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5"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6"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1"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2"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7"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9"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2"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5"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6"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7"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8"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0"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1"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2"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3"/>
  </w:num>
  <w:num w:numId="3">
    <w:abstractNumId w:val="2"/>
  </w:num>
  <w:num w:numId="4">
    <w:abstractNumId w:val="7"/>
  </w:num>
  <w:num w:numId="5">
    <w:abstractNumId w:val="52"/>
  </w:num>
  <w:num w:numId="6">
    <w:abstractNumId w:val="10"/>
  </w:num>
  <w:num w:numId="7">
    <w:abstractNumId w:val="51"/>
  </w:num>
  <w:num w:numId="8">
    <w:abstractNumId w:val="35"/>
  </w:num>
  <w:num w:numId="9">
    <w:abstractNumId w:val="53"/>
  </w:num>
  <w:num w:numId="10">
    <w:abstractNumId w:val="83"/>
  </w:num>
  <w:num w:numId="11">
    <w:abstractNumId w:val="4"/>
  </w:num>
  <w:num w:numId="12">
    <w:abstractNumId w:val="39"/>
  </w:num>
  <w:num w:numId="13">
    <w:abstractNumId w:val="37"/>
  </w:num>
  <w:num w:numId="14">
    <w:abstractNumId w:val="32"/>
  </w:num>
  <w:num w:numId="15">
    <w:abstractNumId w:val="65"/>
  </w:num>
  <w:num w:numId="16">
    <w:abstractNumId w:val="67"/>
  </w:num>
  <w:num w:numId="17">
    <w:abstractNumId w:val="73"/>
  </w:num>
  <w:num w:numId="18">
    <w:abstractNumId w:val="57"/>
  </w:num>
  <w:num w:numId="19">
    <w:abstractNumId w:val="1"/>
  </w:num>
  <w:num w:numId="20">
    <w:abstractNumId w:val="31"/>
  </w:num>
  <w:num w:numId="21">
    <w:abstractNumId w:val="40"/>
  </w:num>
  <w:num w:numId="22">
    <w:abstractNumId w:val="50"/>
  </w:num>
  <w:num w:numId="23">
    <w:abstractNumId w:val="47"/>
  </w:num>
  <w:num w:numId="24">
    <w:abstractNumId w:val="41"/>
  </w:num>
  <w:num w:numId="25">
    <w:abstractNumId w:val="60"/>
  </w:num>
  <w:num w:numId="26">
    <w:abstractNumId w:val="29"/>
  </w:num>
  <w:num w:numId="27">
    <w:abstractNumId w:val="42"/>
  </w:num>
  <w:num w:numId="28">
    <w:abstractNumId w:val="13"/>
  </w:num>
  <w:num w:numId="29">
    <w:abstractNumId w:val="15"/>
  </w:num>
  <w:num w:numId="30">
    <w:abstractNumId w:val="22"/>
  </w:num>
  <w:num w:numId="31">
    <w:abstractNumId w:val="38"/>
  </w:num>
  <w:num w:numId="32">
    <w:abstractNumId w:val="48"/>
  </w:num>
  <w:num w:numId="33">
    <w:abstractNumId w:val="55"/>
  </w:num>
  <w:num w:numId="34">
    <w:abstractNumId w:val="76"/>
  </w:num>
  <w:num w:numId="35">
    <w:abstractNumId w:val="27"/>
  </w:num>
  <w:num w:numId="36">
    <w:abstractNumId w:val="50"/>
  </w:num>
  <w:num w:numId="37">
    <w:abstractNumId w:val="26"/>
  </w:num>
  <w:num w:numId="38">
    <w:abstractNumId w:val="72"/>
  </w:num>
  <w:num w:numId="39">
    <w:abstractNumId w:val="64"/>
  </w:num>
  <w:num w:numId="40">
    <w:abstractNumId w:val="8"/>
  </w:num>
  <w:num w:numId="41">
    <w:abstractNumId w:val="49"/>
  </w:num>
  <w:num w:numId="42">
    <w:abstractNumId w:val="20"/>
  </w:num>
  <w:num w:numId="43">
    <w:abstractNumId w:val="11"/>
  </w:num>
  <w:num w:numId="44">
    <w:abstractNumId w:val="58"/>
  </w:num>
  <w:num w:numId="45">
    <w:abstractNumId w:val="63"/>
  </w:num>
  <w:num w:numId="46">
    <w:abstractNumId w:val="62"/>
  </w:num>
  <w:num w:numId="47">
    <w:abstractNumId w:val="69"/>
  </w:num>
  <w:num w:numId="48">
    <w:abstractNumId w:val="21"/>
  </w:num>
  <w:num w:numId="49">
    <w:abstractNumId w:val="82"/>
  </w:num>
  <w:num w:numId="50">
    <w:abstractNumId w:val="24"/>
  </w:num>
  <w:num w:numId="51">
    <w:abstractNumId w:val="34"/>
  </w:num>
  <w:num w:numId="52">
    <w:abstractNumId w:val="46"/>
  </w:num>
  <w:num w:numId="53">
    <w:abstractNumId w:val="17"/>
  </w:num>
  <w:num w:numId="54">
    <w:abstractNumId w:val="66"/>
  </w:num>
  <w:num w:numId="55">
    <w:abstractNumId w:val="74"/>
  </w:num>
  <w:num w:numId="56">
    <w:abstractNumId w:val="30"/>
  </w:num>
  <w:num w:numId="57">
    <w:abstractNumId w:val="70"/>
  </w:num>
  <w:num w:numId="58">
    <w:abstractNumId w:val="44"/>
  </w:num>
  <w:num w:numId="59">
    <w:abstractNumId w:val="28"/>
  </w:num>
  <w:num w:numId="60">
    <w:abstractNumId w:val="45"/>
  </w:num>
  <w:num w:numId="61">
    <w:abstractNumId w:val="16"/>
  </w:num>
  <w:num w:numId="62">
    <w:abstractNumId w:val="33"/>
  </w:num>
  <w:num w:numId="63">
    <w:abstractNumId w:val="71"/>
  </w:num>
  <w:num w:numId="64">
    <w:abstractNumId w:val="12"/>
  </w:num>
  <w:num w:numId="65">
    <w:abstractNumId w:val="56"/>
  </w:num>
  <w:num w:numId="66">
    <w:abstractNumId w:val="80"/>
  </w:num>
  <w:num w:numId="67">
    <w:abstractNumId w:val="81"/>
  </w:num>
  <w:num w:numId="68">
    <w:abstractNumId w:val="43"/>
  </w:num>
  <w:num w:numId="69">
    <w:abstractNumId w:val="61"/>
  </w:num>
  <w:num w:numId="70">
    <w:abstractNumId w:val="0"/>
  </w:num>
  <w:num w:numId="71">
    <w:abstractNumId w:val="79"/>
  </w:num>
  <w:num w:numId="72">
    <w:abstractNumId w:val="54"/>
  </w:num>
  <w:num w:numId="73">
    <w:abstractNumId w:val="75"/>
  </w:num>
  <w:num w:numId="74">
    <w:abstractNumId w:val="59"/>
  </w:num>
  <w:num w:numId="75">
    <w:abstractNumId w:val="5"/>
  </w:num>
  <w:num w:numId="76">
    <w:abstractNumId w:val="78"/>
  </w:num>
  <w:num w:numId="77">
    <w:abstractNumId w:val="25"/>
  </w:num>
  <w:num w:numId="78">
    <w:abstractNumId w:val="68"/>
  </w:num>
  <w:num w:numId="79">
    <w:abstractNumId w:val="19"/>
  </w:num>
  <w:num w:numId="80">
    <w:abstractNumId w:val="77"/>
  </w:num>
  <w:num w:numId="81">
    <w:abstractNumId w:val="14"/>
  </w:num>
  <w:num w:numId="82">
    <w:abstractNumId w:val="36"/>
  </w:num>
  <w:num w:numId="83">
    <w:abstractNumId w:val="9"/>
  </w:num>
  <w:num w:numId="84">
    <w:abstractNumId w:val="6"/>
  </w:num>
  <w:num w:numId="85">
    <w:abstractNumId w:val="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52DE0"/>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3007"/>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D36"/>
    <w:rsid w:val="00EE22B9"/>
    <w:rsid w:val="00EE4B6B"/>
    <w:rsid w:val="00EF5253"/>
    <w:rsid w:val="00F00845"/>
    <w:rsid w:val="00F015B6"/>
    <w:rsid w:val="00F03805"/>
    <w:rsid w:val="00F0423D"/>
    <w:rsid w:val="00F12E77"/>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0.jpeg"/><Relationship Id="rId39" Type="http://schemas.openxmlformats.org/officeDocument/2006/relationships/image" Target="media/image19.jpe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hyperlink" Target="http://reprap.mercadoshops.com.br/modulo-rele-canal-para-microcontrolador-pic-arm-arduino-83xJM" TargetMode="External"/><Relationship Id="rId47" Type="http://schemas.openxmlformats.org/officeDocument/2006/relationships/image" Target="media/image23.jpeg"/><Relationship Id="rId50" Type="http://schemas.openxmlformats.org/officeDocument/2006/relationships/image" Target="media/image25.jpeg"/><Relationship Id="rId55"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3"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image" Target="media/image15.png"/><Relationship Id="rId37"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0"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5" Type="http://schemas.openxmlformats.org/officeDocument/2006/relationships/image" Target="media/image22.jpeg"/><Relationship Id="rId53"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8" Type="http://schemas.openxmlformats.org/officeDocument/2006/relationships/image" Target="media/image30.jpe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7"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1" Type="http://schemas.openxmlformats.org/officeDocument/2006/relationships/hyperlink" Target="http://produto.mercadolivre.com.br/MLB-706683459-protoboard-400-pontos-_JM" TargetMode="External"/><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hyperlink" Target="https://pt.wikipedia.org/wiki/Ficheiro:Photoresistor.svg" TargetMode="External"/><Relationship Id="rId4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2" Type="http://schemas.openxmlformats.org/officeDocument/2006/relationships/image" Target="media/image27.jpeg"/><Relationship Id="rId60" Type="http://schemas.openxmlformats.org/officeDocument/2006/relationships/image" Target="media/image31.png"/><Relationship Id="rId65" Type="http://schemas.openxmlformats.org/officeDocument/2006/relationships/hyperlink" Target="http://produto.mercadolivre.com.br/MLB-719927626-10-cabos-fio-jumper-machomacho-20cm-protoboard-arduino-pic-_J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en.wikipedia.org/wiki/File:BuzzerSymbol.png" TargetMode="External"/><Relationship Id="rId43" Type="http://schemas.openxmlformats.org/officeDocument/2006/relationships/image" Target="media/image21.jpeg"/><Relationship Id="rId48" Type="http://schemas.openxmlformats.org/officeDocument/2006/relationships/image" Target="media/image24.jpeg"/><Relationship Id="rId56" Type="http://schemas.openxmlformats.org/officeDocument/2006/relationships/image" Target="media/image29.jpeg"/><Relationship Id="rId64" Type="http://schemas.openxmlformats.org/officeDocument/2006/relationships/image" Target="media/image33.png"/><Relationship Id="rId69" Type="http://schemas.openxmlformats.org/officeDocument/2006/relationships/image" Target="media/image36.gif"/><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6.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9.gif"/><Relationship Id="rId33"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8" Type="http://schemas.openxmlformats.org/officeDocument/2006/relationships/image" Target="media/image18.jpeg"/><Relationship Id="rId4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9"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7"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20" Type="http://schemas.openxmlformats.org/officeDocument/2006/relationships/diagramLayout" Target="diagrams/layout1.xml"/><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image" Target="media/image32.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75814E93-47FC-4291-A680-E0FAD635E00B}" type="presOf" srcId="{013486B6-1772-4F07-8324-833EF698C2E1}" destId="{888C5F9C-214C-4ECC-A7CF-E4622537C8F2}" srcOrd="0" destOrd="0" presId="urn:microsoft.com/office/officeart/2005/8/layout/hierarchy2"/>
    <dgm:cxn modelId="{AB563E4B-14DB-4B94-958E-737F481F5F96}" type="presOf" srcId="{9756563B-F9AB-461C-B971-2C5148F3F624}" destId="{B6231D48-FAE1-449F-A0C4-BFFA848F59B6}" srcOrd="0" destOrd="0" presId="urn:microsoft.com/office/officeart/2005/8/layout/hierarchy2"/>
    <dgm:cxn modelId="{1C0943F0-15D7-4D16-BF6B-7D12CC8397CE}" type="presOf" srcId="{11B8D029-77B0-4716-B510-95B883CEFB37}" destId="{DC96E948-8F72-4925-ABD4-9BFEBDC23BD3}" srcOrd="0" destOrd="0" presId="urn:microsoft.com/office/officeart/2005/8/layout/hierarchy2"/>
    <dgm:cxn modelId="{2BBDFB33-CD20-4926-9629-88C336EFEA34}" type="presOf" srcId="{444C37B6-7B88-430B-B019-17E1EEB537BA}" destId="{9A8ED63D-9060-48D9-BC45-DEAFD4C5D8C8}" srcOrd="0" destOrd="0" presId="urn:microsoft.com/office/officeart/2005/8/layout/hierarchy2"/>
    <dgm:cxn modelId="{BAE40F0A-DA0A-4E9B-97EA-B291ADCA5406}" type="presOf" srcId="{C714DD78-CD80-4C77-8ABE-9EE5AA8423DE}" destId="{40FD6B9A-9E05-4AE3-84D5-B7D6372AB9B0}" srcOrd="0" destOrd="0" presId="urn:microsoft.com/office/officeart/2005/8/layout/hierarchy2"/>
    <dgm:cxn modelId="{E9987FE5-5E10-48FA-AFB1-0CB81BF66A85}" type="presOf" srcId="{68F8F1DD-99A4-4431-979A-22BAC611750F}" destId="{266BE232-2488-466F-8373-117F4CE7E36B}" srcOrd="1"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E35F13F1-375A-461D-9AE7-27C8B20FCCCF}"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C1842929-969F-4388-B0CD-A7D68EF9F129}" type="presOf" srcId="{68F8F1DD-99A4-4431-979A-22BAC611750F}" destId="{8F50BA73-7E3D-4A76-A8D1-C4E588BE2A4A}" srcOrd="0" destOrd="0" presId="urn:microsoft.com/office/officeart/2005/8/layout/hierarchy2"/>
    <dgm:cxn modelId="{F8DED045-3AE1-4B6F-88FC-417D76EBDF13}" type="presOf" srcId="{032961F1-DEC8-454A-87F6-3AD44EECC36F}" destId="{E0210E23-E8DA-4E1B-8E8F-5D6728A2D323}"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C0F5EB15-AD97-4932-89E5-13FF3DDAEEC9}" type="presOf" srcId="{0880B742-76F0-4963-8AF1-435D9815C721}" destId="{DEE6E627-5379-413A-82E0-20B83406172B}" srcOrd="0" destOrd="0" presId="urn:microsoft.com/office/officeart/2005/8/layout/hierarchy2"/>
    <dgm:cxn modelId="{43619225-E465-471A-8450-09A9E930D59D}" type="presOf" srcId="{30D9AF01-38AF-4E25-BC1B-A9364FA7AC13}" destId="{0DC95E25-AD11-41F1-87FE-9CAB1E740280}" srcOrd="0" destOrd="0" presId="urn:microsoft.com/office/officeart/2005/8/layout/hierarchy2"/>
    <dgm:cxn modelId="{F06CF7F9-5E43-4DCF-807C-5E00AA6F34F8}" type="presOf" srcId="{444C37B6-7B88-430B-B019-17E1EEB537BA}" destId="{55C6918C-E742-4097-AF40-8FDEA221512E}"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E7B893F2-8334-471F-922A-4081666FDD19}" type="presOf" srcId="{0880B742-76F0-4963-8AF1-435D9815C721}" destId="{EB4D5397-00B1-4B26-A631-2177A16D9A09}" srcOrd="1" destOrd="0" presId="urn:microsoft.com/office/officeart/2005/8/layout/hierarchy2"/>
    <dgm:cxn modelId="{E2EAB1EC-1E09-4DE8-9424-CFA3041F9638}" type="presOf" srcId="{032961F1-DEC8-454A-87F6-3AD44EECC36F}" destId="{A7E5788F-8B5D-4A8B-BEF2-FAC672DCC272}" srcOrd="0" destOrd="0" presId="urn:microsoft.com/office/officeart/2005/8/layout/hierarchy2"/>
    <dgm:cxn modelId="{0B218101-C370-4C3A-A063-AF97C7FAF409}" type="presParOf" srcId="{888C5F9C-214C-4ECC-A7CF-E4622537C8F2}" destId="{5D9E6899-25A1-4732-BB69-60BBF9FECC43}" srcOrd="0" destOrd="0" presId="urn:microsoft.com/office/officeart/2005/8/layout/hierarchy2"/>
    <dgm:cxn modelId="{D9029248-321C-4CEF-8EBC-D19843C37833}" type="presParOf" srcId="{5D9E6899-25A1-4732-BB69-60BBF9FECC43}" destId="{40FD6B9A-9E05-4AE3-84D5-B7D6372AB9B0}" srcOrd="0" destOrd="0" presId="urn:microsoft.com/office/officeart/2005/8/layout/hierarchy2"/>
    <dgm:cxn modelId="{57CACB45-CF6A-47DB-A81C-837B851FDC63}" type="presParOf" srcId="{5D9E6899-25A1-4732-BB69-60BBF9FECC43}" destId="{5EE1F969-9820-41C1-ADED-284E7C26FE54}" srcOrd="1" destOrd="0" presId="urn:microsoft.com/office/officeart/2005/8/layout/hierarchy2"/>
    <dgm:cxn modelId="{94F32155-F4A6-4201-87B3-A2A2E6AAFB17}" type="presParOf" srcId="{5EE1F969-9820-41C1-ADED-284E7C26FE54}" destId="{DEE6E627-5379-413A-82E0-20B83406172B}" srcOrd="0" destOrd="0" presId="urn:microsoft.com/office/officeart/2005/8/layout/hierarchy2"/>
    <dgm:cxn modelId="{FBC23CE6-52EE-439D-8704-016E0C68D843}" type="presParOf" srcId="{DEE6E627-5379-413A-82E0-20B83406172B}" destId="{EB4D5397-00B1-4B26-A631-2177A16D9A09}" srcOrd="0" destOrd="0" presId="urn:microsoft.com/office/officeart/2005/8/layout/hierarchy2"/>
    <dgm:cxn modelId="{E0953BA1-0978-4E7A-92D4-75AFEE83CF79}" type="presParOf" srcId="{5EE1F969-9820-41C1-ADED-284E7C26FE54}" destId="{8F3F08FB-81D3-40FD-A6B9-E402512A2600}" srcOrd="1" destOrd="0" presId="urn:microsoft.com/office/officeart/2005/8/layout/hierarchy2"/>
    <dgm:cxn modelId="{75F90387-9691-4E6A-A28B-16E719303C27}" type="presParOf" srcId="{8F3F08FB-81D3-40FD-A6B9-E402512A2600}" destId="{DC96E948-8F72-4925-ABD4-9BFEBDC23BD3}" srcOrd="0" destOrd="0" presId="urn:microsoft.com/office/officeart/2005/8/layout/hierarchy2"/>
    <dgm:cxn modelId="{678184C6-A6DA-4023-A39C-5EDD40B2ED1E}" type="presParOf" srcId="{8F3F08FB-81D3-40FD-A6B9-E402512A2600}" destId="{A8F8AC02-5F1C-416B-BD36-565BD15A7B19}" srcOrd="1" destOrd="0" presId="urn:microsoft.com/office/officeart/2005/8/layout/hierarchy2"/>
    <dgm:cxn modelId="{098557D1-9BA6-4C76-8E67-1BBBD3810227}" type="presParOf" srcId="{A8F8AC02-5F1C-416B-BD36-565BD15A7B19}" destId="{8F50BA73-7E3D-4A76-A8D1-C4E588BE2A4A}" srcOrd="0" destOrd="0" presId="urn:microsoft.com/office/officeart/2005/8/layout/hierarchy2"/>
    <dgm:cxn modelId="{B525CA9C-F894-4560-98EE-B3A928B25041}" type="presParOf" srcId="{8F50BA73-7E3D-4A76-A8D1-C4E588BE2A4A}" destId="{266BE232-2488-466F-8373-117F4CE7E36B}" srcOrd="0" destOrd="0" presId="urn:microsoft.com/office/officeart/2005/8/layout/hierarchy2"/>
    <dgm:cxn modelId="{95FD4E23-3FFC-4D8E-ACB2-A327A5FC1437}" type="presParOf" srcId="{A8F8AC02-5F1C-416B-BD36-565BD15A7B19}" destId="{E35C7C19-3E68-4E64-B63F-C03F9E867B76}" srcOrd="1" destOrd="0" presId="urn:microsoft.com/office/officeart/2005/8/layout/hierarchy2"/>
    <dgm:cxn modelId="{284D74E5-F31A-45EC-8397-B0230EAEACDD}" type="presParOf" srcId="{E35C7C19-3E68-4E64-B63F-C03F9E867B76}" destId="{0DC95E25-AD11-41F1-87FE-9CAB1E740280}" srcOrd="0" destOrd="0" presId="urn:microsoft.com/office/officeart/2005/8/layout/hierarchy2"/>
    <dgm:cxn modelId="{6B423834-D759-416F-96EA-039FC1848E3E}" type="presParOf" srcId="{E35C7C19-3E68-4E64-B63F-C03F9E867B76}" destId="{083BD93E-4E19-4A6B-A945-593B23D90263}" srcOrd="1" destOrd="0" presId="urn:microsoft.com/office/officeart/2005/8/layout/hierarchy2"/>
    <dgm:cxn modelId="{3BCDDE51-A34E-49D6-BF84-F8407C23001E}" type="presParOf" srcId="{5EE1F969-9820-41C1-ADED-284E7C26FE54}" destId="{9A8ED63D-9060-48D9-BC45-DEAFD4C5D8C8}" srcOrd="2" destOrd="0" presId="urn:microsoft.com/office/officeart/2005/8/layout/hierarchy2"/>
    <dgm:cxn modelId="{E1A6102B-125D-4804-87E3-760460F1CB55}" type="presParOf" srcId="{9A8ED63D-9060-48D9-BC45-DEAFD4C5D8C8}" destId="{55C6918C-E742-4097-AF40-8FDEA221512E}" srcOrd="0" destOrd="0" presId="urn:microsoft.com/office/officeart/2005/8/layout/hierarchy2"/>
    <dgm:cxn modelId="{E1B3DD35-6A6B-4ED8-B5F9-19D476590329}" type="presParOf" srcId="{5EE1F969-9820-41C1-ADED-284E7C26FE54}" destId="{5F0E1AF8-3030-40B2-91AE-82C5ABE141AA}" srcOrd="3" destOrd="0" presId="urn:microsoft.com/office/officeart/2005/8/layout/hierarchy2"/>
    <dgm:cxn modelId="{09172C08-49D3-4559-862C-1BA19EA463E7}" type="presParOf" srcId="{5F0E1AF8-3030-40B2-91AE-82C5ABE141AA}" destId="{F5D07AFF-F4F4-4B51-B6BF-ABE58B4D486B}" srcOrd="0" destOrd="0" presId="urn:microsoft.com/office/officeart/2005/8/layout/hierarchy2"/>
    <dgm:cxn modelId="{7ADE641F-1D7C-4EB1-93BF-C6E5B92A56CC}" type="presParOf" srcId="{5F0E1AF8-3030-40B2-91AE-82C5ABE141AA}" destId="{59223AA0-CEFE-46C3-A1CC-8E54FEBC6690}" srcOrd="1" destOrd="0" presId="urn:microsoft.com/office/officeart/2005/8/layout/hierarchy2"/>
    <dgm:cxn modelId="{13DCC6C2-5B69-45A7-941B-3FCAA702EEF8}" type="presParOf" srcId="{59223AA0-CEFE-46C3-A1CC-8E54FEBC6690}" destId="{A7E5788F-8B5D-4A8B-BEF2-FAC672DCC272}" srcOrd="0" destOrd="0" presId="urn:microsoft.com/office/officeart/2005/8/layout/hierarchy2"/>
    <dgm:cxn modelId="{02E34B42-9A3A-4136-9EA8-79DB3AADAD17}" type="presParOf" srcId="{A7E5788F-8B5D-4A8B-BEF2-FAC672DCC272}" destId="{E0210E23-E8DA-4E1B-8E8F-5D6728A2D323}" srcOrd="0" destOrd="0" presId="urn:microsoft.com/office/officeart/2005/8/layout/hierarchy2"/>
    <dgm:cxn modelId="{94FCDFE4-07D6-4709-97D1-01DE154DB655}" type="presParOf" srcId="{59223AA0-CEFE-46C3-A1CC-8E54FEBC6690}" destId="{E01D4291-70B5-46D7-B057-23771D044E52}" srcOrd="1" destOrd="0" presId="urn:microsoft.com/office/officeart/2005/8/layout/hierarchy2"/>
    <dgm:cxn modelId="{E7344D76-85A8-4ED6-9E6A-DF9C3F961B2B}" type="presParOf" srcId="{E01D4291-70B5-46D7-B057-23771D044E52}" destId="{B6231D48-FAE1-449F-A0C4-BFFA848F59B6}" srcOrd="0" destOrd="0" presId="urn:microsoft.com/office/officeart/2005/8/layout/hierarchy2"/>
    <dgm:cxn modelId="{E6488551-C354-4782-834B-A6BEE42C4500}"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30592-8466-4425-A8DE-2C45E1B3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33</Pages>
  <Words>7224</Words>
  <Characters>39011</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10</cp:revision>
  <cp:lastPrinted>2016-02-17T00:30:00Z</cp:lastPrinted>
  <dcterms:created xsi:type="dcterms:W3CDTF">2016-02-14T22:28:00Z</dcterms:created>
  <dcterms:modified xsi:type="dcterms:W3CDTF">2016-02-17T01:00:00Z</dcterms:modified>
</cp:coreProperties>
</file>